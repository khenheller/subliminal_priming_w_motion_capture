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B0C49" w14:textId="478B43B8" w:rsidR="00DC4DA6" w:rsidRDefault="00DC4DA6" w:rsidP="006238E0">
      <w:pPr>
        <w:pStyle w:val="Openingheader"/>
      </w:pPr>
      <w:r w:rsidRPr="00702586">
        <w:drawing>
          <wp:anchor distT="0" distB="0" distL="114300" distR="114300" simplePos="0" relativeHeight="251659264" behindDoc="0" locked="0" layoutInCell="1" allowOverlap="1" wp14:anchorId="41AD745E" wp14:editId="365612CA">
            <wp:simplePos x="0" y="0"/>
            <wp:positionH relativeFrom="margin">
              <wp:posOffset>260985</wp:posOffset>
            </wp:positionH>
            <wp:positionV relativeFrom="margin">
              <wp:posOffset>-409575</wp:posOffset>
            </wp:positionV>
            <wp:extent cx="5334000" cy="1141730"/>
            <wp:effectExtent l="0" t="0" r="0" b="1270"/>
            <wp:wrapSquare wrapText="bothSides"/>
            <wp:docPr id="8" name="תמונה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A picture containing text&#10;&#10;Description automatically generated"/>
                    <pic:cNvPicPr/>
                  </pic:nvPicPr>
                  <pic:blipFill rotWithShape="1">
                    <a:blip r:embed="rId8" cstate="print">
                      <a:extLst>
                        <a:ext uri="{28A0092B-C50C-407E-A947-70E740481C1C}">
                          <a14:useLocalDpi xmlns:a14="http://schemas.microsoft.com/office/drawing/2010/main" val="0"/>
                        </a:ext>
                      </a:extLst>
                    </a:blip>
                    <a:srcRect l="116" t="20605" r="78" b="49175"/>
                    <a:stretch/>
                  </pic:blipFill>
                  <pic:spPr bwMode="auto">
                    <a:xfrm>
                      <a:off x="0" y="0"/>
                      <a:ext cx="5334000" cy="1141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02586">
        <w:t>Sagol School of Neuroscience</w:t>
      </w:r>
    </w:p>
    <w:p w14:paraId="44B1D37E" w14:textId="77777777" w:rsidR="00A240A5" w:rsidRPr="00702586" w:rsidRDefault="00A240A5" w:rsidP="006238E0">
      <w:pPr>
        <w:pStyle w:val="Openingheader"/>
        <w:rPr>
          <w:rtl/>
        </w:rPr>
      </w:pPr>
    </w:p>
    <w:p w14:paraId="11E31188" w14:textId="0F50FA5F" w:rsidR="00DC4DA6" w:rsidRPr="00702586" w:rsidRDefault="00DC4DA6" w:rsidP="006238E0">
      <w:pPr>
        <w:pStyle w:val="Openingheader"/>
        <w:rPr>
          <w:rtl/>
        </w:rPr>
      </w:pPr>
      <w:r w:rsidRPr="00702586">
        <w:t>Faculty of Brain Sciences</w:t>
      </w:r>
    </w:p>
    <w:p w14:paraId="4F244D0C" w14:textId="77777777" w:rsidR="00DC4DA6" w:rsidRPr="00DC4DA6" w:rsidRDefault="00DC4DA6" w:rsidP="006238E0">
      <w:pPr>
        <w:pStyle w:val="Openingheader"/>
      </w:pPr>
    </w:p>
    <w:p w14:paraId="0C4D6044" w14:textId="5BD322B6" w:rsidR="00DC4DA6" w:rsidRPr="004C0E90" w:rsidRDefault="006C08C3" w:rsidP="006238E0">
      <w:pPr>
        <w:pStyle w:val="Openingheader"/>
        <w:rPr>
          <w:sz w:val="72"/>
          <w:szCs w:val="72"/>
          <w:rtl/>
        </w:rPr>
      </w:pPr>
      <w:r w:rsidRPr="004C0E90">
        <w:rPr>
          <w:sz w:val="72"/>
          <w:szCs w:val="72"/>
        </w:rPr>
        <w:t xml:space="preserve">Show some sensitivity! Using motion tracking to explore unconscious </w:t>
      </w:r>
      <w:r w:rsidR="005348CC" w:rsidRPr="004C0E90">
        <w:rPr>
          <w:sz w:val="72"/>
          <w:szCs w:val="72"/>
        </w:rPr>
        <w:t>processes</w:t>
      </w:r>
    </w:p>
    <w:p w14:paraId="5EAA48B0" w14:textId="614E929E" w:rsidR="00DC4DA6" w:rsidRDefault="00DC4DA6" w:rsidP="006238E0">
      <w:pPr>
        <w:pStyle w:val="Openingheader"/>
      </w:pPr>
    </w:p>
    <w:p w14:paraId="1E5BB402" w14:textId="39FDD7CD" w:rsidR="00702586" w:rsidRDefault="00702586" w:rsidP="006238E0">
      <w:pPr>
        <w:pStyle w:val="Openingheader"/>
      </w:pPr>
    </w:p>
    <w:p w14:paraId="5A4CB6C0" w14:textId="77777777" w:rsidR="00702586" w:rsidRPr="00DC4DA6" w:rsidRDefault="00702586" w:rsidP="006238E0">
      <w:pPr>
        <w:pStyle w:val="Openingheader"/>
        <w:rPr>
          <w:rtl/>
        </w:rPr>
      </w:pPr>
    </w:p>
    <w:p w14:paraId="45B37ACD" w14:textId="77777777" w:rsidR="00DC4DA6" w:rsidRPr="00702586" w:rsidRDefault="00DC4DA6" w:rsidP="006238E0">
      <w:pPr>
        <w:pStyle w:val="Openingheader"/>
      </w:pPr>
      <w:r w:rsidRPr="00702586">
        <w:t>By</w:t>
      </w:r>
    </w:p>
    <w:p w14:paraId="117AF5C6" w14:textId="79E11A55" w:rsidR="00DC4DA6" w:rsidRPr="004C0E90" w:rsidRDefault="006C08C3" w:rsidP="006238E0">
      <w:pPr>
        <w:pStyle w:val="Openingheader"/>
        <w:rPr>
          <w:b/>
          <w:bCs/>
          <w:sz w:val="56"/>
          <w:szCs w:val="56"/>
        </w:rPr>
      </w:pPr>
      <w:r w:rsidRPr="004C0E90">
        <w:rPr>
          <w:b/>
          <w:bCs/>
          <w:sz w:val="56"/>
          <w:szCs w:val="56"/>
        </w:rPr>
        <w:t>Khen Heller</w:t>
      </w:r>
    </w:p>
    <w:p w14:paraId="3533649A" w14:textId="77777777" w:rsidR="00DC4DA6" w:rsidRPr="00DC4DA6" w:rsidRDefault="00DC4DA6" w:rsidP="006238E0">
      <w:pPr>
        <w:pStyle w:val="Openingheader"/>
        <w:rPr>
          <w:rtl/>
        </w:rPr>
      </w:pPr>
    </w:p>
    <w:p w14:paraId="0FA74037" w14:textId="77777777" w:rsidR="00DC4DA6" w:rsidRPr="00DC4DA6" w:rsidRDefault="00DC4DA6" w:rsidP="006238E0">
      <w:pPr>
        <w:pStyle w:val="Openingheader"/>
        <w:rPr>
          <w:rtl/>
        </w:rPr>
      </w:pPr>
    </w:p>
    <w:p w14:paraId="1E573069" w14:textId="77777777" w:rsidR="00DC4DA6" w:rsidRPr="00702586" w:rsidRDefault="00DC4DA6" w:rsidP="006238E0">
      <w:pPr>
        <w:pStyle w:val="Openingheader"/>
        <w:rPr>
          <w:rtl/>
        </w:rPr>
      </w:pPr>
      <w:r w:rsidRPr="00702586">
        <w:t>The thesis was carried out under the supervision of</w:t>
      </w:r>
    </w:p>
    <w:p w14:paraId="6A28D5F3" w14:textId="77777777" w:rsidR="00AF7220" w:rsidRDefault="006C08C3" w:rsidP="00085675">
      <w:pPr>
        <w:pStyle w:val="Openingheader"/>
        <w:rPr>
          <w:ins w:id="0" w:author="Chen Heller" w:date="2022-09-13T12:22:00Z"/>
          <w:b/>
          <w:bCs/>
          <w:sz w:val="48"/>
          <w:szCs w:val="48"/>
        </w:rPr>
      </w:pPr>
      <w:r w:rsidRPr="0045410E">
        <w:rPr>
          <w:b/>
          <w:bCs/>
          <w:sz w:val="48"/>
          <w:szCs w:val="48"/>
        </w:rPr>
        <w:t>Prof.</w:t>
      </w:r>
      <w:r w:rsidR="00DC4DA6" w:rsidRPr="0045410E">
        <w:rPr>
          <w:b/>
          <w:bCs/>
          <w:sz w:val="48"/>
          <w:szCs w:val="48"/>
        </w:rPr>
        <w:t xml:space="preserve"> </w:t>
      </w:r>
      <w:r w:rsidRPr="0045410E">
        <w:rPr>
          <w:b/>
          <w:bCs/>
          <w:sz w:val="48"/>
          <w:szCs w:val="48"/>
        </w:rPr>
        <w:t>Liad</w:t>
      </w:r>
      <w:r w:rsidR="00DC4DA6" w:rsidRPr="0045410E">
        <w:rPr>
          <w:b/>
          <w:bCs/>
          <w:sz w:val="48"/>
          <w:szCs w:val="48"/>
        </w:rPr>
        <w:t xml:space="preserve"> </w:t>
      </w:r>
      <w:r w:rsidRPr="0045410E">
        <w:rPr>
          <w:b/>
          <w:bCs/>
          <w:sz w:val="48"/>
          <w:szCs w:val="48"/>
        </w:rPr>
        <w:t>Mudrik</w:t>
      </w:r>
    </w:p>
    <w:p w14:paraId="2DAC51AF" w14:textId="02A354DF" w:rsidR="00AF7220" w:rsidRPr="00AF7220" w:rsidRDefault="00AF7220" w:rsidP="00085675">
      <w:pPr>
        <w:pStyle w:val="Openingheader"/>
        <w:rPr>
          <w:ins w:id="1" w:author="Chen Heller" w:date="2022-09-13T12:23:00Z"/>
          <w:rPrChange w:id="2" w:author="Chen Heller" w:date="2022-09-13T12:23:00Z">
            <w:rPr>
              <w:ins w:id="3" w:author="Chen Heller" w:date="2022-09-13T12:23:00Z"/>
              <w:sz w:val="46"/>
              <w:szCs w:val="46"/>
            </w:rPr>
          </w:rPrChange>
        </w:rPr>
      </w:pPr>
      <w:ins w:id="4" w:author="Chen Heller" w:date="2022-09-13T12:22:00Z">
        <w:r w:rsidRPr="00AF7220">
          <w:rPr>
            <w:rPrChange w:id="5" w:author="Chen Heller" w:date="2022-09-13T12:23:00Z">
              <w:rPr>
                <w:b/>
                <w:bCs/>
                <w:sz w:val="48"/>
                <w:szCs w:val="48"/>
              </w:rPr>
            </w:rPrChange>
          </w:rPr>
          <w:t>And in collaboration wit</w:t>
        </w:r>
      </w:ins>
      <w:ins w:id="6" w:author="Chen Heller" w:date="2022-09-13T12:23:00Z">
        <w:r w:rsidRPr="00AF7220">
          <w:rPr>
            <w:rPrChange w:id="7" w:author="Chen Heller" w:date="2022-09-13T12:23:00Z">
              <w:rPr>
                <w:b/>
                <w:bCs/>
                <w:sz w:val="48"/>
                <w:szCs w:val="48"/>
              </w:rPr>
            </w:rPrChange>
          </w:rPr>
          <w:t>h</w:t>
        </w:r>
      </w:ins>
    </w:p>
    <w:p w14:paraId="4EFBAB8E" w14:textId="108FD866" w:rsidR="00AF7220" w:rsidRPr="00AF7220" w:rsidRDefault="00AF7220" w:rsidP="00085675">
      <w:pPr>
        <w:pStyle w:val="Openingheader"/>
        <w:rPr>
          <w:ins w:id="8" w:author="Chen Heller" w:date="2022-09-13T12:23:00Z"/>
          <w:b/>
          <w:bCs/>
          <w:sz w:val="40"/>
          <w:szCs w:val="40"/>
          <w:rPrChange w:id="9" w:author="Chen Heller" w:date="2022-09-13T12:23:00Z">
            <w:rPr>
              <w:ins w:id="10" w:author="Chen Heller" w:date="2022-09-13T12:23:00Z"/>
              <w:b/>
              <w:bCs/>
              <w:sz w:val="48"/>
              <w:szCs w:val="48"/>
            </w:rPr>
          </w:rPrChange>
        </w:rPr>
      </w:pPr>
      <w:ins w:id="11" w:author="Chen Heller" w:date="2022-09-13T12:23:00Z">
        <w:r w:rsidRPr="00AF7220">
          <w:rPr>
            <w:b/>
            <w:bCs/>
            <w:sz w:val="48"/>
            <w:szCs w:val="48"/>
            <w:rPrChange w:id="12" w:author="Chen Heller" w:date="2022-09-13T12:23:00Z">
              <w:rPr>
                <w:b/>
                <w:bCs/>
                <w:sz w:val="56"/>
                <w:szCs w:val="56"/>
              </w:rPr>
            </w:rPrChange>
          </w:rPr>
          <w:t>Dr. Craig Chapman</w:t>
        </w:r>
      </w:ins>
    </w:p>
    <w:p w14:paraId="11E8E8FD" w14:textId="13AEA2E8" w:rsidR="00DC4DA6" w:rsidRPr="004C0E90" w:rsidRDefault="006C08C3" w:rsidP="00085675">
      <w:pPr>
        <w:pStyle w:val="Openingheader"/>
        <w:rPr>
          <w:b/>
          <w:bCs/>
          <w:sz w:val="56"/>
          <w:szCs w:val="56"/>
        </w:rPr>
      </w:pPr>
      <w:del w:id="13" w:author="Chen Heller" w:date="2022-09-13T12:22:00Z">
        <w:r w:rsidRPr="0045410E" w:rsidDel="00AF7220">
          <w:rPr>
            <w:b/>
            <w:bCs/>
            <w:sz w:val="48"/>
            <w:szCs w:val="48"/>
          </w:rPr>
          <w:delText xml:space="preserve"> </w:delText>
        </w:r>
      </w:del>
    </w:p>
    <w:p w14:paraId="1C3405D7" w14:textId="61B39037" w:rsidR="00642DBC" w:rsidRPr="00607438" w:rsidRDefault="00702586" w:rsidP="006238E0">
      <w:pPr>
        <w:pStyle w:val="Openingheader"/>
        <w:rPr>
          <w:rtl/>
        </w:rPr>
      </w:pPr>
      <w:r w:rsidRPr="00702586">
        <w:t>September</w:t>
      </w:r>
      <w:r w:rsidR="00DC4DA6" w:rsidRPr="00702586">
        <w:t xml:space="preserve"> </w:t>
      </w:r>
      <w:r w:rsidR="0073091D" w:rsidRPr="00702586">
        <w:t>2022</w:t>
      </w:r>
    </w:p>
    <w:p w14:paraId="48B9EAF3" w14:textId="1A468D26" w:rsidR="000D1C59" w:rsidRDefault="00DC4DA6" w:rsidP="006238E0">
      <w:pPr>
        <w:pStyle w:val="Openingheader"/>
      </w:pPr>
      <w:r w:rsidRPr="00DC4DA6">
        <w:lastRenderedPageBreak/>
        <w:drawing>
          <wp:inline distT="0" distB="0" distL="0" distR="0" wp14:anchorId="1F1BA4A7" wp14:editId="17875087">
            <wp:extent cx="5334000" cy="1141730"/>
            <wp:effectExtent l="0" t="0" r="0" b="1270"/>
            <wp:docPr id="12" name="תמונה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3" descr="A picture containing text&#10;&#10;Description automatically generated"/>
                    <pic:cNvPicPr/>
                  </pic:nvPicPr>
                  <pic:blipFill rotWithShape="1">
                    <a:blip r:embed="rId8" cstate="print">
                      <a:extLst>
                        <a:ext uri="{28A0092B-C50C-407E-A947-70E740481C1C}">
                          <a14:useLocalDpi xmlns:a14="http://schemas.microsoft.com/office/drawing/2010/main" val="0"/>
                        </a:ext>
                      </a:extLst>
                    </a:blip>
                    <a:srcRect l="116" t="20605" r="78" b="49175"/>
                    <a:stretch/>
                  </pic:blipFill>
                  <pic:spPr bwMode="auto">
                    <a:xfrm>
                      <a:off x="0" y="0"/>
                      <a:ext cx="5334000" cy="1141730"/>
                    </a:xfrm>
                    <a:prstGeom prst="rect">
                      <a:avLst/>
                    </a:prstGeom>
                    <a:ln>
                      <a:noFill/>
                    </a:ln>
                    <a:extLst>
                      <a:ext uri="{53640926-AAD7-44D8-BBD7-CCE9431645EC}">
                        <a14:shadowObscured xmlns:a14="http://schemas.microsoft.com/office/drawing/2010/main"/>
                      </a:ext>
                    </a:extLst>
                  </pic:spPr>
                </pic:pic>
              </a:graphicData>
            </a:graphic>
          </wp:inline>
        </w:drawing>
      </w:r>
    </w:p>
    <w:p w14:paraId="7F7FF723" w14:textId="32282255" w:rsidR="00DC4DA6" w:rsidRPr="00B5549D" w:rsidRDefault="00DC4DA6" w:rsidP="006238E0">
      <w:pPr>
        <w:pStyle w:val="Openingheader"/>
        <w:rPr>
          <w:rtl/>
        </w:rPr>
      </w:pPr>
      <w:r w:rsidRPr="00B5549D">
        <w:rPr>
          <w:rtl/>
        </w:rPr>
        <w:t>בית הספר סגול למדעי המוח</w:t>
      </w:r>
    </w:p>
    <w:p w14:paraId="6B38EF5A" w14:textId="77777777" w:rsidR="00DC4DA6" w:rsidRPr="00B5549D" w:rsidRDefault="00DC4DA6" w:rsidP="006238E0">
      <w:pPr>
        <w:pStyle w:val="Openingheader"/>
        <w:rPr>
          <w:rtl/>
        </w:rPr>
      </w:pPr>
    </w:p>
    <w:p w14:paraId="0243306F" w14:textId="7E965582" w:rsidR="00DC4DA6" w:rsidRPr="00B5549D" w:rsidRDefault="00DC4DA6" w:rsidP="006238E0">
      <w:pPr>
        <w:pStyle w:val="Openingheader"/>
        <w:rPr>
          <w:rtl/>
        </w:rPr>
      </w:pPr>
      <w:r w:rsidRPr="00B5549D">
        <w:rPr>
          <w:rtl/>
        </w:rPr>
        <w:t>הפקולטה ל</w:t>
      </w:r>
      <w:r w:rsidR="0073091D" w:rsidRPr="00B5549D">
        <w:rPr>
          <w:rtl/>
        </w:rPr>
        <w:t>מדעי המוח</w:t>
      </w:r>
    </w:p>
    <w:p w14:paraId="66A5B29E" w14:textId="06A439A8" w:rsidR="00DC4DA6" w:rsidRPr="00B5549D" w:rsidRDefault="00DC4DA6" w:rsidP="006238E0">
      <w:pPr>
        <w:pStyle w:val="Openingheader"/>
        <w:rPr>
          <w:rtl/>
        </w:rPr>
      </w:pPr>
    </w:p>
    <w:p w14:paraId="1F8E66D4" w14:textId="1E4315A2" w:rsidR="00DC4DA6" w:rsidRPr="004C0E90" w:rsidRDefault="0073091D" w:rsidP="006238E0">
      <w:pPr>
        <w:pStyle w:val="Openingheader"/>
        <w:rPr>
          <w:sz w:val="72"/>
          <w:szCs w:val="72"/>
          <w:rtl/>
        </w:rPr>
      </w:pPr>
      <w:r w:rsidRPr="004C0E90">
        <w:rPr>
          <w:sz w:val="72"/>
          <w:szCs w:val="72"/>
          <w:rtl/>
        </w:rPr>
        <w:t>שימוש במעקב אחר תנועה על מנת לחקו</w:t>
      </w:r>
      <w:r w:rsidR="005348CC" w:rsidRPr="004C0E90">
        <w:rPr>
          <w:sz w:val="72"/>
          <w:szCs w:val="72"/>
          <w:rtl/>
        </w:rPr>
        <w:t xml:space="preserve">ר </w:t>
      </w:r>
      <w:r w:rsidR="00897733" w:rsidRPr="004C0E90">
        <w:rPr>
          <w:sz w:val="72"/>
          <w:szCs w:val="72"/>
          <w:rtl/>
        </w:rPr>
        <w:t>את ה</w:t>
      </w:r>
      <w:r w:rsidR="005348CC" w:rsidRPr="004C0E90">
        <w:rPr>
          <w:sz w:val="72"/>
          <w:szCs w:val="72"/>
          <w:rtl/>
        </w:rPr>
        <w:t xml:space="preserve">עיבוד </w:t>
      </w:r>
      <w:r w:rsidR="00897733" w:rsidRPr="004C0E90">
        <w:rPr>
          <w:sz w:val="72"/>
          <w:szCs w:val="72"/>
          <w:rtl/>
        </w:rPr>
        <w:t>ה</w:t>
      </w:r>
      <w:r w:rsidR="005348CC" w:rsidRPr="004C0E90">
        <w:rPr>
          <w:sz w:val="72"/>
          <w:szCs w:val="72"/>
          <w:rtl/>
        </w:rPr>
        <w:t>לא מודע</w:t>
      </w:r>
    </w:p>
    <w:p w14:paraId="78E7D9EC" w14:textId="1FD0B963" w:rsidR="00B5549D" w:rsidRDefault="00B5549D" w:rsidP="006238E0">
      <w:pPr>
        <w:pStyle w:val="Openingheader"/>
        <w:rPr>
          <w:rtl/>
        </w:rPr>
      </w:pPr>
    </w:p>
    <w:p w14:paraId="2564BDFE" w14:textId="77777777" w:rsidR="006B6975" w:rsidRDefault="006B6975" w:rsidP="006238E0">
      <w:pPr>
        <w:pStyle w:val="Openingheader"/>
        <w:rPr>
          <w:rtl/>
        </w:rPr>
      </w:pPr>
    </w:p>
    <w:p w14:paraId="13403BAF" w14:textId="77777777" w:rsidR="006B6975" w:rsidRDefault="006B6975" w:rsidP="006238E0">
      <w:pPr>
        <w:pStyle w:val="Openingheader"/>
      </w:pPr>
    </w:p>
    <w:p w14:paraId="6C08FA2F" w14:textId="1C3AA400" w:rsidR="00DC4DA6" w:rsidRPr="00B5549D" w:rsidRDefault="00DC4DA6" w:rsidP="006238E0">
      <w:pPr>
        <w:pStyle w:val="Openingheader"/>
        <w:rPr>
          <w:rtl/>
        </w:rPr>
      </w:pPr>
      <w:r w:rsidRPr="00B5549D">
        <w:rPr>
          <w:rtl/>
        </w:rPr>
        <w:t>מאת</w:t>
      </w:r>
    </w:p>
    <w:p w14:paraId="2F72C587" w14:textId="5EA1A29E" w:rsidR="00DC4DA6" w:rsidRPr="004C0E90" w:rsidRDefault="00897733" w:rsidP="006238E0">
      <w:pPr>
        <w:pStyle w:val="Openingheader"/>
        <w:rPr>
          <w:b/>
          <w:bCs/>
          <w:sz w:val="56"/>
          <w:szCs w:val="56"/>
          <w:rtl/>
        </w:rPr>
      </w:pPr>
      <w:r w:rsidRPr="004C0E90">
        <w:rPr>
          <w:b/>
          <w:bCs/>
          <w:sz w:val="56"/>
          <w:szCs w:val="56"/>
          <w:rtl/>
        </w:rPr>
        <w:t>חן הלר</w:t>
      </w:r>
    </w:p>
    <w:p w14:paraId="44F1D35A" w14:textId="77777777" w:rsidR="006B6975" w:rsidRDefault="006B6975" w:rsidP="006238E0">
      <w:pPr>
        <w:pStyle w:val="Openingheader"/>
        <w:rPr>
          <w:rtl/>
        </w:rPr>
      </w:pPr>
    </w:p>
    <w:p w14:paraId="65198886" w14:textId="77777777" w:rsidR="006B6975" w:rsidRDefault="006B6975" w:rsidP="006238E0">
      <w:pPr>
        <w:pStyle w:val="Openingheader"/>
        <w:rPr>
          <w:rtl/>
        </w:rPr>
      </w:pPr>
    </w:p>
    <w:p w14:paraId="7CDD897D" w14:textId="1265C3E9" w:rsidR="00DC4DA6" w:rsidRPr="00B5549D" w:rsidRDefault="00DC4DA6" w:rsidP="006238E0">
      <w:pPr>
        <w:pStyle w:val="Openingheader"/>
        <w:rPr>
          <w:rtl/>
        </w:rPr>
      </w:pPr>
      <w:r w:rsidRPr="00B5549D">
        <w:rPr>
          <w:rtl/>
        </w:rPr>
        <w:t xml:space="preserve">החיבור בוצע </w:t>
      </w:r>
      <w:r w:rsidR="00085675" w:rsidRPr="00B5549D">
        <w:rPr>
          <w:rtl/>
        </w:rPr>
        <w:t>בהנחיית</w:t>
      </w:r>
      <w:r w:rsidR="00085675">
        <w:rPr>
          <w:rFonts w:hint="cs"/>
          <w:rtl/>
        </w:rPr>
        <w:t>ה</w:t>
      </w:r>
      <w:r w:rsidR="00085675" w:rsidRPr="00B5549D">
        <w:rPr>
          <w:rtl/>
        </w:rPr>
        <w:t xml:space="preserve"> </w:t>
      </w:r>
      <w:r w:rsidRPr="00B5549D">
        <w:rPr>
          <w:rtl/>
        </w:rPr>
        <w:t>של</w:t>
      </w:r>
    </w:p>
    <w:p w14:paraId="59F07718" w14:textId="29CFC7B1" w:rsidR="00DC4DA6" w:rsidRDefault="00897733" w:rsidP="006238E0">
      <w:pPr>
        <w:pStyle w:val="Openingheader"/>
        <w:rPr>
          <w:ins w:id="14" w:author="Chen Heller" w:date="2022-09-13T12:24:00Z"/>
          <w:b/>
          <w:bCs/>
          <w:sz w:val="48"/>
          <w:szCs w:val="48"/>
          <w:rtl/>
        </w:rPr>
      </w:pPr>
      <w:r w:rsidRPr="00AF7220">
        <w:rPr>
          <w:b/>
          <w:bCs/>
          <w:sz w:val="48"/>
          <w:szCs w:val="48"/>
          <w:rtl/>
        </w:rPr>
        <w:t>פרופ</w:t>
      </w:r>
      <w:r w:rsidR="00EA53C4" w:rsidRPr="00AF7220">
        <w:rPr>
          <w:b/>
          <w:bCs/>
          <w:sz w:val="48"/>
          <w:szCs w:val="48"/>
          <w:rtl/>
        </w:rPr>
        <w:t>'</w:t>
      </w:r>
      <w:r w:rsidRPr="00AF7220">
        <w:rPr>
          <w:b/>
          <w:bCs/>
          <w:sz w:val="48"/>
          <w:szCs w:val="48"/>
          <w:rtl/>
        </w:rPr>
        <w:t xml:space="preserve"> ליעד מודריק </w:t>
      </w:r>
    </w:p>
    <w:p w14:paraId="232CA1B3" w14:textId="6DDA20F0" w:rsidR="00AF7220" w:rsidRPr="00AF7220" w:rsidRDefault="00AF7220" w:rsidP="006238E0">
      <w:pPr>
        <w:pStyle w:val="Openingheader"/>
        <w:rPr>
          <w:ins w:id="15" w:author="Chen Heller" w:date="2022-09-13T12:24:00Z"/>
          <w:rtl/>
          <w:rPrChange w:id="16" w:author="Chen Heller" w:date="2022-09-13T12:24:00Z">
            <w:rPr>
              <w:ins w:id="17" w:author="Chen Heller" w:date="2022-09-13T12:24:00Z"/>
              <w:b/>
              <w:bCs/>
              <w:sz w:val="48"/>
              <w:szCs w:val="48"/>
              <w:rtl/>
            </w:rPr>
          </w:rPrChange>
        </w:rPr>
      </w:pPr>
      <w:ins w:id="18" w:author="Chen Heller" w:date="2022-09-13T12:24:00Z">
        <w:r w:rsidRPr="00AF7220">
          <w:rPr>
            <w:rFonts w:hint="eastAsia"/>
            <w:rtl/>
            <w:rPrChange w:id="19" w:author="Chen Heller" w:date="2022-09-13T12:24:00Z">
              <w:rPr>
                <w:rFonts w:hint="eastAsia"/>
                <w:b/>
                <w:bCs/>
                <w:sz w:val="48"/>
                <w:szCs w:val="48"/>
                <w:rtl/>
              </w:rPr>
            </w:rPrChange>
          </w:rPr>
          <w:t>ובשיתוף</w:t>
        </w:r>
        <w:r w:rsidRPr="00AF7220">
          <w:rPr>
            <w:rtl/>
            <w:rPrChange w:id="20" w:author="Chen Heller" w:date="2022-09-13T12:24:00Z">
              <w:rPr>
                <w:b/>
                <w:bCs/>
                <w:sz w:val="48"/>
                <w:szCs w:val="48"/>
                <w:rtl/>
              </w:rPr>
            </w:rPrChange>
          </w:rPr>
          <w:t xml:space="preserve"> </w:t>
        </w:r>
        <w:r w:rsidRPr="00AF7220">
          <w:rPr>
            <w:rFonts w:hint="eastAsia"/>
            <w:rtl/>
            <w:rPrChange w:id="21" w:author="Chen Heller" w:date="2022-09-13T12:24:00Z">
              <w:rPr>
                <w:rFonts w:hint="eastAsia"/>
                <w:b/>
                <w:bCs/>
                <w:sz w:val="48"/>
                <w:szCs w:val="48"/>
                <w:rtl/>
              </w:rPr>
            </w:rPrChange>
          </w:rPr>
          <w:t>פעולה</w:t>
        </w:r>
        <w:r w:rsidRPr="00AF7220">
          <w:rPr>
            <w:rtl/>
            <w:rPrChange w:id="22" w:author="Chen Heller" w:date="2022-09-13T12:24:00Z">
              <w:rPr>
                <w:b/>
                <w:bCs/>
                <w:sz w:val="48"/>
                <w:szCs w:val="48"/>
                <w:rtl/>
              </w:rPr>
            </w:rPrChange>
          </w:rPr>
          <w:t xml:space="preserve"> </w:t>
        </w:r>
        <w:r w:rsidRPr="00AF7220">
          <w:rPr>
            <w:rFonts w:hint="eastAsia"/>
            <w:rtl/>
            <w:rPrChange w:id="23" w:author="Chen Heller" w:date="2022-09-13T12:24:00Z">
              <w:rPr>
                <w:rFonts w:hint="eastAsia"/>
                <w:b/>
                <w:bCs/>
                <w:sz w:val="48"/>
                <w:szCs w:val="48"/>
                <w:rtl/>
              </w:rPr>
            </w:rPrChange>
          </w:rPr>
          <w:t>עם</w:t>
        </w:r>
      </w:ins>
    </w:p>
    <w:p w14:paraId="642E839B" w14:textId="0DF6AE7C" w:rsidR="00AF7220" w:rsidRPr="004C0E90" w:rsidRDefault="00AF7220" w:rsidP="006238E0">
      <w:pPr>
        <w:pStyle w:val="Openingheader"/>
        <w:rPr>
          <w:b/>
          <w:bCs/>
          <w:sz w:val="56"/>
          <w:szCs w:val="56"/>
          <w:rtl/>
        </w:rPr>
      </w:pPr>
      <w:ins w:id="24" w:author="Chen Heller" w:date="2022-09-13T12:24:00Z">
        <w:r>
          <w:rPr>
            <w:rFonts w:hint="cs"/>
            <w:b/>
            <w:bCs/>
            <w:sz w:val="48"/>
            <w:szCs w:val="48"/>
            <w:rtl/>
          </w:rPr>
          <w:t>ד"ר קרייג צ'אפמן</w:t>
        </w:r>
      </w:ins>
    </w:p>
    <w:p w14:paraId="21C761C1" w14:textId="77777777" w:rsidR="00DC4DA6" w:rsidRPr="00B5549D" w:rsidRDefault="00DC4DA6" w:rsidP="006238E0">
      <w:pPr>
        <w:pStyle w:val="Openingheader"/>
      </w:pPr>
    </w:p>
    <w:p w14:paraId="78FDF503" w14:textId="5CAC0260" w:rsidR="00DC4DA6" w:rsidRPr="00A240A5" w:rsidRDefault="00EA53C4" w:rsidP="006238E0">
      <w:pPr>
        <w:pStyle w:val="Openingheader"/>
        <w:rPr>
          <w:rFonts w:ascii="Arial" w:hAnsi="Arial" w:cs="Arial"/>
          <w:sz w:val="42"/>
          <w:szCs w:val="42"/>
          <w:rtl/>
          <w:lang w:val="en-GB"/>
        </w:rPr>
      </w:pPr>
      <w:r w:rsidRPr="00B5549D">
        <w:rPr>
          <w:rtl/>
        </w:rPr>
        <w:t>ספטמבר 2022</w:t>
      </w:r>
    </w:p>
    <w:p w14:paraId="53594009" w14:textId="466AA2B7" w:rsidR="00362E0D" w:rsidRPr="00362E0D" w:rsidRDefault="00362E0D" w:rsidP="007B4859">
      <w:pPr>
        <w:pStyle w:val="Heading2"/>
      </w:pPr>
      <w:bookmarkStart w:id="25" w:name="_Toc114053515"/>
      <w:bookmarkStart w:id="26" w:name="_Hlk106572155"/>
      <w:r>
        <w:rPr>
          <w:rFonts w:hint="cs"/>
          <w:lang w:bidi="he-IL"/>
        </w:rPr>
        <w:lastRenderedPageBreak/>
        <w:t>T</w:t>
      </w:r>
      <w:r>
        <w:rPr>
          <w:lang w:bidi="he-IL"/>
        </w:rPr>
        <w:t>able of Contents</w:t>
      </w:r>
      <w:bookmarkEnd w:id="25"/>
    </w:p>
    <w:sdt>
      <w:sdtPr>
        <w:rPr>
          <w:rFonts w:asciiTheme="majorHAnsi" w:eastAsiaTheme="majorEastAsia" w:hAnsiTheme="majorHAnsi" w:cstheme="majorBidi"/>
          <w:b/>
          <w:smallCaps w:val="0"/>
          <w:sz w:val="24"/>
          <w:szCs w:val="32"/>
        </w:rPr>
        <w:id w:val="1405106384"/>
        <w:docPartObj>
          <w:docPartGallery w:val="Table of Contents"/>
          <w:docPartUnique/>
        </w:docPartObj>
      </w:sdtPr>
      <w:sdtEndPr>
        <w:rPr>
          <w:bCs/>
          <w:noProof/>
        </w:rPr>
      </w:sdtEndPr>
      <w:sdtContent>
        <w:p w14:paraId="530EED63" w14:textId="0AF8807A" w:rsidR="00215318" w:rsidRDefault="006238E0" w:rsidP="00215318">
          <w:pPr>
            <w:pStyle w:val="TOC2"/>
            <w:rPr>
              <w:rFonts w:cstheme="minorBidi"/>
              <w:smallCaps w:val="0"/>
              <w:noProof/>
              <w:sz w:val="22"/>
              <w:szCs w:val="22"/>
              <w:rtl/>
            </w:rPr>
          </w:pPr>
          <w:r>
            <w:fldChar w:fldCharType="begin"/>
          </w:r>
          <w:r>
            <w:instrText xml:space="preserve"> TOC \o "1-4" \h \z \u </w:instrText>
          </w:r>
          <w:r>
            <w:fldChar w:fldCharType="separate"/>
          </w:r>
          <w:hyperlink w:anchor="_Toc114053515" w:history="1">
            <w:r w:rsidR="00215318" w:rsidRPr="00331D55">
              <w:rPr>
                <w:rStyle w:val="Hyperlink"/>
                <w:noProof/>
              </w:rPr>
              <w:t>Table of Contents</w:t>
            </w:r>
            <w:r w:rsidR="00215318">
              <w:rPr>
                <w:noProof/>
                <w:webHidden/>
                <w:rtl/>
              </w:rPr>
              <w:tab/>
            </w:r>
            <w:r w:rsidR="00215318">
              <w:rPr>
                <w:noProof/>
                <w:webHidden/>
                <w:rtl/>
              </w:rPr>
              <w:fldChar w:fldCharType="begin"/>
            </w:r>
            <w:r w:rsidR="00215318">
              <w:rPr>
                <w:noProof/>
                <w:webHidden/>
                <w:rtl/>
              </w:rPr>
              <w:instrText xml:space="preserve"> </w:instrText>
            </w:r>
            <w:r w:rsidR="00215318">
              <w:rPr>
                <w:noProof/>
                <w:webHidden/>
              </w:rPr>
              <w:instrText>PAGEREF</w:instrText>
            </w:r>
            <w:r w:rsidR="00215318">
              <w:rPr>
                <w:noProof/>
                <w:webHidden/>
                <w:rtl/>
              </w:rPr>
              <w:instrText xml:space="preserve"> _</w:instrText>
            </w:r>
            <w:r w:rsidR="00215318">
              <w:rPr>
                <w:noProof/>
                <w:webHidden/>
              </w:rPr>
              <w:instrText>Toc114053515 \h</w:instrText>
            </w:r>
            <w:r w:rsidR="00215318">
              <w:rPr>
                <w:noProof/>
                <w:webHidden/>
                <w:rtl/>
              </w:rPr>
              <w:instrText xml:space="preserve"> </w:instrText>
            </w:r>
            <w:r w:rsidR="00215318">
              <w:rPr>
                <w:noProof/>
                <w:webHidden/>
                <w:rtl/>
              </w:rPr>
            </w:r>
            <w:r w:rsidR="00215318">
              <w:rPr>
                <w:noProof/>
                <w:webHidden/>
                <w:rtl/>
              </w:rPr>
              <w:fldChar w:fldCharType="separate"/>
            </w:r>
            <w:r w:rsidR="00215318">
              <w:rPr>
                <w:noProof/>
                <w:webHidden/>
                <w:rtl/>
              </w:rPr>
              <w:t>3</w:t>
            </w:r>
            <w:r w:rsidR="00215318">
              <w:rPr>
                <w:noProof/>
                <w:webHidden/>
                <w:rtl/>
              </w:rPr>
              <w:fldChar w:fldCharType="end"/>
            </w:r>
          </w:hyperlink>
        </w:p>
        <w:p w14:paraId="7EB5CA00" w14:textId="78836D29" w:rsidR="00215318" w:rsidRDefault="00000000" w:rsidP="00215318">
          <w:pPr>
            <w:pStyle w:val="TOC2"/>
            <w:rPr>
              <w:rFonts w:cstheme="minorBidi"/>
              <w:smallCaps w:val="0"/>
              <w:noProof/>
              <w:sz w:val="22"/>
              <w:szCs w:val="22"/>
              <w:rtl/>
            </w:rPr>
          </w:pPr>
          <w:hyperlink w:anchor="_Toc114053516" w:history="1">
            <w:r w:rsidR="00215318" w:rsidRPr="00331D55">
              <w:rPr>
                <w:rStyle w:val="Hyperlink"/>
                <w:noProof/>
                <w:lang w:bidi="ar-SA"/>
              </w:rPr>
              <w:t>Abstract</w:t>
            </w:r>
            <w:r w:rsidR="00215318">
              <w:rPr>
                <w:noProof/>
                <w:webHidden/>
                <w:rtl/>
              </w:rPr>
              <w:tab/>
            </w:r>
            <w:r w:rsidR="00215318">
              <w:rPr>
                <w:noProof/>
                <w:webHidden/>
                <w:rtl/>
              </w:rPr>
              <w:fldChar w:fldCharType="begin"/>
            </w:r>
            <w:r w:rsidR="00215318">
              <w:rPr>
                <w:noProof/>
                <w:webHidden/>
                <w:rtl/>
              </w:rPr>
              <w:instrText xml:space="preserve"> </w:instrText>
            </w:r>
            <w:r w:rsidR="00215318">
              <w:rPr>
                <w:noProof/>
                <w:webHidden/>
              </w:rPr>
              <w:instrText>PAGEREF</w:instrText>
            </w:r>
            <w:r w:rsidR="00215318">
              <w:rPr>
                <w:noProof/>
                <w:webHidden/>
                <w:rtl/>
              </w:rPr>
              <w:instrText xml:space="preserve"> _</w:instrText>
            </w:r>
            <w:r w:rsidR="00215318">
              <w:rPr>
                <w:noProof/>
                <w:webHidden/>
              </w:rPr>
              <w:instrText>Toc114053516 \h</w:instrText>
            </w:r>
            <w:r w:rsidR="00215318">
              <w:rPr>
                <w:noProof/>
                <w:webHidden/>
                <w:rtl/>
              </w:rPr>
              <w:instrText xml:space="preserve"> </w:instrText>
            </w:r>
            <w:r w:rsidR="00215318">
              <w:rPr>
                <w:noProof/>
                <w:webHidden/>
                <w:rtl/>
              </w:rPr>
            </w:r>
            <w:r w:rsidR="00215318">
              <w:rPr>
                <w:noProof/>
                <w:webHidden/>
                <w:rtl/>
              </w:rPr>
              <w:fldChar w:fldCharType="separate"/>
            </w:r>
            <w:r w:rsidR="00215318">
              <w:rPr>
                <w:noProof/>
                <w:webHidden/>
                <w:rtl/>
              </w:rPr>
              <w:t>5</w:t>
            </w:r>
            <w:r w:rsidR="00215318">
              <w:rPr>
                <w:noProof/>
                <w:webHidden/>
                <w:rtl/>
              </w:rPr>
              <w:fldChar w:fldCharType="end"/>
            </w:r>
          </w:hyperlink>
        </w:p>
        <w:p w14:paraId="1F135671" w14:textId="15A06D3D" w:rsidR="00215318" w:rsidRDefault="00000000" w:rsidP="00215318">
          <w:pPr>
            <w:pStyle w:val="TOC2"/>
            <w:rPr>
              <w:rFonts w:cstheme="minorBidi"/>
              <w:smallCaps w:val="0"/>
              <w:noProof/>
              <w:sz w:val="22"/>
              <w:szCs w:val="22"/>
              <w:rtl/>
            </w:rPr>
          </w:pPr>
          <w:hyperlink w:anchor="_Toc114053517" w:history="1">
            <w:r w:rsidR="00215318" w:rsidRPr="00331D55">
              <w:rPr>
                <w:rStyle w:val="Hyperlink"/>
                <w:noProof/>
                <w:lang w:bidi="ar-SA"/>
              </w:rPr>
              <w:t>Introduction</w:t>
            </w:r>
            <w:r w:rsidR="00215318">
              <w:rPr>
                <w:noProof/>
                <w:webHidden/>
                <w:rtl/>
              </w:rPr>
              <w:tab/>
            </w:r>
            <w:r w:rsidR="00215318">
              <w:rPr>
                <w:noProof/>
                <w:webHidden/>
                <w:rtl/>
              </w:rPr>
              <w:fldChar w:fldCharType="begin"/>
            </w:r>
            <w:r w:rsidR="00215318">
              <w:rPr>
                <w:noProof/>
                <w:webHidden/>
                <w:rtl/>
              </w:rPr>
              <w:instrText xml:space="preserve"> </w:instrText>
            </w:r>
            <w:r w:rsidR="00215318">
              <w:rPr>
                <w:noProof/>
                <w:webHidden/>
              </w:rPr>
              <w:instrText>PAGEREF</w:instrText>
            </w:r>
            <w:r w:rsidR="00215318">
              <w:rPr>
                <w:noProof/>
                <w:webHidden/>
                <w:rtl/>
              </w:rPr>
              <w:instrText xml:space="preserve"> _</w:instrText>
            </w:r>
            <w:r w:rsidR="00215318">
              <w:rPr>
                <w:noProof/>
                <w:webHidden/>
              </w:rPr>
              <w:instrText>Toc114053517 \h</w:instrText>
            </w:r>
            <w:r w:rsidR="00215318">
              <w:rPr>
                <w:noProof/>
                <w:webHidden/>
                <w:rtl/>
              </w:rPr>
              <w:instrText xml:space="preserve"> </w:instrText>
            </w:r>
            <w:r w:rsidR="00215318">
              <w:rPr>
                <w:noProof/>
                <w:webHidden/>
                <w:rtl/>
              </w:rPr>
            </w:r>
            <w:r w:rsidR="00215318">
              <w:rPr>
                <w:noProof/>
                <w:webHidden/>
                <w:rtl/>
              </w:rPr>
              <w:fldChar w:fldCharType="separate"/>
            </w:r>
            <w:r w:rsidR="00215318">
              <w:rPr>
                <w:noProof/>
                <w:webHidden/>
                <w:rtl/>
              </w:rPr>
              <w:t>7</w:t>
            </w:r>
            <w:r w:rsidR="00215318">
              <w:rPr>
                <w:noProof/>
                <w:webHidden/>
                <w:rtl/>
              </w:rPr>
              <w:fldChar w:fldCharType="end"/>
            </w:r>
          </w:hyperlink>
        </w:p>
        <w:p w14:paraId="43E7EB04" w14:textId="00F19946" w:rsidR="00215318" w:rsidRDefault="00000000" w:rsidP="00215318">
          <w:pPr>
            <w:pStyle w:val="TOC3"/>
            <w:tabs>
              <w:tab w:val="right" w:leader="dot" w:pos="9350"/>
            </w:tabs>
            <w:bidi w:val="0"/>
            <w:rPr>
              <w:rFonts w:cstheme="minorBidi"/>
              <w:i w:val="0"/>
              <w:iCs w:val="0"/>
              <w:noProof/>
              <w:sz w:val="22"/>
              <w:szCs w:val="22"/>
              <w:rtl/>
            </w:rPr>
          </w:pPr>
          <w:hyperlink w:anchor="_Toc114053518" w:history="1">
            <w:r w:rsidR="00215318" w:rsidRPr="00331D55">
              <w:rPr>
                <w:rStyle w:val="Hyperlink"/>
                <w:noProof/>
                <w:lang w:bidi="ar-SA"/>
              </w:rPr>
              <w:t>Contradicting findings</w:t>
            </w:r>
            <w:r w:rsidR="00215318">
              <w:rPr>
                <w:noProof/>
                <w:webHidden/>
                <w:rtl/>
              </w:rPr>
              <w:tab/>
            </w:r>
            <w:r w:rsidR="00215318">
              <w:rPr>
                <w:noProof/>
                <w:webHidden/>
                <w:rtl/>
              </w:rPr>
              <w:fldChar w:fldCharType="begin"/>
            </w:r>
            <w:r w:rsidR="00215318">
              <w:rPr>
                <w:noProof/>
                <w:webHidden/>
                <w:rtl/>
              </w:rPr>
              <w:instrText xml:space="preserve"> </w:instrText>
            </w:r>
            <w:r w:rsidR="00215318">
              <w:rPr>
                <w:noProof/>
                <w:webHidden/>
              </w:rPr>
              <w:instrText>PAGEREF</w:instrText>
            </w:r>
            <w:r w:rsidR="00215318">
              <w:rPr>
                <w:noProof/>
                <w:webHidden/>
                <w:rtl/>
              </w:rPr>
              <w:instrText xml:space="preserve"> _</w:instrText>
            </w:r>
            <w:r w:rsidR="00215318">
              <w:rPr>
                <w:noProof/>
                <w:webHidden/>
              </w:rPr>
              <w:instrText>Toc114053518 \h</w:instrText>
            </w:r>
            <w:r w:rsidR="00215318">
              <w:rPr>
                <w:noProof/>
                <w:webHidden/>
                <w:rtl/>
              </w:rPr>
              <w:instrText xml:space="preserve"> </w:instrText>
            </w:r>
            <w:r w:rsidR="00215318">
              <w:rPr>
                <w:noProof/>
                <w:webHidden/>
                <w:rtl/>
              </w:rPr>
            </w:r>
            <w:r w:rsidR="00215318">
              <w:rPr>
                <w:noProof/>
                <w:webHidden/>
                <w:rtl/>
              </w:rPr>
              <w:fldChar w:fldCharType="separate"/>
            </w:r>
            <w:r w:rsidR="00215318">
              <w:rPr>
                <w:noProof/>
                <w:webHidden/>
                <w:rtl/>
              </w:rPr>
              <w:t>7</w:t>
            </w:r>
            <w:r w:rsidR="00215318">
              <w:rPr>
                <w:noProof/>
                <w:webHidden/>
                <w:rtl/>
              </w:rPr>
              <w:fldChar w:fldCharType="end"/>
            </w:r>
          </w:hyperlink>
        </w:p>
        <w:p w14:paraId="332FDA9C" w14:textId="1FEBCAEC" w:rsidR="00215318" w:rsidRDefault="00000000" w:rsidP="00215318">
          <w:pPr>
            <w:pStyle w:val="TOC3"/>
            <w:tabs>
              <w:tab w:val="right" w:leader="dot" w:pos="9350"/>
            </w:tabs>
            <w:bidi w:val="0"/>
            <w:rPr>
              <w:rFonts w:cstheme="minorBidi"/>
              <w:i w:val="0"/>
              <w:iCs w:val="0"/>
              <w:noProof/>
              <w:sz w:val="22"/>
              <w:szCs w:val="22"/>
              <w:rtl/>
            </w:rPr>
          </w:pPr>
          <w:hyperlink w:anchor="_Toc114053519" w:history="1">
            <w:r w:rsidR="00215318" w:rsidRPr="00331D55">
              <w:rPr>
                <w:rStyle w:val="Hyperlink"/>
                <w:noProof/>
                <w:lang w:bidi="ar-SA"/>
              </w:rPr>
              <w:t>Explaining The Discrepancy between Findings</w:t>
            </w:r>
            <w:r w:rsidR="00215318">
              <w:rPr>
                <w:noProof/>
                <w:webHidden/>
                <w:rtl/>
              </w:rPr>
              <w:tab/>
            </w:r>
            <w:r w:rsidR="00215318">
              <w:rPr>
                <w:noProof/>
                <w:webHidden/>
                <w:rtl/>
              </w:rPr>
              <w:fldChar w:fldCharType="begin"/>
            </w:r>
            <w:r w:rsidR="00215318">
              <w:rPr>
                <w:noProof/>
                <w:webHidden/>
                <w:rtl/>
              </w:rPr>
              <w:instrText xml:space="preserve"> </w:instrText>
            </w:r>
            <w:r w:rsidR="00215318">
              <w:rPr>
                <w:noProof/>
                <w:webHidden/>
              </w:rPr>
              <w:instrText>PAGEREF</w:instrText>
            </w:r>
            <w:r w:rsidR="00215318">
              <w:rPr>
                <w:noProof/>
                <w:webHidden/>
                <w:rtl/>
              </w:rPr>
              <w:instrText xml:space="preserve"> _</w:instrText>
            </w:r>
            <w:r w:rsidR="00215318">
              <w:rPr>
                <w:noProof/>
                <w:webHidden/>
              </w:rPr>
              <w:instrText>Toc114053519 \h</w:instrText>
            </w:r>
            <w:r w:rsidR="00215318">
              <w:rPr>
                <w:noProof/>
                <w:webHidden/>
                <w:rtl/>
              </w:rPr>
              <w:instrText xml:space="preserve"> </w:instrText>
            </w:r>
            <w:r w:rsidR="00215318">
              <w:rPr>
                <w:noProof/>
                <w:webHidden/>
                <w:rtl/>
              </w:rPr>
            </w:r>
            <w:r w:rsidR="00215318">
              <w:rPr>
                <w:noProof/>
                <w:webHidden/>
                <w:rtl/>
              </w:rPr>
              <w:fldChar w:fldCharType="separate"/>
            </w:r>
            <w:r w:rsidR="00215318">
              <w:rPr>
                <w:noProof/>
                <w:webHidden/>
                <w:rtl/>
              </w:rPr>
              <w:t>8</w:t>
            </w:r>
            <w:r w:rsidR="00215318">
              <w:rPr>
                <w:noProof/>
                <w:webHidden/>
                <w:rtl/>
              </w:rPr>
              <w:fldChar w:fldCharType="end"/>
            </w:r>
          </w:hyperlink>
        </w:p>
        <w:p w14:paraId="4DE26A90" w14:textId="1AC6DB75" w:rsidR="00215318" w:rsidRDefault="00000000" w:rsidP="00215318">
          <w:pPr>
            <w:pStyle w:val="TOC3"/>
            <w:tabs>
              <w:tab w:val="right" w:leader="dot" w:pos="9350"/>
            </w:tabs>
            <w:bidi w:val="0"/>
            <w:rPr>
              <w:rFonts w:cstheme="minorBidi"/>
              <w:i w:val="0"/>
              <w:iCs w:val="0"/>
              <w:noProof/>
              <w:sz w:val="22"/>
              <w:szCs w:val="22"/>
              <w:rtl/>
            </w:rPr>
          </w:pPr>
          <w:hyperlink w:anchor="_Toc114053520" w:history="1">
            <w:r w:rsidR="00215318" w:rsidRPr="00331D55">
              <w:rPr>
                <w:rStyle w:val="Hyperlink"/>
                <w:noProof/>
                <w:lang w:bidi="ar-SA"/>
              </w:rPr>
              <w:t>Comparing Motion Tracking with Keyboard Response</w:t>
            </w:r>
            <w:r w:rsidR="00215318">
              <w:rPr>
                <w:noProof/>
                <w:webHidden/>
                <w:rtl/>
              </w:rPr>
              <w:tab/>
            </w:r>
            <w:r w:rsidR="00215318">
              <w:rPr>
                <w:noProof/>
                <w:webHidden/>
                <w:rtl/>
              </w:rPr>
              <w:fldChar w:fldCharType="begin"/>
            </w:r>
            <w:r w:rsidR="00215318">
              <w:rPr>
                <w:noProof/>
                <w:webHidden/>
                <w:rtl/>
              </w:rPr>
              <w:instrText xml:space="preserve"> </w:instrText>
            </w:r>
            <w:r w:rsidR="00215318">
              <w:rPr>
                <w:noProof/>
                <w:webHidden/>
              </w:rPr>
              <w:instrText>PAGEREF</w:instrText>
            </w:r>
            <w:r w:rsidR="00215318">
              <w:rPr>
                <w:noProof/>
                <w:webHidden/>
                <w:rtl/>
              </w:rPr>
              <w:instrText xml:space="preserve"> _</w:instrText>
            </w:r>
            <w:r w:rsidR="00215318">
              <w:rPr>
                <w:noProof/>
                <w:webHidden/>
              </w:rPr>
              <w:instrText>Toc114053520 \h</w:instrText>
            </w:r>
            <w:r w:rsidR="00215318">
              <w:rPr>
                <w:noProof/>
                <w:webHidden/>
                <w:rtl/>
              </w:rPr>
              <w:instrText xml:space="preserve"> </w:instrText>
            </w:r>
            <w:r w:rsidR="00215318">
              <w:rPr>
                <w:noProof/>
                <w:webHidden/>
                <w:rtl/>
              </w:rPr>
            </w:r>
            <w:r w:rsidR="00215318">
              <w:rPr>
                <w:noProof/>
                <w:webHidden/>
                <w:rtl/>
              </w:rPr>
              <w:fldChar w:fldCharType="separate"/>
            </w:r>
            <w:r w:rsidR="00215318">
              <w:rPr>
                <w:noProof/>
                <w:webHidden/>
                <w:rtl/>
              </w:rPr>
              <w:t>9</w:t>
            </w:r>
            <w:r w:rsidR="00215318">
              <w:rPr>
                <w:noProof/>
                <w:webHidden/>
                <w:rtl/>
              </w:rPr>
              <w:fldChar w:fldCharType="end"/>
            </w:r>
          </w:hyperlink>
        </w:p>
        <w:p w14:paraId="021EF2A1" w14:textId="4898A5A2" w:rsidR="00215318" w:rsidRDefault="00000000" w:rsidP="00215318">
          <w:pPr>
            <w:pStyle w:val="TOC3"/>
            <w:tabs>
              <w:tab w:val="right" w:leader="dot" w:pos="9350"/>
            </w:tabs>
            <w:bidi w:val="0"/>
            <w:rPr>
              <w:rFonts w:cstheme="minorBidi"/>
              <w:i w:val="0"/>
              <w:iCs w:val="0"/>
              <w:noProof/>
              <w:sz w:val="22"/>
              <w:szCs w:val="22"/>
              <w:rtl/>
            </w:rPr>
          </w:pPr>
          <w:hyperlink w:anchor="_Toc114053521" w:history="1">
            <w:r w:rsidR="00215318" w:rsidRPr="00331D55">
              <w:rPr>
                <w:rStyle w:val="Hyperlink"/>
                <w:noProof/>
                <w:lang w:bidi="ar-SA"/>
              </w:rPr>
              <w:t>Previous Priming Findings Made with Motion Tracking</w:t>
            </w:r>
            <w:r w:rsidR="00215318">
              <w:rPr>
                <w:noProof/>
                <w:webHidden/>
                <w:rtl/>
              </w:rPr>
              <w:tab/>
            </w:r>
            <w:r w:rsidR="00215318">
              <w:rPr>
                <w:noProof/>
                <w:webHidden/>
                <w:rtl/>
              </w:rPr>
              <w:fldChar w:fldCharType="begin"/>
            </w:r>
            <w:r w:rsidR="00215318">
              <w:rPr>
                <w:noProof/>
                <w:webHidden/>
                <w:rtl/>
              </w:rPr>
              <w:instrText xml:space="preserve"> </w:instrText>
            </w:r>
            <w:r w:rsidR="00215318">
              <w:rPr>
                <w:noProof/>
                <w:webHidden/>
              </w:rPr>
              <w:instrText>PAGEREF</w:instrText>
            </w:r>
            <w:r w:rsidR="00215318">
              <w:rPr>
                <w:noProof/>
                <w:webHidden/>
                <w:rtl/>
              </w:rPr>
              <w:instrText xml:space="preserve"> _</w:instrText>
            </w:r>
            <w:r w:rsidR="00215318">
              <w:rPr>
                <w:noProof/>
                <w:webHidden/>
              </w:rPr>
              <w:instrText>Toc114053521 \h</w:instrText>
            </w:r>
            <w:r w:rsidR="00215318">
              <w:rPr>
                <w:noProof/>
                <w:webHidden/>
                <w:rtl/>
              </w:rPr>
              <w:instrText xml:space="preserve"> </w:instrText>
            </w:r>
            <w:r w:rsidR="00215318">
              <w:rPr>
                <w:noProof/>
                <w:webHidden/>
                <w:rtl/>
              </w:rPr>
            </w:r>
            <w:r w:rsidR="00215318">
              <w:rPr>
                <w:noProof/>
                <w:webHidden/>
                <w:rtl/>
              </w:rPr>
              <w:fldChar w:fldCharType="separate"/>
            </w:r>
            <w:r w:rsidR="00215318">
              <w:rPr>
                <w:noProof/>
                <w:webHidden/>
                <w:rtl/>
              </w:rPr>
              <w:t>10</w:t>
            </w:r>
            <w:r w:rsidR="00215318">
              <w:rPr>
                <w:noProof/>
                <w:webHidden/>
                <w:rtl/>
              </w:rPr>
              <w:fldChar w:fldCharType="end"/>
            </w:r>
          </w:hyperlink>
        </w:p>
        <w:p w14:paraId="784EB592" w14:textId="2753DA42" w:rsidR="00215318" w:rsidRDefault="00000000" w:rsidP="00215318">
          <w:pPr>
            <w:pStyle w:val="TOC3"/>
            <w:tabs>
              <w:tab w:val="right" w:leader="dot" w:pos="9350"/>
            </w:tabs>
            <w:bidi w:val="0"/>
            <w:rPr>
              <w:rFonts w:cstheme="minorBidi"/>
              <w:i w:val="0"/>
              <w:iCs w:val="0"/>
              <w:noProof/>
              <w:sz w:val="22"/>
              <w:szCs w:val="22"/>
              <w:rtl/>
            </w:rPr>
          </w:pPr>
          <w:hyperlink w:anchor="_Toc114053522" w:history="1">
            <w:r w:rsidR="00215318" w:rsidRPr="00331D55">
              <w:rPr>
                <w:rStyle w:val="Hyperlink"/>
                <w:noProof/>
                <w:lang w:bidi="ar-SA"/>
              </w:rPr>
              <w:t>Current Research</w:t>
            </w:r>
            <w:r w:rsidR="00215318">
              <w:rPr>
                <w:noProof/>
                <w:webHidden/>
                <w:rtl/>
              </w:rPr>
              <w:tab/>
            </w:r>
            <w:r w:rsidR="00215318">
              <w:rPr>
                <w:noProof/>
                <w:webHidden/>
                <w:rtl/>
              </w:rPr>
              <w:fldChar w:fldCharType="begin"/>
            </w:r>
            <w:r w:rsidR="00215318">
              <w:rPr>
                <w:noProof/>
                <w:webHidden/>
                <w:rtl/>
              </w:rPr>
              <w:instrText xml:space="preserve"> </w:instrText>
            </w:r>
            <w:r w:rsidR="00215318">
              <w:rPr>
                <w:noProof/>
                <w:webHidden/>
              </w:rPr>
              <w:instrText>PAGEREF</w:instrText>
            </w:r>
            <w:r w:rsidR="00215318">
              <w:rPr>
                <w:noProof/>
                <w:webHidden/>
                <w:rtl/>
              </w:rPr>
              <w:instrText xml:space="preserve"> _</w:instrText>
            </w:r>
            <w:r w:rsidR="00215318">
              <w:rPr>
                <w:noProof/>
                <w:webHidden/>
              </w:rPr>
              <w:instrText>Toc114053522 \h</w:instrText>
            </w:r>
            <w:r w:rsidR="00215318">
              <w:rPr>
                <w:noProof/>
                <w:webHidden/>
                <w:rtl/>
              </w:rPr>
              <w:instrText xml:space="preserve"> </w:instrText>
            </w:r>
            <w:r w:rsidR="00215318">
              <w:rPr>
                <w:noProof/>
                <w:webHidden/>
                <w:rtl/>
              </w:rPr>
            </w:r>
            <w:r w:rsidR="00215318">
              <w:rPr>
                <w:noProof/>
                <w:webHidden/>
                <w:rtl/>
              </w:rPr>
              <w:fldChar w:fldCharType="separate"/>
            </w:r>
            <w:r w:rsidR="00215318">
              <w:rPr>
                <w:noProof/>
                <w:webHidden/>
                <w:rtl/>
              </w:rPr>
              <w:t>12</w:t>
            </w:r>
            <w:r w:rsidR="00215318">
              <w:rPr>
                <w:noProof/>
                <w:webHidden/>
                <w:rtl/>
              </w:rPr>
              <w:fldChar w:fldCharType="end"/>
            </w:r>
          </w:hyperlink>
        </w:p>
        <w:p w14:paraId="7E988CE3" w14:textId="7EB3EE44" w:rsidR="00215318" w:rsidRDefault="00000000" w:rsidP="00215318">
          <w:pPr>
            <w:pStyle w:val="TOC2"/>
            <w:rPr>
              <w:rFonts w:cstheme="minorBidi"/>
              <w:smallCaps w:val="0"/>
              <w:noProof/>
              <w:sz w:val="22"/>
              <w:szCs w:val="22"/>
              <w:rtl/>
            </w:rPr>
          </w:pPr>
          <w:hyperlink w:anchor="_Toc114053523" w:history="1">
            <w:r w:rsidR="00215318" w:rsidRPr="00331D55">
              <w:rPr>
                <w:rStyle w:val="Hyperlink"/>
                <w:noProof/>
                <w:lang w:bidi="ar-SA"/>
              </w:rPr>
              <w:t>Pilot Experiment 1</w:t>
            </w:r>
            <w:r w:rsidR="00215318">
              <w:rPr>
                <w:noProof/>
                <w:webHidden/>
                <w:rtl/>
              </w:rPr>
              <w:tab/>
            </w:r>
            <w:r w:rsidR="00215318">
              <w:rPr>
                <w:noProof/>
                <w:webHidden/>
                <w:rtl/>
              </w:rPr>
              <w:fldChar w:fldCharType="begin"/>
            </w:r>
            <w:r w:rsidR="00215318">
              <w:rPr>
                <w:noProof/>
                <w:webHidden/>
                <w:rtl/>
              </w:rPr>
              <w:instrText xml:space="preserve"> </w:instrText>
            </w:r>
            <w:r w:rsidR="00215318">
              <w:rPr>
                <w:noProof/>
                <w:webHidden/>
              </w:rPr>
              <w:instrText>PAGEREF</w:instrText>
            </w:r>
            <w:r w:rsidR="00215318">
              <w:rPr>
                <w:noProof/>
                <w:webHidden/>
                <w:rtl/>
              </w:rPr>
              <w:instrText xml:space="preserve"> _</w:instrText>
            </w:r>
            <w:r w:rsidR="00215318">
              <w:rPr>
                <w:noProof/>
                <w:webHidden/>
              </w:rPr>
              <w:instrText>Toc114053523 \h</w:instrText>
            </w:r>
            <w:r w:rsidR="00215318">
              <w:rPr>
                <w:noProof/>
                <w:webHidden/>
                <w:rtl/>
              </w:rPr>
              <w:instrText xml:space="preserve"> </w:instrText>
            </w:r>
            <w:r w:rsidR="00215318">
              <w:rPr>
                <w:noProof/>
                <w:webHidden/>
                <w:rtl/>
              </w:rPr>
            </w:r>
            <w:r w:rsidR="00215318">
              <w:rPr>
                <w:noProof/>
                <w:webHidden/>
                <w:rtl/>
              </w:rPr>
              <w:fldChar w:fldCharType="separate"/>
            </w:r>
            <w:r w:rsidR="00215318">
              <w:rPr>
                <w:noProof/>
                <w:webHidden/>
                <w:rtl/>
              </w:rPr>
              <w:t>13</w:t>
            </w:r>
            <w:r w:rsidR="00215318">
              <w:rPr>
                <w:noProof/>
                <w:webHidden/>
                <w:rtl/>
              </w:rPr>
              <w:fldChar w:fldCharType="end"/>
            </w:r>
          </w:hyperlink>
        </w:p>
        <w:p w14:paraId="3D61D222" w14:textId="18D50CB4" w:rsidR="00215318" w:rsidRDefault="00000000" w:rsidP="00215318">
          <w:pPr>
            <w:pStyle w:val="TOC3"/>
            <w:tabs>
              <w:tab w:val="right" w:leader="dot" w:pos="9350"/>
            </w:tabs>
            <w:bidi w:val="0"/>
            <w:rPr>
              <w:rFonts w:cstheme="minorBidi"/>
              <w:i w:val="0"/>
              <w:iCs w:val="0"/>
              <w:noProof/>
              <w:sz w:val="22"/>
              <w:szCs w:val="22"/>
              <w:rtl/>
            </w:rPr>
          </w:pPr>
          <w:hyperlink w:anchor="_Toc114053524" w:history="1">
            <w:r w:rsidR="00215318" w:rsidRPr="00331D55">
              <w:rPr>
                <w:rStyle w:val="Hyperlink"/>
                <w:noProof/>
                <w:lang w:bidi="ar-SA"/>
              </w:rPr>
              <w:t>Methods</w:t>
            </w:r>
            <w:r w:rsidR="00215318">
              <w:rPr>
                <w:noProof/>
                <w:webHidden/>
                <w:rtl/>
              </w:rPr>
              <w:tab/>
            </w:r>
            <w:r w:rsidR="00215318">
              <w:rPr>
                <w:noProof/>
                <w:webHidden/>
                <w:rtl/>
              </w:rPr>
              <w:fldChar w:fldCharType="begin"/>
            </w:r>
            <w:r w:rsidR="00215318">
              <w:rPr>
                <w:noProof/>
                <w:webHidden/>
                <w:rtl/>
              </w:rPr>
              <w:instrText xml:space="preserve"> </w:instrText>
            </w:r>
            <w:r w:rsidR="00215318">
              <w:rPr>
                <w:noProof/>
                <w:webHidden/>
              </w:rPr>
              <w:instrText>PAGEREF</w:instrText>
            </w:r>
            <w:r w:rsidR="00215318">
              <w:rPr>
                <w:noProof/>
                <w:webHidden/>
                <w:rtl/>
              </w:rPr>
              <w:instrText xml:space="preserve"> _</w:instrText>
            </w:r>
            <w:r w:rsidR="00215318">
              <w:rPr>
                <w:noProof/>
                <w:webHidden/>
              </w:rPr>
              <w:instrText>Toc114053524 \h</w:instrText>
            </w:r>
            <w:r w:rsidR="00215318">
              <w:rPr>
                <w:noProof/>
                <w:webHidden/>
                <w:rtl/>
              </w:rPr>
              <w:instrText xml:space="preserve"> </w:instrText>
            </w:r>
            <w:r w:rsidR="00215318">
              <w:rPr>
                <w:noProof/>
                <w:webHidden/>
                <w:rtl/>
              </w:rPr>
            </w:r>
            <w:r w:rsidR="00215318">
              <w:rPr>
                <w:noProof/>
                <w:webHidden/>
                <w:rtl/>
              </w:rPr>
              <w:fldChar w:fldCharType="separate"/>
            </w:r>
            <w:r w:rsidR="00215318">
              <w:rPr>
                <w:noProof/>
                <w:webHidden/>
                <w:rtl/>
              </w:rPr>
              <w:t>13</w:t>
            </w:r>
            <w:r w:rsidR="00215318">
              <w:rPr>
                <w:noProof/>
                <w:webHidden/>
                <w:rtl/>
              </w:rPr>
              <w:fldChar w:fldCharType="end"/>
            </w:r>
          </w:hyperlink>
        </w:p>
        <w:p w14:paraId="6CC72AF4" w14:textId="49552B76" w:rsidR="00215318" w:rsidRDefault="00000000" w:rsidP="00215318">
          <w:pPr>
            <w:pStyle w:val="TOC4"/>
            <w:tabs>
              <w:tab w:val="right" w:leader="dot" w:pos="9350"/>
            </w:tabs>
            <w:bidi w:val="0"/>
            <w:rPr>
              <w:rFonts w:cstheme="minorBidi"/>
              <w:noProof/>
              <w:sz w:val="22"/>
              <w:szCs w:val="22"/>
              <w:rtl/>
            </w:rPr>
          </w:pPr>
          <w:hyperlink w:anchor="_Toc114053525" w:history="1">
            <w:r w:rsidR="00215318" w:rsidRPr="00331D55">
              <w:rPr>
                <w:rStyle w:val="Hyperlink"/>
                <w:noProof/>
              </w:rPr>
              <w:t>Participants</w:t>
            </w:r>
            <w:r w:rsidR="00215318">
              <w:rPr>
                <w:noProof/>
                <w:webHidden/>
                <w:rtl/>
              </w:rPr>
              <w:tab/>
            </w:r>
            <w:r w:rsidR="00215318">
              <w:rPr>
                <w:noProof/>
                <w:webHidden/>
                <w:rtl/>
              </w:rPr>
              <w:fldChar w:fldCharType="begin"/>
            </w:r>
            <w:r w:rsidR="00215318">
              <w:rPr>
                <w:noProof/>
                <w:webHidden/>
                <w:rtl/>
              </w:rPr>
              <w:instrText xml:space="preserve"> </w:instrText>
            </w:r>
            <w:r w:rsidR="00215318">
              <w:rPr>
                <w:noProof/>
                <w:webHidden/>
              </w:rPr>
              <w:instrText>PAGEREF</w:instrText>
            </w:r>
            <w:r w:rsidR="00215318">
              <w:rPr>
                <w:noProof/>
                <w:webHidden/>
                <w:rtl/>
              </w:rPr>
              <w:instrText xml:space="preserve"> _</w:instrText>
            </w:r>
            <w:r w:rsidR="00215318">
              <w:rPr>
                <w:noProof/>
                <w:webHidden/>
              </w:rPr>
              <w:instrText>Toc114053525 \h</w:instrText>
            </w:r>
            <w:r w:rsidR="00215318">
              <w:rPr>
                <w:noProof/>
                <w:webHidden/>
                <w:rtl/>
              </w:rPr>
              <w:instrText xml:space="preserve"> </w:instrText>
            </w:r>
            <w:r w:rsidR="00215318">
              <w:rPr>
                <w:noProof/>
                <w:webHidden/>
                <w:rtl/>
              </w:rPr>
            </w:r>
            <w:r w:rsidR="00215318">
              <w:rPr>
                <w:noProof/>
                <w:webHidden/>
                <w:rtl/>
              </w:rPr>
              <w:fldChar w:fldCharType="separate"/>
            </w:r>
            <w:r w:rsidR="00215318">
              <w:rPr>
                <w:noProof/>
                <w:webHidden/>
                <w:rtl/>
              </w:rPr>
              <w:t>13</w:t>
            </w:r>
            <w:r w:rsidR="00215318">
              <w:rPr>
                <w:noProof/>
                <w:webHidden/>
                <w:rtl/>
              </w:rPr>
              <w:fldChar w:fldCharType="end"/>
            </w:r>
          </w:hyperlink>
        </w:p>
        <w:p w14:paraId="2FC7D338" w14:textId="3FA15F1C" w:rsidR="00215318" w:rsidRDefault="00000000" w:rsidP="00215318">
          <w:pPr>
            <w:pStyle w:val="TOC4"/>
            <w:tabs>
              <w:tab w:val="right" w:leader="dot" w:pos="9350"/>
            </w:tabs>
            <w:bidi w:val="0"/>
            <w:rPr>
              <w:rFonts w:cstheme="minorBidi"/>
              <w:noProof/>
              <w:sz w:val="22"/>
              <w:szCs w:val="22"/>
              <w:rtl/>
            </w:rPr>
          </w:pPr>
          <w:hyperlink w:anchor="_Toc114053526" w:history="1">
            <w:r w:rsidR="00215318" w:rsidRPr="00331D55">
              <w:rPr>
                <w:rStyle w:val="Hyperlink"/>
                <w:noProof/>
              </w:rPr>
              <w:t>Stimuli</w:t>
            </w:r>
            <w:r w:rsidR="00215318">
              <w:rPr>
                <w:noProof/>
                <w:webHidden/>
                <w:rtl/>
              </w:rPr>
              <w:tab/>
            </w:r>
            <w:r w:rsidR="00215318">
              <w:rPr>
                <w:noProof/>
                <w:webHidden/>
                <w:rtl/>
              </w:rPr>
              <w:fldChar w:fldCharType="begin"/>
            </w:r>
            <w:r w:rsidR="00215318">
              <w:rPr>
                <w:noProof/>
                <w:webHidden/>
                <w:rtl/>
              </w:rPr>
              <w:instrText xml:space="preserve"> </w:instrText>
            </w:r>
            <w:r w:rsidR="00215318">
              <w:rPr>
                <w:noProof/>
                <w:webHidden/>
              </w:rPr>
              <w:instrText>PAGEREF</w:instrText>
            </w:r>
            <w:r w:rsidR="00215318">
              <w:rPr>
                <w:noProof/>
                <w:webHidden/>
                <w:rtl/>
              </w:rPr>
              <w:instrText xml:space="preserve"> _</w:instrText>
            </w:r>
            <w:r w:rsidR="00215318">
              <w:rPr>
                <w:noProof/>
                <w:webHidden/>
              </w:rPr>
              <w:instrText>Toc114053526 \h</w:instrText>
            </w:r>
            <w:r w:rsidR="00215318">
              <w:rPr>
                <w:noProof/>
                <w:webHidden/>
                <w:rtl/>
              </w:rPr>
              <w:instrText xml:space="preserve"> </w:instrText>
            </w:r>
            <w:r w:rsidR="00215318">
              <w:rPr>
                <w:noProof/>
                <w:webHidden/>
                <w:rtl/>
              </w:rPr>
            </w:r>
            <w:r w:rsidR="00215318">
              <w:rPr>
                <w:noProof/>
                <w:webHidden/>
                <w:rtl/>
              </w:rPr>
              <w:fldChar w:fldCharType="separate"/>
            </w:r>
            <w:r w:rsidR="00215318">
              <w:rPr>
                <w:noProof/>
                <w:webHidden/>
                <w:rtl/>
              </w:rPr>
              <w:t>13</w:t>
            </w:r>
            <w:r w:rsidR="00215318">
              <w:rPr>
                <w:noProof/>
                <w:webHidden/>
                <w:rtl/>
              </w:rPr>
              <w:fldChar w:fldCharType="end"/>
            </w:r>
          </w:hyperlink>
        </w:p>
        <w:p w14:paraId="1FFED97F" w14:textId="09621396" w:rsidR="00215318" w:rsidRDefault="00000000" w:rsidP="00215318">
          <w:pPr>
            <w:pStyle w:val="TOC4"/>
            <w:tabs>
              <w:tab w:val="right" w:leader="dot" w:pos="9350"/>
            </w:tabs>
            <w:bidi w:val="0"/>
            <w:rPr>
              <w:rFonts w:cstheme="minorBidi"/>
              <w:noProof/>
              <w:sz w:val="22"/>
              <w:szCs w:val="22"/>
              <w:rtl/>
            </w:rPr>
          </w:pPr>
          <w:hyperlink w:anchor="_Toc114053527" w:history="1">
            <w:r w:rsidR="00215318" w:rsidRPr="00331D55">
              <w:rPr>
                <w:rStyle w:val="Hyperlink"/>
                <w:noProof/>
              </w:rPr>
              <w:t>Apparatus</w:t>
            </w:r>
            <w:r w:rsidR="00215318">
              <w:rPr>
                <w:noProof/>
                <w:webHidden/>
                <w:rtl/>
              </w:rPr>
              <w:tab/>
            </w:r>
            <w:r w:rsidR="00215318">
              <w:rPr>
                <w:noProof/>
                <w:webHidden/>
                <w:rtl/>
              </w:rPr>
              <w:fldChar w:fldCharType="begin"/>
            </w:r>
            <w:r w:rsidR="00215318">
              <w:rPr>
                <w:noProof/>
                <w:webHidden/>
                <w:rtl/>
              </w:rPr>
              <w:instrText xml:space="preserve"> </w:instrText>
            </w:r>
            <w:r w:rsidR="00215318">
              <w:rPr>
                <w:noProof/>
                <w:webHidden/>
              </w:rPr>
              <w:instrText>PAGEREF</w:instrText>
            </w:r>
            <w:r w:rsidR="00215318">
              <w:rPr>
                <w:noProof/>
                <w:webHidden/>
                <w:rtl/>
              </w:rPr>
              <w:instrText xml:space="preserve"> _</w:instrText>
            </w:r>
            <w:r w:rsidR="00215318">
              <w:rPr>
                <w:noProof/>
                <w:webHidden/>
              </w:rPr>
              <w:instrText>Toc114053527 \h</w:instrText>
            </w:r>
            <w:r w:rsidR="00215318">
              <w:rPr>
                <w:noProof/>
                <w:webHidden/>
                <w:rtl/>
              </w:rPr>
              <w:instrText xml:space="preserve"> </w:instrText>
            </w:r>
            <w:r w:rsidR="00215318">
              <w:rPr>
                <w:noProof/>
                <w:webHidden/>
                <w:rtl/>
              </w:rPr>
            </w:r>
            <w:r w:rsidR="00215318">
              <w:rPr>
                <w:noProof/>
                <w:webHidden/>
                <w:rtl/>
              </w:rPr>
              <w:fldChar w:fldCharType="separate"/>
            </w:r>
            <w:r w:rsidR="00215318">
              <w:rPr>
                <w:noProof/>
                <w:webHidden/>
                <w:rtl/>
              </w:rPr>
              <w:t>14</w:t>
            </w:r>
            <w:r w:rsidR="00215318">
              <w:rPr>
                <w:noProof/>
                <w:webHidden/>
                <w:rtl/>
              </w:rPr>
              <w:fldChar w:fldCharType="end"/>
            </w:r>
          </w:hyperlink>
        </w:p>
        <w:p w14:paraId="0EEAA1ED" w14:textId="121A79E0" w:rsidR="00215318" w:rsidRDefault="00000000" w:rsidP="00215318">
          <w:pPr>
            <w:pStyle w:val="TOC3"/>
            <w:tabs>
              <w:tab w:val="right" w:leader="dot" w:pos="9350"/>
            </w:tabs>
            <w:bidi w:val="0"/>
            <w:rPr>
              <w:rFonts w:cstheme="minorBidi"/>
              <w:i w:val="0"/>
              <w:iCs w:val="0"/>
              <w:noProof/>
              <w:sz w:val="22"/>
              <w:szCs w:val="22"/>
              <w:rtl/>
            </w:rPr>
          </w:pPr>
          <w:hyperlink w:anchor="_Toc114053528" w:history="1">
            <w:r w:rsidR="00215318" w:rsidRPr="00331D55">
              <w:rPr>
                <w:rStyle w:val="Hyperlink"/>
                <w:noProof/>
                <w:lang w:bidi="ar-SA"/>
              </w:rPr>
              <w:t>Procedure</w:t>
            </w:r>
            <w:r w:rsidR="00215318">
              <w:rPr>
                <w:noProof/>
                <w:webHidden/>
                <w:rtl/>
              </w:rPr>
              <w:tab/>
            </w:r>
            <w:r w:rsidR="00215318">
              <w:rPr>
                <w:noProof/>
                <w:webHidden/>
                <w:rtl/>
              </w:rPr>
              <w:fldChar w:fldCharType="begin"/>
            </w:r>
            <w:r w:rsidR="00215318">
              <w:rPr>
                <w:noProof/>
                <w:webHidden/>
                <w:rtl/>
              </w:rPr>
              <w:instrText xml:space="preserve"> </w:instrText>
            </w:r>
            <w:r w:rsidR="00215318">
              <w:rPr>
                <w:noProof/>
                <w:webHidden/>
              </w:rPr>
              <w:instrText>PAGEREF</w:instrText>
            </w:r>
            <w:r w:rsidR="00215318">
              <w:rPr>
                <w:noProof/>
                <w:webHidden/>
                <w:rtl/>
              </w:rPr>
              <w:instrText xml:space="preserve"> _</w:instrText>
            </w:r>
            <w:r w:rsidR="00215318">
              <w:rPr>
                <w:noProof/>
                <w:webHidden/>
              </w:rPr>
              <w:instrText>Toc114053528 \h</w:instrText>
            </w:r>
            <w:r w:rsidR="00215318">
              <w:rPr>
                <w:noProof/>
                <w:webHidden/>
                <w:rtl/>
              </w:rPr>
              <w:instrText xml:space="preserve"> </w:instrText>
            </w:r>
            <w:r w:rsidR="00215318">
              <w:rPr>
                <w:noProof/>
                <w:webHidden/>
                <w:rtl/>
              </w:rPr>
            </w:r>
            <w:r w:rsidR="00215318">
              <w:rPr>
                <w:noProof/>
                <w:webHidden/>
                <w:rtl/>
              </w:rPr>
              <w:fldChar w:fldCharType="separate"/>
            </w:r>
            <w:r w:rsidR="00215318">
              <w:rPr>
                <w:noProof/>
                <w:webHidden/>
                <w:rtl/>
              </w:rPr>
              <w:t>14</w:t>
            </w:r>
            <w:r w:rsidR="00215318">
              <w:rPr>
                <w:noProof/>
                <w:webHidden/>
                <w:rtl/>
              </w:rPr>
              <w:fldChar w:fldCharType="end"/>
            </w:r>
          </w:hyperlink>
        </w:p>
        <w:p w14:paraId="5A52AAD5" w14:textId="02414FE2" w:rsidR="00215318" w:rsidRDefault="00000000" w:rsidP="00215318">
          <w:pPr>
            <w:pStyle w:val="TOC3"/>
            <w:tabs>
              <w:tab w:val="right" w:leader="dot" w:pos="9350"/>
            </w:tabs>
            <w:bidi w:val="0"/>
            <w:rPr>
              <w:rFonts w:cstheme="minorBidi"/>
              <w:i w:val="0"/>
              <w:iCs w:val="0"/>
              <w:noProof/>
              <w:sz w:val="22"/>
              <w:szCs w:val="22"/>
              <w:rtl/>
            </w:rPr>
          </w:pPr>
          <w:hyperlink w:anchor="_Toc114053529" w:history="1">
            <w:r w:rsidR="00215318" w:rsidRPr="00331D55">
              <w:rPr>
                <w:rStyle w:val="Hyperlink"/>
                <w:noProof/>
                <w:lang w:bidi="ar-SA"/>
              </w:rPr>
              <w:t>Trajectory preprocessing</w:t>
            </w:r>
            <w:r w:rsidR="00215318">
              <w:rPr>
                <w:noProof/>
                <w:webHidden/>
                <w:rtl/>
              </w:rPr>
              <w:tab/>
            </w:r>
            <w:r w:rsidR="00215318">
              <w:rPr>
                <w:noProof/>
                <w:webHidden/>
                <w:rtl/>
              </w:rPr>
              <w:fldChar w:fldCharType="begin"/>
            </w:r>
            <w:r w:rsidR="00215318">
              <w:rPr>
                <w:noProof/>
                <w:webHidden/>
                <w:rtl/>
              </w:rPr>
              <w:instrText xml:space="preserve"> </w:instrText>
            </w:r>
            <w:r w:rsidR="00215318">
              <w:rPr>
                <w:noProof/>
                <w:webHidden/>
              </w:rPr>
              <w:instrText>PAGEREF</w:instrText>
            </w:r>
            <w:r w:rsidR="00215318">
              <w:rPr>
                <w:noProof/>
                <w:webHidden/>
                <w:rtl/>
              </w:rPr>
              <w:instrText xml:space="preserve"> _</w:instrText>
            </w:r>
            <w:r w:rsidR="00215318">
              <w:rPr>
                <w:noProof/>
                <w:webHidden/>
              </w:rPr>
              <w:instrText>Toc114053529 \h</w:instrText>
            </w:r>
            <w:r w:rsidR="00215318">
              <w:rPr>
                <w:noProof/>
                <w:webHidden/>
                <w:rtl/>
              </w:rPr>
              <w:instrText xml:space="preserve"> </w:instrText>
            </w:r>
            <w:r w:rsidR="00215318">
              <w:rPr>
                <w:noProof/>
                <w:webHidden/>
                <w:rtl/>
              </w:rPr>
            </w:r>
            <w:r w:rsidR="00215318">
              <w:rPr>
                <w:noProof/>
                <w:webHidden/>
                <w:rtl/>
              </w:rPr>
              <w:fldChar w:fldCharType="separate"/>
            </w:r>
            <w:r w:rsidR="00215318">
              <w:rPr>
                <w:noProof/>
                <w:webHidden/>
                <w:rtl/>
              </w:rPr>
              <w:t>16</w:t>
            </w:r>
            <w:r w:rsidR="00215318">
              <w:rPr>
                <w:noProof/>
                <w:webHidden/>
                <w:rtl/>
              </w:rPr>
              <w:fldChar w:fldCharType="end"/>
            </w:r>
          </w:hyperlink>
        </w:p>
        <w:p w14:paraId="30708DE3" w14:textId="61739E5F" w:rsidR="00215318" w:rsidRDefault="00000000" w:rsidP="00215318">
          <w:pPr>
            <w:pStyle w:val="TOC3"/>
            <w:tabs>
              <w:tab w:val="right" w:leader="dot" w:pos="9350"/>
            </w:tabs>
            <w:bidi w:val="0"/>
            <w:rPr>
              <w:rFonts w:cstheme="minorBidi"/>
              <w:i w:val="0"/>
              <w:iCs w:val="0"/>
              <w:noProof/>
              <w:sz w:val="22"/>
              <w:szCs w:val="22"/>
              <w:rtl/>
            </w:rPr>
          </w:pPr>
          <w:hyperlink w:anchor="_Toc114053530" w:history="1">
            <w:r w:rsidR="00215318" w:rsidRPr="00331D55">
              <w:rPr>
                <w:rStyle w:val="Hyperlink"/>
                <w:noProof/>
                <w:lang w:bidi="ar-SA"/>
              </w:rPr>
              <w:t>Variables extraction</w:t>
            </w:r>
            <w:r w:rsidR="00215318">
              <w:rPr>
                <w:noProof/>
                <w:webHidden/>
                <w:rtl/>
              </w:rPr>
              <w:tab/>
            </w:r>
            <w:r w:rsidR="00215318">
              <w:rPr>
                <w:noProof/>
                <w:webHidden/>
                <w:rtl/>
              </w:rPr>
              <w:fldChar w:fldCharType="begin"/>
            </w:r>
            <w:r w:rsidR="00215318">
              <w:rPr>
                <w:noProof/>
                <w:webHidden/>
                <w:rtl/>
              </w:rPr>
              <w:instrText xml:space="preserve"> </w:instrText>
            </w:r>
            <w:r w:rsidR="00215318">
              <w:rPr>
                <w:noProof/>
                <w:webHidden/>
              </w:rPr>
              <w:instrText>PAGEREF</w:instrText>
            </w:r>
            <w:r w:rsidR="00215318">
              <w:rPr>
                <w:noProof/>
                <w:webHidden/>
                <w:rtl/>
              </w:rPr>
              <w:instrText xml:space="preserve"> _</w:instrText>
            </w:r>
            <w:r w:rsidR="00215318">
              <w:rPr>
                <w:noProof/>
                <w:webHidden/>
              </w:rPr>
              <w:instrText>Toc114053530 \h</w:instrText>
            </w:r>
            <w:r w:rsidR="00215318">
              <w:rPr>
                <w:noProof/>
                <w:webHidden/>
                <w:rtl/>
              </w:rPr>
              <w:instrText xml:space="preserve"> </w:instrText>
            </w:r>
            <w:r w:rsidR="00215318">
              <w:rPr>
                <w:noProof/>
                <w:webHidden/>
                <w:rtl/>
              </w:rPr>
            </w:r>
            <w:r w:rsidR="00215318">
              <w:rPr>
                <w:noProof/>
                <w:webHidden/>
                <w:rtl/>
              </w:rPr>
              <w:fldChar w:fldCharType="separate"/>
            </w:r>
            <w:r w:rsidR="00215318">
              <w:rPr>
                <w:noProof/>
                <w:webHidden/>
                <w:rtl/>
              </w:rPr>
              <w:t>17</w:t>
            </w:r>
            <w:r w:rsidR="00215318">
              <w:rPr>
                <w:noProof/>
                <w:webHidden/>
                <w:rtl/>
              </w:rPr>
              <w:fldChar w:fldCharType="end"/>
            </w:r>
          </w:hyperlink>
        </w:p>
        <w:p w14:paraId="69001581" w14:textId="28A91C1B" w:rsidR="00215318" w:rsidRDefault="00000000" w:rsidP="00215318">
          <w:pPr>
            <w:pStyle w:val="TOC3"/>
            <w:tabs>
              <w:tab w:val="right" w:leader="dot" w:pos="9350"/>
            </w:tabs>
            <w:bidi w:val="0"/>
            <w:rPr>
              <w:rFonts w:cstheme="minorBidi"/>
              <w:i w:val="0"/>
              <w:iCs w:val="0"/>
              <w:noProof/>
              <w:sz w:val="22"/>
              <w:szCs w:val="22"/>
              <w:rtl/>
            </w:rPr>
          </w:pPr>
          <w:hyperlink w:anchor="_Toc114053531" w:history="1">
            <w:r w:rsidR="00215318" w:rsidRPr="00331D55">
              <w:rPr>
                <w:rStyle w:val="Hyperlink"/>
                <w:noProof/>
                <w:lang w:bidi="ar-SA"/>
              </w:rPr>
              <w:t>Exclusion criteria</w:t>
            </w:r>
            <w:r w:rsidR="00215318">
              <w:rPr>
                <w:noProof/>
                <w:webHidden/>
                <w:rtl/>
              </w:rPr>
              <w:tab/>
            </w:r>
            <w:r w:rsidR="00215318">
              <w:rPr>
                <w:noProof/>
                <w:webHidden/>
                <w:rtl/>
              </w:rPr>
              <w:fldChar w:fldCharType="begin"/>
            </w:r>
            <w:r w:rsidR="00215318">
              <w:rPr>
                <w:noProof/>
                <w:webHidden/>
                <w:rtl/>
              </w:rPr>
              <w:instrText xml:space="preserve"> </w:instrText>
            </w:r>
            <w:r w:rsidR="00215318">
              <w:rPr>
                <w:noProof/>
                <w:webHidden/>
              </w:rPr>
              <w:instrText>PAGEREF</w:instrText>
            </w:r>
            <w:r w:rsidR="00215318">
              <w:rPr>
                <w:noProof/>
                <w:webHidden/>
                <w:rtl/>
              </w:rPr>
              <w:instrText xml:space="preserve"> _</w:instrText>
            </w:r>
            <w:r w:rsidR="00215318">
              <w:rPr>
                <w:noProof/>
                <w:webHidden/>
              </w:rPr>
              <w:instrText>Toc114053531 \h</w:instrText>
            </w:r>
            <w:r w:rsidR="00215318">
              <w:rPr>
                <w:noProof/>
                <w:webHidden/>
                <w:rtl/>
              </w:rPr>
              <w:instrText xml:space="preserve"> </w:instrText>
            </w:r>
            <w:r w:rsidR="00215318">
              <w:rPr>
                <w:noProof/>
                <w:webHidden/>
                <w:rtl/>
              </w:rPr>
            </w:r>
            <w:r w:rsidR="00215318">
              <w:rPr>
                <w:noProof/>
                <w:webHidden/>
                <w:rtl/>
              </w:rPr>
              <w:fldChar w:fldCharType="separate"/>
            </w:r>
            <w:r w:rsidR="00215318">
              <w:rPr>
                <w:noProof/>
                <w:webHidden/>
                <w:rtl/>
              </w:rPr>
              <w:t>17</w:t>
            </w:r>
            <w:r w:rsidR="00215318">
              <w:rPr>
                <w:noProof/>
                <w:webHidden/>
                <w:rtl/>
              </w:rPr>
              <w:fldChar w:fldCharType="end"/>
            </w:r>
          </w:hyperlink>
        </w:p>
        <w:p w14:paraId="4345E01D" w14:textId="325F8659" w:rsidR="00215318" w:rsidRDefault="00000000" w:rsidP="00215318">
          <w:pPr>
            <w:pStyle w:val="TOC3"/>
            <w:tabs>
              <w:tab w:val="right" w:leader="dot" w:pos="9350"/>
            </w:tabs>
            <w:bidi w:val="0"/>
            <w:rPr>
              <w:rFonts w:cstheme="minorBidi"/>
              <w:i w:val="0"/>
              <w:iCs w:val="0"/>
              <w:noProof/>
              <w:sz w:val="22"/>
              <w:szCs w:val="22"/>
              <w:rtl/>
            </w:rPr>
          </w:pPr>
          <w:hyperlink w:anchor="_Toc114053532" w:history="1">
            <w:r w:rsidR="00215318" w:rsidRPr="00331D55">
              <w:rPr>
                <w:rStyle w:val="Hyperlink"/>
                <w:noProof/>
                <w:lang w:bidi="ar-SA"/>
              </w:rPr>
              <w:t>Results</w:t>
            </w:r>
            <w:r w:rsidR="00215318">
              <w:rPr>
                <w:noProof/>
                <w:webHidden/>
                <w:rtl/>
              </w:rPr>
              <w:tab/>
            </w:r>
            <w:r w:rsidR="00215318">
              <w:rPr>
                <w:noProof/>
                <w:webHidden/>
                <w:rtl/>
              </w:rPr>
              <w:fldChar w:fldCharType="begin"/>
            </w:r>
            <w:r w:rsidR="00215318">
              <w:rPr>
                <w:noProof/>
                <w:webHidden/>
                <w:rtl/>
              </w:rPr>
              <w:instrText xml:space="preserve"> </w:instrText>
            </w:r>
            <w:r w:rsidR="00215318">
              <w:rPr>
                <w:noProof/>
                <w:webHidden/>
              </w:rPr>
              <w:instrText>PAGEREF</w:instrText>
            </w:r>
            <w:r w:rsidR="00215318">
              <w:rPr>
                <w:noProof/>
                <w:webHidden/>
                <w:rtl/>
              </w:rPr>
              <w:instrText xml:space="preserve"> _</w:instrText>
            </w:r>
            <w:r w:rsidR="00215318">
              <w:rPr>
                <w:noProof/>
                <w:webHidden/>
              </w:rPr>
              <w:instrText>Toc114053532 \h</w:instrText>
            </w:r>
            <w:r w:rsidR="00215318">
              <w:rPr>
                <w:noProof/>
                <w:webHidden/>
                <w:rtl/>
              </w:rPr>
              <w:instrText xml:space="preserve"> </w:instrText>
            </w:r>
            <w:r w:rsidR="00215318">
              <w:rPr>
                <w:noProof/>
                <w:webHidden/>
                <w:rtl/>
              </w:rPr>
            </w:r>
            <w:r w:rsidR="00215318">
              <w:rPr>
                <w:noProof/>
                <w:webHidden/>
                <w:rtl/>
              </w:rPr>
              <w:fldChar w:fldCharType="separate"/>
            </w:r>
            <w:r w:rsidR="00215318">
              <w:rPr>
                <w:noProof/>
                <w:webHidden/>
                <w:rtl/>
              </w:rPr>
              <w:t>18</w:t>
            </w:r>
            <w:r w:rsidR="00215318">
              <w:rPr>
                <w:noProof/>
                <w:webHidden/>
                <w:rtl/>
              </w:rPr>
              <w:fldChar w:fldCharType="end"/>
            </w:r>
          </w:hyperlink>
        </w:p>
        <w:p w14:paraId="6AB381BD" w14:textId="0D01169C" w:rsidR="00215318" w:rsidRDefault="00000000" w:rsidP="00215318">
          <w:pPr>
            <w:pStyle w:val="TOC3"/>
            <w:tabs>
              <w:tab w:val="right" w:leader="dot" w:pos="9350"/>
            </w:tabs>
            <w:bidi w:val="0"/>
            <w:rPr>
              <w:rFonts w:cstheme="minorBidi"/>
              <w:i w:val="0"/>
              <w:iCs w:val="0"/>
              <w:noProof/>
              <w:sz w:val="22"/>
              <w:szCs w:val="22"/>
              <w:rtl/>
            </w:rPr>
          </w:pPr>
          <w:hyperlink w:anchor="_Toc114053533" w:history="1">
            <w:r w:rsidR="00215318" w:rsidRPr="00331D55">
              <w:rPr>
                <w:rStyle w:val="Hyperlink"/>
                <w:noProof/>
                <w:lang w:bidi="ar-SA"/>
              </w:rPr>
              <w:t>Discussion</w:t>
            </w:r>
            <w:r w:rsidR="00215318">
              <w:rPr>
                <w:noProof/>
                <w:webHidden/>
                <w:rtl/>
              </w:rPr>
              <w:tab/>
            </w:r>
            <w:r w:rsidR="00215318">
              <w:rPr>
                <w:noProof/>
                <w:webHidden/>
                <w:rtl/>
              </w:rPr>
              <w:fldChar w:fldCharType="begin"/>
            </w:r>
            <w:r w:rsidR="00215318">
              <w:rPr>
                <w:noProof/>
                <w:webHidden/>
                <w:rtl/>
              </w:rPr>
              <w:instrText xml:space="preserve"> </w:instrText>
            </w:r>
            <w:r w:rsidR="00215318">
              <w:rPr>
                <w:noProof/>
                <w:webHidden/>
              </w:rPr>
              <w:instrText>PAGEREF</w:instrText>
            </w:r>
            <w:r w:rsidR="00215318">
              <w:rPr>
                <w:noProof/>
                <w:webHidden/>
                <w:rtl/>
              </w:rPr>
              <w:instrText xml:space="preserve"> _</w:instrText>
            </w:r>
            <w:r w:rsidR="00215318">
              <w:rPr>
                <w:noProof/>
                <w:webHidden/>
              </w:rPr>
              <w:instrText>Toc114053533 \h</w:instrText>
            </w:r>
            <w:r w:rsidR="00215318">
              <w:rPr>
                <w:noProof/>
                <w:webHidden/>
                <w:rtl/>
              </w:rPr>
              <w:instrText xml:space="preserve"> </w:instrText>
            </w:r>
            <w:r w:rsidR="00215318">
              <w:rPr>
                <w:noProof/>
                <w:webHidden/>
                <w:rtl/>
              </w:rPr>
            </w:r>
            <w:r w:rsidR="00215318">
              <w:rPr>
                <w:noProof/>
                <w:webHidden/>
                <w:rtl/>
              </w:rPr>
              <w:fldChar w:fldCharType="separate"/>
            </w:r>
            <w:r w:rsidR="00215318">
              <w:rPr>
                <w:noProof/>
                <w:webHidden/>
                <w:rtl/>
              </w:rPr>
              <w:t>19</w:t>
            </w:r>
            <w:r w:rsidR="00215318">
              <w:rPr>
                <w:noProof/>
                <w:webHidden/>
                <w:rtl/>
              </w:rPr>
              <w:fldChar w:fldCharType="end"/>
            </w:r>
          </w:hyperlink>
        </w:p>
        <w:p w14:paraId="03851B43" w14:textId="6E2DD01D" w:rsidR="00215318" w:rsidRDefault="00000000" w:rsidP="00215318">
          <w:pPr>
            <w:pStyle w:val="TOC2"/>
            <w:rPr>
              <w:rFonts w:cstheme="minorBidi"/>
              <w:smallCaps w:val="0"/>
              <w:noProof/>
              <w:sz w:val="22"/>
              <w:szCs w:val="22"/>
              <w:rtl/>
            </w:rPr>
          </w:pPr>
          <w:hyperlink w:anchor="_Toc114053534" w:history="1">
            <w:r w:rsidR="00215318" w:rsidRPr="00331D55">
              <w:rPr>
                <w:rStyle w:val="Hyperlink"/>
                <w:noProof/>
                <w:lang w:bidi="ar-SA"/>
              </w:rPr>
              <w:t>Pilot Experiment 2</w:t>
            </w:r>
            <w:r w:rsidR="00215318">
              <w:rPr>
                <w:noProof/>
                <w:webHidden/>
                <w:rtl/>
              </w:rPr>
              <w:tab/>
            </w:r>
            <w:r w:rsidR="00215318">
              <w:rPr>
                <w:noProof/>
                <w:webHidden/>
                <w:rtl/>
              </w:rPr>
              <w:fldChar w:fldCharType="begin"/>
            </w:r>
            <w:r w:rsidR="00215318">
              <w:rPr>
                <w:noProof/>
                <w:webHidden/>
                <w:rtl/>
              </w:rPr>
              <w:instrText xml:space="preserve"> </w:instrText>
            </w:r>
            <w:r w:rsidR="00215318">
              <w:rPr>
                <w:noProof/>
                <w:webHidden/>
              </w:rPr>
              <w:instrText>PAGEREF</w:instrText>
            </w:r>
            <w:r w:rsidR="00215318">
              <w:rPr>
                <w:noProof/>
                <w:webHidden/>
                <w:rtl/>
              </w:rPr>
              <w:instrText xml:space="preserve"> _</w:instrText>
            </w:r>
            <w:r w:rsidR="00215318">
              <w:rPr>
                <w:noProof/>
                <w:webHidden/>
              </w:rPr>
              <w:instrText>Toc114053534 \h</w:instrText>
            </w:r>
            <w:r w:rsidR="00215318">
              <w:rPr>
                <w:noProof/>
                <w:webHidden/>
                <w:rtl/>
              </w:rPr>
              <w:instrText xml:space="preserve"> </w:instrText>
            </w:r>
            <w:r w:rsidR="00215318">
              <w:rPr>
                <w:noProof/>
                <w:webHidden/>
                <w:rtl/>
              </w:rPr>
            </w:r>
            <w:r w:rsidR="00215318">
              <w:rPr>
                <w:noProof/>
                <w:webHidden/>
                <w:rtl/>
              </w:rPr>
              <w:fldChar w:fldCharType="separate"/>
            </w:r>
            <w:r w:rsidR="00215318">
              <w:rPr>
                <w:noProof/>
                <w:webHidden/>
                <w:rtl/>
              </w:rPr>
              <w:t>20</w:t>
            </w:r>
            <w:r w:rsidR="00215318">
              <w:rPr>
                <w:noProof/>
                <w:webHidden/>
                <w:rtl/>
              </w:rPr>
              <w:fldChar w:fldCharType="end"/>
            </w:r>
          </w:hyperlink>
        </w:p>
        <w:p w14:paraId="24738686" w14:textId="40FDA8FB" w:rsidR="00215318" w:rsidRDefault="00000000" w:rsidP="00215318">
          <w:pPr>
            <w:pStyle w:val="TOC3"/>
            <w:tabs>
              <w:tab w:val="right" w:leader="dot" w:pos="9350"/>
            </w:tabs>
            <w:bidi w:val="0"/>
            <w:rPr>
              <w:rFonts w:cstheme="minorBidi"/>
              <w:i w:val="0"/>
              <w:iCs w:val="0"/>
              <w:noProof/>
              <w:sz w:val="22"/>
              <w:szCs w:val="22"/>
              <w:rtl/>
            </w:rPr>
          </w:pPr>
          <w:hyperlink w:anchor="_Toc114053535" w:history="1">
            <w:r w:rsidR="00215318" w:rsidRPr="00331D55">
              <w:rPr>
                <w:rStyle w:val="Hyperlink"/>
                <w:noProof/>
                <w:lang w:bidi="ar-SA"/>
              </w:rPr>
              <w:t>Methods</w:t>
            </w:r>
            <w:r w:rsidR="00215318">
              <w:rPr>
                <w:noProof/>
                <w:webHidden/>
                <w:rtl/>
              </w:rPr>
              <w:tab/>
            </w:r>
            <w:r w:rsidR="00215318">
              <w:rPr>
                <w:noProof/>
                <w:webHidden/>
                <w:rtl/>
              </w:rPr>
              <w:fldChar w:fldCharType="begin"/>
            </w:r>
            <w:r w:rsidR="00215318">
              <w:rPr>
                <w:noProof/>
                <w:webHidden/>
                <w:rtl/>
              </w:rPr>
              <w:instrText xml:space="preserve"> </w:instrText>
            </w:r>
            <w:r w:rsidR="00215318">
              <w:rPr>
                <w:noProof/>
                <w:webHidden/>
              </w:rPr>
              <w:instrText>PAGEREF</w:instrText>
            </w:r>
            <w:r w:rsidR="00215318">
              <w:rPr>
                <w:noProof/>
                <w:webHidden/>
                <w:rtl/>
              </w:rPr>
              <w:instrText xml:space="preserve"> _</w:instrText>
            </w:r>
            <w:r w:rsidR="00215318">
              <w:rPr>
                <w:noProof/>
                <w:webHidden/>
              </w:rPr>
              <w:instrText>Toc114053535 \h</w:instrText>
            </w:r>
            <w:r w:rsidR="00215318">
              <w:rPr>
                <w:noProof/>
                <w:webHidden/>
                <w:rtl/>
              </w:rPr>
              <w:instrText xml:space="preserve"> </w:instrText>
            </w:r>
            <w:r w:rsidR="00215318">
              <w:rPr>
                <w:noProof/>
                <w:webHidden/>
                <w:rtl/>
              </w:rPr>
            </w:r>
            <w:r w:rsidR="00215318">
              <w:rPr>
                <w:noProof/>
                <w:webHidden/>
                <w:rtl/>
              </w:rPr>
              <w:fldChar w:fldCharType="separate"/>
            </w:r>
            <w:r w:rsidR="00215318">
              <w:rPr>
                <w:noProof/>
                <w:webHidden/>
                <w:rtl/>
              </w:rPr>
              <w:t>20</w:t>
            </w:r>
            <w:r w:rsidR="00215318">
              <w:rPr>
                <w:noProof/>
                <w:webHidden/>
                <w:rtl/>
              </w:rPr>
              <w:fldChar w:fldCharType="end"/>
            </w:r>
          </w:hyperlink>
        </w:p>
        <w:p w14:paraId="7EFC8A75" w14:textId="7243D14F" w:rsidR="00215318" w:rsidRDefault="00000000" w:rsidP="00215318">
          <w:pPr>
            <w:pStyle w:val="TOC4"/>
            <w:tabs>
              <w:tab w:val="right" w:leader="dot" w:pos="9350"/>
            </w:tabs>
            <w:bidi w:val="0"/>
            <w:rPr>
              <w:rFonts w:cstheme="minorBidi"/>
              <w:noProof/>
              <w:sz w:val="22"/>
              <w:szCs w:val="22"/>
              <w:rtl/>
            </w:rPr>
          </w:pPr>
          <w:hyperlink w:anchor="_Toc114053536" w:history="1">
            <w:r w:rsidR="00215318" w:rsidRPr="00331D55">
              <w:rPr>
                <w:rStyle w:val="Hyperlink"/>
                <w:noProof/>
              </w:rPr>
              <w:t>Participants</w:t>
            </w:r>
            <w:r w:rsidR="00215318">
              <w:rPr>
                <w:noProof/>
                <w:webHidden/>
                <w:rtl/>
              </w:rPr>
              <w:tab/>
            </w:r>
            <w:r w:rsidR="00215318">
              <w:rPr>
                <w:noProof/>
                <w:webHidden/>
                <w:rtl/>
              </w:rPr>
              <w:fldChar w:fldCharType="begin"/>
            </w:r>
            <w:r w:rsidR="00215318">
              <w:rPr>
                <w:noProof/>
                <w:webHidden/>
                <w:rtl/>
              </w:rPr>
              <w:instrText xml:space="preserve"> </w:instrText>
            </w:r>
            <w:r w:rsidR="00215318">
              <w:rPr>
                <w:noProof/>
                <w:webHidden/>
              </w:rPr>
              <w:instrText>PAGEREF</w:instrText>
            </w:r>
            <w:r w:rsidR="00215318">
              <w:rPr>
                <w:noProof/>
                <w:webHidden/>
                <w:rtl/>
              </w:rPr>
              <w:instrText xml:space="preserve"> _</w:instrText>
            </w:r>
            <w:r w:rsidR="00215318">
              <w:rPr>
                <w:noProof/>
                <w:webHidden/>
              </w:rPr>
              <w:instrText>Toc114053536 \h</w:instrText>
            </w:r>
            <w:r w:rsidR="00215318">
              <w:rPr>
                <w:noProof/>
                <w:webHidden/>
                <w:rtl/>
              </w:rPr>
              <w:instrText xml:space="preserve"> </w:instrText>
            </w:r>
            <w:r w:rsidR="00215318">
              <w:rPr>
                <w:noProof/>
                <w:webHidden/>
                <w:rtl/>
              </w:rPr>
            </w:r>
            <w:r w:rsidR="00215318">
              <w:rPr>
                <w:noProof/>
                <w:webHidden/>
                <w:rtl/>
              </w:rPr>
              <w:fldChar w:fldCharType="separate"/>
            </w:r>
            <w:r w:rsidR="00215318">
              <w:rPr>
                <w:noProof/>
                <w:webHidden/>
                <w:rtl/>
              </w:rPr>
              <w:t>21</w:t>
            </w:r>
            <w:r w:rsidR="00215318">
              <w:rPr>
                <w:noProof/>
                <w:webHidden/>
                <w:rtl/>
              </w:rPr>
              <w:fldChar w:fldCharType="end"/>
            </w:r>
          </w:hyperlink>
        </w:p>
        <w:p w14:paraId="3958AB28" w14:textId="19871CCB" w:rsidR="00215318" w:rsidRDefault="00000000" w:rsidP="00215318">
          <w:pPr>
            <w:pStyle w:val="TOC3"/>
            <w:tabs>
              <w:tab w:val="right" w:leader="dot" w:pos="9350"/>
            </w:tabs>
            <w:bidi w:val="0"/>
            <w:rPr>
              <w:rFonts w:cstheme="minorBidi"/>
              <w:i w:val="0"/>
              <w:iCs w:val="0"/>
              <w:noProof/>
              <w:sz w:val="22"/>
              <w:szCs w:val="22"/>
              <w:rtl/>
            </w:rPr>
          </w:pPr>
          <w:hyperlink w:anchor="_Toc114053537" w:history="1">
            <w:r w:rsidR="00215318" w:rsidRPr="00331D55">
              <w:rPr>
                <w:rStyle w:val="Hyperlink"/>
                <w:noProof/>
                <w:lang w:bidi="ar-SA"/>
              </w:rPr>
              <w:t>Stimuli, Apparatus and Procedure</w:t>
            </w:r>
            <w:r w:rsidR="00215318">
              <w:rPr>
                <w:noProof/>
                <w:webHidden/>
                <w:rtl/>
              </w:rPr>
              <w:tab/>
            </w:r>
            <w:r w:rsidR="00215318">
              <w:rPr>
                <w:noProof/>
                <w:webHidden/>
                <w:rtl/>
              </w:rPr>
              <w:fldChar w:fldCharType="begin"/>
            </w:r>
            <w:r w:rsidR="00215318">
              <w:rPr>
                <w:noProof/>
                <w:webHidden/>
                <w:rtl/>
              </w:rPr>
              <w:instrText xml:space="preserve"> </w:instrText>
            </w:r>
            <w:r w:rsidR="00215318">
              <w:rPr>
                <w:noProof/>
                <w:webHidden/>
              </w:rPr>
              <w:instrText>PAGEREF</w:instrText>
            </w:r>
            <w:r w:rsidR="00215318">
              <w:rPr>
                <w:noProof/>
                <w:webHidden/>
                <w:rtl/>
              </w:rPr>
              <w:instrText xml:space="preserve"> _</w:instrText>
            </w:r>
            <w:r w:rsidR="00215318">
              <w:rPr>
                <w:noProof/>
                <w:webHidden/>
              </w:rPr>
              <w:instrText>Toc114053537 \h</w:instrText>
            </w:r>
            <w:r w:rsidR="00215318">
              <w:rPr>
                <w:noProof/>
                <w:webHidden/>
                <w:rtl/>
              </w:rPr>
              <w:instrText xml:space="preserve"> </w:instrText>
            </w:r>
            <w:r w:rsidR="00215318">
              <w:rPr>
                <w:noProof/>
                <w:webHidden/>
                <w:rtl/>
              </w:rPr>
            </w:r>
            <w:r w:rsidR="00215318">
              <w:rPr>
                <w:noProof/>
                <w:webHidden/>
                <w:rtl/>
              </w:rPr>
              <w:fldChar w:fldCharType="separate"/>
            </w:r>
            <w:r w:rsidR="00215318">
              <w:rPr>
                <w:noProof/>
                <w:webHidden/>
                <w:rtl/>
              </w:rPr>
              <w:t>21</w:t>
            </w:r>
            <w:r w:rsidR="00215318">
              <w:rPr>
                <w:noProof/>
                <w:webHidden/>
                <w:rtl/>
              </w:rPr>
              <w:fldChar w:fldCharType="end"/>
            </w:r>
          </w:hyperlink>
        </w:p>
        <w:p w14:paraId="19AAF2BA" w14:textId="458F3F93" w:rsidR="00215318" w:rsidRDefault="00000000" w:rsidP="00215318">
          <w:pPr>
            <w:pStyle w:val="TOC3"/>
            <w:tabs>
              <w:tab w:val="right" w:leader="dot" w:pos="9350"/>
            </w:tabs>
            <w:bidi w:val="0"/>
            <w:rPr>
              <w:rFonts w:cstheme="minorBidi"/>
              <w:i w:val="0"/>
              <w:iCs w:val="0"/>
              <w:noProof/>
              <w:sz w:val="22"/>
              <w:szCs w:val="22"/>
              <w:rtl/>
            </w:rPr>
          </w:pPr>
          <w:hyperlink w:anchor="_Toc114053538" w:history="1">
            <w:r w:rsidR="00215318" w:rsidRPr="00331D55">
              <w:rPr>
                <w:rStyle w:val="Hyperlink"/>
                <w:noProof/>
                <w:lang w:bidi="ar-SA"/>
              </w:rPr>
              <w:t>Exclusion criteria</w:t>
            </w:r>
            <w:r w:rsidR="00215318">
              <w:rPr>
                <w:noProof/>
                <w:webHidden/>
                <w:rtl/>
              </w:rPr>
              <w:tab/>
            </w:r>
            <w:r w:rsidR="00215318">
              <w:rPr>
                <w:noProof/>
                <w:webHidden/>
                <w:rtl/>
              </w:rPr>
              <w:fldChar w:fldCharType="begin"/>
            </w:r>
            <w:r w:rsidR="00215318">
              <w:rPr>
                <w:noProof/>
                <w:webHidden/>
                <w:rtl/>
              </w:rPr>
              <w:instrText xml:space="preserve"> </w:instrText>
            </w:r>
            <w:r w:rsidR="00215318">
              <w:rPr>
                <w:noProof/>
                <w:webHidden/>
              </w:rPr>
              <w:instrText>PAGEREF</w:instrText>
            </w:r>
            <w:r w:rsidR="00215318">
              <w:rPr>
                <w:noProof/>
                <w:webHidden/>
                <w:rtl/>
              </w:rPr>
              <w:instrText xml:space="preserve"> _</w:instrText>
            </w:r>
            <w:r w:rsidR="00215318">
              <w:rPr>
                <w:noProof/>
                <w:webHidden/>
              </w:rPr>
              <w:instrText>Toc114053538 \h</w:instrText>
            </w:r>
            <w:r w:rsidR="00215318">
              <w:rPr>
                <w:noProof/>
                <w:webHidden/>
                <w:rtl/>
              </w:rPr>
              <w:instrText xml:space="preserve"> </w:instrText>
            </w:r>
            <w:r w:rsidR="00215318">
              <w:rPr>
                <w:noProof/>
                <w:webHidden/>
                <w:rtl/>
              </w:rPr>
            </w:r>
            <w:r w:rsidR="00215318">
              <w:rPr>
                <w:noProof/>
                <w:webHidden/>
                <w:rtl/>
              </w:rPr>
              <w:fldChar w:fldCharType="separate"/>
            </w:r>
            <w:r w:rsidR="00215318">
              <w:rPr>
                <w:noProof/>
                <w:webHidden/>
                <w:rtl/>
              </w:rPr>
              <w:t>21</w:t>
            </w:r>
            <w:r w:rsidR="00215318">
              <w:rPr>
                <w:noProof/>
                <w:webHidden/>
                <w:rtl/>
              </w:rPr>
              <w:fldChar w:fldCharType="end"/>
            </w:r>
          </w:hyperlink>
        </w:p>
        <w:p w14:paraId="4E2E9134" w14:textId="3D9DBC9C" w:rsidR="00215318" w:rsidRDefault="00000000" w:rsidP="00215318">
          <w:pPr>
            <w:pStyle w:val="TOC3"/>
            <w:tabs>
              <w:tab w:val="right" w:leader="dot" w:pos="9350"/>
            </w:tabs>
            <w:bidi w:val="0"/>
            <w:rPr>
              <w:rFonts w:cstheme="minorBidi"/>
              <w:i w:val="0"/>
              <w:iCs w:val="0"/>
              <w:noProof/>
              <w:sz w:val="22"/>
              <w:szCs w:val="22"/>
              <w:rtl/>
            </w:rPr>
          </w:pPr>
          <w:hyperlink w:anchor="_Toc114053539" w:history="1">
            <w:r w:rsidR="00215318" w:rsidRPr="00331D55">
              <w:rPr>
                <w:rStyle w:val="Hyperlink"/>
                <w:noProof/>
                <w:lang w:bidi="ar-SA"/>
              </w:rPr>
              <w:t>Results</w:t>
            </w:r>
            <w:r w:rsidR="00215318">
              <w:rPr>
                <w:noProof/>
                <w:webHidden/>
                <w:rtl/>
              </w:rPr>
              <w:tab/>
            </w:r>
            <w:r w:rsidR="00215318">
              <w:rPr>
                <w:noProof/>
                <w:webHidden/>
                <w:rtl/>
              </w:rPr>
              <w:fldChar w:fldCharType="begin"/>
            </w:r>
            <w:r w:rsidR="00215318">
              <w:rPr>
                <w:noProof/>
                <w:webHidden/>
                <w:rtl/>
              </w:rPr>
              <w:instrText xml:space="preserve"> </w:instrText>
            </w:r>
            <w:r w:rsidR="00215318">
              <w:rPr>
                <w:noProof/>
                <w:webHidden/>
              </w:rPr>
              <w:instrText>PAGEREF</w:instrText>
            </w:r>
            <w:r w:rsidR="00215318">
              <w:rPr>
                <w:noProof/>
                <w:webHidden/>
                <w:rtl/>
              </w:rPr>
              <w:instrText xml:space="preserve"> _</w:instrText>
            </w:r>
            <w:r w:rsidR="00215318">
              <w:rPr>
                <w:noProof/>
                <w:webHidden/>
              </w:rPr>
              <w:instrText>Toc114053539 \h</w:instrText>
            </w:r>
            <w:r w:rsidR="00215318">
              <w:rPr>
                <w:noProof/>
                <w:webHidden/>
                <w:rtl/>
              </w:rPr>
              <w:instrText xml:space="preserve"> </w:instrText>
            </w:r>
            <w:r w:rsidR="00215318">
              <w:rPr>
                <w:noProof/>
                <w:webHidden/>
                <w:rtl/>
              </w:rPr>
            </w:r>
            <w:r w:rsidR="00215318">
              <w:rPr>
                <w:noProof/>
                <w:webHidden/>
                <w:rtl/>
              </w:rPr>
              <w:fldChar w:fldCharType="separate"/>
            </w:r>
            <w:r w:rsidR="00215318">
              <w:rPr>
                <w:noProof/>
                <w:webHidden/>
                <w:rtl/>
              </w:rPr>
              <w:t>22</w:t>
            </w:r>
            <w:r w:rsidR="00215318">
              <w:rPr>
                <w:noProof/>
                <w:webHidden/>
                <w:rtl/>
              </w:rPr>
              <w:fldChar w:fldCharType="end"/>
            </w:r>
          </w:hyperlink>
        </w:p>
        <w:p w14:paraId="6B85443D" w14:textId="2AD6C4F8" w:rsidR="00215318" w:rsidRDefault="00000000" w:rsidP="00215318">
          <w:pPr>
            <w:pStyle w:val="TOC3"/>
            <w:tabs>
              <w:tab w:val="right" w:leader="dot" w:pos="9350"/>
            </w:tabs>
            <w:bidi w:val="0"/>
            <w:rPr>
              <w:rFonts w:cstheme="minorBidi"/>
              <w:i w:val="0"/>
              <w:iCs w:val="0"/>
              <w:noProof/>
              <w:sz w:val="22"/>
              <w:szCs w:val="22"/>
              <w:rtl/>
            </w:rPr>
          </w:pPr>
          <w:hyperlink w:anchor="_Toc114053540" w:history="1">
            <w:r w:rsidR="00215318" w:rsidRPr="00331D55">
              <w:rPr>
                <w:rStyle w:val="Hyperlink"/>
                <w:noProof/>
                <w:lang w:bidi="ar-SA"/>
              </w:rPr>
              <w:t>Discussion</w:t>
            </w:r>
            <w:r w:rsidR="00215318">
              <w:rPr>
                <w:noProof/>
                <w:webHidden/>
                <w:rtl/>
              </w:rPr>
              <w:tab/>
            </w:r>
            <w:r w:rsidR="00215318">
              <w:rPr>
                <w:noProof/>
                <w:webHidden/>
                <w:rtl/>
              </w:rPr>
              <w:fldChar w:fldCharType="begin"/>
            </w:r>
            <w:r w:rsidR="00215318">
              <w:rPr>
                <w:noProof/>
                <w:webHidden/>
                <w:rtl/>
              </w:rPr>
              <w:instrText xml:space="preserve"> </w:instrText>
            </w:r>
            <w:r w:rsidR="00215318">
              <w:rPr>
                <w:noProof/>
                <w:webHidden/>
              </w:rPr>
              <w:instrText>PAGEREF</w:instrText>
            </w:r>
            <w:r w:rsidR="00215318">
              <w:rPr>
                <w:noProof/>
                <w:webHidden/>
                <w:rtl/>
              </w:rPr>
              <w:instrText xml:space="preserve"> _</w:instrText>
            </w:r>
            <w:r w:rsidR="00215318">
              <w:rPr>
                <w:noProof/>
                <w:webHidden/>
              </w:rPr>
              <w:instrText>Toc114053540 \h</w:instrText>
            </w:r>
            <w:r w:rsidR="00215318">
              <w:rPr>
                <w:noProof/>
                <w:webHidden/>
                <w:rtl/>
              </w:rPr>
              <w:instrText xml:space="preserve"> </w:instrText>
            </w:r>
            <w:r w:rsidR="00215318">
              <w:rPr>
                <w:noProof/>
                <w:webHidden/>
                <w:rtl/>
              </w:rPr>
            </w:r>
            <w:r w:rsidR="00215318">
              <w:rPr>
                <w:noProof/>
                <w:webHidden/>
                <w:rtl/>
              </w:rPr>
              <w:fldChar w:fldCharType="separate"/>
            </w:r>
            <w:r w:rsidR="00215318">
              <w:rPr>
                <w:noProof/>
                <w:webHidden/>
                <w:rtl/>
              </w:rPr>
              <w:t>23</w:t>
            </w:r>
            <w:r w:rsidR="00215318">
              <w:rPr>
                <w:noProof/>
                <w:webHidden/>
                <w:rtl/>
              </w:rPr>
              <w:fldChar w:fldCharType="end"/>
            </w:r>
          </w:hyperlink>
        </w:p>
        <w:p w14:paraId="7297DBE2" w14:textId="2AD8294E" w:rsidR="00215318" w:rsidRDefault="00000000" w:rsidP="00215318">
          <w:pPr>
            <w:pStyle w:val="TOC2"/>
            <w:rPr>
              <w:rFonts w:cstheme="minorBidi"/>
              <w:smallCaps w:val="0"/>
              <w:noProof/>
              <w:sz w:val="22"/>
              <w:szCs w:val="22"/>
              <w:rtl/>
            </w:rPr>
          </w:pPr>
          <w:hyperlink w:anchor="_Toc114053541" w:history="1">
            <w:r w:rsidR="00215318" w:rsidRPr="00331D55">
              <w:rPr>
                <w:rStyle w:val="Hyperlink"/>
                <w:noProof/>
                <w:lang w:bidi="ar-SA"/>
              </w:rPr>
              <w:t>Pilot Experiment 3</w:t>
            </w:r>
            <w:r w:rsidR="00215318">
              <w:rPr>
                <w:noProof/>
                <w:webHidden/>
                <w:rtl/>
              </w:rPr>
              <w:tab/>
            </w:r>
            <w:r w:rsidR="00215318">
              <w:rPr>
                <w:noProof/>
                <w:webHidden/>
                <w:rtl/>
              </w:rPr>
              <w:fldChar w:fldCharType="begin"/>
            </w:r>
            <w:r w:rsidR="00215318">
              <w:rPr>
                <w:noProof/>
                <w:webHidden/>
                <w:rtl/>
              </w:rPr>
              <w:instrText xml:space="preserve"> </w:instrText>
            </w:r>
            <w:r w:rsidR="00215318">
              <w:rPr>
                <w:noProof/>
                <w:webHidden/>
              </w:rPr>
              <w:instrText>PAGEREF</w:instrText>
            </w:r>
            <w:r w:rsidR="00215318">
              <w:rPr>
                <w:noProof/>
                <w:webHidden/>
                <w:rtl/>
              </w:rPr>
              <w:instrText xml:space="preserve"> _</w:instrText>
            </w:r>
            <w:r w:rsidR="00215318">
              <w:rPr>
                <w:noProof/>
                <w:webHidden/>
              </w:rPr>
              <w:instrText>Toc114053541 \h</w:instrText>
            </w:r>
            <w:r w:rsidR="00215318">
              <w:rPr>
                <w:noProof/>
                <w:webHidden/>
                <w:rtl/>
              </w:rPr>
              <w:instrText xml:space="preserve"> </w:instrText>
            </w:r>
            <w:r w:rsidR="00215318">
              <w:rPr>
                <w:noProof/>
                <w:webHidden/>
                <w:rtl/>
              </w:rPr>
            </w:r>
            <w:r w:rsidR="00215318">
              <w:rPr>
                <w:noProof/>
                <w:webHidden/>
                <w:rtl/>
              </w:rPr>
              <w:fldChar w:fldCharType="separate"/>
            </w:r>
            <w:r w:rsidR="00215318">
              <w:rPr>
                <w:noProof/>
                <w:webHidden/>
                <w:rtl/>
              </w:rPr>
              <w:t>24</w:t>
            </w:r>
            <w:r w:rsidR="00215318">
              <w:rPr>
                <w:noProof/>
                <w:webHidden/>
                <w:rtl/>
              </w:rPr>
              <w:fldChar w:fldCharType="end"/>
            </w:r>
          </w:hyperlink>
        </w:p>
        <w:p w14:paraId="46DB5387" w14:textId="52B88E7B" w:rsidR="00215318" w:rsidRDefault="00000000" w:rsidP="00215318">
          <w:pPr>
            <w:pStyle w:val="TOC3"/>
            <w:tabs>
              <w:tab w:val="right" w:leader="dot" w:pos="9350"/>
            </w:tabs>
            <w:bidi w:val="0"/>
            <w:rPr>
              <w:rFonts w:cstheme="minorBidi"/>
              <w:i w:val="0"/>
              <w:iCs w:val="0"/>
              <w:noProof/>
              <w:sz w:val="22"/>
              <w:szCs w:val="22"/>
              <w:rtl/>
            </w:rPr>
          </w:pPr>
          <w:hyperlink w:anchor="_Toc114053542" w:history="1">
            <w:r w:rsidR="00215318" w:rsidRPr="00331D55">
              <w:rPr>
                <w:rStyle w:val="Hyperlink"/>
                <w:noProof/>
                <w:lang w:bidi="ar-SA"/>
              </w:rPr>
              <w:t>Methods</w:t>
            </w:r>
            <w:r w:rsidR="00215318">
              <w:rPr>
                <w:noProof/>
                <w:webHidden/>
                <w:rtl/>
              </w:rPr>
              <w:tab/>
            </w:r>
            <w:r w:rsidR="00215318">
              <w:rPr>
                <w:noProof/>
                <w:webHidden/>
                <w:rtl/>
              </w:rPr>
              <w:fldChar w:fldCharType="begin"/>
            </w:r>
            <w:r w:rsidR="00215318">
              <w:rPr>
                <w:noProof/>
                <w:webHidden/>
                <w:rtl/>
              </w:rPr>
              <w:instrText xml:space="preserve"> </w:instrText>
            </w:r>
            <w:r w:rsidR="00215318">
              <w:rPr>
                <w:noProof/>
                <w:webHidden/>
              </w:rPr>
              <w:instrText>PAGEREF</w:instrText>
            </w:r>
            <w:r w:rsidR="00215318">
              <w:rPr>
                <w:noProof/>
                <w:webHidden/>
                <w:rtl/>
              </w:rPr>
              <w:instrText xml:space="preserve"> _</w:instrText>
            </w:r>
            <w:r w:rsidR="00215318">
              <w:rPr>
                <w:noProof/>
                <w:webHidden/>
              </w:rPr>
              <w:instrText>Toc114053542 \h</w:instrText>
            </w:r>
            <w:r w:rsidR="00215318">
              <w:rPr>
                <w:noProof/>
                <w:webHidden/>
                <w:rtl/>
              </w:rPr>
              <w:instrText xml:space="preserve"> </w:instrText>
            </w:r>
            <w:r w:rsidR="00215318">
              <w:rPr>
                <w:noProof/>
                <w:webHidden/>
                <w:rtl/>
              </w:rPr>
            </w:r>
            <w:r w:rsidR="00215318">
              <w:rPr>
                <w:noProof/>
                <w:webHidden/>
                <w:rtl/>
              </w:rPr>
              <w:fldChar w:fldCharType="separate"/>
            </w:r>
            <w:r w:rsidR="00215318">
              <w:rPr>
                <w:noProof/>
                <w:webHidden/>
                <w:rtl/>
              </w:rPr>
              <w:t>24</w:t>
            </w:r>
            <w:r w:rsidR="00215318">
              <w:rPr>
                <w:noProof/>
                <w:webHidden/>
                <w:rtl/>
              </w:rPr>
              <w:fldChar w:fldCharType="end"/>
            </w:r>
          </w:hyperlink>
        </w:p>
        <w:p w14:paraId="67204792" w14:textId="33BDF986" w:rsidR="00215318" w:rsidRDefault="00000000" w:rsidP="00215318">
          <w:pPr>
            <w:pStyle w:val="TOC4"/>
            <w:tabs>
              <w:tab w:val="right" w:leader="dot" w:pos="9350"/>
            </w:tabs>
            <w:bidi w:val="0"/>
            <w:rPr>
              <w:rFonts w:cstheme="minorBidi"/>
              <w:noProof/>
              <w:sz w:val="22"/>
              <w:szCs w:val="22"/>
              <w:rtl/>
            </w:rPr>
          </w:pPr>
          <w:hyperlink w:anchor="_Toc114053543" w:history="1">
            <w:r w:rsidR="00215318" w:rsidRPr="00331D55">
              <w:rPr>
                <w:rStyle w:val="Hyperlink"/>
                <w:noProof/>
              </w:rPr>
              <w:t>Participants</w:t>
            </w:r>
            <w:r w:rsidR="00215318">
              <w:rPr>
                <w:noProof/>
                <w:webHidden/>
                <w:rtl/>
              </w:rPr>
              <w:tab/>
            </w:r>
            <w:r w:rsidR="00215318">
              <w:rPr>
                <w:noProof/>
                <w:webHidden/>
                <w:rtl/>
              </w:rPr>
              <w:fldChar w:fldCharType="begin"/>
            </w:r>
            <w:r w:rsidR="00215318">
              <w:rPr>
                <w:noProof/>
                <w:webHidden/>
                <w:rtl/>
              </w:rPr>
              <w:instrText xml:space="preserve"> </w:instrText>
            </w:r>
            <w:r w:rsidR="00215318">
              <w:rPr>
                <w:noProof/>
                <w:webHidden/>
              </w:rPr>
              <w:instrText>PAGEREF</w:instrText>
            </w:r>
            <w:r w:rsidR="00215318">
              <w:rPr>
                <w:noProof/>
                <w:webHidden/>
                <w:rtl/>
              </w:rPr>
              <w:instrText xml:space="preserve"> _</w:instrText>
            </w:r>
            <w:r w:rsidR="00215318">
              <w:rPr>
                <w:noProof/>
                <w:webHidden/>
              </w:rPr>
              <w:instrText>Toc114053543 \h</w:instrText>
            </w:r>
            <w:r w:rsidR="00215318">
              <w:rPr>
                <w:noProof/>
                <w:webHidden/>
                <w:rtl/>
              </w:rPr>
              <w:instrText xml:space="preserve"> </w:instrText>
            </w:r>
            <w:r w:rsidR="00215318">
              <w:rPr>
                <w:noProof/>
                <w:webHidden/>
                <w:rtl/>
              </w:rPr>
            </w:r>
            <w:r w:rsidR="00215318">
              <w:rPr>
                <w:noProof/>
                <w:webHidden/>
                <w:rtl/>
              </w:rPr>
              <w:fldChar w:fldCharType="separate"/>
            </w:r>
            <w:r w:rsidR="00215318">
              <w:rPr>
                <w:noProof/>
                <w:webHidden/>
                <w:rtl/>
              </w:rPr>
              <w:t>24</w:t>
            </w:r>
            <w:r w:rsidR="00215318">
              <w:rPr>
                <w:noProof/>
                <w:webHidden/>
                <w:rtl/>
              </w:rPr>
              <w:fldChar w:fldCharType="end"/>
            </w:r>
          </w:hyperlink>
        </w:p>
        <w:p w14:paraId="5C668A99" w14:textId="68307684" w:rsidR="00215318" w:rsidRDefault="00000000" w:rsidP="00215318">
          <w:pPr>
            <w:pStyle w:val="TOC3"/>
            <w:tabs>
              <w:tab w:val="right" w:leader="dot" w:pos="9350"/>
            </w:tabs>
            <w:bidi w:val="0"/>
            <w:rPr>
              <w:rFonts w:cstheme="minorBidi"/>
              <w:i w:val="0"/>
              <w:iCs w:val="0"/>
              <w:noProof/>
              <w:sz w:val="22"/>
              <w:szCs w:val="22"/>
              <w:rtl/>
            </w:rPr>
          </w:pPr>
          <w:hyperlink w:anchor="_Toc114053544" w:history="1">
            <w:r w:rsidR="00215318" w:rsidRPr="00331D55">
              <w:rPr>
                <w:rStyle w:val="Hyperlink"/>
                <w:noProof/>
                <w:lang w:bidi="ar-SA"/>
              </w:rPr>
              <w:t>Stimuli, Apparatus and Procedure</w:t>
            </w:r>
            <w:r w:rsidR="00215318">
              <w:rPr>
                <w:noProof/>
                <w:webHidden/>
                <w:rtl/>
              </w:rPr>
              <w:tab/>
            </w:r>
            <w:r w:rsidR="00215318">
              <w:rPr>
                <w:noProof/>
                <w:webHidden/>
                <w:rtl/>
              </w:rPr>
              <w:fldChar w:fldCharType="begin"/>
            </w:r>
            <w:r w:rsidR="00215318">
              <w:rPr>
                <w:noProof/>
                <w:webHidden/>
                <w:rtl/>
              </w:rPr>
              <w:instrText xml:space="preserve"> </w:instrText>
            </w:r>
            <w:r w:rsidR="00215318">
              <w:rPr>
                <w:noProof/>
                <w:webHidden/>
              </w:rPr>
              <w:instrText>PAGEREF</w:instrText>
            </w:r>
            <w:r w:rsidR="00215318">
              <w:rPr>
                <w:noProof/>
                <w:webHidden/>
                <w:rtl/>
              </w:rPr>
              <w:instrText xml:space="preserve"> _</w:instrText>
            </w:r>
            <w:r w:rsidR="00215318">
              <w:rPr>
                <w:noProof/>
                <w:webHidden/>
              </w:rPr>
              <w:instrText>Toc114053544 \h</w:instrText>
            </w:r>
            <w:r w:rsidR="00215318">
              <w:rPr>
                <w:noProof/>
                <w:webHidden/>
                <w:rtl/>
              </w:rPr>
              <w:instrText xml:space="preserve"> </w:instrText>
            </w:r>
            <w:r w:rsidR="00215318">
              <w:rPr>
                <w:noProof/>
                <w:webHidden/>
                <w:rtl/>
              </w:rPr>
            </w:r>
            <w:r w:rsidR="00215318">
              <w:rPr>
                <w:noProof/>
                <w:webHidden/>
                <w:rtl/>
              </w:rPr>
              <w:fldChar w:fldCharType="separate"/>
            </w:r>
            <w:r w:rsidR="00215318">
              <w:rPr>
                <w:noProof/>
                <w:webHidden/>
                <w:rtl/>
              </w:rPr>
              <w:t>24</w:t>
            </w:r>
            <w:r w:rsidR="00215318">
              <w:rPr>
                <w:noProof/>
                <w:webHidden/>
                <w:rtl/>
              </w:rPr>
              <w:fldChar w:fldCharType="end"/>
            </w:r>
          </w:hyperlink>
        </w:p>
        <w:p w14:paraId="64DFF243" w14:textId="0CF3F438" w:rsidR="00215318" w:rsidRDefault="00000000" w:rsidP="00215318">
          <w:pPr>
            <w:pStyle w:val="TOC3"/>
            <w:tabs>
              <w:tab w:val="right" w:leader="dot" w:pos="9350"/>
            </w:tabs>
            <w:bidi w:val="0"/>
            <w:rPr>
              <w:rFonts w:cstheme="minorBidi"/>
              <w:i w:val="0"/>
              <w:iCs w:val="0"/>
              <w:noProof/>
              <w:sz w:val="22"/>
              <w:szCs w:val="22"/>
              <w:rtl/>
            </w:rPr>
          </w:pPr>
          <w:hyperlink w:anchor="_Toc114053545" w:history="1">
            <w:r w:rsidR="00215318" w:rsidRPr="00331D55">
              <w:rPr>
                <w:rStyle w:val="Hyperlink"/>
                <w:noProof/>
                <w:lang w:bidi="ar-SA"/>
              </w:rPr>
              <w:t>Results</w:t>
            </w:r>
            <w:r w:rsidR="00215318">
              <w:rPr>
                <w:noProof/>
                <w:webHidden/>
                <w:rtl/>
              </w:rPr>
              <w:tab/>
            </w:r>
            <w:r w:rsidR="00215318">
              <w:rPr>
                <w:noProof/>
                <w:webHidden/>
                <w:rtl/>
              </w:rPr>
              <w:fldChar w:fldCharType="begin"/>
            </w:r>
            <w:r w:rsidR="00215318">
              <w:rPr>
                <w:noProof/>
                <w:webHidden/>
                <w:rtl/>
              </w:rPr>
              <w:instrText xml:space="preserve"> </w:instrText>
            </w:r>
            <w:r w:rsidR="00215318">
              <w:rPr>
                <w:noProof/>
                <w:webHidden/>
              </w:rPr>
              <w:instrText>PAGEREF</w:instrText>
            </w:r>
            <w:r w:rsidR="00215318">
              <w:rPr>
                <w:noProof/>
                <w:webHidden/>
                <w:rtl/>
              </w:rPr>
              <w:instrText xml:space="preserve"> _</w:instrText>
            </w:r>
            <w:r w:rsidR="00215318">
              <w:rPr>
                <w:noProof/>
                <w:webHidden/>
              </w:rPr>
              <w:instrText>Toc114053545 \h</w:instrText>
            </w:r>
            <w:r w:rsidR="00215318">
              <w:rPr>
                <w:noProof/>
                <w:webHidden/>
                <w:rtl/>
              </w:rPr>
              <w:instrText xml:space="preserve"> </w:instrText>
            </w:r>
            <w:r w:rsidR="00215318">
              <w:rPr>
                <w:noProof/>
                <w:webHidden/>
                <w:rtl/>
              </w:rPr>
            </w:r>
            <w:r w:rsidR="00215318">
              <w:rPr>
                <w:noProof/>
                <w:webHidden/>
                <w:rtl/>
              </w:rPr>
              <w:fldChar w:fldCharType="separate"/>
            </w:r>
            <w:r w:rsidR="00215318">
              <w:rPr>
                <w:noProof/>
                <w:webHidden/>
                <w:rtl/>
              </w:rPr>
              <w:t>25</w:t>
            </w:r>
            <w:r w:rsidR="00215318">
              <w:rPr>
                <w:noProof/>
                <w:webHidden/>
                <w:rtl/>
              </w:rPr>
              <w:fldChar w:fldCharType="end"/>
            </w:r>
          </w:hyperlink>
        </w:p>
        <w:p w14:paraId="7E5DD6A4" w14:textId="2BA9547E" w:rsidR="00215318" w:rsidRDefault="00000000" w:rsidP="00215318">
          <w:pPr>
            <w:pStyle w:val="TOC3"/>
            <w:tabs>
              <w:tab w:val="right" w:leader="dot" w:pos="9350"/>
            </w:tabs>
            <w:bidi w:val="0"/>
            <w:rPr>
              <w:rFonts w:cstheme="minorBidi"/>
              <w:i w:val="0"/>
              <w:iCs w:val="0"/>
              <w:noProof/>
              <w:sz w:val="22"/>
              <w:szCs w:val="22"/>
              <w:rtl/>
            </w:rPr>
          </w:pPr>
          <w:hyperlink w:anchor="_Toc114053546" w:history="1">
            <w:r w:rsidR="00215318" w:rsidRPr="00331D55">
              <w:rPr>
                <w:rStyle w:val="Hyperlink"/>
                <w:noProof/>
                <w:lang w:bidi="ar-SA"/>
              </w:rPr>
              <w:t>Discussion</w:t>
            </w:r>
            <w:r w:rsidR="00215318">
              <w:rPr>
                <w:noProof/>
                <w:webHidden/>
                <w:rtl/>
              </w:rPr>
              <w:tab/>
            </w:r>
            <w:r w:rsidR="00215318">
              <w:rPr>
                <w:noProof/>
                <w:webHidden/>
                <w:rtl/>
              </w:rPr>
              <w:fldChar w:fldCharType="begin"/>
            </w:r>
            <w:r w:rsidR="00215318">
              <w:rPr>
                <w:noProof/>
                <w:webHidden/>
                <w:rtl/>
              </w:rPr>
              <w:instrText xml:space="preserve"> </w:instrText>
            </w:r>
            <w:r w:rsidR="00215318">
              <w:rPr>
                <w:noProof/>
                <w:webHidden/>
              </w:rPr>
              <w:instrText>PAGEREF</w:instrText>
            </w:r>
            <w:r w:rsidR="00215318">
              <w:rPr>
                <w:noProof/>
                <w:webHidden/>
                <w:rtl/>
              </w:rPr>
              <w:instrText xml:space="preserve"> _</w:instrText>
            </w:r>
            <w:r w:rsidR="00215318">
              <w:rPr>
                <w:noProof/>
                <w:webHidden/>
              </w:rPr>
              <w:instrText>Toc114053546 \h</w:instrText>
            </w:r>
            <w:r w:rsidR="00215318">
              <w:rPr>
                <w:noProof/>
                <w:webHidden/>
                <w:rtl/>
              </w:rPr>
              <w:instrText xml:space="preserve"> </w:instrText>
            </w:r>
            <w:r w:rsidR="00215318">
              <w:rPr>
                <w:noProof/>
                <w:webHidden/>
                <w:rtl/>
              </w:rPr>
            </w:r>
            <w:r w:rsidR="00215318">
              <w:rPr>
                <w:noProof/>
                <w:webHidden/>
                <w:rtl/>
              </w:rPr>
              <w:fldChar w:fldCharType="separate"/>
            </w:r>
            <w:r w:rsidR="00215318">
              <w:rPr>
                <w:noProof/>
                <w:webHidden/>
                <w:rtl/>
              </w:rPr>
              <w:t>26</w:t>
            </w:r>
            <w:r w:rsidR="00215318">
              <w:rPr>
                <w:noProof/>
                <w:webHidden/>
                <w:rtl/>
              </w:rPr>
              <w:fldChar w:fldCharType="end"/>
            </w:r>
          </w:hyperlink>
        </w:p>
        <w:p w14:paraId="71005DC4" w14:textId="5D2B60E5" w:rsidR="00215318" w:rsidRDefault="00000000" w:rsidP="00215318">
          <w:pPr>
            <w:pStyle w:val="TOC2"/>
            <w:rPr>
              <w:rFonts w:cstheme="minorBidi"/>
              <w:smallCaps w:val="0"/>
              <w:noProof/>
              <w:sz w:val="22"/>
              <w:szCs w:val="22"/>
              <w:rtl/>
            </w:rPr>
          </w:pPr>
          <w:hyperlink w:anchor="_Toc114053547" w:history="1">
            <w:r w:rsidR="00215318" w:rsidRPr="00331D55">
              <w:rPr>
                <w:rStyle w:val="Hyperlink"/>
                <w:noProof/>
                <w:lang w:bidi="ar-SA"/>
              </w:rPr>
              <w:t>Experiment 4</w:t>
            </w:r>
            <w:r w:rsidR="00215318">
              <w:rPr>
                <w:noProof/>
                <w:webHidden/>
                <w:rtl/>
              </w:rPr>
              <w:tab/>
            </w:r>
            <w:r w:rsidR="00215318">
              <w:rPr>
                <w:noProof/>
                <w:webHidden/>
                <w:rtl/>
              </w:rPr>
              <w:fldChar w:fldCharType="begin"/>
            </w:r>
            <w:r w:rsidR="00215318">
              <w:rPr>
                <w:noProof/>
                <w:webHidden/>
                <w:rtl/>
              </w:rPr>
              <w:instrText xml:space="preserve"> </w:instrText>
            </w:r>
            <w:r w:rsidR="00215318">
              <w:rPr>
                <w:noProof/>
                <w:webHidden/>
              </w:rPr>
              <w:instrText>PAGEREF</w:instrText>
            </w:r>
            <w:r w:rsidR="00215318">
              <w:rPr>
                <w:noProof/>
                <w:webHidden/>
                <w:rtl/>
              </w:rPr>
              <w:instrText xml:space="preserve"> _</w:instrText>
            </w:r>
            <w:r w:rsidR="00215318">
              <w:rPr>
                <w:noProof/>
                <w:webHidden/>
              </w:rPr>
              <w:instrText>Toc114053547 \h</w:instrText>
            </w:r>
            <w:r w:rsidR="00215318">
              <w:rPr>
                <w:noProof/>
                <w:webHidden/>
                <w:rtl/>
              </w:rPr>
              <w:instrText xml:space="preserve"> </w:instrText>
            </w:r>
            <w:r w:rsidR="00215318">
              <w:rPr>
                <w:noProof/>
                <w:webHidden/>
                <w:rtl/>
              </w:rPr>
            </w:r>
            <w:r w:rsidR="00215318">
              <w:rPr>
                <w:noProof/>
                <w:webHidden/>
                <w:rtl/>
              </w:rPr>
              <w:fldChar w:fldCharType="separate"/>
            </w:r>
            <w:r w:rsidR="00215318">
              <w:rPr>
                <w:noProof/>
                <w:webHidden/>
                <w:rtl/>
              </w:rPr>
              <w:t>27</w:t>
            </w:r>
            <w:r w:rsidR="00215318">
              <w:rPr>
                <w:noProof/>
                <w:webHidden/>
                <w:rtl/>
              </w:rPr>
              <w:fldChar w:fldCharType="end"/>
            </w:r>
          </w:hyperlink>
        </w:p>
        <w:p w14:paraId="361A22B6" w14:textId="5450F67A" w:rsidR="00215318" w:rsidRDefault="00000000" w:rsidP="00215318">
          <w:pPr>
            <w:pStyle w:val="TOC3"/>
            <w:tabs>
              <w:tab w:val="right" w:leader="dot" w:pos="9350"/>
            </w:tabs>
            <w:bidi w:val="0"/>
            <w:rPr>
              <w:rFonts w:cstheme="minorBidi"/>
              <w:i w:val="0"/>
              <w:iCs w:val="0"/>
              <w:noProof/>
              <w:sz w:val="22"/>
              <w:szCs w:val="22"/>
              <w:rtl/>
            </w:rPr>
          </w:pPr>
          <w:hyperlink w:anchor="_Toc114053548" w:history="1">
            <w:r w:rsidR="00215318" w:rsidRPr="00331D55">
              <w:rPr>
                <w:rStyle w:val="Hyperlink"/>
                <w:noProof/>
                <w:lang w:bidi="ar-SA"/>
              </w:rPr>
              <w:t>Methods</w:t>
            </w:r>
            <w:r w:rsidR="00215318">
              <w:rPr>
                <w:noProof/>
                <w:webHidden/>
                <w:rtl/>
              </w:rPr>
              <w:tab/>
            </w:r>
            <w:r w:rsidR="00215318">
              <w:rPr>
                <w:noProof/>
                <w:webHidden/>
                <w:rtl/>
              </w:rPr>
              <w:fldChar w:fldCharType="begin"/>
            </w:r>
            <w:r w:rsidR="00215318">
              <w:rPr>
                <w:noProof/>
                <w:webHidden/>
                <w:rtl/>
              </w:rPr>
              <w:instrText xml:space="preserve"> </w:instrText>
            </w:r>
            <w:r w:rsidR="00215318">
              <w:rPr>
                <w:noProof/>
                <w:webHidden/>
              </w:rPr>
              <w:instrText>PAGEREF</w:instrText>
            </w:r>
            <w:r w:rsidR="00215318">
              <w:rPr>
                <w:noProof/>
                <w:webHidden/>
                <w:rtl/>
              </w:rPr>
              <w:instrText xml:space="preserve"> _</w:instrText>
            </w:r>
            <w:r w:rsidR="00215318">
              <w:rPr>
                <w:noProof/>
                <w:webHidden/>
              </w:rPr>
              <w:instrText>Toc114053548 \h</w:instrText>
            </w:r>
            <w:r w:rsidR="00215318">
              <w:rPr>
                <w:noProof/>
                <w:webHidden/>
                <w:rtl/>
              </w:rPr>
              <w:instrText xml:space="preserve"> </w:instrText>
            </w:r>
            <w:r w:rsidR="00215318">
              <w:rPr>
                <w:noProof/>
                <w:webHidden/>
                <w:rtl/>
              </w:rPr>
            </w:r>
            <w:r w:rsidR="00215318">
              <w:rPr>
                <w:noProof/>
                <w:webHidden/>
                <w:rtl/>
              </w:rPr>
              <w:fldChar w:fldCharType="separate"/>
            </w:r>
            <w:r w:rsidR="00215318">
              <w:rPr>
                <w:noProof/>
                <w:webHidden/>
                <w:rtl/>
              </w:rPr>
              <w:t>27</w:t>
            </w:r>
            <w:r w:rsidR="00215318">
              <w:rPr>
                <w:noProof/>
                <w:webHidden/>
                <w:rtl/>
              </w:rPr>
              <w:fldChar w:fldCharType="end"/>
            </w:r>
          </w:hyperlink>
        </w:p>
        <w:p w14:paraId="23B2795C" w14:textId="6BD02E1C" w:rsidR="00215318" w:rsidRDefault="00000000" w:rsidP="00215318">
          <w:pPr>
            <w:pStyle w:val="TOC4"/>
            <w:tabs>
              <w:tab w:val="right" w:leader="dot" w:pos="9350"/>
            </w:tabs>
            <w:bidi w:val="0"/>
            <w:rPr>
              <w:rFonts w:cstheme="minorBidi"/>
              <w:noProof/>
              <w:sz w:val="22"/>
              <w:szCs w:val="22"/>
              <w:rtl/>
            </w:rPr>
          </w:pPr>
          <w:hyperlink w:anchor="_Toc114053549" w:history="1">
            <w:r w:rsidR="00215318" w:rsidRPr="00331D55">
              <w:rPr>
                <w:rStyle w:val="Hyperlink"/>
                <w:noProof/>
              </w:rPr>
              <w:t>Participants</w:t>
            </w:r>
            <w:r w:rsidR="00215318">
              <w:rPr>
                <w:noProof/>
                <w:webHidden/>
                <w:rtl/>
              </w:rPr>
              <w:tab/>
            </w:r>
            <w:r w:rsidR="00215318">
              <w:rPr>
                <w:noProof/>
                <w:webHidden/>
                <w:rtl/>
              </w:rPr>
              <w:fldChar w:fldCharType="begin"/>
            </w:r>
            <w:r w:rsidR="00215318">
              <w:rPr>
                <w:noProof/>
                <w:webHidden/>
                <w:rtl/>
              </w:rPr>
              <w:instrText xml:space="preserve"> </w:instrText>
            </w:r>
            <w:r w:rsidR="00215318">
              <w:rPr>
                <w:noProof/>
                <w:webHidden/>
              </w:rPr>
              <w:instrText>PAGEREF</w:instrText>
            </w:r>
            <w:r w:rsidR="00215318">
              <w:rPr>
                <w:noProof/>
                <w:webHidden/>
                <w:rtl/>
              </w:rPr>
              <w:instrText xml:space="preserve"> _</w:instrText>
            </w:r>
            <w:r w:rsidR="00215318">
              <w:rPr>
                <w:noProof/>
                <w:webHidden/>
              </w:rPr>
              <w:instrText>Toc114053549 \h</w:instrText>
            </w:r>
            <w:r w:rsidR="00215318">
              <w:rPr>
                <w:noProof/>
                <w:webHidden/>
                <w:rtl/>
              </w:rPr>
              <w:instrText xml:space="preserve"> </w:instrText>
            </w:r>
            <w:r w:rsidR="00215318">
              <w:rPr>
                <w:noProof/>
                <w:webHidden/>
                <w:rtl/>
              </w:rPr>
            </w:r>
            <w:r w:rsidR="00215318">
              <w:rPr>
                <w:noProof/>
                <w:webHidden/>
                <w:rtl/>
              </w:rPr>
              <w:fldChar w:fldCharType="separate"/>
            </w:r>
            <w:r w:rsidR="00215318">
              <w:rPr>
                <w:noProof/>
                <w:webHidden/>
                <w:rtl/>
              </w:rPr>
              <w:t>27</w:t>
            </w:r>
            <w:r w:rsidR="00215318">
              <w:rPr>
                <w:noProof/>
                <w:webHidden/>
                <w:rtl/>
              </w:rPr>
              <w:fldChar w:fldCharType="end"/>
            </w:r>
          </w:hyperlink>
        </w:p>
        <w:p w14:paraId="10E67EB7" w14:textId="17AEC7BF" w:rsidR="00215318" w:rsidRDefault="00000000" w:rsidP="00215318">
          <w:pPr>
            <w:pStyle w:val="TOC3"/>
            <w:tabs>
              <w:tab w:val="right" w:leader="dot" w:pos="9350"/>
            </w:tabs>
            <w:bidi w:val="0"/>
            <w:rPr>
              <w:rFonts w:cstheme="minorBidi"/>
              <w:i w:val="0"/>
              <w:iCs w:val="0"/>
              <w:noProof/>
              <w:sz w:val="22"/>
              <w:szCs w:val="22"/>
              <w:rtl/>
            </w:rPr>
          </w:pPr>
          <w:hyperlink w:anchor="_Toc114053550" w:history="1">
            <w:r w:rsidR="00215318" w:rsidRPr="00331D55">
              <w:rPr>
                <w:rStyle w:val="Hyperlink"/>
                <w:noProof/>
                <w:lang w:bidi="ar-SA"/>
              </w:rPr>
              <w:t>Stimuli, Apparatus and Procedure</w:t>
            </w:r>
            <w:r w:rsidR="00215318">
              <w:rPr>
                <w:noProof/>
                <w:webHidden/>
                <w:rtl/>
              </w:rPr>
              <w:tab/>
            </w:r>
            <w:r w:rsidR="00215318">
              <w:rPr>
                <w:noProof/>
                <w:webHidden/>
                <w:rtl/>
              </w:rPr>
              <w:fldChar w:fldCharType="begin"/>
            </w:r>
            <w:r w:rsidR="00215318">
              <w:rPr>
                <w:noProof/>
                <w:webHidden/>
                <w:rtl/>
              </w:rPr>
              <w:instrText xml:space="preserve"> </w:instrText>
            </w:r>
            <w:r w:rsidR="00215318">
              <w:rPr>
                <w:noProof/>
                <w:webHidden/>
              </w:rPr>
              <w:instrText>PAGEREF</w:instrText>
            </w:r>
            <w:r w:rsidR="00215318">
              <w:rPr>
                <w:noProof/>
                <w:webHidden/>
                <w:rtl/>
              </w:rPr>
              <w:instrText xml:space="preserve"> _</w:instrText>
            </w:r>
            <w:r w:rsidR="00215318">
              <w:rPr>
                <w:noProof/>
                <w:webHidden/>
              </w:rPr>
              <w:instrText>Toc114053550 \h</w:instrText>
            </w:r>
            <w:r w:rsidR="00215318">
              <w:rPr>
                <w:noProof/>
                <w:webHidden/>
                <w:rtl/>
              </w:rPr>
              <w:instrText xml:space="preserve"> </w:instrText>
            </w:r>
            <w:r w:rsidR="00215318">
              <w:rPr>
                <w:noProof/>
                <w:webHidden/>
                <w:rtl/>
              </w:rPr>
            </w:r>
            <w:r w:rsidR="00215318">
              <w:rPr>
                <w:noProof/>
                <w:webHidden/>
                <w:rtl/>
              </w:rPr>
              <w:fldChar w:fldCharType="separate"/>
            </w:r>
            <w:r w:rsidR="00215318">
              <w:rPr>
                <w:noProof/>
                <w:webHidden/>
                <w:rtl/>
              </w:rPr>
              <w:t>28</w:t>
            </w:r>
            <w:r w:rsidR="00215318">
              <w:rPr>
                <w:noProof/>
                <w:webHidden/>
                <w:rtl/>
              </w:rPr>
              <w:fldChar w:fldCharType="end"/>
            </w:r>
          </w:hyperlink>
        </w:p>
        <w:p w14:paraId="7597E01C" w14:textId="732BA5F5" w:rsidR="00215318" w:rsidRDefault="00000000" w:rsidP="00215318">
          <w:pPr>
            <w:pStyle w:val="TOC3"/>
            <w:tabs>
              <w:tab w:val="right" w:leader="dot" w:pos="9350"/>
            </w:tabs>
            <w:bidi w:val="0"/>
            <w:rPr>
              <w:rFonts w:cstheme="minorBidi"/>
              <w:i w:val="0"/>
              <w:iCs w:val="0"/>
              <w:noProof/>
              <w:sz w:val="22"/>
              <w:szCs w:val="22"/>
              <w:rtl/>
            </w:rPr>
          </w:pPr>
          <w:hyperlink w:anchor="_Toc114053551" w:history="1">
            <w:r w:rsidR="00215318" w:rsidRPr="00331D55">
              <w:rPr>
                <w:rStyle w:val="Hyperlink"/>
                <w:noProof/>
                <w:lang w:bidi="ar-SA"/>
              </w:rPr>
              <w:t>Exclusion criteria</w:t>
            </w:r>
            <w:r w:rsidR="00215318">
              <w:rPr>
                <w:noProof/>
                <w:webHidden/>
                <w:rtl/>
              </w:rPr>
              <w:tab/>
            </w:r>
            <w:r w:rsidR="00215318">
              <w:rPr>
                <w:noProof/>
                <w:webHidden/>
                <w:rtl/>
              </w:rPr>
              <w:fldChar w:fldCharType="begin"/>
            </w:r>
            <w:r w:rsidR="00215318">
              <w:rPr>
                <w:noProof/>
                <w:webHidden/>
                <w:rtl/>
              </w:rPr>
              <w:instrText xml:space="preserve"> </w:instrText>
            </w:r>
            <w:r w:rsidR="00215318">
              <w:rPr>
                <w:noProof/>
                <w:webHidden/>
              </w:rPr>
              <w:instrText>PAGEREF</w:instrText>
            </w:r>
            <w:r w:rsidR="00215318">
              <w:rPr>
                <w:noProof/>
                <w:webHidden/>
                <w:rtl/>
              </w:rPr>
              <w:instrText xml:space="preserve"> _</w:instrText>
            </w:r>
            <w:r w:rsidR="00215318">
              <w:rPr>
                <w:noProof/>
                <w:webHidden/>
              </w:rPr>
              <w:instrText>Toc114053551 \h</w:instrText>
            </w:r>
            <w:r w:rsidR="00215318">
              <w:rPr>
                <w:noProof/>
                <w:webHidden/>
                <w:rtl/>
              </w:rPr>
              <w:instrText xml:space="preserve"> </w:instrText>
            </w:r>
            <w:r w:rsidR="00215318">
              <w:rPr>
                <w:noProof/>
                <w:webHidden/>
                <w:rtl/>
              </w:rPr>
            </w:r>
            <w:r w:rsidR="00215318">
              <w:rPr>
                <w:noProof/>
                <w:webHidden/>
                <w:rtl/>
              </w:rPr>
              <w:fldChar w:fldCharType="separate"/>
            </w:r>
            <w:r w:rsidR="00215318">
              <w:rPr>
                <w:noProof/>
                <w:webHidden/>
                <w:rtl/>
              </w:rPr>
              <w:t>29</w:t>
            </w:r>
            <w:r w:rsidR="00215318">
              <w:rPr>
                <w:noProof/>
                <w:webHidden/>
                <w:rtl/>
              </w:rPr>
              <w:fldChar w:fldCharType="end"/>
            </w:r>
          </w:hyperlink>
        </w:p>
        <w:p w14:paraId="5E7D83C3" w14:textId="576E8A13" w:rsidR="00215318" w:rsidRDefault="00000000" w:rsidP="00215318">
          <w:pPr>
            <w:pStyle w:val="TOC3"/>
            <w:tabs>
              <w:tab w:val="right" w:leader="dot" w:pos="9350"/>
            </w:tabs>
            <w:bidi w:val="0"/>
            <w:rPr>
              <w:rFonts w:cstheme="minorBidi"/>
              <w:i w:val="0"/>
              <w:iCs w:val="0"/>
              <w:noProof/>
              <w:sz w:val="22"/>
              <w:szCs w:val="22"/>
              <w:rtl/>
            </w:rPr>
          </w:pPr>
          <w:hyperlink w:anchor="_Toc114053552" w:history="1">
            <w:r w:rsidR="00215318" w:rsidRPr="00331D55">
              <w:rPr>
                <w:rStyle w:val="Hyperlink"/>
                <w:noProof/>
                <w:lang w:bidi="ar-SA"/>
              </w:rPr>
              <w:t>Results</w:t>
            </w:r>
            <w:r w:rsidR="00215318">
              <w:rPr>
                <w:noProof/>
                <w:webHidden/>
                <w:rtl/>
              </w:rPr>
              <w:tab/>
            </w:r>
            <w:r w:rsidR="00215318">
              <w:rPr>
                <w:noProof/>
                <w:webHidden/>
                <w:rtl/>
              </w:rPr>
              <w:fldChar w:fldCharType="begin"/>
            </w:r>
            <w:r w:rsidR="00215318">
              <w:rPr>
                <w:noProof/>
                <w:webHidden/>
                <w:rtl/>
              </w:rPr>
              <w:instrText xml:space="preserve"> </w:instrText>
            </w:r>
            <w:r w:rsidR="00215318">
              <w:rPr>
                <w:noProof/>
                <w:webHidden/>
              </w:rPr>
              <w:instrText>PAGEREF</w:instrText>
            </w:r>
            <w:r w:rsidR="00215318">
              <w:rPr>
                <w:noProof/>
                <w:webHidden/>
                <w:rtl/>
              </w:rPr>
              <w:instrText xml:space="preserve"> _</w:instrText>
            </w:r>
            <w:r w:rsidR="00215318">
              <w:rPr>
                <w:noProof/>
                <w:webHidden/>
              </w:rPr>
              <w:instrText>Toc114053552 \h</w:instrText>
            </w:r>
            <w:r w:rsidR="00215318">
              <w:rPr>
                <w:noProof/>
                <w:webHidden/>
                <w:rtl/>
              </w:rPr>
              <w:instrText xml:space="preserve"> </w:instrText>
            </w:r>
            <w:r w:rsidR="00215318">
              <w:rPr>
                <w:noProof/>
                <w:webHidden/>
                <w:rtl/>
              </w:rPr>
            </w:r>
            <w:r w:rsidR="00215318">
              <w:rPr>
                <w:noProof/>
                <w:webHidden/>
                <w:rtl/>
              </w:rPr>
              <w:fldChar w:fldCharType="separate"/>
            </w:r>
            <w:r w:rsidR="00215318">
              <w:rPr>
                <w:noProof/>
                <w:webHidden/>
                <w:rtl/>
              </w:rPr>
              <w:t>29</w:t>
            </w:r>
            <w:r w:rsidR="00215318">
              <w:rPr>
                <w:noProof/>
                <w:webHidden/>
                <w:rtl/>
              </w:rPr>
              <w:fldChar w:fldCharType="end"/>
            </w:r>
          </w:hyperlink>
        </w:p>
        <w:p w14:paraId="1034B7C5" w14:textId="7FF2B9DE" w:rsidR="00215318" w:rsidRDefault="00000000" w:rsidP="00215318">
          <w:pPr>
            <w:pStyle w:val="TOC3"/>
            <w:tabs>
              <w:tab w:val="right" w:leader="dot" w:pos="9350"/>
            </w:tabs>
            <w:bidi w:val="0"/>
            <w:rPr>
              <w:rFonts w:cstheme="minorBidi"/>
              <w:i w:val="0"/>
              <w:iCs w:val="0"/>
              <w:noProof/>
              <w:sz w:val="22"/>
              <w:szCs w:val="22"/>
              <w:rtl/>
            </w:rPr>
          </w:pPr>
          <w:hyperlink w:anchor="_Toc114053553" w:history="1">
            <w:r w:rsidR="00215318" w:rsidRPr="00331D55">
              <w:rPr>
                <w:rStyle w:val="Hyperlink"/>
                <w:noProof/>
                <w:lang w:bidi="ar-SA"/>
              </w:rPr>
              <w:t>Discussion</w:t>
            </w:r>
            <w:r w:rsidR="00215318">
              <w:rPr>
                <w:noProof/>
                <w:webHidden/>
                <w:rtl/>
              </w:rPr>
              <w:tab/>
            </w:r>
            <w:r w:rsidR="00215318">
              <w:rPr>
                <w:noProof/>
                <w:webHidden/>
                <w:rtl/>
              </w:rPr>
              <w:fldChar w:fldCharType="begin"/>
            </w:r>
            <w:r w:rsidR="00215318">
              <w:rPr>
                <w:noProof/>
                <w:webHidden/>
                <w:rtl/>
              </w:rPr>
              <w:instrText xml:space="preserve"> </w:instrText>
            </w:r>
            <w:r w:rsidR="00215318">
              <w:rPr>
                <w:noProof/>
                <w:webHidden/>
              </w:rPr>
              <w:instrText>PAGEREF</w:instrText>
            </w:r>
            <w:r w:rsidR="00215318">
              <w:rPr>
                <w:noProof/>
                <w:webHidden/>
                <w:rtl/>
              </w:rPr>
              <w:instrText xml:space="preserve"> _</w:instrText>
            </w:r>
            <w:r w:rsidR="00215318">
              <w:rPr>
                <w:noProof/>
                <w:webHidden/>
              </w:rPr>
              <w:instrText>Toc114053553 \h</w:instrText>
            </w:r>
            <w:r w:rsidR="00215318">
              <w:rPr>
                <w:noProof/>
                <w:webHidden/>
                <w:rtl/>
              </w:rPr>
              <w:instrText xml:space="preserve"> </w:instrText>
            </w:r>
            <w:r w:rsidR="00215318">
              <w:rPr>
                <w:noProof/>
                <w:webHidden/>
                <w:rtl/>
              </w:rPr>
            </w:r>
            <w:r w:rsidR="00215318">
              <w:rPr>
                <w:noProof/>
                <w:webHidden/>
                <w:rtl/>
              </w:rPr>
              <w:fldChar w:fldCharType="separate"/>
            </w:r>
            <w:r w:rsidR="00215318">
              <w:rPr>
                <w:noProof/>
                <w:webHidden/>
                <w:rtl/>
              </w:rPr>
              <w:t>31</w:t>
            </w:r>
            <w:r w:rsidR="00215318">
              <w:rPr>
                <w:noProof/>
                <w:webHidden/>
                <w:rtl/>
              </w:rPr>
              <w:fldChar w:fldCharType="end"/>
            </w:r>
          </w:hyperlink>
        </w:p>
        <w:p w14:paraId="517AB192" w14:textId="060DB677" w:rsidR="00215318" w:rsidRDefault="00000000" w:rsidP="00215318">
          <w:pPr>
            <w:pStyle w:val="TOC2"/>
            <w:rPr>
              <w:rFonts w:cstheme="minorBidi"/>
              <w:smallCaps w:val="0"/>
              <w:noProof/>
              <w:sz w:val="22"/>
              <w:szCs w:val="22"/>
              <w:rtl/>
            </w:rPr>
          </w:pPr>
          <w:hyperlink w:anchor="_Toc114053554" w:history="1">
            <w:r w:rsidR="00215318" w:rsidRPr="00331D55">
              <w:rPr>
                <w:rStyle w:val="Hyperlink"/>
                <w:noProof/>
                <w:lang w:bidi="ar-SA"/>
              </w:rPr>
              <w:t>General Discussion</w:t>
            </w:r>
            <w:r w:rsidR="00215318">
              <w:rPr>
                <w:noProof/>
                <w:webHidden/>
                <w:rtl/>
              </w:rPr>
              <w:tab/>
            </w:r>
            <w:r w:rsidR="00215318">
              <w:rPr>
                <w:noProof/>
                <w:webHidden/>
                <w:rtl/>
              </w:rPr>
              <w:fldChar w:fldCharType="begin"/>
            </w:r>
            <w:r w:rsidR="00215318">
              <w:rPr>
                <w:noProof/>
                <w:webHidden/>
                <w:rtl/>
              </w:rPr>
              <w:instrText xml:space="preserve"> </w:instrText>
            </w:r>
            <w:r w:rsidR="00215318">
              <w:rPr>
                <w:noProof/>
                <w:webHidden/>
              </w:rPr>
              <w:instrText>PAGEREF</w:instrText>
            </w:r>
            <w:r w:rsidR="00215318">
              <w:rPr>
                <w:noProof/>
                <w:webHidden/>
                <w:rtl/>
              </w:rPr>
              <w:instrText xml:space="preserve"> _</w:instrText>
            </w:r>
            <w:r w:rsidR="00215318">
              <w:rPr>
                <w:noProof/>
                <w:webHidden/>
              </w:rPr>
              <w:instrText>Toc114053554 \h</w:instrText>
            </w:r>
            <w:r w:rsidR="00215318">
              <w:rPr>
                <w:noProof/>
                <w:webHidden/>
                <w:rtl/>
              </w:rPr>
              <w:instrText xml:space="preserve"> </w:instrText>
            </w:r>
            <w:r w:rsidR="00215318">
              <w:rPr>
                <w:noProof/>
                <w:webHidden/>
                <w:rtl/>
              </w:rPr>
            </w:r>
            <w:r w:rsidR="00215318">
              <w:rPr>
                <w:noProof/>
                <w:webHidden/>
                <w:rtl/>
              </w:rPr>
              <w:fldChar w:fldCharType="separate"/>
            </w:r>
            <w:r w:rsidR="00215318">
              <w:rPr>
                <w:noProof/>
                <w:webHidden/>
                <w:rtl/>
              </w:rPr>
              <w:t>31</w:t>
            </w:r>
            <w:r w:rsidR="00215318">
              <w:rPr>
                <w:noProof/>
                <w:webHidden/>
                <w:rtl/>
              </w:rPr>
              <w:fldChar w:fldCharType="end"/>
            </w:r>
          </w:hyperlink>
        </w:p>
        <w:p w14:paraId="6AFAFFEF" w14:textId="65504C69" w:rsidR="00215318" w:rsidRDefault="00000000" w:rsidP="00215318">
          <w:pPr>
            <w:pStyle w:val="TOC2"/>
            <w:rPr>
              <w:rFonts w:cstheme="minorBidi"/>
              <w:smallCaps w:val="0"/>
              <w:noProof/>
              <w:sz w:val="22"/>
              <w:szCs w:val="22"/>
              <w:rtl/>
            </w:rPr>
          </w:pPr>
          <w:hyperlink w:anchor="_Toc114053555" w:history="1">
            <w:r w:rsidR="00215318" w:rsidRPr="00331D55">
              <w:rPr>
                <w:rStyle w:val="Hyperlink"/>
                <w:noProof/>
                <w:lang w:bidi="ar-SA"/>
              </w:rPr>
              <w:t>Supplementary materials</w:t>
            </w:r>
            <w:r w:rsidR="00215318">
              <w:rPr>
                <w:noProof/>
                <w:webHidden/>
                <w:rtl/>
              </w:rPr>
              <w:tab/>
            </w:r>
            <w:r w:rsidR="00215318">
              <w:rPr>
                <w:noProof/>
                <w:webHidden/>
                <w:rtl/>
              </w:rPr>
              <w:fldChar w:fldCharType="begin"/>
            </w:r>
            <w:r w:rsidR="00215318">
              <w:rPr>
                <w:noProof/>
                <w:webHidden/>
                <w:rtl/>
              </w:rPr>
              <w:instrText xml:space="preserve"> </w:instrText>
            </w:r>
            <w:r w:rsidR="00215318">
              <w:rPr>
                <w:noProof/>
                <w:webHidden/>
              </w:rPr>
              <w:instrText>PAGEREF</w:instrText>
            </w:r>
            <w:r w:rsidR="00215318">
              <w:rPr>
                <w:noProof/>
                <w:webHidden/>
                <w:rtl/>
              </w:rPr>
              <w:instrText xml:space="preserve"> _</w:instrText>
            </w:r>
            <w:r w:rsidR="00215318">
              <w:rPr>
                <w:noProof/>
                <w:webHidden/>
              </w:rPr>
              <w:instrText>Toc114053555 \h</w:instrText>
            </w:r>
            <w:r w:rsidR="00215318">
              <w:rPr>
                <w:noProof/>
                <w:webHidden/>
                <w:rtl/>
              </w:rPr>
              <w:instrText xml:space="preserve"> </w:instrText>
            </w:r>
            <w:r w:rsidR="00215318">
              <w:rPr>
                <w:noProof/>
                <w:webHidden/>
                <w:rtl/>
              </w:rPr>
            </w:r>
            <w:r w:rsidR="00215318">
              <w:rPr>
                <w:noProof/>
                <w:webHidden/>
                <w:rtl/>
              </w:rPr>
              <w:fldChar w:fldCharType="separate"/>
            </w:r>
            <w:r w:rsidR="00215318">
              <w:rPr>
                <w:noProof/>
                <w:webHidden/>
                <w:rtl/>
              </w:rPr>
              <w:t>35</w:t>
            </w:r>
            <w:r w:rsidR="00215318">
              <w:rPr>
                <w:noProof/>
                <w:webHidden/>
                <w:rtl/>
              </w:rPr>
              <w:fldChar w:fldCharType="end"/>
            </w:r>
          </w:hyperlink>
        </w:p>
        <w:p w14:paraId="3A39621F" w14:textId="7837C6B9" w:rsidR="00215318" w:rsidRDefault="00000000" w:rsidP="00215318">
          <w:pPr>
            <w:pStyle w:val="TOC2"/>
            <w:rPr>
              <w:rFonts w:cstheme="minorBidi"/>
              <w:smallCaps w:val="0"/>
              <w:noProof/>
              <w:sz w:val="22"/>
              <w:szCs w:val="22"/>
              <w:rtl/>
            </w:rPr>
          </w:pPr>
          <w:hyperlink w:anchor="_Toc114053556" w:history="1">
            <w:r w:rsidR="00215318" w:rsidRPr="00331D55">
              <w:rPr>
                <w:rStyle w:val="Hyperlink"/>
                <w:noProof/>
                <w:lang w:bidi="ar-SA"/>
              </w:rPr>
              <w:t>References</w:t>
            </w:r>
            <w:r w:rsidR="00215318">
              <w:rPr>
                <w:noProof/>
                <w:webHidden/>
                <w:rtl/>
              </w:rPr>
              <w:tab/>
            </w:r>
            <w:r w:rsidR="00215318">
              <w:rPr>
                <w:noProof/>
                <w:webHidden/>
                <w:rtl/>
              </w:rPr>
              <w:fldChar w:fldCharType="begin"/>
            </w:r>
            <w:r w:rsidR="00215318">
              <w:rPr>
                <w:noProof/>
                <w:webHidden/>
                <w:rtl/>
              </w:rPr>
              <w:instrText xml:space="preserve"> </w:instrText>
            </w:r>
            <w:r w:rsidR="00215318">
              <w:rPr>
                <w:noProof/>
                <w:webHidden/>
              </w:rPr>
              <w:instrText>PAGEREF</w:instrText>
            </w:r>
            <w:r w:rsidR="00215318">
              <w:rPr>
                <w:noProof/>
                <w:webHidden/>
                <w:rtl/>
              </w:rPr>
              <w:instrText xml:space="preserve"> _</w:instrText>
            </w:r>
            <w:r w:rsidR="00215318">
              <w:rPr>
                <w:noProof/>
                <w:webHidden/>
              </w:rPr>
              <w:instrText>Toc114053556 \h</w:instrText>
            </w:r>
            <w:r w:rsidR="00215318">
              <w:rPr>
                <w:noProof/>
                <w:webHidden/>
                <w:rtl/>
              </w:rPr>
              <w:instrText xml:space="preserve"> </w:instrText>
            </w:r>
            <w:r w:rsidR="00215318">
              <w:rPr>
                <w:noProof/>
                <w:webHidden/>
                <w:rtl/>
              </w:rPr>
            </w:r>
            <w:r w:rsidR="00215318">
              <w:rPr>
                <w:noProof/>
                <w:webHidden/>
                <w:rtl/>
              </w:rPr>
              <w:fldChar w:fldCharType="separate"/>
            </w:r>
            <w:r w:rsidR="00215318">
              <w:rPr>
                <w:noProof/>
                <w:webHidden/>
                <w:rtl/>
              </w:rPr>
              <w:t>36</w:t>
            </w:r>
            <w:r w:rsidR="00215318">
              <w:rPr>
                <w:noProof/>
                <w:webHidden/>
                <w:rtl/>
              </w:rPr>
              <w:fldChar w:fldCharType="end"/>
            </w:r>
          </w:hyperlink>
        </w:p>
        <w:p w14:paraId="4587C80F" w14:textId="46760120" w:rsidR="006238E0" w:rsidRDefault="006238E0" w:rsidP="00215318">
          <w:pPr>
            <w:pStyle w:val="TOCHeading"/>
            <w:ind w:firstLine="0"/>
          </w:pPr>
          <w:r>
            <w:fldChar w:fldCharType="end"/>
          </w:r>
        </w:p>
      </w:sdtContent>
    </w:sdt>
    <w:p w14:paraId="17A4C2D6" w14:textId="1C8FCA86" w:rsidR="00A85F15" w:rsidRPr="00A85F15" w:rsidRDefault="004C0E90" w:rsidP="006238E0">
      <w:pPr>
        <w:pStyle w:val="Heading2"/>
      </w:pPr>
      <w:r>
        <w:rPr>
          <w:rFonts w:eastAsia="SimSun"/>
          <w:kern w:val="24"/>
        </w:rPr>
        <w:br w:type="page"/>
      </w:r>
    </w:p>
    <w:p w14:paraId="21F69EC4" w14:textId="238257D8" w:rsidR="00371267" w:rsidRDefault="00371267" w:rsidP="006238E0">
      <w:pPr>
        <w:pStyle w:val="Heading2"/>
        <w:rPr>
          <w:ins w:id="27" w:author="Chen Heller" w:date="2022-09-14T19:23:00Z"/>
          <w:rtl/>
          <w:lang w:bidi="he-IL"/>
        </w:rPr>
      </w:pPr>
      <w:bookmarkStart w:id="28" w:name="_Toc114053516"/>
      <w:ins w:id="29" w:author="Chen Heller" w:date="2022-09-14T19:23:00Z">
        <w:r>
          <w:rPr>
            <w:rFonts w:hint="cs"/>
            <w:rtl/>
            <w:lang w:bidi="he-IL"/>
          </w:rPr>
          <w:lastRenderedPageBreak/>
          <w:t>תקציר</w:t>
        </w:r>
      </w:ins>
    </w:p>
    <w:p w14:paraId="5A70CB24" w14:textId="574E1681" w:rsidR="00371267" w:rsidRDefault="00371267" w:rsidP="00371267">
      <w:pPr>
        <w:bidi/>
        <w:rPr>
          <w:ins w:id="30" w:author="Chen Heller" w:date="2022-09-14T19:33:00Z"/>
          <w:rtl/>
          <w:lang w:eastAsia="ja-JP"/>
        </w:rPr>
      </w:pPr>
      <w:ins w:id="31" w:author="Chen Heller" w:date="2022-09-14T19:23:00Z">
        <w:r>
          <w:rPr>
            <w:rFonts w:hint="cs"/>
            <w:rtl/>
            <w:lang w:eastAsia="ja-JP"/>
          </w:rPr>
          <w:t>על אף היותם בלתי נר</w:t>
        </w:r>
      </w:ins>
      <w:ins w:id="32" w:author="Chen Heller" w:date="2022-09-14T19:24:00Z">
        <w:r>
          <w:rPr>
            <w:rFonts w:hint="cs"/>
            <w:rtl/>
            <w:lang w:eastAsia="ja-JP"/>
          </w:rPr>
          <w:t xml:space="preserve">אים, גירויים לא מודעים הוכחו בעבר כמסוגלים להשפיע על ההתנהגות שלנו. למרות זאת, </w:t>
        </w:r>
      </w:ins>
      <w:ins w:id="33" w:author="Chen Heller" w:date="2022-09-14T19:25:00Z">
        <w:r>
          <w:rPr>
            <w:rFonts w:hint="cs"/>
            <w:rtl/>
            <w:lang w:eastAsia="ja-JP"/>
          </w:rPr>
          <w:t>תחום המחקר של עיבוד לא מודע שופע ב</w:t>
        </w:r>
        <w:r w:rsidR="007C1108">
          <w:rPr>
            <w:rFonts w:hint="cs"/>
            <w:rtl/>
            <w:lang w:eastAsia="ja-JP"/>
          </w:rPr>
          <w:t>ממצאים סותרים אשר מעוררים מחלוקות לגבי ה</w:t>
        </w:r>
      </w:ins>
      <w:ins w:id="34" w:author="Chen Heller" w:date="2022-09-15T07:54:00Z">
        <w:r w:rsidR="00951A98">
          <w:rPr>
            <w:rFonts w:hint="cs"/>
            <w:rtl/>
            <w:lang w:eastAsia="ja-JP"/>
          </w:rPr>
          <w:t>יקפו</w:t>
        </w:r>
      </w:ins>
      <w:ins w:id="35" w:author="Chen Heller" w:date="2022-09-14T19:25:00Z">
        <w:r w:rsidR="007C1108">
          <w:rPr>
            <w:rFonts w:hint="cs"/>
            <w:rtl/>
            <w:lang w:eastAsia="ja-JP"/>
          </w:rPr>
          <w:t>, ובאופן ספצי</w:t>
        </w:r>
      </w:ins>
      <w:ins w:id="36" w:author="Chen Heller" w:date="2022-09-14T19:26:00Z">
        <w:r w:rsidR="007C1108">
          <w:rPr>
            <w:rFonts w:hint="cs"/>
            <w:rtl/>
            <w:lang w:eastAsia="ja-JP"/>
          </w:rPr>
          <w:t>פי</w:t>
        </w:r>
      </w:ins>
      <w:ins w:id="37" w:author="Chen Heller" w:date="2022-09-14T19:25:00Z">
        <w:r w:rsidR="007C1108">
          <w:rPr>
            <w:rFonts w:hint="cs"/>
            <w:rtl/>
            <w:lang w:eastAsia="ja-JP"/>
          </w:rPr>
          <w:t xml:space="preserve"> </w:t>
        </w:r>
      </w:ins>
      <w:ins w:id="38" w:author="Chen Heller" w:date="2022-09-15T07:54:00Z">
        <w:r w:rsidR="00951A98">
          <w:rPr>
            <w:rFonts w:hint="cs"/>
            <w:rtl/>
            <w:lang w:eastAsia="ja-JP"/>
          </w:rPr>
          <w:t xml:space="preserve">לגבי </w:t>
        </w:r>
      </w:ins>
      <w:ins w:id="39" w:author="Chen Heller" w:date="2022-09-14T19:25:00Z">
        <w:r w:rsidR="007C1108">
          <w:rPr>
            <w:rFonts w:hint="cs"/>
            <w:rtl/>
            <w:lang w:eastAsia="ja-JP"/>
          </w:rPr>
          <w:t>עיבוד סמנטי.</w:t>
        </w:r>
      </w:ins>
      <w:ins w:id="40" w:author="Chen Heller" w:date="2022-09-14T19:26:00Z">
        <w:r w:rsidR="00E430BA">
          <w:rPr>
            <w:rFonts w:hint="cs"/>
            <w:rtl/>
            <w:lang w:eastAsia="ja-JP"/>
          </w:rPr>
          <w:t xml:space="preserve"> </w:t>
        </w:r>
      </w:ins>
      <w:ins w:id="41" w:author="Chen Heller" w:date="2022-09-14T19:29:00Z">
        <w:r w:rsidR="0031554F">
          <w:rPr>
            <w:rFonts w:hint="cs"/>
            <w:rtl/>
            <w:lang w:eastAsia="ja-JP"/>
          </w:rPr>
          <w:t xml:space="preserve">את </w:t>
        </w:r>
      </w:ins>
      <w:ins w:id="42" w:author="Chen Heller" w:date="2022-09-14T19:28:00Z">
        <w:r w:rsidR="0031554F">
          <w:rPr>
            <w:rFonts w:hint="cs"/>
            <w:rtl/>
            <w:lang w:eastAsia="ja-JP"/>
          </w:rPr>
          <w:t>המחלוקות הללו נית</w:t>
        </w:r>
      </w:ins>
      <w:ins w:id="43" w:author="Chen Heller" w:date="2022-09-14T19:29:00Z">
        <w:r w:rsidR="0031554F">
          <w:rPr>
            <w:rFonts w:hint="cs"/>
            <w:rtl/>
            <w:lang w:eastAsia="ja-JP"/>
          </w:rPr>
          <w:t xml:space="preserve">ן </w:t>
        </w:r>
      </w:ins>
      <w:ins w:id="44" w:author="Chen Heller" w:date="2022-09-14T19:28:00Z">
        <w:r w:rsidR="0031554F">
          <w:rPr>
            <w:rFonts w:hint="cs"/>
            <w:rtl/>
            <w:lang w:eastAsia="ja-JP"/>
          </w:rPr>
          <w:t>להסב</w:t>
        </w:r>
      </w:ins>
      <w:ins w:id="45" w:author="Chen Heller" w:date="2022-09-14T19:29:00Z">
        <w:r w:rsidR="0031554F">
          <w:rPr>
            <w:rFonts w:hint="cs"/>
            <w:rtl/>
            <w:lang w:eastAsia="ja-JP"/>
          </w:rPr>
          <w:t>י</w:t>
        </w:r>
      </w:ins>
      <w:ins w:id="46" w:author="Chen Heller" w:date="2022-09-14T19:28:00Z">
        <w:r w:rsidR="0031554F">
          <w:rPr>
            <w:rFonts w:hint="cs"/>
            <w:rtl/>
            <w:lang w:eastAsia="ja-JP"/>
          </w:rPr>
          <w:t xml:space="preserve">ר על ידי </w:t>
        </w:r>
      </w:ins>
      <w:ins w:id="47" w:author="Chen Heller" w:date="2022-09-14T19:26:00Z">
        <w:r w:rsidR="00E430BA">
          <w:rPr>
            <w:rFonts w:hint="cs"/>
            <w:rtl/>
            <w:lang w:eastAsia="ja-JP"/>
          </w:rPr>
          <w:t>מגבלות מתודולוגיות (</w:t>
        </w:r>
        <w:r w:rsidR="00E430BA">
          <w:rPr>
            <w:lang w:eastAsia="ja-JP"/>
          </w:rPr>
          <w:t>methodological</w:t>
        </w:r>
        <w:r w:rsidR="00E430BA">
          <w:rPr>
            <w:rFonts w:hint="cs"/>
            <w:rtl/>
            <w:lang w:eastAsia="ja-JP"/>
          </w:rPr>
          <w:t xml:space="preserve">) </w:t>
        </w:r>
      </w:ins>
      <w:ins w:id="48" w:author="Chen Heller" w:date="2022-09-14T19:29:00Z">
        <w:r w:rsidR="0031554F">
          <w:rPr>
            <w:rFonts w:hint="cs"/>
            <w:rtl/>
            <w:lang w:eastAsia="ja-JP"/>
          </w:rPr>
          <w:t>אשר מאפיינות חלק מהמחקרים</w:t>
        </w:r>
      </w:ins>
      <w:ins w:id="49" w:author="Chen Heller" w:date="2022-09-15T07:55:00Z">
        <w:r w:rsidR="00951A98">
          <w:rPr>
            <w:rFonts w:hint="cs"/>
            <w:rtl/>
            <w:lang w:eastAsia="ja-JP"/>
          </w:rPr>
          <w:t xml:space="preserve"> בתחום</w:t>
        </w:r>
      </w:ins>
      <w:ins w:id="50" w:author="Chen Heller" w:date="2022-09-14T19:29:00Z">
        <w:r w:rsidR="0031554F">
          <w:rPr>
            <w:rFonts w:hint="cs"/>
            <w:rtl/>
            <w:lang w:eastAsia="ja-JP"/>
          </w:rPr>
          <w:t xml:space="preserve">. </w:t>
        </w:r>
        <w:r w:rsidR="00FD71CF">
          <w:rPr>
            <w:rFonts w:hint="cs"/>
            <w:rtl/>
            <w:lang w:eastAsia="ja-JP"/>
          </w:rPr>
          <w:t>מגבלה אחת, א</w:t>
        </w:r>
      </w:ins>
      <w:ins w:id="51" w:author="Chen Heller" w:date="2022-09-14T19:30:00Z">
        <w:r w:rsidR="00FD71CF">
          <w:rPr>
            <w:rFonts w:hint="cs"/>
            <w:rtl/>
            <w:lang w:eastAsia="ja-JP"/>
          </w:rPr>
          <w:t xml:space="preserve">שר נחקרת בתזה זאת, היא הערכת חסר של עיבוד לא מודע הנובעת משימוש </w:t>
        </w:r>
      </w:ins>
      <w:ins w:id="52" w:author="Chen Heller" w:date="2022-09-15T07:55:00Z">
        <w:r w:rsidR="002A6577">
          <w:rPr>
            <w:rFonts w:hint="cs"/>
            <w:rtl/>
            <w:lang w:eastAsia="ja-JP"/>
          </w:rPr>
          <w:t xml:space="preserve">במדדים שאינם </w:t>
        </w:r>
      </w:ins>
      <w:ins w:id="53" w:author="Chen Heller" w:date="2022-09-14T19:30:00Z">
        <w:r w:rsidR="00FD71CF">
          <w:rPr>
            <w:rFonts w:hint="cs"/>
            <w:rtl/>
            <w:lang w:eastAsia="ja-JP"/>
          </w:rPr>
          <w:t>רגישים מספיק לאפקט הלא מודע.</w:t>
        </w:r>
        <w:r w:rsidR="00F93E19">
          <w:rPr>
            <w:rFonts w:hint="cs"/>
            <w:rtl/>
            <w:lang w:eastAsia="ja-JP"/>
          </w:rPr>
          <w:t xml:space="preserve"> </w:t>
        </w:r>
      </w:ins>
      <w:ins w:id="54" w:author="Chen Heller" w:date="2022-09-15T07:56:00Z">
        <w:r w:rsidR="002A6577">
          <w:rPr>
            <w:rFonts w:hint="cs"/>
            <w:rtl/>
            <w:lang w:eastAsia="ja-JP"/>
          </w:rPr>
          <w:t>המדד</w:t>
        </w:r>
        <w:r w:rsidR="006A2CCD">
          <w:rPr>
            <w:rFonts w:hint="cs"/>
            <w:rtl/>
            <w:lang w:eastAsia="ja-JP"/>
          </w:rPr>
          <w:t xml:space="preserve"> </w:t>
        </w:r>
      </w:ins>
      <w:ins w:id="55" w:author="Chen Heller" w:date="2022-09-14T19:30:00Z">
        <w:r w:rsidR="00F93E19">
          <w:rPr>
            <w:rFonts w:hint="cs"/>
            <w:rtl/>
            <w:lang w:eastAsia="ja-JP"/>
          </w:rPr>
          <w:t>הנפוץ ביותר ל</w:t>
        </w:r>
      </w:ins>
      <w:ins w:id="56" w:author="Chen Heller" w:date="2022-09-14T19:31:00Z">
        <w:r w:rsidR="00F93E19">
          <w:rPr>
            <w:rFonts w:hint="cs"/>
            <w:rtl/>
            <w:lang w:eastAsia="ja-JP"/>
          </w:rPr>
          <w:t xml:space="preserve">בחינה של אפקטים לא מודעים </w:t>
        </w:r>
      </w:ins>
      <w:ins w:id="57" w:author="Chen Heller" w:date="2022-09-15T07:55:00Z">
        <w:r w:rsidR="002A6577">
          <w:rPr>
            <w:rFonts w:hint="cs"/>
            <w:rtl/>
            <w:lang w:eastAsia="ja-JP"/>
          </w:rPr>
          <w:t xml:space="preserve">הינו </w:t>
        </w:r>
      </w:ins>
      <w:ins w:id="58" w:author="Chen Heller" w:date="2022-09-15T07:56:00Z">
        <w:r w:rsidR="006A2CCD">
          <w:rPr>
            <w:rFonts w:hint="cs"/>
            <w:rtl/>
            <w:lang w:eastAsia="ja-JP"/>
          </w:rPr>
          <w:t xml:space="preserve">זמן התגובה </w:t>
        </w:r>
      </w:ins>
      <w:ins w:id="59" w:author="Chen Heller" w:date="2022-09-14T19:32:00Z">
        <w:r w:rsidR="003D73BC">
          <w:rPr>
            <w:rFonts w:hint="cs"/>
            <w:rtl/>
            <w:lang w:eastAsia="ja-JP"/>
          </w:rPr>
          <w:t>של תשובות הניתנות בא</w:t>
        </w:r>
      </w:ins>
      <w:ins w:id="60" w:author="Chen Heller" w:date="2022-09-14T19:31:00Z">
        <w:r w:rsidR="00F93E19">
          <w:rPr>
            <w:rFonts w:hint="cs"/>
            <w:rtl/>
            <w:lang w:eastAsia="ja-JP"/>
          </w:rPr>
          <w:t>מצעות מקלדת.</w:t>
        </w:r>
      </w:ins>
      <w:ins w:id="61" w:author="Chen Heller" w:date="2022-09-14T19:32:00Z">
        <w:r w:rsidR="003D73BC">
          <w:rPr>
            <w:rFonts w:hint="cs"/>
            <w:rtl/>
            <w:lang w:eastAsia="ja-JP"/>
          </w:rPr>
          <w:t xml:space="preserve"> אולם אמצעי זה בדרך כלל מפיק אפקטים קטנים מאוד </w:t>
        </w:r>
      </w:ins>
      <w:ins w:id="62" w:author="Chen Heller" w:date="2022-09-15T07:57:00Z">
        <w:r w:rsidR="00AD74F0">
          <w:rPr>
            <w:rFonts w:hint="cs"/>
            <w:rtl/>
            <w:lang w:eastAsia="ja-JP"/>
          </w:rPr>
          <w:t xml:space="preserve">ומספק מידע </w:t>
        </w:r>
      </w:ins>
      <w:ins w:id="63" w:author="Chen Heller" w:date="2022-09-14T19:32:00Z">
        <w:r w:rsidR="003D73BC">
          <w:rPr>
            <w:rFonts w:hint="cs"/>
            <w:rtl/>
            <w:lang w:eastAsia="ja-JP"/>
          </w:rPr>
          <w:t xml:space="preserve">רק </w:t>
        </w:r>
      </w:ins>
      <w:ins w:id="64" w:author="Chen Heller" w:date="2022-09-15T07:57:00Z">
        <w:r w:rsidR="00AD74F0">
          <w:rPr>
            <w:rFonts w:hint="cs"/>
            <w:rtl/>
            <w:lang w:eastAsia="ja-JP"/>
          </w:rPr>
          <w:t xml:space="preserve">לגבי </w:t>
        </w:r>
      </w:ins>
      <w:ins w:id="65" w:author="Chen Heller" w:date="2022-09-14T19:32:00Z">
        <w:r w:rsidR="003D73BC">
          <w:rPr>
            <w:rFonts w:hint="cs"/>
            <w:rtl/>
            <w:lang w:eastAsia="ja-JP"/>
          </w:rPr>
          <w:t xml:space="preserve">התשובה הסופית ולא </w:t>
        </w:r>
      </w:ins>
      <w:ins w:id="66" w:author="Chen Heller" w:date="2022-09-15T07:57:00Z">
        <w:r w:rsidR="00AD74F0">
          <w:rPr>
            <w:rFonts w:hint="cs"/>
            <w:rtl/>
            <w:lang w:eastAsia="ja-JP"/>
          </w:rPr>
          <w:t xml:space="preserve">לגבי </w:t>
        </w:r>
      </w:ins>
      <w:ins w:id="67" w:author="Chen Heller" w:date="2022-09-14T19:32:00Z">
        <w:r w:rsidR="003D73BC">
          <w:rPr>
            <w:rFonts w:hint="cs"/>
            <w:rtl/>
            <w:lang w:eastAsia="ja-JP"/>
          </w:rPr>
          <w:t>ההליכים שהובילו אליה.</w:t>
        </w:r>
      </w:ins>
      <w:ins w:id="68" w:author="Chen Heller" w:date="2022-09-14T19:33:00Z">
        <w:r w:rsidR="00521087">
          <w:rPr>
            <w:rFonts w:hint="cs"/>
            <w:rtl/>
            <w:lang w:eastAsia="ja-JP"/>
          </w:rPr>
          <w:t xml:space="preserve"> פתרון אפשרי לשתי הבעיות הללו הוא שימוש באמצעים למעקב אחר תנועה, אשר הפכו לכלי נפוץ לחשיפת הליכים קוגניטיביי</w:t>
        </w:r>
        <w:r w:rsidR="00521087">
          <w:rPr>
            <w:rFonts w:hint="eastAsia"/>
            <w:rtl/>
            <w:lang w:eastAsia="ja-JP"/>
          </w:rPr>
          <w:t>ם</w:t>
        </w:r>
        <w:r w:rsidR="00521087">
          <w:rPr>
            <w:rFonts w:hint="cs"/>
            <w:rtl/>
            <w:lang w:eastAsia="ja-JP"/>
          </w:rPr>
          <w:t>.</w:t>
        </w:r>
      </w:ins>
    </w:p>
    <w:p w14:paraId="41788E56" w14:textId="5F59367B" w:rsidR="00521087" w:rsidRDefault="00A257A1" w:rsidP="00521087">
      <w:pPr>
        <w:bidi/>
        <w:rPr>
          <w:ins w:id="69" w:author="Chen Heller" w:date="2022-09-14T19:48:00Z"/>
          <w:rtl/>
          <w:lang w:eastAsia="ja-JP"/>
        </w:rPr>
      </w:pPr>
      <w:ins w:id="70" w:author="Chen Heller" w:date="2022-09-15T07:58:00Z">
        <w:r>
          <w:rPr>
            <w:rFonts w:hint="cs"/>
            <w:rtl/>
            <w:lang w:eastAsia="ja-JP"/>
          </w:rPr>
          <w:t>אמנם</w:t>
        </w:r>
      </w:ins>
      <w:ins w:id="71" w:author="Chen Heller" w:date="2022-09-14T19:34:00Z">
        <w:r w:rsidR="00AC5948">
          <w:rPr>
            <w:rFonts w:hint="cs"/>
            <w:rtl/>
            <w:lang w:eastAsia="ja-JP"/>
          </w:rPr>
          <w:t xml:space="preserve">, האם מעקב אחר תנועה אכן רגיש יותר לאפקטים לא מודעים מאשר מקלדת? </w:t>
        </w:r>
      </w:ins>
      <w:ins w:id="72" w:author="Chen Heller" w:date="2022-09-14T19:37:00Z">
        <w:r w:rsidR="00C465FF">
          <w:rPr>
            <w:rFonts w:hint="cs"/>
            <w:rtl/>
            <w:lang w:eastAsia="ja-JP"/>
          </w:rPr>
          <w:t>עד עתה</w:t>
        </w:r>
      </w:ins>
      <w:ins w:id="73" w:author="Chen Heller" w:date="2022-09-14T19:34:00Z">
        <w:r w:rsidR="00AC5948">
          <w:rPr>
            <w:rFonts w:hint="cs"/>
            <w:rtl/>
            <w:lang w:eastAsia="ja-JP"/>
          </w:rPr>
          <w:t xml:space="preserve">, מחקר אחד בלבד </w:t>
        </w:r>
      </w:ins>
      <w:ins w:id="74" w:author="Chen Heller" w:date="2022-09-14T19:35:00Z">
        <w:r w:rsidR="00AC5948">
          <w:rPr>
            <w:rFonts w:hint="cs"/>
            <w:rtl/>
            <w:lang w:eastAsia="ja-JP"/>
          </w:rPr>
          <w:t>השווה בין המדדים באופן ישיר ומצא אפקט לא מודע</w:t>
        </w:r>
      </w:ins>
      <w:ins w:id="75" w:author="Chen Heller" w:date="2022-09-14T19:37:00Z">
        <w:r w:rsidR="00C465FF">
          <w:rPr>
            <w:rFonts w:hint="cs"/>
            <w:rtl/>
            <w:lang w:eastAsia="ja-JP"/>
          </w:rPr>
          <w:t xml:space="preserve"> </w:t>
        </w:r>
      </w:ins>
      <w:ins w:id="76" w:author="Chen Heller" w:date="2022-09-14T19:38:00Z">
        <w:r w:rsidR="00C11D51">
          <w:rPr>
            <w:rFonts w:hint="cs"/>
            <w:rtl/>
            <w:lang w:eastAsia="ja-JP"/>
          </w:rPr>
          <w:t xml:space="preserve">מזערי באמצעות מקלדת אך משמעותי באמצעות שימוש בעכבר. </w:t>
        </w:r>
      </w:ins>
      <w:ins w:id="77" w:author="Chen Heller" w:date="2022-09-15T07:59:00Z">
        <w:r>
          <w:rPr>
            <w:rFonts w:hint="cs"/>
            <w:rtl/>
            <w:lang w:eastAsia="ja-JP"/>
          </w:rPr>
          <w:t>אך</w:t>
        </w:r>
      </w:ins>
      <w:ins w:id="78" w:author="Chen Heller" w:date="2022-09-14T19:39:00Z">
        <w:r w:rsidR="00C11D51">
          <w:rPr>
            <w:rFonts w:hint="cs"/>
            <w:rtl/>
            <w:lang w:eastAsia="ja-JP"/>
          </w:rPr>
          <w:t xml:space="preserve">, </w:t>
        </w:r>
      </w:ins>
      <w:ins w:id="79" w:author="Chen Heller" w:date="2022-09-14T19:41:00Z">
        <w:r w:rsidR="000F181B">
          <w:rPr>
            <w:rFonts w:hint="cs"/>
            <w:rtl/>
            <w:lang w:eastAsia="ja-JP"/>
          </w:rPr>
          <w:t xml:space="preserve">מדד המודעות כמו גם המערכת למעקב אחר תנועה </w:t>
        </w:r>
      </w:ins>
      <w:ins w:id="80" w:author="Chen Heller" w:date="2022-09-14T19:42:00Z">
        <w:r w:rsidR="0089705D">
          <w:rPr>
            <w:rFonts w:hint="cs"/>
            <w:rtl/>
            <w:lang w:eastAsia="ja-JP"/>
          </w:rPr>
          <w:t>בהם נעשה שימוש במחק</w:t>
        </w:r>
      </w:ins>
      <w:ins w:id="81" w:author="Chen Heller" w:date="2022-09-14T19:43:00Z">
        <w:r w:rsidR="0089705D">
          <w:rPr>
            <w:rFonts w:hint="cs"/>
            <w:rtl/>
            <w:lang w:eastAsia="ja-JP"/>
          </w:rPr>
          <w:t xml:space="preserve">ר זה </w:t>
        </w:r>
      </w:ins>
      <w:ins w:id="82" w:author="Chen Heller" w:date="2022-09-15T08:00:00Z">
        <w:r>
          <w:rPr>
            <w:rFonts w:hint="cs"/>
            <w:rtl/>
            <w:lang w:eastAsia="ja-JP"/>
          </w:rPr>
          <w:t>הינם מוגבלים</w:t>
        </w:r>
      </w:ins>
      <w:ins w:id="83" w:author="Chen Heller" w:date="2022-09-14T19:43:00Z">
        <w:r w:rsidR="0089705D">
          <w:rPr>
            <w:rFonts w:hint="cs"/>
            <w:rtl/>
            <w:lang w:eastAsia="ja-JP"/>
          </w:rPr>
          <w:t xml:space="preserve">. </w:t>
        </w:r>
      </w:ins>
      <w:ins w:id="84" w:author="Chen Heller" w:date="2022-09-14T19:45:00Z">
        <w:r w:rsidR="004472AC">
          <w:rPr>
            <w:rFonts w:hint="cs"/>
            <w:rtl/>
            <w:lang w:eastAsia="ja-JP"/>
          </w:rPr>
          <w:t xml:space="preserve">מטרת התזה הנוכחית היא לבחון האם </w:t>
        </w:r>
      </w:ins>
      <w:ins w:id="85" w:author="Chen Heller" w:date="2022-09-14T19:46:00Z">
        <w:r w:rsidR="002D40B7">
          <w:rPr>
            <w:rFonts w:hint="cs"/>
            <w:rtl/>
            <w:lang w:eastAsia="ja-JP"/>
          </w:rPr>
          <w:t>ל</w:t>
        </w:r>
        <w:r w:rsidR="004472AC">
          <w:rPr>
            <w:rFonts w:hint="cs"/>
            <w:rtl/>
            <w:lang w:eastAsia="ja-JP"/>
          </w:rPr>
          <w:t xml:space="preserve">מעקב אחר תנועה </w:t>
        </w:r>
      </w:ins>
      <w:ins w:id="86" w:author="Chen Heller" w:date="2022-09-14T19:47:00Z">
        <w:r w:rsidR="002D40B7">
          <w:rPr>
            <w:rFonts w:hint="cs"/>
            <w:rtl/>
            <w:lang w:eastAsia="ja-JP"/>
          </w:rPr>
          <w:t xml:space="preserve">יש יתרון על פני מקלדת </w:t>
        </w:r>
      </w:ins>
      <w:ins w:id="87" w:author="Chen Heller" w:date="2022-09-15T08:00:00Z">
        <w:r w:rsidR="001455CB">
          <w:rPr>
            <w:rFonts w:hint="cs"/>
            <w:rtl/>
            <w:lang w:eastAsia="ja-JP"/>
          </w:rPr>
          <w:t xml:space="preserve">בכל הנוגע </w:t>
        </w:r>
      </w:ins>
      <w:ins w:id="88" w:author="Chen Heller" w:date="2022-09-14T19:46:00Z">
        <w:r w:rsidR="004472AC">
          <w:rPr>
            <w:rFonts w:hint="cs"/>
            <w:rtl/>
            <w:lang w:eastAsia="ja-JP"/>
          </w:rPr>
          <w:t>לגילוי אפקטים לא מודעים</w:t>
        </w:r>
      </w:ins>
      <w:ins w:id="89" w:author="Chen Heller" w:date="2022-09-14T19:47:00Z">
        <w:r w:rsidR="002D40B7">
          <w:rPr>
            <w:rFonts w:hint="cs"/>
            <w:rtl/>
            <w:lang w:eastAsia="ja-JP"/>
          </w:rPr>
          <w:t xml:space="preserve">, </w:t>
        </w:r>
      </w:ins>
      <w:ins w:id="90" w:author="Chen Heller" w:date="2022-09-14T19:46:00Z">
        <w:r w:rsidR="004472AC">
          <w:rPr>
            <w:rFonts w:hint="cs"/>
            <w:rtl/>
            <w:lang w:eastAsia="ja-JP"/>
          </w:rPr>
          <w:t xml:space="preserve">תוך כדי </w:t>
        </w:r>
        <w:r w:rsidR="002D40B7">
          <w:rPr>
            <w:rFonts w:hint="cs"/>
            <w:rtl/>
            <w:lang w:eastAsia="ja-JP"/>
          </w:rPr>
          <w:t>התגברות על המגבלות</w:t>
        </w:r>
      </w:ins>
      <w:ins w:id="91" w:author="Chen Heller" w:date="2022-09-14T19:47:00Z">
        <w:r w:rsidR="002D40B7">
          <w:rPr>
            <w:rFonts w:hint="cs"/>
            <w:rtl/>
            <w:lang w:eastAsia="ja-JP"/>
          </w:rPr>
          <w:t xml:space="preserve"> </w:t>
        </w:r>
      </w:ins>
      <w:ins w:id="92" w:author="Chen Heller" w:date="2022-09-15T08:00:00Z">
        <w:r w:rsidR="001455CB">
          <w:rPr>
            <w:rFonts w:hint="cs"/>
            <w:rtl/>
            <w:lang w:eastAsia="ja-JP"/>
          </w:rPr>
          <w:t>הללו</w:t>
        </w:r>
      </w:ins>
      <w:ins w:id="93" w:author="Chen Heller" w:date="2022-09-14T19:47:00Z">
        <w:r w:rsidR="002D40B7">
          <w:rPr>
            <w:rFonts w:hint="cs"/>
            <w:rtl/>
            <w:lang w:eastAsia="ja-JP"/>
          </w:rPr>
          <w:t>.</w:t>
        </w:r>
      </w:ins>
    </w:p>
    <w:p w14:paraId="3FD08D71" w14:textId="4C80BCF9" w:rsidR="007D5385" w:rsidRDefault="007D5385" w:rsidP="007D5385">
      <w:pPr>
        <w:bidi/>
        <w:rPr>
          <w:ins w:id="94" w:author="Chen Heller" w:date="2022-09-14T19:47:00Z"/>
          <w:rtl/>
          <w:lang w:eastAsia="ja-JP"/>
        </w:rPr>
      </w:pPr>
      <w:ins w:id="95" w:author="Chen Heller" w:date="2022-09-14T19:48:00Z">
        <w:r>
          <w:rPr>
            <w:rFonts w:hint="cs"/>
            <w:rtl/>
            <w:lang w:eastAsia="ja-JP"/>
          </w:rPr>
          <w:t xml:space="preserve">לשם כך, </w:t>
        </w:r>
      </w:ins>
      <w:ins w:id="96" w:author="Chen Heller" w:date="2022-09-15T08:01:00Z">
        <w:r w:rsidR="00276370">
          <w:rPr>
            <w:rFonts w:hint="cs"/>
            <w:rtl/>
            <w:lang w:eastAsia="ja-JP"/>
          </w:rPr>
          <w:t xml:space="preserve">עשיתי </w:t>
        </w:r>
      </w:ins>
      <w:ins w:id="97" w:author="Chen Heller" w:date="2022-09-14T19:48:00Z">
        <w:r>
          <w:rPr>
            <w:rFonts w:hint="cs"/>
            <w:rtl/>
            <w:lang w:eastAsia="ja-JP"/>
          </w:rPr>
          <w:t xml:space="preserve">שימוש </w:t>
        </w:r>
      </w:ins>
      <w:ins w:id="98" w:author="Chen Heller" w:date="2022-09-15T08:00:00Z">
        <w:r w:rsidR="001455CB">
          <w:rPr>
            <w:rFonts w:hint="cs"/>
            <w:rtl/>
            <w:lang w:eastAsia="ja-JP"/>
          </w:rPr>
          <w:t>במדדים נוקשים</w:t>
        </w:r>
      </w:ins>
      <w:ins w:id="99" w:author="Chen Heller" w:date="2022-09-14T19:48:00Z">
        <w:r>
          <w:rPr>
            <w:rFonts w:hint="cs"/>
            <w:rtl/>
            <w:lang w:eastAsia="ja-JP"/>
          </w:rPr>
          <w:t xml:space="preserve"> </w:t>
        </w:r>
      </w:ins>
      <w:ins w:id="100" w:author="Chen Heller" w:date="2022-09-15T08:01:00Z">
        <w:r w:rsidR="001455CB">
          <w:rPr>
            <w:rFonts w:hint="cs"/>
            <w:rtl/>
            <w:lang w:eastAsia="ja-JP"/>
          </w:rPr>
          <w:t>ל</w:t>
        </w:r>
      </w:ins>
      <w:ins w:id="101" w:author="Chen Heller" w:date="2022-09-14T19:48:00Z">
        <w:r>
          <w:rPr>
            <w:rFonts w:hint="cs"/>
            <w:rtl/>
            <w:lang w:eastAsia="ja-JP"/>
          </w:rPr>
          <w:t xml:space="preserve">מודעות </w:t>
        </w:r>
      </w:ins>
      <w:ins w:id="102" w:author="Chen Heller" w:date="2022-09-15T08:00:00Z">
        <w:r w:rsidR="001455CB">
          <w:rPr>
            <w:rFonts w:hint="cs"/>
            <w:rtl/>
            <w:lang w:eastAsia="ja-JP"/>
          </w:rPr>
          <w:t xml:space="preserve">בשילוב </w:t>
        </w:r>
      </w:ins>
      <w:ins w:id="103" w:author="Chen Heller" w:date="2022-09-14T19:48:00Z">
        <w:r>
          <w:rPr>
            <w:rFonts w:hint="cs"/>
            <w:rtl/>
            <w:lang w:eastAsia="ja-JP"/>
          </w:rPr>
          <w:t xml:space="preserve">עם </w:t>
        </w:r>
      </w:ins>
      <w:ins w:id="104" w:author="Chen Heller" w:date="2022-09-14T19:52:00Z">
        <w:r w:rsidR="00A217AA">
          <w:rPr>
            <w:rFonts w:hint="cs"/>
            <w:rtl/>
            <w:lang w:eastAsia="ja-JP"/>
          </w:rPr>
          <w:t xml:space="preserve">אמצעים אינטואיטיביים </w:t>
        </w:r>
      </w:ins>
      <w:ins w:id="105" w:author="Chen Heller" w:date="2022-09-15T08:01:00Z">
        <w:r w:rsidR="00276370">
          <w:rPr>
            <w:rFonts w:hint="cs"/>
            <w:rtl/>
            <w:lang w:eastAsia="ja-JP"/>
          </w:rPr>
          <w:t xml:space="preserve">להקלטת תשובות </w:t>
        </w:r>
      </w:ins>
      <w:ins w:id="106" w:author="Chen Heller" w:date="2022-09-14T19:49:00Z">
        <w:r w:rsidR="008668F3">
          <w:rPr>
            <w:rFonts w:hint="cs"/>
            <w:rtl/>
            <w:lang w:eastAsia="ja-JP"/>
          </w:rPr>
          <w:t xml:space="preserve">בסדרה של ארבעה ניסויים. </w:t>
        </w:r>
      </w:ins>
      <w:ins w:id="107" w:author="Chen Heller" w:date="2022-09-14T19:51:00Z">
        <w:r w:rsidR="00A217AA">
          <w:rPr>
            <w:rFonts w:hint="cs"/>
            <w:rtl/>
            <w:lang w:eastAsia="ja-JP"/>
          </w:rPr>
          <w:t>שלושה מחקרי גישוש ראשוניים נערכו על מנת לזהות את התנאים האופטימליים לגילוי של אפקטים לא מודעים באמצעות תנועות הושטה.</w:t>
        </w:r>
      </w:ins>
      <w:ins w:id="108" w:author="Chen Heller" w:date="2022-09-14T19:52:00Z">
        <w:r w:rsidR="003B60CB">
          <w:rPr>
            <w:rFonts w:hint="cs"/>
            <w:rtl/>
            <w:lang w:eastAsia="ja-JP"/>
          </w:rPr>
          <w:t xml:space="preserve"> </w:t>
        </w:r>
      </w:ins>
      <w:ins w:id="109" w:author="Chen Heller" w:date="2022-09-14T19:53:00Z">
        <w:r w:rsidR="003B60CB">
          <w:rPr>
            <w:rFonts w:hint="cs"/>
            <w:rtl/>
            <w:lang w:eastAsia="ja-JP"/>
          </w:rPr>
          <w:t xml:space="preserve">מחקר אישוש רביעי השווה ישירות בין תנועות הושטה לבין מקלדת. </w:t>
        </w:r>
        <w:r w:rsidR="00D12DFB">
          <w:rPr>
            <w:rFonts w:hint="cs"/>
            <w:rtl/>
            <w:lang w:eastAsia="ja-JP"/>
          </w:rPr>
          <w:t>ארבעת המחקרים התבססו על המחקר הקלאסי ש</w:t>
        </w:r>
      </w:ins>
      <w:ins w:id="110" w:author="Chen Heller" w:date="2022-09-14T19:54:00Z">
        <w:r w:rsidR="00D12DFB">
          <w:rPr>
            <w:rFonts w:hint="cs"/>
            <w:rtl/>
            <w:lang w:eastAsia="ja-JP"/>
          </w:rPr>
          <w:t>ל דהאן ושותפי</w:t>
        </w:r>
      </w:ins>
      <w:ins w:id="111" w:author="Chen Heller" w:date="2022-09-15T08:02:00Z">
        <w:r w:rsidR="00D4518B">
          <w:rPr>
            <w:rFonts w:hint="cs"/>
            <w:rtl/>
            <w:lang w:eastAsia="ja-JP"/>
          </w:rPr>
          <w:t>ו</w:t>
        </w:r>
      </w:ins>
      <w:ins w:id="112" w:author="Chen Heller" w:date="2022-09-14T19:54:00Z">
        <w:r w:rsidR="00D12DFB">
          <w:rPr>
            <w:rFonts w:hint="cs"/>
            <w:rtl/>
            <w:lang w:eastAsia="ja-JP"/>
          </w:rPr>
          <w:t xml:space="preserve"> (2001) בו נבדקים </w:t>
        </w:r>
      </w:ins>
      <w:ins w:id="113" w:author="Chen Heller" w:date="2022-09-14T19:56:00Z">
        <w:r w:rsidR="00F47103">
          <w:rPr>
            <w:rFonts w:hint="cs"/>
            <w:rtl/>
            <w:lang w:eastAsia="ja-JP"/>
          </w:rPr>
          <w:t xml:space="preserve">סיווגו </w:t>
        </w:r>
      </w:ins>
      <w:ins w:id="114" w:author="Chen Heller" w:date="2022-09-14T19:54:00Z">
        <w:r w:rsidR="00D12DFB">
          <w:rPr>
            <w:rFonts w:hint="cs"/>
            <w:rtl/>
            <w:lang w:eastAsia="ja-JP"/>
          </w:rPr>
          <w:t xml:space="preserve">סמנטית מילת מטרה אשר </w:t>
        </w:r>
      </w:ins>
      <w:ins w:id="115" w:author="Chen Heller" w:date="2022-09-14T19:56:00Z">
        <w:r w:rsidR="00F47103">
          <w:rPr>
            <w:rFonts w:hint="cs"/>
            <w:rtl/>
            <w:lang w:eastAsia="ja-JP"/>
          </w:rPr>
          <w:t xml:space="preserve">עקבה אחרי </w:t>
        </w:r>
      </w:ins>
      <w:ins w:id="116" w:author="Chen Heller" w:date="2022-09-14T19:54:00Z">
        <w:r w:rsidR="00E81933">
          <w:rPr>
            <w:rFonts w:hint="cs"/>
            <w:rtl/>
            <w:lang w:eastAsia="ja-JP"/>
          </w:rPr>
          <w:t>מילת פריים (</w:t>
        </w:r>
        <w:r w:rsidR="00E81933">
          <w:rPr>
            <w:lang w:eastAsia="ja-JP"/>
          </w:rPr>
          <w:t>prime</w:t>
        </w:r>
        <w:r w:rsidR="00E81933">
          <w:rPr>
            <w:rFonts w:hint="cs"/>
            <w:rtl/>
            <w:lang w:eastAsia="ja-JP"/>
          </w:rPr>
          <w:t xml:space="preserve">) </w:t>
        </w:r>
      </w:ins>
      <w:ins w:id="117" w:author="Chen Heller" w:date="2022-09-14T19:57:00Z">
        <w:r w:rsidR="00CE1295">
          <w:rPr>
            <w:rFonts w:hint="cs"/>
            <w:rtl/>
            <w:lang w:eastAsia="ja-JP"/>
          </w:rPr>
          <w:t xml:space="preserve">זהה/שונה </w:t>
        </w:r>
        <w:r w:rsidR="00F47103">
          <w:rPr>
            <w:rFonts w:hint="cs"/>
            <w:rtl/>
            <w:lang w:eastAsia="ja-JP"/>
          </w:rPr>
          <w:t xml:space="preserve">שהוצגה </w:t>
        </w:r>
      </w:ins>
      <w:ins w:id="118" w:author="Chen Heller" w:date="2022-09-14T19:55:00Z">
        <w:r w:rsidR="00E81933">
          <w:rPr>
            <w:rFonts w:hint="cs"/>
            <w:rtl/>
            <w:lang w:eastAsia="ja-JP"/>
          </w:rPr>
          <w:t>באופן לא מודע.</w:t>
        </w:r>
      </w:ins>
      <w:ins w:id="119" w:author="Chen Heller" w:date="2022-09-14T19:57:00Z">
        <w:r w:rsidR="003900ED">
          <w:rPr>
            <w:rFonts w:hint="cs"/>
            <w:rtl/>
            <w:lang w:eastAsia="ja-JP"/>
          </w:rPr>
          <w:t xml:space="preserve"> הניסוי הראשון הפיק תוצאות שאינן מובהקות</w:t>
        </w:r>
      </w:ins>
      <w:ins w:id="120" w:author="Chen Heller" w:date="2022-09-14T19:58:00Z">
        <w:r w:rsidR="003900ED">
          <w:rPr>
            <w:rFonts w:hint="cs"/>
            <w:rtl/>
            <w:lang w:eastAsia="ja-JP"/>
          </w:rPr>
          <w:t xml:space="preserve">, כנראה בשל זמני התגובה הארוכים </w:t>
        </w:r>
      </w:ins>
      <w:ins w:id="121" w:author="Chen Heller" w:date="2022-09-15T08:02:00Z">
        <w:r w:rsidR="00D4518B">
          <w:rPr>
            <w:rFonts w:hint="cs"/>
            <w:rtl/>
            <w:lang w:eastAsia="ja-JP"/>
          </w:rPr>
          <w:t>של ה</w:t>
        </w:r>
      </w:ins>
      <w:ins w:id="122" w:author="Chen Heller" w:date="2022-09-14T19:58:00Z">
        <w:r w:rsidR="003900ED">
          <w:rPr>
            <w:rFonts w:hint="cs"/>
            <w:rtl/>
            <w:lang w:eastAsia="ja-JP"/>
          </w:rPr>
          <w:t>נבדקים.</w:t>
        </w:r>
        <w:r w:rsidR="00FD08CE">
          <w:rPr>
            <w:rFonts w:hint="cs"/>
            <w:rtl/>
            <w:lang w:eastAsia="ja-JP"/>
          </w:rPr>
          <w:t xml:space="preserve"> </w:t>
        </w:r>
      </w:ins>
      <w:ins w:id="123" w:author="Chen Heller" w:date="2022-09-15T08:04:00Z">
        <w:r w:rsidR="00253320">
          <w:rPr>
            <w:rFonts w:hint="cs"/>
            <w:rtl/>
            <w:lang w:eastAsia="ja-JP"/>
          </w:rPr>
          <w:t>ב</w:t>
        </w:r>
      </w:ins>
      <w:ins w:id="124" w:author="Chen Heller" w:date="2022-09-14T19:58:00Z">
        <w:r w:rsidR="00FD08CE">
          <w:rPr>
            <w:rFonts w:hint="cs"/>
            <w:rtl/>
            <w:lang w:eastAsia="ja-JP"/>
          </w:rPr>
          <w:t xml:space="preserve">ניסוי השני </w:t>
        </w:r>
      </w:ins>
      <w:ins w:id="125" w:author="Chen Heller" w:date="2022-09-15T08:04:00Z">
        <w:r w:rsidR="00CC2641">
          <w:rPr>
            <w:rFonts w:hint="cs"/>
            <w:rtl/>
            <w:lang w:eastAsia="ja-JP"/>
          </w:rPr>
          <w:t xml:space="preserve">הוטלה </w:t>
        </w:r>
      </w:ins>
      <w:ins w:id="126" w:author="Chen Heller" w:date="2022-09-15T08:03:00Z">
        <w:r w:rsidR="00253320">
          <w:rPr>
            <w:rFonts w:hint="cs"/>
            <w:rtl/>
            <w:lang w:eastAsia="ja-JP"/>
          </w:rPr>
          <w:t xml:space="preserve">מגבלה נוקשת יותר על זמן התגובה אשר </w:t>
        </w:r>
      </w:ins>
      <w:ins w:id="127" w:author="Chen Heller" w:date="2022-09-15T08:04:00Z">
        <w:r w:rsidR="00CC2641">
          <w:rPr>
            <w:rFonts w:hint="cs"/>
            <w:rtl/>
            <w:lang w:eastAsia="ja-JP"/>
          </w:rPr>
          <w:t xml:space="preserve">כללה </w:t>
        </w:r>
      </w:ins>
      <w:ins w:id="128" w:author="Chen Heller" w:date="2022-09-15T08:03:00Z">
        <w:r w:rsidR="00253320">
          <w:rPr>
            <w:rFonts w:hint="cs"/>
            <w:rtl/>
            <w:lang w:eastAsia="ja-JP"/>
          </w:rPr>
          <w:t xml:space="preserve">מגבלה על </w:t>
        </w:r>
      </w:ins>
      <w:ins w:id="129" w:author="Chen Heller" w:date="2022-09-14T19:58:00Z">
        <w:r w:rsidR="00FD08CE">
          <w:rPr>
            <w:rFonts w:hint="cs"/>
            <w:rtl/>
            <w:lang w:eastAsia="ja-JP"/>
          </w:rPr>
          <w:t xml:space="preserve">תחילת התנועה </w:t>
        </w:r>
      </w:ins>
      <w:ins w:id="130" w:author="Chen Heller" w:date="2022-09-15T08:03:00Z">
        <w:r w:rsidR="00253320">
          <w:rPr>
            <w:rFonts w:hint="cs"/>
            <w:rtl/>
            <w:lang w:eastAsia="ja-JP"/>
          </w:rPr>
          <w:t xml:space="preserve">ומגבלה על </w:t>
        </w:r>
      </w:ins>
      <w:ins w:id="131" w:author="Chen Heller" w:date="2022-09-14T19:58:00Z">
        <w:r w:rsidR="00FD08CE">
          <w:rPr>
            <w:rFonts w:hint="cs"/>
            <w:rtl/>
            <w:lang w:eastAsia="ja-JP"/>
          </w:rPr>
          <w:t>משך התנועה</w:t>
        </w:r>
      </w:ins>
      <w:ins w:id="132" w:author="Chen Heller" w:date="2022-09-15T08:04:00Z">
        <w:r w:rsidR="00253320">
          <w:rPr>
            <w:rFonts w:hint="cs"/>
            <w:rtl/>
            <w:lang w:eastAsia="ja-JP"/>
          </w:rPr>
          <w:t>.</w:t>
        </w:r>
      </w:ins>
      <w:ins w:id="133" w:author="Chen Heller" w:date="2022-09-14T19:58:00Z">
        <w:r w:rsidR="00FD08CE">
          <w:rPr>
            <w:rFonts w:hint="cs"/>
            <w:rtl/>
            <w:lang w:eastAsia="ja-JP"/>
          </w:rPr>
          <w:t xml:space="preserve"> כמו כן</w:t>
        </w:r>
      </w:ins>
      <w:ins w:id="134" w:author="Chen Heller" w:date="2022-09-15T08:04:00Z">
        <w:r w:rsidR="00253320">
          <w:rPr>
            <w:rFonts w:hint="cs"/>
            <w:rtl/>
            <w:lang w:eastAsia="ja-JP"/>
          </w:rPr>
          <w:t>,</w:t>
        </w:r>
      </w:ins>
      <w:ins w:id="135" w:author="Chen Heller" w:date="2022-09-14T19:58:00Z">
        <w:r w:rsidR="00FD08CE">
          <w:rPr>
            <w:rFonts w:hint="cs"/>
            <w:rtl/>
            <w:lang w:eastAsia="ja-JP"/>
          </w:rPr>
          <w:t xml:space="preserve"> </w:t>
        </w:r>
      </w:ins>
      <w:ins w:id="136" w:author="Chen Heller" w:date="2022-09-15T08:04:00Z">
        <w:r w:rsidR="00CC2641">
          <w:rPr>
            <w:rFonts w:hint="cs"/>
            <w:rtl/>
            <w:lang w:eastAsia="ja-JP"/>
          </w:rPr>
          <w:t xml:space="preserve">ניתן </w:t>
        </w:r>
      </w:ins>
      <w:ins w:id="137" w:author="Chen Heller" w:date="2022-09-14T19:58:00Z">
        <w:r w:rsidR="00FD08CE">
          <w:rPr>
            <w:rFonts w:hint="cs"/>
            <w:rtl/>
            <w:lang w:eastAsia="ja-JP"/>
          </w:rPr>
          <w:t>בלוק (</w:t>
        </w:r>
        <w:r w:rsidR="00FD08CE">
          <w:rPr>
            <w:lang w:eastAsia="ja-JP"/>
          </w:rPr>
          <w:t>block</w:t>
        </w:r>
        <w:r w:rsidR="00FD08CE">
          <w:rPr>
            <w:rFonts w:hint="cs"/>
            <w:rtl/>
            <w:lang w:eastAsia="ja-JP"/>
          </w:rPr>
          <w:t>) אימון נוסף</w:t>
        </w:r>
      </w:ins>
      <w:ins w:id="138" w:author="Chen Heller" w:date="2022-09-14T19:59:00Z">
        <w:r w:rsidR="00FD08CE">
          <w:rPr>
            <w:rFonts w:hint="cs"/>
            <w:rtl/>
            <w:lang w:eastAsia="ja-JP"/>
          </w:rPr>
          <w:t xml:space="preserve"> על מנת לשפר את זמן התגובה.</w:t>
        </w:r>
        <w:r w:rsidR="00B8268F">
          <w:rPr>
            <w:rFonts w:hint="cs"/>
            <w:rtl/>
            <w:lang w:eastAsia="ja-JP"/>
          </w:rPr>
          <w:t xml:space="preserve"> </w:t>
        </w:r>
      </w:ins>
      <w:ins w:id="139" w:author="Chen Heller" w:date="2022-09-14T20:00:00Z">
        <w:r w:rsidR="001A4C28">
          <w:rPr>
            <w:rFonts w:hint="cs"/>
            <w:rtl/>
            <w:lang w:eastAsia="ja-JP"/>
          </w:rPr>
          <w:t xml:space="preserve">כתוצאה </w:t>
        </w:r>
      </w:ins>
      <w:ins w:id="140" w:author="Chen Heller" w:date="2022-09-14T20:01:00Z">
        <w:r w:rsidR="001A4C28">
          <w:rPr>
            <w:rFonts w:hint="cs"/>
            <w:rtl/>
            <w:lang w:eastAsia="ja-JP"/>
          </w:rPr>
          <w:t>מקיצור זמן התגובה, מספר רב של חזרות (</w:t>
        </w:r>
        <w:r w:rsidR="001A4C28">
          <w:rPr>
            <w:lang w:eastAsia="ja-JP"/>
          </w:rPr>
          <w:t>trials</w:t>
        </w:r>
        <w:r w:rsidR="001A4C28">
          <w:rPr>
            <w:rFonts w:hint="cs"/>
            <w:rtl/>
            <w:lang w:eastAsia="ja-JP"/>
          </w:rPr>
          <w:t xml:space="preserve">) לא השולמו בהצלחה ולפיכך נפסלו. </w:t>
        </w:r>
        <w:r w:rsidR="00791D2B">
          <w:rPr>
            <w:rFonts w:hint="cs"/>
            <w:rtl/>
            <w:lang w:eastAsia="ja-JP"/>
          </w:rPr>
          <w:t>לכן בניסוי השלישי נוסף יום אימון נ</w:t>
        </w:r>
      </w:ins>
      <w:ins w:id="141" w:author="Chen Heller" w:date="2022-09-14T20:02:00Z">
        <w:r w:rsidR="00791D2B">
          <w:rPr>
            <w:rFonts w:hint="cs"/>
            <w:rtl/>
            <w:lang w:eastAsia="ja-JP"/>
          </w:rPr>
          <w:t>פרד שנועד לשפר את זמני התגובה של הנבדקים. אף על פי</w:t>
        </w:r>
      </w:ins>
      <w:ins w:id="142" w:author="Chen Heller" w:date="2022-09-14T20:03:00Z">
        <w:r w:rsidR="00156308">
          <w:rPr>
            <w:rFonts w:hint="cs"/>
            <w:rtl/>
            <w:lang w:eastAsia="ja-JP"/>
          </w:rPr>
          <w:t xml:space="preserve"> שמספר החזרות הפסולות לא פחת, </w:t>
        </w:r>
      </w:ins>
      <w:ins w:id="143" w:author="Chen Heller" w:date="2022-09-14T20:04:00Z">
        <w:r w:rsidR="00702292">
          <w:rPr>
            <w:rFonts w:hint="cs"/>
            <w:rtl/>
            <w:lang w:eastAsia="ja-JP"/>
          </w:rPr>
          <w:t>ב</w:t>
        </w:r>
      </w:ins>
      <w:ins w:id="144" w:author="Chen Heller" w:date="2022-09-14T20:03:00Z">
        <w:r w:rsidR="00156308">
          <w:rPr>
            <w:rFonts w:hint="cs"/>
            <w:rtl/>
            <w:lang w:eastAsia="ja-JP"/>
          </w:rPr>
          <w:t>ניסוי</w:t>
        </w:r>
      </w:ins>
      <w:ins w:id="145" w:author="Chen Heller" w:date="2022-09-15T08:05:00Z">
        <w:r w:rsidR="00CC2641">
          <w:rPr>
            <w:rFonts w:hint="cs"/>
            <w:rtl/>
            <w:lang w:eastAsia="ja-JP"/>
          </w:rPr>
          <w:t xml:space="preserve"> השלישי</w:t>
        </w:r>
      </w:ins>
      <w:ins w:id="146" w:author="Chen Heller" w:date="2022-09-14T20:03:00Z">
        <w:r w:rsidR="00156308">
          <w:rPr>
            <w:rFonts w:hint="cs"/>
            <w:rtl/>
            <w:lang w:eastAsia="ja-JP"/>
          </w:rPr>
          <w:t xml:space="preserve"> </w:t>
        </w:r>
      </w:ins>
      <w:ins w:id="147" w:author="Chen Heller" w:date="2022-09-14T20:04:00Z">
        <w:r w:rsidR="00702292">
          <w:rPr>
            <w:rFonts w:hint="cs"/>
            <w:rtl/>
            <w:lang w:eastAsia="ja-JP"/>
          </w:rPr>
          <w:t>התגלה רמז להבדל בין תנאי הניסוי אשר סימ</w:t>
        </w:r>
      </w:ins>
      <w:ins w:id="148" w:author="Chen Heller" w:date="2022-09-14T20:05:00Z">
        <w:r w:rsidR="00702292">
          <w:rPr>
            <w:rFonts w:hint="cs"/>
            <w:rtl/>
            <w:lang w:eastAsia="ja-JP"/>
          </w:rPr>
          <w:t xml:space="preserve">ל </w:t>
        </w:r>
      </w:ins>
      <w:ins w:id="149" w:author="Chen Heller" w:date="2022-09-14T20:04:00Z">
        <w:r w:rsidR="00702292">
          <w:rPr>
            <w:rFonts w:hint="cs"/>
            <w:rtl/>
            <w:lang w:eastAsia="ja-JP"/>
          </w:rPr>
          <w:t>עיבוד לא מודע</w:t>
        </w:r>
      </w:ins>
      <w:ins w:id="150" w:author="Chen Heller" w:date="2022-09-14T20:03:00Z">
        <w:r w:rsidR="00156308">
          <w:rPr>
            <w:rFonts w:hint="cs"/>
            <w:rtl/>
            <w:lang w:eastAsia="ja-JP"/>
          </w:rPr>
          <w:t>.</w:t>
        </w:r>
      </w:ins>
      <w:ins w:id="151" w:author="Chen Heller" w:date="2022-09-14T20:05:00Z">
        <w:r w:rsidR="006B7188">
          <w:rPr>
            <w:rFonts w:hint="cs"/>
            <w:rtl/>
            <w:lang w:eastAsia="ja-JP"/>
          </w:rPr>
          <w:t xml:space="preserve"> </w:t>
        </w:r>
        <w:r w:rsidR="0055300D">
          <w:rPr>
            <w:rFonts w:hint="cs"/>
            <w:rtl/>
            <w:lang w:eastAsia="ja-JP"/>
          </w:rPr>
          <w:t xml:space="preserve">בניסוי הרביעי הושמט יום האימון הנוסף ונכללו </w:t>
        </w:r>
      </w:ins>
      <w:ins w:id="152" w:author="Chen Heller" w:date="2022-09-14T20:06:00Z">
        <w:r w:rsidR="0055300D">
          <w:rPr>
            <w:rFonts w:hint="cs"/>
            <w:rtl/>
            <w:lang w:eastAsia="ja-JP"/>
          </w:rPr>
          <w:t>ש</w:t>
        </w:r>
      </w:ins>
      <w:ins w:id="153" w:author="Chen Heller" w:date="2022-09-14T20:07:00Z">
        <w:r w:rsidR="00D26B4E">
          <w:rPr>
            <w:rFonts w:hint="cs"/>
            <w:rtl/>
            <w:lang w:eastAsia="ja-JP"/>
          </w:rPr>
          <w:t>ת</w:t>
        </w:r>
      </w:ins>
      <w:ins w:id="154" w:author="Chen Heller" w:date="2022-09-14T20:06:00Z">
        <w:r w:rsidR="0055300D">
          <w:rPr>
            <w:rFonts w:hint="cs"/>
            <w:rtl/>
            <w:lang w:eastAsia="ja-JP"/>
          </w:rPr>
          <w:t xml:space="preserve">י </w:t>
        </w:r>
      </w:ins>
      <w:ins w:id="155" w:author="Chen Heller" w:date="2022-09-14T20:07:00Z">
        <w:r w:rsidR="00D26B4E">
          <w:rPr>
            <w:rFonts w:hint="cs"/>
            <w:rtl/>
            <w:lang w:eastAsia="ja-JP"/>
          </w:rPr>
          <w:t xml:space="preserve">מטלות נפרדות, באחת מהן נבדקים ענו באמצעות מקלדת </w:t>
        </w:r>
        <w:proofErr w:type="spellStart"/>
        <w:r w:rsidR="00D26B4E">
          <w:rPr>
            <w:rFonts w:hint="cs"/>
            <w:rtl/>
            <w:lang w:eastAsia="ja-JP"/>
          </w:rPr>
          <w:t>ובשניה</w:t>
        </w:r>
        <w:proofErr w:type="spellEnd"/>
        <w:r w:rsidR="00D26B4E">
          <w:rPr>
            <w:rFonts w:hint="cs"/>
            <w:rtl/>
            <w:lang w:eastAsia="ja-JP"/>
          </w:rPr>
          <w:t xml:space="preserve"> באמצעות תנועות הושטה.</w:t>
        </w:r>
        <w:r w:rsidR="005918CC">
          <w:rPr>
            <w:rFonts w:hint="cs"/>
            <w:rtl/>
            <w:lang w:eastAsia="ja-JP"/>
          </w:rPr>
          <w:t xml:space="preserve"> ש</w:t>
        </w:r>
      </w:ins>
      <w:ins w:id="156" w:author="Chen Heller" w:date="2022-09-14T20:08:00Z">
        <w:r w:rsidR="005918CC">
          <w:rPr>
            <w:rFonts w:hint="cs"/>
            <w:rtl/>
            <w:lang w:eastAsia="ja-JP"/>
          </w:rPr>
          <w:t xml:space="preserve">תי המטלות חשפו אפקט לא מודע, אשר בשילוב עם המדדים הנוקשים למודעות, </w:t>
        </w:r>
      </w:ins>
      <w:ins w:id="157" w:author="Chen Heller" w:date="2022-09-15T08:05:00Z">
        <w:r w:rsidR="004D0526">
          <w:rPr>
            <w:rFonts w:hint="cs"/>
            <w:rtl/>
            <w:lang w:eastAsia="ja-JP"/>
          </w:rPr>
          <w:t>סיפקו</w:t>
        </w:r>
      </w:ins>
      <w:ins w:id="158" w:author="Chen Heller" w:date="2022-09-14T20:08:00Z">
        <w:r w:rsidR="005918CC">
          <w:rPr>
            <w:rFonts w:hint="cs"/>
            <w:rtl/>
            <w:lang w:eastAsia="ja-JP"/>
          </w:rPr>
          <w:t xml:space="preserve"> עדות </w:t>
        </w:r>
      </w:ins>
      <w:ins w:id="159" w:author="Chen Heller" w:date="2022-09-15T08:05:00Z">
        <w:r w:rsidR="004D0526">
          <w:rPr>
            <w:rFonts w:hint="cs"/>
            <w:rtl/>
            <w:lang w:eastAsia="ja-JP"/>
          </w:rPr>
          <w:t>שאינה קלה להפרכה</w:t>
        </w:r>
        <w:r w:rsidR="004D0526">
          <w:rPr>
            <w:rFonts w:hint="cs"/>
            <w:rtl/>
            <w:lang w:eastAsia="ja-JP"/>
          </w:rPr>
          <w:t xml:space="preserve"> </w:t>
        </w:r>
      </w:ins>
      <w:ins w:id="160" w:author="Chen Heller" w:date="2022-09-14T20:08:00Z">
        <w:r w:rsidR="005918CC">
          <w:rPr>
            <w:rFonts w:hint="cs"/>
            <w:rtl/>
            <w:lang w:eastAsia="ja-JP"/>
          </w:rPr>
          <w:t xml:space="preserve">לקיום של עיבוד לא מודע. </w:t>
        </w:r>
      </w:ins>
      <w:ins w:id="161" w:author="Chen Heller" w:date="2022-09-14T20:09:00Z">
        <w:r w:rsidR="005651AA">
          <w:rPr>
            <w:rFonts w:hint="cs"/>
            <w:rtl/>
            <w:lang w:eastAsia="ja-JP"/>
          </w:rPr>
          <w:t xml:space="preserve">בניגוד לממצאים קודמים, האפקט הלא מודע במטלת המעקב אחר תנועה לא היה גדול מזה שהתגלה במטלת המקלדת. </w:t>
        </w:r>
      </w:ins>
      <w:ins w:id="162" w:author="Chen Heller" w:date="2022-09-14T20:10:00Z">
        <w:r w:rsidR="00B77430">
          <w:rPr>
            <w:rFonts w:hint="cs"/>
            <w:rtl/>
            <w:lang w:eastAsia="ja-JP"/>
          </w:rPr>
          <w:t xml:space="preserve">לסיום </w:t>
        </w:r>
      </w:ins>
      <w:ins w:id="163" w:author="Chen Heller" w:date="2022-09-15T08:06:00Z">
        <w:r w:rsidR="00456E29">
          <w:rPr>
            <w:rFonts w:hint="cs"/>
            <w:rtl/>
            <w:lang w:eastAsia="ja-JP"/>
          </w:rPr>
          <w:t xml:space="preserve">מועלות </w:t>
        </w:r>
      </w:ins>
      <w:ins w:id="164" w:author="Chen Heller" w:date="2022-09-14T20:10:00Z">
        <w:r w:rsidR="00B77430">
          <w:rPr>
            <w:rFonts w:hint="cs"/>
            <w:rtl/>
            <w:lang w:eastAsia="ja-JP"/>
          </w:rPr>
          <w:t>הצעות ל</w:t>
        </w:r>
      </w:ins>
      <w:ins w:id="165" w:author="Chen Heller" w:date="2022-09-15T08:06:00Z">
        <w:r w:rsidR="002351FC">
          <w:rPr>
            <w:rFonts w:hint="cs"/>
            <w:rtl/>
            <w:lang w:eastAsia="ja-JP"/>
          </w:rPr>
          <w:t>שינויים ב</w:t>
        </w:r>
      </w:ins>
      <w:ins w:id="166" w:author="Chen Heller" w:date="2022-09-14T20:10:00Z">
        <w:r w:rsidR="00B77430">
          <w:rPr>
            <w:rFonts w:hint="cs"/>
            <w:rtl/>
            <w:lang w:eastAsia="ja-JP"/>
          </w:rPr>
          <w:t xml:space="preserve">מערך הניסוי אשר </w:t>
        </w:r>
      </w:ins>
      <w:ins w:id="167" w:author="Chen Heller" w:date="2022-09-15T08:06:00Z">
        <w:r w:rsidR="002351FC">
          <w:rPr>
            <w:rFonts w:hint="cs"/>
            <w:rtl/>
            <w:lang w:eastAsia="ja-JP"/>
          </w:rPr>
          <w:t xml:space="preserve">יכולים </w:t>
        </w:r>
      </w:ins>
      <w:ins w:id="168" w:author="Chen Heller" w:date="2022-09-14T20:10:00Z">
        <w:r w:rsidR="00B77430">
          <w:rPr>
            <w:rFonts w:hint="cs"/>
            <w:rtl/>
            <w:lang w:eastAsia="ja-JP"/>
          </w:rPr>
          <w:t xml:space="preserve">לשפר אף יותר את הרגישות של </w:t>
        </w:r>
      </w:ins>
      <w:ins w:id="169" w:author="Chen Heller" w:date="2022-09-15T08:07:00Z">
        <w:r w:rsidR="002351FC">
          <w:rPr>
            <w:rFonts w:hint="cs"/>
            <w:rtl/>
            <w:lang w:eastAsia="ja-JP"/>
          </w:rPr>
          <w:t xml:space="preserve">מדד התנועה </w:t>
        </w:r>
      </w:ins>
      <w:ins w:id="170" w:author="Chen Heller" w:date="2022-09-14T20:10:00Z">
        <w:r w:rsidR="00B77430">
          <w:rPr>
            <w:rFonts w:hint="cs"/>
            <w:rtl/>
            <w:lang w:eastAsia="ja-JP"/>
          </w:rPr>
          <w:t>לעיבוד לא מודע.</w:t>
        </w:r>
      </w:ins>
    </w:p>
    <w:p w14:paraId="313F963F" w14:textId="77777777" w:rsidR="00D12C9C" w:rsidRPr="00951A98" w:rsidRDefault="00D12C9C">
      <w:pPr>
        <w:bidi/>
        <w:rPr>
          <w:ins w:id="171" w:author="Chen Heller" w:date="2022-09-14T19:23:00Z"/>
          <w:rtl/>
        </w:rPr>
        <w:pPrChange w:id="172" w:author="Chen Heller" w:date="2022-09-14T19:47:00Z">
          <w:pPr>
            <w:pStyle w:val="Heading2"/>
          </w:pPr>
        </w:pPrChange>
      </w:pPr>
    </w:p>
    <w:p w14:paraId="56434494" w14:textId="3ABDE493" w:rsidR="00337559" w:rsidRDefault="00337559" w:rsidP="006238E0">
      <w:pPr>
        <w:pStyle w:val="Heading2"/>
        <w:rPr>
          <w:lang w:bidi="he-IL"/>
        </w:rPr>
      </w:pPr>
      <w:r>
        <w:lastRenderedPageBreak/>
        <w:t>Abstract</w:t>
      </w:r>
      <w:bookmarkEnd w:id="28"/>
    </w:p>
    <w:p w14:paraId="7C352F4A" w14:textId="536BFFB3" w:rsidR="003D683E" w:rsidRDefault="000904B3" w:rsidP="00AA7E94">
      <w:pPr>
        <w:ind w:firstLine="0"/>
      </w:pPr>
      <w:bookmarkStart w:id="173" w:name="_Hlk114075806"/>
      <w:r w:rsidRPr="00CA4C70">
        <w:t>Although invisible to us, unconscious stimul</w:t>
      </w:r>
      <w:r>
        <w:t>i</w:t>
      </w:r>
      <w:r w:rsidRPr="00CA4C70">
        <w:t xml:space="preserve"> </w:t>
      </w:r>
      <w:r>
        <w:t xml:space="preserve">were shown to </w:t>
      </w:r>
      <w:r w:rsidRPr="00CA4C70">
        <w:t>still affect our behavior</w:t>
      </w:r>
      <w:r>
        <w:t xml:space="preserve">. However, </w:t>
      </w:r>
      <w:r w:rsidRPr="00CA4C70">
        <w:t xml:space="preserve">the field </w:t>
      </w:r>
      <w:r w:rsidR="00A21343">
        <w:t xml:space="preserve">of unconscious processing </w:t>
      </w:r>
      <w:r w:rsidRPr="00CA4C70">
        <w:t>abounds with contradicting findings</w:t>
      </w:r>
      <w:r>
        <w:t>,</w:t>
      </w:r>
      <w:r w:rsidRPr="00CA4C70">
        <w:t xml:space="preserve"> which in turn evoke an ongoing controversy about the</w:t>
      </w:r>
      <w:r w:rsidR="00733EA1">
        <w:t xml:space="preserve"> </w:t>
      </w:r>
      <w:r w:rsidRPr="00CA4C70">
        <w:t xml:space="preserve">scope of </w:t>
      </w:r>
      <w:r w:rsidR="00AA7E94">
        <w:t>such</w:t>
      </w:r>
      <w:r w:rsidR="00AA7E94" w:rsidRPr="00CA4C70">
        <w:t xml:space="preserve"> </w:t>
      </w:r>
      <w:r w:rsidRPr="00CA4C70">
        <w:t>processing</w:t>
      </w:r>
      <w:r>
        <w:t xml:space="preserve">, and specifically for </w:t>
      </w:r>
      <w:r w:rsidRPr="00CA4C70">
        <w:t xml:space="preserve">semantic </w:t>
      </w:r>
      <w:r w:rsidR="00AA7E94">
        <w:t>effects</w:t>
      </w:r>
      <w:r w:rsidRPr="00CA4C70">
        <w:t xml:space="preserve">. </w:t>
      </w:r>
      <w:r>
        <w:t xml:space="preserve">Such </w:t>
      </w:r>
      <w:r w:rsidRPr="00CA4C70">
        <w:t xml:space="preserve">contradicting results can be explained by methodological limitations of some of these studies. One </w:t>
      </w:r>
      <w:r w:rsidR="0050028A">
        <w:t xml:space="preserve">possible </w:t>
      </w:r>
      <w:r w:rsidRPr="00CA4C70">
        <w:t xml:space="preserve">limitation, that is studied in this thesis, </w:t>
      </w:r>
      <w:r>
        <w:t>might be an</w:t>
      </w:r>
      <w:r w:rsidRPr="00CA4C70">
        <w:t xml:space="preserve"> underestimation of unconscious processing due to the use of insensitive measures of the unconscious effect. The most prominent measure for probing unconscious effects is reaction time (RT), as measured using keyboard presses</w:t>
      </w:r>
      <w:r>
        <w:t>. H</w:t>
      </w:r>
      <w:r w:rsidRPr="00CA4C70">
        <w:t>owever, this effect is usually very small</w:t>
      </w:r>
      <w:r>
        <w:t xml:space="preserve"> </w:t>
      </w:r>
      <w:r w:rsidRPr="00CA4C70">
        <w:t xml:space="preserve">and indexes the final decision </w:t>
      </w:r>
      <w:r>
        <w:t xml:space="preserve">but not </w:t>
      </w:r>
      <w:r w:rsidRPr="00CA4C70">
        <w:t>the process of formulating it</w:t>
      </w:r>
      <w:r>
        <w:t>.</w:t>
      </w:r>
      <w:r w:rsidRPr="00CA4C70">
        <w:t xml:space="preserve"> </w:t>
      </w:r>
      <w:r w:rsidRPr="00BF6400">
        <w:t>Both</w:t>
      </w:r>
      <w:r w:rsidRPr="00CA4C70">
        <w:t xml:space="preserve"> problems might be solved </w:t>
      </w:r>
      <w:r>
        <w:t xml:space="preserve">by </w:t>
      </w:r>
      <w:r w:rsidRPr="00CA4C70">
        <w:t xml:space="preserve">using motion tracking, which has become a popular tool for unraveling cognitive processes. </w:t>
      </w:r>
    </w:p>
    <w:p w14:paraId="41246F4A" w14:textId="77777777" w:rsidR="003D683E" w:rsidRDefault="000904B3" w:rsidP="009B200E">
      <w:r w:rsidRPr="00CA4C70">
        <w:t xml:space="preserve">But is motion tracking indeed more sensitive to unconscious effects than a keyboard? To date, only one study directly made this comparison and found that the </w:t>
      </w:r>
      <w:r>
        <w:t xml:space="preserve">unconscious </w:t>
      </w:r>
      <w:r w:rsidRPr="00CA4C70">
        <w:t>effect was marginally significant when probed with a keyboard, but robust when measured via mouse tracking</w:t>
      </w:r>
      <w:r>
        <w:t>.</w:t>
      </w:r>
      <w:r w:rsidRPr="00CA4C70">
        <w:t xml:space="preserve"> However</w:t>
      </w:r>
      <w:r>
        <w:t>,</w:t>
      </w:r>
      <w:r w:rsidRPr="00CA4C70">
        <w:t xml:space="preserve"> this study suffers from several limitations, both </w:t>
      </w:r>
      <w:r w:rsidR="0050028A">
        <w:t xml:space="preserve">with regards </w:t>
      </w:r>
      <w:r w:rsidRPr="00CA4C70">
        <w:t xml:space="preserve">to its awareness measurement and to its motion tracking measure. </w:t>
      </w:r>
      <w:r>
        <w:t>The current thesis is</w:t>
      </w:r>
      <w:r w:rsidRPr="00CA4C70">
        <w:t xml:space="preserve"> aimed at testing the hypothesis that motion tracking might be superior to keyboard responses in detecting </w:t>
      </w:r>
      <w:r>
        <w:t xml:space="preserve">the </w:t>
      </w:r>
      <w:r w:rsidRPr="00CA4C70">
        <w:t xml:space="preserve">effects of unconscious processing, while overcoming the aforementioned limitations. </w:t>
      </w:r>
    </w:p>
    <w:p w14:paraId="0F169FD0" w14:textId="25929BEB" w:rsidR="00337559" w:rsidRPr="007E22AF" w:rsidRDefault="000904B3" w:rsidP="009B200E">
      <w:pPr>
        <w:rPr>
          <w:rtl/>
        </w:rPr>
      </w:pPr>
      <w:r>
        <w:t>To do so</w:t>
      </w:r>
      <w:r w:rsidR="003D683E">
        <w:t>,</w:t>
      </w:r>
      <w:r>
        <w:t xml:space="preserve"> </w:t>
      </w:r>
      <w:r w:rsidRPr="00CA4C70">
        <w:t>rigorous awareness measures and an intuitive reaching response</w:t>
      </w:r>
      <w:r>
        <w:t xml:space="preserve"> were used </w:t>
      </w:r>
      <w:r w:rsidRPr="00CA4C70">
        <w:t>in a series of four studies. Three exploratory studies were aimed at finding the optimal conditions for discovering an unconscious effect when using reaching responses</w:t>
      </w:r>
      <w:r w:rsidR="003D683E">
        <w:t>. A</w:t>
      </w:r>
      <w:r w:rsidR="00362826" w:rsidRPr="00CA4C70">
        <w:t xml:space="preserve"> </w:t>
      </w:r>
      <w:r w:rsidRPr="00CA4C70">
        <w:t xml:space="preserve">fourth confirmatory study directly compared between motion tracking and keyboard responses. All four studies used a priming paradigm </w:t>
      </w:r>
      <w:r w:rsidR="00ED0D5A">
        <w:t>that followed</w:t>
      </w:r>
      <w:r w:rsidR="00ED0D5A" w:rsidRPr="00CA4C70">
        <w:t xml:space="preserve"> </w:t>
      </w:r>
      <w:r w:rsidRPr="00CA4C70">
        <w:t xml:space="preserve">a classical study by </w:t>
      </w:r>
      <w:proofErr w:type="spellStart"/>
      <w:r w:rsidRPr="00CA4C70">
        <w:t>Deha</w:t>
      </w:r>
      <w:r>
        <w:t>e</w:t>
      </w:r>
      <w:r w:rsidRPr="00CA4C70">
        <w:t>ne</w:t>
      </w:r>
      <w:proofErr w:type="spellEnd"/>
      <w:r w:rsidRPr="00CA4C70">
        <w:t xml:space="preserve"> and colleagues</w:t>
      </w:r>
      <w:r>
        <w:t xml:space="preserve"> </w:t>
      </w:r>
      <w:r>
        <w:fldChar w:fldCharType="begin"/>
      </w:r>
      <w:r w:rsidR="008D13A3">
        <w:instrText xml:space="preserve"> ADDIN ZOTERO_ITEM CSL_CITATION {"citationID":"GmygH9W8","properties":{"formattedCitation":"(Dehaene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2F57D5">
        <w:rPr>
          <w:rFonts w:ascii="Times New Roman" w:hAnsi="Times New Roman" w:cs="Times New Roman"/>
        </w:rPr>
        <w:t>(2001)</w:t>
      </w:r>
      <w:r>
        <w:fldChar w:fldCharType="end"/>
      </w:r>
      <w:r w:rsidRPr="00CA4C70">
        <w:t xml:space="preserve">, in which subjects performed a semantic judgment on a target word that was preceded by an identical/different invisible prime. The first experiment produced only marginally significant results, </w:t>
      </w:r>
      <w:r>
        <w:t>presumably</w:t>
      </w:r>
      <w:r w:rsidRPr="00CA4C70">
        <w:t xml:space="preserve"> because it </w:t>
      </w:r>
      <w:r w:rsidR="009D3D84">
        <w:t>allowed for slow responses</w:t>
      </w:r>
      <w:r w:rsidRPr="00CA4C70">
        <w:t xml:space="preserve">. The second experiment reduced this limit and divided it to onset time and movement duration as well as introduced another training block to improve response speed. </w:t>
      </w:r>
      <w:r>
        <w:t xml:space="preserve">Unfortunately, a high proportion of trials were excluded due to problematic response timing. Therefore, </w:t>
      </w:r>
      <w:r w:rsidRPr="00CA4C70">
        <w:t xml:space="preserve">the third experiment incorporated a separate training day to </w:t>
      </w:r>
      <w:r>
        <w:t>improve the response speed</w:t>
      </w:r>
      <w:r w:rsidRPr="00CA4C70">
        <w:t xml:space="preserve">. </w:t>
      </w:r>
      <w:r>
        <w:t xml:space="preserve">Although the proportion of excluded trials did not diminish, a </w:t>
      </w:r>
      <w:ins w:id="174" w:author="Chen Heller" w:date="2022-09-14T21:53:00Z">
        <w:r w:rsidR="00B61341">
          <w:t xml:space="preserve">marginal </w:t>
        </w:r>
      </w:ins>
      <w:r>
        <w:t>congruency effect was found.</w:t>
      </w:r>
      <w:r w:rsidRPr="00CA4C70">
        <w:t xml:space="preserve"> </w:t>
      </w:r>
      <w:r>
        <w:t>In th</w:t>
      </w:r>
      <w:r w:rsidRPr="00CA4C70">
        <w:t xml:space="preserve">e fourth experiment </w:t>
      </w:r>
      <w:r>
        <w:t xml:space="preserve">I </w:t>
      </w:r>
      <w:r w:rsidRPr="00CA4C70">
        <w:t>discarded the</w:t>
      </w:r>
      <w:r>
        <w:t xml:space="preserve"> </w:t>
      </w:r>
      <w:r w:rsidRPr="00CA4C70">
        <w:t>training day</w:t>
      </w:r>
      <w:r>
        <w:t xml:space="preserve"> and </w:t>
      </w:r>
      <w:r>
        <w:lastRenderedPageBreak/>
        <w:t xml:space="preserve">included both a reaching task and a keyboard task. </w:t>
      </w:r>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processing that cannot be easily refuted. Contrary to previous findings, the unconscious effect in the motion tracking task was not larger than in the keyboard task</w:t>
      </w:r>
      <w:r w:rsidR="00AC02CC" w:rsidRPr="00CA4C70">
        <w:t>.</w:t>
      </w:r>
      <w:r w:rsidR="00AC02CC">
        <w:t xml:space="preserve"> Suggested augmentations to the paradigm are discussed which could improve the motion tracking's sensitivity even further.</w:t>
      </w:r>
      <w:bookmarkEnd w:id="173"/>
    </w:p>
    <w:p w14:paraId="321F295D" w14:textId="77777777" w:rsidR="003D683E" w:rsidRDefault="003D683E">
      <w:pPr>
        <w:spacing w:line="480" w:lineRule="auto"/>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175" w:name="_Toc114053517"/>
      <w:r w:rsidRPr="00BF08EE">
        <w:lastRenderedPageBreak/>
        <w:t>Introduction</w:t>
      </w:r>
      <w:bookmarkEnd w:id="175"/>
    </w:p>
    <w:bookmarkEnd w:id="26"/>
    <w:p w14:paraId="6E8365D4" w14:textId="77777777" w:rsidR="008932E9" w:rsidRDefault="004F240A">
      <w:pPr>
        <w:ind w:firstLine="0"/>
      </w:pPr>
      <w:r w:rsidRPr="00E44B96">
        <w:t>Our brain continuously processes information. It receives inputs via our senses and processes it in various ways, for a variety of stimuli and using different modalities</w:t>
      </w:r>
      <w:r w:rsidR="00616793">
        <w:t xml:space="preserve"> </w:t>
      </w:r>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(Kanwisher et al., 1997; Kappers &amp; Bergmann Tiest, 2013; Poirier et al., 2005; Willander &amp; Larsson, 2006)</w:t>
      </w:r>
      <w:r w:rsidR="00616793">
        <w:fldChar w:fldCharType="end"/>
      </w:r>
      <w:r w:rsidRPr="00E44B96">
        <w:t xml:space="preserve">. For example, upon seeing a ball flying 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4275F5">
        <w:t xml:space="preserve"> </w:t>
      </w:r>
      <w:r w:rsidR="004275F5">
        <w:fldChar w:fldCharType="begin"/>
      </w:r>
      <w:r w:rsidR="008C5027">
        <w:instrText xml:space="preserve"> ADDIN ZOTERO_ITEM CSL_CITATION {"citationID":"KNbcOUwJ","properties":{"formattedCitation":"(Holland et al., 2005; Kihlstrom, 1987; Kouider &amp; Dehaene, 2007)","plainCitation":"(Holland et al., 2005; Kihlstrom, 1987; Kouider &amp; Dehaene, 2007)","noteIndex":0},"citationItems":[{"id":445,"uris":["http://zotero.org/users/8275165/items/Z6FXKTTP"],"itemData":{"id":445,"type":"article-journal","abstract":"Three studies explored whether odor can inﬂuence people’s cognition and behavior without their being consciously aware of the inﬂuence. In two studies, we tested and conﬁrmed that when participants were unobtrusively exposed to citrus-scented all-purpose cleaner, the mental accessibility of the behavior concept of cleaning was enhanced, as was indicated by faster identiﬁcation of cleaning-related words in a lexical decision task and higher frequency of listing cleaning-related activities when describing expected behavior during the day. Finally, a third study established that the mere exposure to the scent of all-purpose cleaner caused participants to keep their direct environment more clean during an eating task. Awareness checks showed that participants were unaware of this inﬂuence. The present studies reveal the nonconscious inﬂuence that olfactory cues can have on thinking and doing.","container-title":"Psychological Science","DOI":"10.1111/j.1467-9280.2005.01597.x","ISSN":"0956-7976","issue":"9","journalAbbreviation":"Psychological Science","language":"en","page":"689-693","source":"DOI.org (Crossref)","title":"Smells Like Clean Spirit: Nonconscious Effects of Scent on Cognition and Behavior","title-short":"Smells Like Clean Spirit","volume":"16","author":[{"family":"Holland","given":"R. W."},{"family":"Hendriks","given":"M."},{"family":"Aarts","given":"H."}],"issued":{"date-parts":[["2005",9,1]]}}},{"id":682,"uris":["http://zotero.org/users/8275165/items/A5GRGWWZ"],"itemData":{"id":682,"type":"article-journal","abstract":"Contemporary research in cognitive psychology reveals the impact of nonconscious mental structures and processes on the individual's conscious experience, thought, and action. Research on perceptual-cognitive and motoric skills indicates that they are automatized through experience, and thus rendered unconscious. In addition, research on subliminal perception, implicit memory, and hypnosis indicates that events can affect mental functions even though they cannot be consciously perceived or remembered. These findings suggest a tripartite division of the cognitive unconscious into truly unconscious mental processes operating on knowledge structures that may themselves be preconscious or subconscious.","container-title":"Science","ISSN":"0036-8075","issue":"4821","note":"publisher: American Association for the Advancement of Science","page":"1445-1452","source":"JSTOR","title":"The Cognitive Unconscious","volume":"237","author":[{"family":"Kihlstrom","given":"John F."}],"issued":{"date-parts":[["1987"]]}}},{"id":277,"uris":["http://zotero.org/users/8275165/items/CPHT6W9I"],"itemData":{"id":277,"type":"article-journal","abstract":"Understanding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275F5">
        <w:fldChar w:fldCharType="separate"/>
      </w:r>
      <w:r w:rsidR="008C5027" w:rsidRPr="008C5027">
        <w:rPr>
          <w:rFonts w:ascii="Times New Roman" w:hAnsi="Times New Roman" w:cs="Times New Roman"/>
        </w:rPr>
        <w:t>(Holland et al., 2005; Kihlstrom, 1987; Kouider &amp; Dehaene, 2007)</w:t>
      </w:r>
      <w:r w:rsidR="004275F5">
        <w:fldChar w:fldCharType="end"/>
      </w:r>
      <w:r w:rsidRPr="00E44B96">
        <w:t xml:space="preserve">. </w:t>
      </w:r>
    </w:p>
    <w:p w14:paraId="13B45041" w14:textId="08A0CD4C" w:rsidR="00835178" w:rsidRDefault="004F240A" w:rsidP="00964D17">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4737F1">
        <w:t xml:space="preserve">One </w:t>
      </w:r>
      <w:r w:rsidR="00DF32CC">
        <w:t xml:space="preserve">such method </w:t>
      </w:r>
      <w:r w:rsidR="004737F1">
        <w:t>degrade</w:t>
      </w:r>
      <w:r w:rsidR="00DF32CC">
        <w:t>s</w:t>
      </w:r>
      <w:r w:rsidR="004737F1">
        <w:t xml:space="preserve"> </w:t>
      </w:r>
      <w:r>
        <w:t xml:space="preserve">the physical properties of the stimulus </w:t>
      </w:r>
      <w:r w:rsidR="002219BE">
        <w:t>(e.g., contrast, resolution, volume, duration</w:t>
      </w:r>
      <w:r w:rsidR="003D7A0F">
        <w:t xml:space="preserve">; </w:t>
      </w:r>
      <w:r w:rsidR="00680C2E">
        <w:fldChar w:fldCharType="begin"/>
      </w:r>
      <w:r w:rsidR="008D13A3">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680C2E">
        <w:fldChar w:fldCharType="separate"/>
      </w:r>
      <w:r w:rsidR="00680C2E" w:rsidRPr="00680C2E">
        <w:rPr>
          <w:rFonts w:ascii="Times New Roman" w:hAnsi="Times New Roman" w:cs="Times New Roman"/>
        </w:rPr>
        <w:t>Daltrozzo et al., 2011; Li et al., 2007)</w:t>
      </w:r>
      <w:r w:rsidR="00680C2E">
        <w:fldChar w:fldCharType="end"/>
      </w:r>
      <w:r w:rsidR="00D33BF7">
        <w:t xml:space="preserve">. Another </w:t>
      </w:r>
      <w:r>
        <w:t>suppress</w:t>
      </w:r>
      <w:r w:rsidR="00DF32CC">
        <w:t>es</w:t>
      </w:r>
      <w:r>
        <w:t xml:space="preserve"> </w:t>
      </w:r>
      <w:r w:rsidR="00D33BF7">
        <w:t xml:space="preserve">the </w:t>
      </w:r>
      <w:r>
        <w:t>stimulus</w:t>
      </w:r>
      <w:r w:rsidR="00D33BF7">
        <w:t xml:space="preserve"> by </w:t>
      </w:r>
      <w:r w:rsidR="000E6BB5">
        <w:t xml:space="preserve">presenting a much </w:t>
      </w:r>
      <w:r w:rsidR="00D33BF7">
        <w:t>more salient stimuli</w:t>
      </w:r>
      <w:r w:rsidR="000E6BB5">
        <w:t xml:space="preserve"> </w:t>
      </w:r>
      <w:r w:rsidR="00216E1D">
        <w:t xml:space="preserve">concurrently with the </w:t>
      </w:r>
      <w:r w:rsidR="003B6230">
        <w:t xml:space="preserve">critical </w:t>
      </w:r>
      <w:r w:rsidR="00A44BFB">
        <w:t>stimul</w:t>
      </w:r>
      <w:r w:rsidR="003B6230">
        <w:t>us</w:t>
      </w:r>
      <w:r w:rsidR="00A44BFB">
        <w:t xml:space="preserve"> or at</w:t>
      </w:r>
      <w:r w:rsidR="000E6BB5">
        <w:t xml:space="preserve"> close </w:t>
      </w:r>
      <w:r w:rsidR="00216E1D">
        <w:t xml:space="preserve">temporal </w:t>
      </w:r>
      <w:r w:rsidR="000E6BB5">
        <w:t>proximity to it (e.g., masking, CFS)</w:t>
      </w:r>
      <w:r w:rsidR="003B6230">
        <w:t>, hereby rendering it invisible</w:t>
      </w:r>
      <w:r w:rsidR="002F325F">
        <w:t xml:space="preserve"> </w:t>
      </w:r>
      <w:r w:rsidR="005B4A5B">
        <w:fldChar w:fldCharType="begin"/>
      </w:r>
      <w:r w:rsidR="006B6B4D">
        <w:instrText xml:space="preserve"> ADDIN ZOTERO_ITEM CSL_CITATION {"citationID":"qvRpgQDu","properties":{"formattedCitation":"(Almeida et al., 2013; Dehaene et al., 1998)","plainCitation":"(Almeida et al., 2013; Dehaene et al., 1998)","noteIndex":0},"citationItems":[{"id":425,"uris":["http://zotero.org/users/8275165/items/JAV5PJEU"],"itemData":{"id":425,"type":"article-journal","container-title":"Cognitive,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5B4A5B">
        <w:fldChar w:fldCharType="separate"/>
      </w:r>
      <w:r w:rsidR="006B6B4D" w:rsidRPr="006B6B4D">
        <w:rPr>
          <w:rFonts w:ascii="Times New Roman" w:hAnsi="Times New Roman" w:cs="Times New Roman"/>
        </w:rPr>
        <w:t>(Almeida et al., 2013; Dehaene et al., 1998)</w:t>
      </w:r>
      <w:r w:rsidR="005B4A5B">
        <w:fldChar w:fldCharType="end"/>
      </w:r>
      <w:r w:rsidR="000E6BB5">
        <w:t>.</w:t>
      </w:r>
      <w:r w:rsidR="00043EEA">
        <w:t xml:space="preserve"> Invisibility can also be achieved by diverting attention away from the stimulus</w:t>
      </w:r>
      <w:r w:rsidR="00B61B7C">
        <w:t xml:space="preserve"> </w:t>
      </w:r>
      <w:r w:rsidR="00B61B7C">
        <w:fldChar w:fldCharType="begin"/>
      </w:r>
      <w:r w:rsidR="00FF65B8">
        <w:instrText xml:space="preserve"> ADDIN ZOTERO_ITEM CSL_CITATION {"citationID":"Imc4jhJZ","properties":{"formattedCitation":"(Hyman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B61B7C">
        <w:fldChar w:fldCharType="separate"/>
      </w:r>
      <w:r w:rsidR="00FF65B8" w:rsidRPr="00FF65B8">
        <w:rPr>
          <w:rFonts w:ascii="Times New Roman" w:hAnsi="Times New Roman" w:cs="Times New Roman"/>
        </w:rPr>
        <w:t>(Hyman et al., 2009; Mack &amp; Rock, 1998)</w:t>
      </w:r>
      <w:r w:rsidR="00B61B7C">
        <w:fldChar w:fldCharType="end"/>
      </w:r>
      <w:r w:rsidR="00043EEA">
        <w:t>.</w:t>
      </w:r>
    </w:p>
    <w:p w14:paraId="5156871E" w14:textId="508CCEB4" w:rsidR="004F240A" w:rsidRDefault="004F240A" w:rsidP="00394A04">
      <w:r>
        <w:t xml:space="preserve">All three </w:t>
      </w:r>
      <w:r w:rsidR="00A44BFB">
        <w:t>methods</w:t>
      </w:r>
      <w:r w:rsidR="001C015A">
        <w:t xml:space="preserve">, and others </w:t>
      </w:r>
      <w:r>
        <w:t xml:space="preserve"> </w:t>
      </w:r>
      <w:r w:rsidR="0021076E">
        <w:t>typically decrease the visibility of the stimulus, but also evoke 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t xml:space="preserve">. </w:t>
      </w:r>
      <w:r w:rsidR="009C1D55">
        <w:t xml:space="preserve">Such </w:t>
      </w:r>
      <w:r>
        <w:t>weak signal</w:t>
      </w:r>
      <w:r w:rsidR="001B15B9">
        <w:t>s</w:t>
      </w:r>
      <w:r>
        <w:t xml:space="preserve"> usually translate 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011C0B">
        <w:instrText xml:space="preserve"> ADDIN ZOTERO_ITEM CSL_CITATION {"citationID":"1B6NuGon","properties":{"formattedCitation":"(Avneon, 2018; Kouider &amp; Dehaene, 2007)","plainCitation":"(Avneon, 2018; Kouider &amp; Dehaene, 2007)","noteIndex":0},"citationItems":[{"id":485,"uris":["http://zotero.org/users/8275165/items/3YFQHRKE"],"itemData":{"id":485,"type":"article-journal","abstract":"Research on the limits of unconscious processing typically relies on the subliminal-prime paradigm. However, this paradigm is limited in the issues it can address. Here, we examined the implications of using the liminal-prime paradigm, which allows comparing unconscious and conscious priming with constant stimulation. We adapted an iconic demonstration of unconscious response priming to the liminal-prime paradigm. On the one hand, temporal attention allocated to the prime and its relevance to the task increased the magnitude of response priming. On the other hand, the longer RTs associated with the dual task inherent to the paradigm resulted in response priming being underestimated, because unconscious priming eﬀects were shorter-lived than conscious-priming eﬀects. Nevertheless, when the impact of long RTs was alleviated by considering the fastest trials or by imposing a response deadline, conscious response priming remained considerably larger than unconscious response priming. These ﬁndings suggest that conscious perception strongly modulates response priming.","container-title":"Consciousness and Cognition","language":"en","page":"17","source":"Zotero","title":"Reexamining unconscious response priming_ A liminal-prime paradigm","author":[{"family":"Avneon","given":"Maayan"}],"issued":{"date-parts":[["2018"]]}}},{"id":277,"uris":["http://zotero.org/users/8275165/items/CPHT6W9I"],"itemData":{"id":277,"type":"article-journal","abstract":"Understanding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011C0B">
        <w:fldChar w:fldCharType="separate"/>
      </w:r>
      <w:r w:rsidR="00011C0B" w:rsidRPr="00011C0B">
        <w:rPr>
          <w:rFonts w:ascii="Times New Roman" w:hAnsi="Times New Roman" w:cs="Times New Roman"/>
        </w:rPr>
        <w:t>(Avneon, 2018; Kouider &amp; Dehaene, 2007)</w:t>
      </w:r>
      <w:r w:rsidR="00011C0B">
        <w:fldChar w:fldCharType="end"/>
      </w:r>
      <w:r w:rsidR="00AB3845">
        <w:t>, which in turn evoke an ongoing controversy about the scope of unconscious processing</w:t>
      </w:r>
      <w:r w:rsidR="00791E36">
        <w:t xml:space="preserve"> </w:t>
      </w:r>
      <w:r w:rsidR="00791E36">
        <w:fldChar w:fldCharType="begin"/>
      </w:r>
      <w:r w:rsidR="00394A04">
        <w:instrText xml:space="preserve"> ADDIN ZOTERO_ITEM CSL_CITATION {"citationID":"eKY7lyZA","properties":{"formattedCitation":"(Hassin,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394A04" w:rsidRPr="00394A04">
        <w:rPr>
          <w:rFonts w:ascii="Times New Roman" w:hAnsi="Times New Roman" w:cs="Times New Roman"/>
        </w:rPr>
        <w:t>(Hassin, 2013; Hesselmann &amp; Moors, 2015; Peters et al., 2017)</w:t>
      </w:r>
      <w:r w:rsidR="00791E36">
        <w:fldChar w:fldCharType="end"/>
      </w:r>
      <w:r w:rsidR="00017EEB">
        <w:t>.</w:t>
      </w:r>
    </w:p>
    <w:p w14:paraId="3D51D018" w14:textId="18D3E91C" w:rsidR="00976673" w:rsidRDefault="00976673" w:rsidP="006238E0">
      <w:pPr>
        <w:pStyle w:val="Heading3"/>
      </w:pPr>
      <w:bookmarkStart w:id="176" w:name="_Toc114053518"/>
      <w:r>
        <w:t>Contradicting findings</w:t>
      </w:r>
      <w:bookmarkEnd w:id="176"/>
    </w:p>
    <w:p w14:paraId="38C885BB" w14:textId="1D1120FF" w:rsidR="00992077" w:rsidRDefault="00992077" w:rsidP="00F378E9">
      <w:pPr>
        <w:ind w:firstLine="0"/>
      </w:pPr>
      <w:r>
        <w:lastRenderedPageBreak/>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t xml:space="preserve">. Among other paradigms, </w:t>
      </w:r>
      <w:r w:rsidR="00F945FA">
        <w:t xml:space="preserve">it </w:t>
      </w:r>
      <w:r>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r w:rsidR="00692575">
        <w:t>the prime was indeed processed</w:t>
      </w:r>
      <w:r w:rsidR="00EE5CFF">
        <w:t xml:space="preserve"> (e.g.,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To </w:t>
      </w:r>
      <w:r w:rsidR="00AE02F9">
        <w:t>ensure</w:t>
      </w:r>
      <w:r w:rsidR="00692575">
        <w:t xml:space="preserve"> that </w:t>
      </w:r>
      <w:r w:rsidR="007E738E">
        <w:t xml:space="preserve">the prime was indeed invisible, </w:t>
      </w:r>
      <w:r w:rsidR="00692575">
        <w:t xml:space="preserve">a </w:t>
      </w:r>
      <w:r w:rsidR="00303325">
        <w:t xml:space="preserve">subjective </w:t>
      </w:r>
      <w:r w:rsidR="00692575">
        <w:t xml:space="preserve">and/or </w:t>
      </w:r>
      <w:r w:rsidR="00303325">
        <w:t xml:space="preserve">objective </w:t>
      </w:r>
      <w:r w:rsidR="00692575">
        <w:t>measure of prime awareness is</w:t>
      </w:r>
      <w:r w:rsidR="00CE3CE8">
        <w:t xml:space="preserve"> typically administered</w:t>
      </w:r>
      <w:r w:rsidR="00097AB5">
        <w:t xml:space="preserve"> </w:t>
      </w:r>
      <w:r w:rsidR="00097AB5">
        <w:fldChar w:fldCharType="begin"/>
      </w:r>
      <w:r w:rsidR="00097AB5">
        <w:instrText xml:space="preserve"> ADDIN ZOTERO_ITEM CSL_CITATION {"citationID":"d3RTKd5m","properties":{"formattedCitation":"(Reingold &amp; Merikle, 1988; Sandberg et al., 2010)","plainCitation":"(Reingold &amp; Merikle, 1988; Sandberg et al., 2010)","noteIndex":0},"citationItems":[{"id":299,"uris":["http://zotero.org/users/8275165/items/YG3P9UKJ"],"itemData":{"id":299,"type":"article-journal","container-title":"Perception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M."}],"issued":{"date-parts":[["1988",11]]}}},{"id":301,"uris":["http://zotero.org/users/8275165/items/T3P5DDWN"],"itemData":{"id":301,"type":"article-journal","abstract":"What is the best way of assessing the extent to which people are aware of a stimulus? Here, using a masked visual identiﬁcation task, we compared three measures of subjective awareness: The Perceptual Awareness Scale (PAS), through which participants are asked to rate the clarity of their visual experience; conﬁdence ratings (CR), through which participants express their conﬁdence in their identiﬁcation decisions, and Post-decision wagering (PDW), in which participants place a monetary wager on their decisions. We conducted detailed explorations of the relationships between awareness and identiﬁcation performance, looking to determine (1) which scale best correlates with performance, and (2) whether we can detect performance in the absence of awareness and how the scales differ from each other in terms of revealing such unconscious processing. Based on these ﬁndings we discuss whether perceptual awareness should be considered graded or dichotomous. Results showed that PAS showed a much stronger performance-awareness correlation than either CR or PDW, particularly for low stimulus intensities. In general, all scales indicated above-chance performance when participants claimed not to have seen anything. However, such above-chance performance only showed when we also observed a correlation between awareness and performance. Thus (1) PAS seems to be the most exhaustive measure of awareness, and (2) we ﬁnd support for above-chance performance in the absence of subjective awareness, but such unconscious knowledge only contributes to performance when we observe conscious knowledge as well. Similarities and differences between scales are discussed in the light of consciousness theories and response strategies. Ó 2010 Published by Elsevier Inc.","container-title":"Consciousness and Cognition","DOI":"10.1016/j.concog.2009.12.013","ISSN":"10538100","issue":"4","journalAbbreviation":"Consciousness and Cognition","language":"en","page":"1069-1078","source":"DOI.org (Crossref)","title":"Measuring consciousness: Is one measure better than the other?","title-short":"Measuring consciousness","volume":"19","author":[{"family":"Sandberg","given":"Kristian"},{"family":"Timmermans","given":"Bert"},{"family":"Overgaard","given":"Morten"},{"family":"Cleeremans","given":"Axel"}],"issued":{"date-parts":[["2010",12]]}}}],"schema":"https://github.com/citation-style-language/schema/raw/master/csl-citation.json"} </w:instrText>
      </w:r>
      <w:r w:rsidR="00097AB5">
        <w:fldChar w:fldCharType="separate"/>
      </w:r>
      <w:r w:rsidR="00097AB5" w:rsidRPr="00097AB5">
        <w:rPr>
          <w:rFonts w:ascii="Times New Roman" w:hAnsi="Times New Roman" w:cs="Times New Roman"/>
        </w:rPr>
        <w:t>(Reingold &amp; Merikle, 1988; Sandberg et al., 2010)</w:t>
      </w:r>
      <w:r w:rsidR="00097AB5">
        <w:fldChar w:fldCharType="end"/>
      </w:r>
      <w:r w:rsidR="00BD64AE">
        <w:t xml:space="preserve">. </w:t>
      </w:r>
      <w:r w:rsidR="00411A03">
        <w:t>For the</w:t>
      </w:r>
      <w:r w:rsidR="00BD64AE">
        <w:t xml:space="preserve"> subjective measure</w:t>
      </w:r>
      <w:r w:rsidR="00411A03">
        <w:t>,</w:t>
      </w:r>
      <w:r w:rsidR="00BD64AE">
        <w:t xml:space="preserve"> the participant </w:t>
      </w:r>
      <w:r w:rsidR="00411A03">
        <w:t xml:space="preserve">is asked to report </w:t>
      </w:r>
      <w:r w:rsidR="00BD64AE">
        <w:t xml:space="preserve">about her </w:t>
      </w:r>
      <w:r w:rsidR="00411A03">
        <w:t xml:space="preserve">perception </w:t>
      </w:r>
      <w:r w:rsidR="00BD64AE">
        <w:t>of the prime by rat</w:t>
      </w:r>
      <w:r w:rsidR="00411A03">
        <w:t>ing</w:t>
      </w:r>
      <w:r w:rsidR="00BD64AE">
        <w:t xml:space="preserve"> how well she </w:t>
      </w:r>
      <w:r w:rsidR="00411A03">
        <w:t xml:space="preserve">saw </w:t>
      </w:r>
      <w:r w:rsidR="00BD64AE">
        <w:t xml:space="preserve">it on a </w:t>
      </w:r>
      <w:r w:rsidR="00411A03">
        <w:t xml:space="preserve">categorical </w:t>
      </w:r>
      <w:r w:rsidR="00BD64AE">
        <w:t xml:space="preserve">scale that </w:t>
      </w:r>
      <w:r w:rsidR="00411A03">
        <w:t>ranges between</w:t>
      </w:r>
      <w:r w:rsidR="00BD64AE">
        <w:t xml:space="preserve"> "did not see anything at all" to "saw the prime clearly" on the other</w:t>
      </w:r>
      <w:r w:rsidR="00411A03">
        <w:t xml:space="preserve"> (the Perceptual Awareness Scale; PAS;</w:t>
      </w:r>
      <w:r w:rsidR="00AC4809">
        <w:fldChar w:fldCharType="begin"/>
      </w:r>
      <w:r w:rsidR="008D13A3">
        <w:instrText xml:space="preserve"> ADDIN ZOTERO_ITEM CSL_CITATION {"citationID":"nFnFeWE9","properties":{"formattedCitation":"(Sandberg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AC4809">
        <w:fldChar w:fldCharType="separate"/>
      </w:r>
      <w:r w:rsidR="00AC4809">
        <w:rPr>
          <w:rFonts w:ascii="Times New Roman" w:hAnsi="Times New Roman" w:cs="Times New Roman"/>
        </w:rPr>
        <w:t xml:space="preserve"> </w:t>
      </w:r>
      <w:r w:rsidR="00AC4809" w:rsidRPr="00AC4809">
        <w:rPr>
          <w:rFonts w:ascii="Times New Roman" w:hAnsi="Times New Roman" w:cs="Times New Roman"/>
        </w:rPr>
        <w:t>Sandberg &amp; Overgaard, 2015</w:t>
      </w:r>
      <w:r w:rsidR="00AC4809">
        <w:fldChar w:fldCharType="end"/>
      </w:r>
      <w:r w:rsidR="00411A03">
        <w:t>)</w:t>
      </w:r>
      <w:r w:rsidR="00BD64AE">
        <w:t>. Using a subjective measure allows to detect awareness on a trial-by-trial basis</w:t>
      </w:r>
      <w:r w:rsidR="00411A03">
        <w:t xml:space="preserve">, yet it is subjected to the criterion problem, where </w:t>
      </w:r>
      <w:r w:rsidR="0076578A">
        <w:t xml:space="preserve">participants' </w:t>
      </w:r>
      <w:r w:rsidR="00411A03">
        <w:t xml:space="preserve">ratings might be highly affected by their response criterion </w:t>
      </w:r>
      <w:r w:rsidR="00B40047">
        <w:fldChar w:fldCharType="begin"/>
      </w:r>
      <w:r w:rsidR="000C73C2">
        <w:instrText xml:space="preserve"> ADDIN ZOTERO_ITEM CSL_CITATION {"citationID":"c5REWY35","properties":{"formattedCitation":"(Eriksen, 1960; Hannula et al., 2005)","plainCitation":"(Eriksen, 1960; Hannula et al., 2005)","noteIndex":0},"citationItems":[{"id":576,"uris":["http://zotero.org/users/8275165/items/E7IA3H5N"],"itemData":{"id":576,"type":"article-journal","abstract":"Experimental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J."}],"issued":{"date-parts":[["2005",3]]}}}],"schema":"https://github.com/citation-style-language/schema/raw/master/csl-citation.json"} </w:instrText>
      </w:r>
      <w:r w:rsidR="00B40047">
        <w:fldChar w:fldCharType="separate"/>
      </w:r>
      <w:r w:rsidR="000C73C2" w:rsidRPr="000C73C2">
        <w:rPr>
          <w:rFonts w:ascii="Times New Roman" w:hAnsi="Times New Roman" w:cs="Times New Roman"/>
        </w:rPr>
        <w:t>(Eriksen, 1960; Hannula et al., 2005)</w:t>
      </w:r>
      <w:r w:rsidR="00B40047">
        <w:fldChar w:fldCharType="end"/>
      </w:r>
      <w:r w:rsidR="00BD64AE">
        <w:t xml:space="preserve">. </w:t>
      </w:r>
      <w:r w:rsidR="00411A03">
        <w:t>For the</w:t>
      </w:r>
      <w:r w:rsidR="00BD64AE">
        <w:t xml:space="preserve"> objective measure</w:t>
      </w:r>
      <w:r w:rsidR="00411A03">
        <w:t>,</w:t>
      </w:r>
      <w:r w:rsidR="00BD64AE">
        <w:t xml:space="preserve"> the participant</w:t>
      </w:r>
      <w:r w:rsidR="00411A03">
        <w:t xml:space="preserve"> is asked to make an objective judgement about</w:t>
      </w:r>
      <w:r w:rsidR="00BD64AE">
        <w:t xml:space="preserve"> the prime</w:t>
      </w:r>
      <w:r w:rsidR="00411A03">
        <w:t>, typically choosing</w:t>
      </w:r>
      <w:r w:rsidR="00BD64AE">
        <w:t xml:space="preserve"> </w:t>
      </w:r>
      <w:r w:rsidR="00411A03">
        <w:t>an answer among several options (i.e., a forced choice question). If t</w:t>
      </w:r>
      <w:r w:rsidR="00BD64AE">
        <w:t xml:space="preserve">he proportion of correct responses across trials </w:t>
      </w:r>
      <w:r w:rsidR="00411A03">
        <w:t xml:space="preserve">(or the overall sensitivity, measured using d’; </w:t>
      </w:r>
      <w:r w:rsidR="006958B5">
        <w:fldChar w:fldCharType="begin"/>
      </w:r>
      <w:r w:rsidR="008D13A3">
        <w:instrText xml:space="preserve"> ADDIN ZOTERO_ITEM CSL_CITATION {"citationID":"fYZiRyOC","properties":{"formattedCitation":"(Macmillan &amp; Creelman, 2004)","plainCitation":"(Macmillan &amp; Creelman, 2004)","dontUpdate":true,"noteIndex":0},"citationItems":[{"id":699,"uris":["http://zotero.org/users/8275165/items/VBRJXEHL"],"itemData":{"id":699,"type":"book","abstract":"Detection Theory is an introduction to one of the most important tools for analysis of data where choices must be made and performance is not perfect. Originally developed for evaluation of electronic detection, detection theory was adopted by psychologists as a way to understand sensory decision making, then embraced by students of human memory. It has since been utilized in areas as diverse as animal behavior and X-ray diagnosis.This book covers the basic principles of detection theory, with separate initial chapters on measuring detection and evaluating decision criteria. Some other features include:*complete tools for application, including flowcharts, tables, pointers, and software;*student-friendly language;*complete coverage of content area, including both one-dimensional and multidimensional models;*separate, systematic coverage of sensitivity and response bias measurement;*integrated treatment of threshold and nonparametric approaches;*an organized, tutorial level introduction to multidimensional detection theory;*popular discrimination paradigms presented as applications of multidimensional detection theory; and*a new chapter on ideal observers and an updated chapter on adaptive threshold measurement.This up-to-date summary of signal detection theory is both a self-contained reference work for users and a readable text for graduate students and other researchers learning the material either in courses or on their own.","edition":"2","event-place":"New York","ISBN":"978-1-4106-1114-7","note":"DOI: 10.4324/9781410611147","number-of-pages":"512","publisher":"Psychology Press","publisher-place":"New York","title":"Detection Theory: A User's Guide","title-short":"Detection Theory","author":[{"family":"Macmillan","given":"Neil A."},{"family":"Creelman","given":"C. Douglas"}],"issued":{"date-parts":[["2004",8,23]]}}}],"schema":"https://github.com/citation-style-language/schema/raw/master/csl-citation.json"} </w:instrText>
      </w:r>
      <w:r w:rsidR="006958B5">
        <w:fldChar w:fldCharType="separate"/>
      </w:r>
      <w:r w:rsidR="009924F0" w:rsidRPr="009924F0">
        <w:rPr>
          <w:rFonts w:ascii="Times New Roman" w:hAnsi="Times New Roman" w:cs="Times New Roman"/>
        </w:rPr>
        <w:t>Macmillan &amp; Creelman, 2004</w:t>
      </w:r>
      <w:r w:rsidR="006958B5">
        <w:fldChar w:fldCharType="end"/>
      </w:r>
      <w:r w:rsidR="00411A03">
        <w:t xml:space="preserve">) is higher than chance, </w:t>
      </w:r>
      <w:r w:rsidR="00BD64AE">
        <w:t>the</w:t>
      </w:r>
      <w:r w:rsidR="003B6AF2">
        <w:t xml:space="preserve"> </w:t>
      </w:r>
      <w:r w:rsidR="00411A03">
        <w:t>s</w:t>
      </w:r>
      <w:r w:rsidR="003B6AF2">
        <w:t>timuli will be considered as consciously perceived</w:t>
      </w:r>
      <w:r w:rsidR="00BD64AE">
        <w:t xml:space="preserve">. This </w:t>
      </w:r>
      <w:r w:rsidR="003B6AF2">
        <w:t>measure is less affected by the criterion problem, yet it is held to overestimate conscious perception</w:t>
      </w:r>
      <w:r w:rsidR="00B022E4">
        <w:t xml:space="preserve"> </w:t>
      </w:r>
      <w:r w:rsidR="00F82BCA">
        <w:fldChar w:fldCharType="begin"/>
      </w:r>
      <w:r w:rsidR="00B022E4">
        <w:instrText xml:space="preserve"> ADDIN ZOTERO_ITEM CSL_CITATION {"citationID":"BivJ9YXW","properties":{"formattedCitation":"(Bowers, 1982; Merikle &amp; Reingold, 1998)","plainCitation":"(Bowers, 1982; Merikle &amp; Reingold, 1998)","noteIndex":0},"citationItems":[{"id":700,"uris":["http://zotero.org/users/8275165/items/59AAIII3"],"itemData":{"id":700,"type":"webpage","title":"On being unconsciously influenced and informed.","URL":"https://philpapers.org/rec/BOWOBU","author":[{"family":"Bowers","given":"K.S."}],"accessed":{"date-parts":[["2022",9,11]]},"issued":{"date-parts":[["1982"]]}}},{"id":701,"uris":["http://zotero.org/users/8275165/items/7QZKWR5Q"],"itemData":{"id":701,"type":"article-journal","abstract":"S. C. Draine and A. G. Greenwald (see record 1999-10824-004) have described a methodology based on regression analysis for demonstrating unconscious perception. They have suggested that their methodology represents a major improvement over existing methodologies. An analysis of their methodology reveals that it is closely related to the classic dissociation paradigm. As such, interpretation of their results is compromised by the same issues concerning the measurement of awareness that have plagued all previous attempts to use the dissociation paradigm to demonstrate unconscious perception in the complete absence of conscious perception. (PsycINFO Database Record (c) 2016 APA, all rights reserved)","container-title":"Journal of Experimental Psychology: General","DOI":"10.1037/0096-3445.127.3.304","ISSN":"1939-2222","note":"publisher-place: US\npublisher: American Psychological Association","page":"304-310","source":"APA PsycNet","title":"On demonstrating unconscious perception: Comment on Draine and Greenwald (1998)","title-short":"On demonstrating unconscious perception","volume":"127","author":[{"family":"Merikle","given":"Philip M."},{"family":"Reingold","given":"Eyal M."}],"issued":{"date-parts":[["1998"]]}}}],"schema":"https://github.com/citation-style-language/schema/raw/master/csl-citation.json"} </w:instrText>
      </w:r>
      <w:r w:rsidR="00F82BCA">
        <w:fldChar w:fldCharType="separate"/>
      </w:r>
      <w:r w:rsidR="00B022E4" w:rsidRPr="00B022E4">
        <w:rPr>
          <w:rFonts w:ascii="Times New Roman" w:hAnsi="Times New Roman" w:cs="Times New Roman"/>
        </w:rPr>
        <w:t>(Bowers, 1982; Merikle &amp; Reingold, 1998)</w:t>
      </w:r>
      <w:r w:rsidR="00F82BCA">
        <w:fldChar w:fldCharType="end"/>
      </w:r>
      <w:r w:rsidR="00692575">
        <w:t>.</w:t>
      </w:r>
    </w:p>
    <w:p w14:paraId="15C05C5C" w14:textId="41F1FB1A" w:rsidR="00DF3E0F" w:rsidRDefault="00211536" w:rsidP="00756E3F">
      <w:r>
        <w:t xml:space="preserve">While some semantic priming </w:t>
      </w:r>
      <w:r w:rsidR="0030440D">
        <w:t>studies</w:t>
      </w:r>
      <w:r w:rsidR="00BD1665">
        <w:t xml:space="preserve"> </w:t>
      </w:r>
      <w:r>
        <w:t xml:space="preserve">found </w:t>
      </w:r>
      <w:r w:rsidR="00692575">
        <w:t xml:space="preserve">that </w:t>
      </w:r>
      <w:r>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 xml:space="preserve">failed to show semantic </w:t>
      </w:r>
      <w:r w:rsidR="008E036C">
        <w:t xml:space="preserve">effects </w:t>
      </w:r>
      <w:r w:rsidR="005362FF">
        <w:t xml:space="preserve">and claimed </w:t>
      </w:r>
      <w:r w:rsidR="008E036C">
        <w:t xml:space="preserve">that processing only reaches the </w:t>
      </w:r>
      <w:r w:rsidR="005362FF">
        <w:t xml:space="preserve">lexical </w:t>
      </w:r>
      <w:r w:rsidR="008E036C">
        <w:t>level</w:t>
      </w:r>
      <w:r w:rsidR="00FB0480">
        <w:t xml:space="preserve"> </w:t>
      </w:r>
      <w:r w:rsidR="00267106">
        <w:fldChar w:fldCharType="begin"/>
      </w:r>
      <w:r w:rsidR="00237BE6">
        <w:instrText xml:space="preserve"> ADDIN ZOTERO_ITEM CSL_CITATION {"citationID":"MH7N298l","properties":{"formattedCitation":"(Shelton &amp; Martin, 1992)","plainCitation":"(Shelton &amp; Martin, 1992)","noteIndex":0},"citationItems":[{"id":703,"uris":["http://zotero.org/users/8275165/items/XIZTG485"],"itemData":{"id":703,"type":"article-journal","abstract":"Priming for semantically related concepts was investigated using a lexical decision task designed to reveal automatic semantic priming. Two experiments provided further evidence that priming in a single presentation lexical decision task (T. P. McNamara and J. Altarriba, 1988) derives from automatic processes. Mediated priming, but not inhibition or backward priming, was found in this type of lexical decision task. Exps 3 and 4 demonstrate that automatic priming was found only for associated word pairs, as determined by word association norms, and not for word pairs that are semantically related but not associated. It is argued that automatic priming in the lexical decision task occurs at a lexical level but not at a semantic level. (PsycINFO Database Record (c) 2016 APA, all rights reserved)","container-title":"Journal of Experimental Psychology: Learning, Memory, and Cognition","DOI":"10.1037/0278-7393.18.6.1191","ISSN":"1939-1285","note":"publisher-place: US\npublisher: American Psychological Association","page":"1191-1210","source":"APA PsycNet","title":"How semantic is automatic semantic priming?","volume":"18","author":[{"family":"Shelton","given":"Jennifer R."},{"family":"Martin","given":"Randi C."}],"issued":{"date-parts":[["1992"]]}}}],"schema":"https://github.com/citation-style-language/schema/raw/master/csl-citation.json"} </w:instrText>
      </w:r>
      <w:r w:rsidR="00267106">
        <w:fldChar w:fldCharType="separate"/>
      </w:r>
      <w:r w:rsidR="00237BE6" w:rsidRPr="00237BE6">
        <w:rPr>
          <w:rFonts w:ascii="Times New Roman" w:hAnsi="Times New Roman" w:cs="Times New Roman"/>
        </w:rPr>
        <w:t>(Shelton &amp; Martin, 1992)</w:t>
      </w:r>
      <w:r w:rsidR="00267106">
        <w:fldChar w:fldCharType="end"/>
      </w:r>
      <w:r w:rsidR="005362FF">
        <w:t xml:space="preserve">. </w:t>
      </w:r>
      <w:r w:rsidR="0030440D">
        <w:t>O</w:t>
      </w:r>
      <w:r w:rsidR="000D1936">
        <w:t xml:space="preserve">ther </w:t>
      </w:r>
      <w:r w:rsidR="005362FF">
        <w:t>studies have</w:t>
      </w:r>
      <w:r w:rsidR="006C111E">
        <w:t xml:space="preserve"> </w:t>
      </w:r>
      <w:r w:rsidR="005362FF">
        <w:t>n</w:t>
      </w:r>
      <w:r w:rsidR="006C111E">
        <w:t>o</w:t>
      </w:r>
      <w:r w:rsidR="005362FF">
        <w:t>t found any congruency effect</w:t>
      </w:r>
      <w:r w:rsidR="006C111E">
        <w:t>s</w:t>
      </w:r>
      <w:r w:rsidR="009D2E33">
        <w:t xml:space="preserve"> </w:t>
      </w:r>
      <w:r w:rsidR="009D2E33">
        <w:fldChar w:fldCharType="begin"/>
      </w:r>
      <w:r w:rsidR="0033425C">
        <w:instrText xml:space="preserve"> ADDIN ZOTERO_ITEM CSL_CITATION {"citationID":"4kCQniT4","properties":{"formattedCitation":"(Heyman &amp; Moors, 2014; Pratte &amp; Rouder, 2009)","plainCitation":"(Heyman &amp; Moors, 2014; Pratte &amp; Rouder, 2009)","noteIndex":0},"citationItems":[{"id":705,"uris":["http://zotero.org/users/8275165/items/UCSCQX5H"],"itemData":{"id":705,"type":"article-journal","abstract":"Continuous flash suppression (CFS) has been used as a paradigm to probe the extent to which word stimuli are processed in the absence of awareness. In the two experiments reported here, no evidence is obtained that word stimuli are processed up to the semantic level when suppressed through CFS. In Experiment 1, word stimuli did not break suppression faster than their pseudo-word variants nor was suppression time modulated by word frequency. Experiment 2 replicated these findings, but more critically showed that differential effects can be obtained with this paradigm using a simpler stimulus. In addition, pixel density of the stimuli did prove to be related to suppression time in both experiments, indicating that the paradigm is sensitive to differences in detectability. A third and final experiment replicated the well-known face inversion effect using the same set-up as Experiments 1 and 2, thereby demonstrating that the employed methodology can capture more high-level effects as well. These results are discussed in the context of previous evidence on unconscious semantic processing and two potential explanations are advanced. Specifically, it is argued that CFS might act at a level too low in the visual system for high-level effects to be observed or that the widely used breaking CFS paradigm is merely ill-suited to capture effects in the context of words.","container-title":"PLOS ONE","DOI":"10.1371/journal.pone.0104719","ISSN":"1932-6203","issue":"8","journalAbbreviation":"PLOS ONE","language":"en","note":"publisher: Public Library of Science","page":"e104719","source":"PLoS Journals","title":"Frequent Words Do Not Break Continuous Flash Suppression Differently from Infrequent or Nonexistent Words: Implications for Semantic Processing of Words in the Absence of Awareness","title-short":"Frequent Words Do Not Break Continuous Flash Suppression Differently from Infrequent or Nonexistent Words","volume":"9","author":[{"family":"Heyman","given":"Tom"},{"family":"Moors","given":"Pieter"}],"issued":{"date-parts":[["2014",8,12]]}}},{"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D2E33">
        <w:fldChar w:fldCharType="separate"/>
      </w:r>
      <w:r w:rsidR="0033425C" w:rsidRPr="0033425C">
        <w:rPr>
          <w:rFonts w:ascii="Times New Roman" w:hAnsi="Times New Roman" w:cs="Times New Roman"/>
        </w:rPr>
        <w:t>(Heyman &amp; Moors, 2014; 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EB1594">
        <w:t>being performed without awareness</w:t>
      </w:r>
      <w:r w:rsidR="00BC252D">
        <w:t xml:space="preserve"> </w:t>
      </w:r>
      <w:r w:rsidR="008C1025">
        <w:fldChar w:fldCharType="begin"/>
      </w:r>
      <w:r w:rsidR="002A45A9">
        <w:instrText xml:space="preserve"> ADDIN ZOTERO_ITEM CSL_CITATION {"citationID":"rD2CJ7MY","properties":{"formattedCitation":"(Karpinski et al., 2019; Sklar et al., 2012)","plainCitation":"(Karpinski et al., 2019; Sklar et al., 2012)","noteIndex":0},"citationItems":[{"id":712,"uris":["http://zotero.org/users/8275165/items/992L4XWX"],"itemData":{"id":712,"type":"article-journal","abstract":"Across two experiments involving four presentation times in total, Sklar et al. (Proceedings of the National Academy of Sciences of the United States of America, 109, 2012, 19614) found that complex subtraction equations can be solved without awareness of the equations. These findings challenge the current position that consciousness is necessary for performing abstract, rule‐following tasks. Given the important implications of their work, we aimed to directly replicate Sklar's findings using a larger sample (n = 94) from a different population. Using continuous flash suppression, we investigated if people were able to solve an equation after subliminal (1,300 ms) exposure to it. We found evidence of unconscious subtraction consistent with Sklar et al., albeit the effect is weak. Critical review of our results and implications for further research are discussed. (PsycINFO Database Record (c) 2019 APA, all rights reserved)","container-title":"European Journal of Social Psychology","DOI":"10.1002/ejsp.2390","ISSN":"1099-0992","note":"publisher-place: US\npublisher: John Wiley &amp; Sons","page":"637-644","source":"APA PsycNet","title":"A direct replication: Unconscious arithmetic processing","title-short":"A direct replication","volume":"49","author":[{"family":"Karpinski","given":"Andrew"},{"family":"Briggs","given":"Jessie C."},{"family":"Yale","given":"Miriam"}],"issued":{"date-parts":[["2019"]]}}},{"id":708,"uris":["http://zotero.org/users/8275165/items/FE3KUK9U"],"itemData":{"id":708,"type":"article-journal","container-title":"Proceedings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2A45A9" w:rsidRPr="002A45A9">
        <w:rPr>
          <w:rFonts w:ascii="Times New Roman" w:hAnsi="Times New Roman" w:cs="Times New Roman"/>
        </w:rPr>
        <w:t>(Karpinski et al., 2019; Sklar et al., 2012)</w:t>
      </w:r>
      <w:r w:rsidR="008C1025">
        <w:fldChar w:fldCharType="end"/>
      </w:r>
      <w:r w:rsidR="00EB1594">
        <w:t xml:space="preserve"> were challenged by failures to replicate</w:t>
      </w:r>
      <w:r w:rsidR="00E15773">
        <w:t xml:space="preserve"> </w:t>
      </w:r>
      <w:r w:rsidR="00303E44">
        <w:fldChar w:fldCharType="begin"/>
      </w:r>
      <w:r w:rsidR="00303E44">
        <w:instrText xml:space="preserve"> ADDIN ZOTERO_ITEM CSL_CITATION {"citationID":"cZXXXrx9","properties":{"formattedCitation":"(Moors &amp; Hesselmann, 2018, 2019)","plainCitation":"(Moors &amp; Hesselmann, 2018, 2019)","noteIndex":0},"citationItems":[{"id":718,"uris":["http://zotero.org/users/8275165/items/WZ6DJ8C5"],"itemData":{"id":718,"type":"article-journal","abstract":"A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716,"uris":["http://zotero.org/users/8275165/items/MMHLVGF8"],"itemData":{"id":716,"type":"article-journal","abstract":"In 2012, a study by Sklar et al. reported that participants could solve invisible subtractions. This notion of unconscious arithmetic has been influential because it challenges current theories of consciousness. In 2016, Karpinski et al. published a direct replication reporting evidence for unconscious addition rather than subtraction. About a year later, the study was retracted due to a computation error in the analysis pipeline. After this error was corrected, no evidence for unconscious addition nor subtraction was obtained. Recently, Karpinski et al. republished the study by applying the exclusion criteria used in Sklar et al. The reanalysis found weak evidence for unconscious subtraction. To assess the robustness of these results, we examine how sensitive the results are to data analytic decisions. We outline a set of 250 analyses that we consider justified to perform. We show that none of the analyses indicates evidence for unconscious subtraction.","container-title":"Consciousness and Cognition","DOI":"10.1016/j.concog.2019.01.003","ISSN":"1053-8100","journalAbbreviation":"Consciousness and Cognition","language":"en","page":"97-106","source":"ScienceDirect","title":"Unconscious arithmetic: Assessing the robustness of the results reported by Karpinski, Briggs, and Yale (2018)","title-short":"Unconscious arithmetic","volume":"68","author":[{"family":"Moors","given":"Pieter"},{"family":"Hesselmann","given":"Guido"}],"issued":{"date-parts":[["2019",2,1]]}}}],"schema":"https://github.com/citation-style-language/schema/raw/master/csl-citation.json"} </w:instrText>
      </w:r>
      <w:r w:rsidR="00303E44">
        <w:fldChar w:fldCharType="separate"/>
      </w:r>
      <w:r w:rsidR="00303E44" w:rsidRPr="00303E44">
        <w:rPr>
          <w:rFonts w:ascii="Times New Roman" w:hAnsi="Times New Roman" w:cs="Times New Roman"/>
        </w:rPr>
        <w:t>(Moors &amp; Hesselmann, 2018, 2019)</w:t>
      </w:r>
      <w:r w:rsidR="00303E44">
        <w:fldChar w:fldCharType="end"/>
      </w:r>
      <w:r w:rsidR="00EB1594">
        <w:t>, and a similar mixed picture emerged also for studies of processes like</w:t>
      </w:r>
      <w:r w:rsidR="000F6069">
        <w:t xml:space="preserve"> integration </w:t>
      </w:r>
      <w:r w:rsidR="00756E3F">
        <w:fldChar w:fldCharType="begin"/>
      </w:r>
      <w:r w:rsidR="00756E3F">
        <w:instrText xml:space="preserve"> ADDIN ZOTERO_ITEM CSL_CITATION {"citationID":"2hC0NrhK","properties":{"formattedCitation":"(Mudrik et al., 2014; Mudrik &amp; Biderman, 2017)","plainCitation":"(Mudrik et al., 2014; Mudrik &amp; Biderman, 2017)","noteIndex":0},"citationItems":[{"id":720,"uris":["http://zotero.org/users/8275165/items/F9TBZBP6"],"itemData":{"id":720,"type":"article-journal","abstract":"Information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id":723,"uris":["http://zotero.org/users/8275165/items/MTY3GPYU"],"itemData":{"id":723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Science","DOI":"10.1177/0956797617735745","journalAbbreviation":"Psychological Science","source":"ResearchGate","title":"Evidence for Implicit—But Not Unconscious—Processing of Object-Scene Relations","volume":"29","author":[{"family":"Mudrik","given":"Liad"},{"family":"Biderman","given":"Natalie"}],"issued":{"date-parts":[["2017",12,28]]}}}],"schema":"https://github.com/citation-style-language/schema/raw/master/csl-citation.json"} </w:instrText>
      </w:r>
      <w:r w:rsidR="00756E3F">
        <w:fldChar w:fldCharType="separate"/>
      </w:r>
      <w:r w:rsidR="00756E3F" w:rsidRPr="00756E3F">
        <w:rPr>
          <w:rFonts w:ascii="Times New Roman" w:hAnsi="Times New Roman" w:cs="Times New Roman"/>
        </w:rPr>
        <w:t>(Mudrik et al., 2014; Mudrik &amp; Biderman, 2017)</w:t>
      </w:r>
      <w:r w:rsidR="00756E3F">
        <w:fldChar w:fldCharType="end"/>
      </w:r>
      <w:r w:rsidR="001F3C9B">
        <w:t>.</w:t>
      </w:r>
    </w:p>
    <w:p w14:paraId="4FD66016" w14:textId="2F986422" w:rsidR="00976673" w:rsidRDefault="00976673" w:rsidP="006238E0">
      <w:pPr>
        <w:pStyle w:val="Heading3"/>
      </w:pPr>
      <w:bookmarkStart w:id="177" w:name="_Toc114053519"/>
      <w:r>
        <w:t xml:space="preserve">Explaining The </w:t>
      </w:r>
      <w:r w:rsidR="00FC0D0A">
        <w:t>D</w:t>
      </w:r>
      <w:r>
        <w:t xml:space="preserve">iscrepancy between </w:t>
      </w:r>
      <w:r w:rsidR="00FC0D0A">
        <w:t>F</w:t>
      </w:r>
      <w:r>
        <w:t>indings</w:t>
      </w:r>
      <w:bookmarkEnd w:id="177"/>
    </w:p>
    <w:p w14:paraId="0CB98709" w14:textId="50E049F6" w:rsidR="006F73D7" w:rsidRDefault="002411D5" w:rsidP="00D25473">
      <w:pPr>
        <w:ind w:firstLine="0"/>
      </w:pPr>
      <w:r>
        <w:lastRenderedPageBreak/>
        <w:t xml:space="preserve">How can these contradicting results be explained? One option, that is explored in this thesis,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5E4162">
        <w:instrText xml:space="preserve"> ADDIN ZOTERO_ITEM CSL_CITATION {"citationID":"Dc3lo193","properties":{"formattedCitation":"(Sand &amp; Nilsson, 2016)","plainCitation":"(Sand &amp; Nilsson, 2016)","noteIndex":0},"citationItems":[{"id":646,"uris":["http://zotero.org/users/8275165/items/DZ45IZVL"],"itemData":{"id":646,"type":"article-journal","abstract":"A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5E4162" w:rsidRPr="005E4162">
        <w:rPr>
          <w:rFonts w:ascii="Times New Roman" w:hAnsi="Times New Roman" w:cs="Times New Roman"/>
        </w:rPr>
        <w:t>(Sand &amp; Nilsson, 2016)</w:t>
      </w:r>
      <w:r w:rsidR="005E4162">
        <w:fldChar w:fldCharType="end"/>
      </w:r>
      <w:r w:rsidR="001D15C6">
        <w:t>.</w:t>
      </w:r>
      <w:r w:rsidR="00E4565F">
        <w:t xml:space="preserve"> Such insensitivity can </w:t>
      </w:r>
      <w:r w:rsidR="00C23184">
        <w:t>occur if</w:t>
      </w:r>
      <w:r w:rsidR="002919AB">
        <w:t xml:space="preserve"> </w:t>
      </w:r>
      <w:r w:rsidR="00E4565F">
        <w:t>the objective task probe</w:t>
      </w:r>
      <w:r w:rsidR="00C23184">
        <w:t>s</w:t>
      </w:r>
      <w:r w:rsidR="00E4565F">
        <w:t xml:space="preserve"> features of the stimulus that are irrelevant </w:t>
      </w:r>
      <w:r w:rsidR="00B3331D">
        <w:t>for the performance in the main task</w:t>
      </w:r>
      <w:r w:rsidR="007449E8">
        <w:t xml:space="preserve"> (</w:t>
      </w:r>
      <w:proofErr w:type="spellStart"/>
      <w:r w:rsidR="00FF6578">
        <w:fldChar w:fldCharType="begin"/>
      </w:r>
      <w:r w:rsidR="008D13A3">
        <w:instrText xml:space="preserve"> ADDIN ZOTERO_ITEM CSL_CITATION {"citationID":"ciRzkvIP","properties":{"formattedCitation":"(Merikle, 1992; Newell &amp; Shanks, 2014)","plainCitation":"(Merikle, 1992; Newell &amp; Shanks, 2014)","dontUpdate":true,"noteIndex":0},"citationItems":[{"id":725,"uris":["http://zotero.org/users/8275165/items/D25ESJHX"],"itemData":{"id":725,"type":"article-journal","abstract":"Discusses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R."}],"issued":{"date-parts":[["2014"]]}}}],"schema":"https://github.com/citation-style-language/schema/raw/master/csl-citation.json"} </w:instrText>
      </w:r>
      <w:r w:rsidR="00FF6578">
        <w:fldChar w:fldCharType="separate"/>
      </w:r>
      <w:r w:rsidR="00BD6F39" w:rsidRPr="00BD6F39">
        <w:rPr>
          <w:rFonts w:ascii="Times New Roman" w:hAnsi="Times New Roman" w:cs="Times New Roman"/>
        </w:rPr>
        <w:t>Merikle</w:t>
      </w:r>
      <w:proofErr w:type="spellEnd"/>
      <w:r w:rsidR="00BD6F39" w:rsidRPr="00BD6F39">
        <w:rPr>
          <w:rFonts w:ascii="Times New Roman" w:hAnsi="Times New Roman" w:cs="Times New Roman"/>
        </w:rPr>
        <w:t>, 1992; Newell &amp; Shanks, 2014</w:t>
      </w:r>
      <w:r w:rsidR="00FF6578">
        <w:fldChar w:fldCharType="end"/>
      </w:r>
      <w:r w:rsidR="00BD6F39">
        <w:t>;</w:t>
      </w:r>
      <w:r w:rsidR="008B3DFE">
        <w:t xml:space="preserve"> however, </w:t>
      </w:r>
      <w:r w:rsidR="007449E8">
        <w:t xml:space="preserve">note that this could also lead to overestimation of awareness; </w:t>
      </w:r>
      <w:r w:rsidR="00425B72">
        <w:fldChar w:fldCharType="begin"/>
      </w:r>
      <w:r w:rsidR="008D13A3">
        <w:instrText xml:space="preserve"> ADDIN ZOTERO_ITEM CSL_CITATION {"citationID":"Ivz9FvbM","properties":{"formattedCitation":"(Michel, 2022)","plainCitation":"(Michel, 2022)","dontUpdate":true,"noteIndex":0},"citationItems":[{"id":581,"uris":["http://zotero.org/users/8275165/items/XN4XRTF5"],"itemData":{"id":581,"type":"article-journal","abstract":"Recent work questions whether previously reported unconscious perceptual effects are genuinely unconscious, or due to weak conscious perception. Some philosophers and psychologists react by rejecting unconscious perception or by holding that it has been overestimated. I argue that the most significant attack on unconscious perception commits the criterion content fallacy: the fallacy of interpreting evidence that observers were conscious of something as evidence that they were conscious of task-relevant features. This fallacy is prevalent in consciousness research: if unconscious perception exists, scientists could routinely underestimate it. I conclude with methodological recommendations for moving the debate forward.","container-title":"Mind &amp; Language","DOI":"10.1111/mila.12406","ISSN":"1468-0017","issue":"n/a","language":"en","note":"_eprint: https://onlinelibrary.wiley.com/doi/pdf/10.1111/mila.12406","source":"Wiley Online Library","title":"How (not) to underestimate unconscious perception","URL":"https://onlinelibrary.wiley.com/doi/abs/10.1111/mila.12406","volume":"n/a","author":[{"family":"Michel","given":"Matthias"}],"accessed":{"date-parts":[["2022",8,26]]},"issued":{"date-parts":[["2022"]]}}}],"schema":"https://github.com/citation-style-language/schema/raw/master/csl-citation.json"} </w:instrText>
      </w:r>
      <w:r w:rsidR="00425B72">
        <w:fldChar w:fldCharType="separate"/>
      </w:r>
      <w:r w:rsidR="00425B72" w:rsidRPr="00425B72">
        <w:rPr>
          <w:rFonts w:ascii="Times New Roman" w:hAnsi="Times New Roman" w:cs="Times New Roman"/>
        </w:rPr>
        <w:t>Michel, 2022</w:t>
      </w:r>
      <w:r w:rsidR="00425B72">
        <w:fldChar w:fldCharType="end"/>
      </w:r>
      <w:r w:rsidR="007449E8">
        <w:t>)</w:t>
      </w:r>
      <w:r w:rsidR="004F2ED5">
        <w:t xml:space="preserve">. </w:t>
      </w:r>
      <w:r w:rsidR="005333D3">
        <w:t xml:space="preserve">In addition, </w:t>
      </w:r>
      <w:r w:rsidR="00E4565F">
        <w:t xml:space="preserve">introducing </w:t>
      </w:r>
      <w:r w:rsidR="00081961">
        <w:t xml:space="preserve">a long delay </w:t>
      </w:r>
      <w:r w:rsidR="003D53EE">
        <w:t xml:space="preserve">after </w:t>
      </w:r>
      <w:r w:rsidR="00081961">
        <w:t xml:space="preserve">the </w:t>
      </w:r>
      <w:r w:rsidR="00E82C6C">
        <w:t xml:space="preserve">presentation </w:t>
      </w:r>
      <w:r w:rsidR="002D4AE1">
        <w:t xml:space="preserve">of </w:t>
      </w:r>
      <w:r w:rsidR="00081961">
        <w:t xml:space="preserve">the </w:t>
      </w:r>
      <w:r w:rsidR="00445238">
        <w:t xml:space="preserve">subliminal </w:t>
      </w:r>
      <w:r w:rsidR="00081961">
        <w:t xml:space="preserve">stimulus </w:t>
      </w:r>
      <w:r w:rsidR="003D53EE">
        <w:t xml:space="preserve">might </w:t>
      </w:r>
      <w:r w:rsidR="009D12A3">
        <w:t xml:space="preserve">cause </w:t>
      </w:r>
      <w:r w:rsidR="003D53EE">
        <w:t xml:space="preserve">the </w:t>
      </w:r>
      <w:r w:rsidR="00352773">
        <w:t>memory</w:t>
      </w:r>
      <w:r w:rsidR="003D53EE">
        <w:t xml:space="preserve"> of it </w:t>
      </w:r>
      <w:r w:rsidR="009D12A3">
        <w:t xml:space="preserve">to fade </w:t>
      </w:r>
      <w:r w:rsidR="003D53EE">
        <w:t xml:space="preserve">before it is queried by </w:t>
      </w:r>
      <w:r w:rsidR="00E4565F">
        <w:t xml:space="preserve">the </w:t>
      </w:r>
      <w:r w:rsidR="007449E8">
        <w:t>awareness measure</w:t>
      </w:r>
      <w:r w:rsidR="00F33E25">
        <w:t xml:space="preserve"> </w:t>
      </w:r>
      <w:r w:rsidR="0038451B">
        <w:fldChar w:fldCharType="begin"/>
      </w:r>
      <w:r w:rsidR="00215D10">
        <w:instrText xml:space="preserve"> ADDIN ZOTERO_ITEM CSL_CITATION {"citationID":"lPJjpo1J","properties":{"formattedCitation":"(Lagnado et al., 2006; Newell &amp; Shanks, 2014; Ogilvie &amp; Carruthers, 2014)","plainCitation":"(Lagnado et al., 2006; Newell &amp; Shanks, 2014; Ogilvie &amp; Carruthers, 2014)","noteIndex":0},"citationItems":[{"id":635,"uris":["http://zotero.org/users/8275165/items/RSJGRX5M"],"itemData":{"id":635,"type":"article-journal","abstract":"In multiple-cue learning (also known as probabilistic category learning) people acquire information about cue-outcome relations and combine these into predictions or judgments. Previous researchers claimed that people can achieve high levels of performance without explicit knowledge of the task structure or insight into their own judgment policies. It has also been argued that people use a variety of suboptimal strategies to solve such tasks. In three experiments the authors reexamined these conclusions by introducing novel measures of task knowledge and self-insight and using \"rolling regression\" methods to analyze individual learning. Participants successfully learned a four-cue probabilistic environment and showed accurate knowledge of both the task structure and their own judgment processes. Learning analyses suggested that the apparent use of suboptimal strategies emerges from the incremental tracking of statistical contingencies in the environment. (PsycINFO Database Record (c) 2016 APA, all rights reserved)","container-title":"Journal of Experimental Psychology: General","DOI":"10.1037/0096-3445.135.2.162","ISSN":"1939-2222","issue":"2","note":"publisher-place: US\npublisher: American Psychological Association","page":"162-183","source":"APA PsycNet","title":"Insight and strategy in multiple-cue learning","volume":"135","author":[{"family":"Lagnado","given":"David A."},{"family":"Newell","given":"Ben R."},{"family":"Kahan","given":"Steven"},{"family":"Shanks","given":"David R."}],"issued":{"date-parts":[["2006"]]}}},{"id":727,"uris":["http://zotero.org/users/8275165/items/EKZ6RWXL"],"itemData":{"id":727,"type":"article-journal","abstract":"To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R."}],"issued":{"date-parts":[["2014"]]}}},{"id":736,"uris":["http://zotero.org/users/8275165/items/K823J4RZ"],"itemData":{"id":736,"type":"article-journal","abstract":"What people report is, at times, the best evidence we have for what they experience. Newell &amp; Shanks (N&amp;S) do a service for debates regarding the role of unconscious influences on decision making by offering some sound methodological recommendations. We doubt, however, that those recommendations go far enough. For even if people have knowledge of the factors that influence their decisions, it does not follow that such knowledge is conscious, and plays a causal role, at the time the decision is made. Moreover, N&amp;S fail to demonstrate that unconscious thought plays no role at all in decision making. Indeed, such a claim is quite implausible. In making these points we comment on their discussion of the literature on expertise acquisition and the Iowa Gambling Task.","container-title":"Behavioral and Brain Sciences","DOI":"10.1017/S0140525X13000800","ISSN":"0140-525X, 1469-1825","issue":"1","language":"en","note":"publisher: Cambridge University Press","page":"36-37","source":"Cambridge University Press","title":"Better tests of consciousness are needed, but skepticism about unconscious processes is unwarranted","volume":"37","author":[{"family":"Ogilvie","given":"Ryan"},{"family":"Carruthers","given":"Peter"}],"issued":{"date-parts":[["2014",2]]}}}],"schema":"https://github.com/citation-style-language/schema/raw/master/csl-citation.json"} </w:instrText>
      </w:r>
      <w:r w:rsidR="0038451B">
        <w:fldChar w:fldCharType="separate"/>
      </w:r>
      <w:r w:rsidR="00215D10" w:rsidRPr="00215D10">
        <w:rPr>
          <w:rFonts w:ascii="Times New Roman" w:hAnsi="Times New Roman" w:cs="Times New Roman"/>
        </w:rPr>
        <w:t>(Lagnado et al., 2006; Newell &amp; Shanks, 2014; Ogilvie &amp; Carruthers, 2014)</w:t>
      </w:r>
      <w:r w:rsidR="0038451B">
        <w:fldChar w:fldCharType="end"/>
      </w:r>
      <w:r w:rsidR="00F33E25">
        <w:t xml:space="preserve">. </w:t>
      </w:r>
      <w:r w:rsidR="002D6956">
        <w:t xml:space="preserve">Underestimation </w:t>
      </w:r>
      <w:r w:rsidR="007449E8">
        <w:t xml:space="preserve">of awareness </w:t>
      </w:r>
      <w:r w:rsidR="002D6956">
        <w:t xml:space="preserve">can also occur if the </w:t>
      </w:r>
      <w:r w:rsidR="00283CE4">
        <w:t>participant</w:t>
      </w:r>
      <w:r w:rsidR="002D6956">
        <w:t xml:space="preserve"> uses a </w:t>
      </w:r>
      <w:r w:rsidR="002D4AE1">
        <w:t xml:space="preserve">very </w:t>
      </w:r>
      <w:r w:rsidR="002D6956">
        <w:t>strict criterion when judging whether she saw the prime</w:t>
      </w:r>
      <w:r w:rsidR="00D27C09">
        <w:t xml:space="preserve"> </w:t>
      </w:r>
      <w:r w:rsidR="00A034F5">
        <w:fldChar w:fldCharType="begin"/>
      </w:r>
      <w:r w:rsidR="00A034F5">
        <w:instrText xml:space="preserve"> ADDIN ZOTERO_ITEM CSL_CITATION {"citationID":"nqJP2RGd","properties":{"formattedCitation":"(Eriksen, 1960; Hannula et al., 2005; Peters &amp; Lau, 2015)","plainCitation":"(Eriksen, 1960; Hannula et al., 2005; Peters &amp; Lau, 2015)","noteIndex":0},"citationItems":[{"id":576,"uris":["http://zotero.org/users/8275165/items/E7IA3H5N"],"itemData":{"id":576,"type":"article-journal","abstract":"Experimental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A034F5">
        <w:fldChar w:fldCharType="separate"/>
      </w:r>
      <w:r w:rsidR="00A034F5" w:rsidRPr="00A034F5">
        <w:rPr>
          <w:rFonts w:ascii="Times New Roman" w:hAnsi="Times New Roman" w:cs="Times New Roman"/>
        </w:rPr>
        <w:t>(Eriksen, 1960; Hannula et al., 2005; Peters &amp; Lau, 2015)</w:t>
      </w:r>
      <w:r w:rsidR="00A034F5">
        <w:fldChar w:fldCharType="end"/>
      </w:r>
      <w:r w:rsidR="002D6956">
        <w:t>. Finally</w:t>
      </w:r>
      <w:r w:rsidR="002D4AE1">
        <w:t>,</w:t>
      </w:r>
      <w:r w:rsidR="002D6956">
        <w:t xml:space="preserve"> </w:t>
      </w:r>
      <w:r w:rsidR="007449E8">
        <w:t xml:space="preserve">if the objective task is too </w:t>
      </w:r>
      <w:r w:rsidR="00C53B7E">
        <w:t>difficult</w:t>
      </w:r>
      <w:r w:rsidR="007449E8">
        <w:t>,</w:t>
      </w:r>
      <w:r w:rsidR="00C53B7E">
        <w:t xml:space="preserve"> </w:t>
      </w:r>
      <w:r w:rsidR="004177D1">
        <w:t xml:space="preserve">participants </w:t>
      </w:r>
      <w:r w:rsidR="007449E8">
        <w:t>can be at chance even if they do see the stimulus, or parts of it, and their</w:t>
      </w:r>
      <w:r w:rsidR="00C53B7E">
        <w:t xml:space="preserve"> </w:t>
      </w:r>
      <w:r w:rsidR="002D6956">
        <w:t xml:space="preserve">motivation to perform </w:t>
      </w:r>
      <w:r w:rsidR="007449E8">
        <w:t xml:space="preserve">the task on invisible stimuli can also be </w:t>
      </w:r>
      <w:r w:rsidR="00352773">
        <w:t>reduced</w:t>
      </w:r>
      <w:r w:rsidR="007449E8">
        <w:t xml:space="preserve">, leading to worse performance </w:t>
      </w:r>
      <w:r w:rsidR="009818AF">
        <w:fldChar w:fldCharType="begin"/>
      </w:r>
      <w:r w:rsidR="009818AF">
        <w:instrText xml:space="preserve"> ADDIN ZOTERO_ITEM CSL_CITATION {"citationID":"Bfbd9D5A","properties":{"formattedCitation":"(Pratte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818AF">
        <w:fldChar w:fldCharType="separate"/>
      </w:r>
      <w:r w:rsidR="009818AF" w:rsidRPr="009818AF">
        <w:rPr>
          <w:rFonts w:ascii="Times New Roman" w:hAnsi="Times New Roman" w:cs="Times New Roman"/>
        </w:rPr>
        <w:t>(Pratte &amp; Rouder, 2009)</w:t>
      </w:r>
      <w:r w:rsidR="009818AF">
        <w:fldChar w:fldCharType="end"/>
      </w:r>
      <w:r w:rsidR="00D27C09">
        <w:t>.</w:t>
      </w:r>
    </w:p>
    <w:p w14:paraId="6BE3AD11" w14:textId="1CCD6769" w:rsidR="00531AAE" w:rsidRDefault="00D03D49" w:rsidP="00F42EF6">
      <w:r>
        <w:t>The above issues might lead to overestimating unconscious processing, due to contamination by conscious effects</w:t>
      </w:r>
      <w:r w:rsidR="00952FF2">
        <w:t>,</w:t>
      </w:r>
      <w:r>
        <w:t xml:space="preserve"> </w:t>
      </w:r>
      <w:r w:rsidR="00952FF2">
        <w:t>but</w:t>
      </w:r>
      <w:r>
        <w:t xml:space="preserve"> one might </w:t>
      </w:r>
      <w:r w:rsidR="00952FF2">
        <w:t xml:space="preserve">also </w:t>
      </w:r>
      <w:r>
        <w:t>underestimate unconscious processing, due to</w:t>
      </w:r>
      <w:r w:rsidR="00976673">
        <w:t xml:space="preserve"> </w:t>
      </w:r>
      <w:r w:rsidR="00D1694D">
        <w:t xml:space="preserve">insensitive measures of the </w:t>
      </w:r>
      <w:r>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r w:rsidR="00EC1FED">
        <w:t>reaction time (RT), as measured using</w:t>
      </w:r>
      <w:r w:rsidR="00AE2150">
        <w:t xml:space="preserve"> 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044AA">
        <w:t>However</w:t>
      </w:r>
      <w:r w:rsidR="006568FE">
        <w:t>,</w:t>
      </w:r>
      <w:r w:rsidR="00D044AA">
        <w:t xml:space="preserve"> </w:t>
      </w:r>
      <w:r w:rsidR="00AD6FB1">
        <w:t xml:space="preserve">for invisible primes </w:t>
      </w:r>
      <w:r w:rsidR="00D044AA">
        <w:t xml:space="preserve">this </w:t>
      </w:r>
      <w:r w:rsidR="00CD009A">
        <w:t xml:space="preserve">effect is usually very small </w:t>
      </w:r>
      <w:r w:rsidR="001A7B76">
        <w:fldChar w:fldCharType="begin"/>
      </w:r>
      <w:r w:rsidR="001A7B76">
        <w:instrText xml:space="preserve"> ADDIN ZOTERO_ITEM CSL_CITATION {"citationID":"6hIPQMCV","properties":{"formattedCitation":"(Greenwald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1A7B76">
        <w:fldChar w:fldCharType="separate"/>
      </w:r>
      <w:r w:rsidR="001A7B76" w:rsidRPr="001A7B76">
        <w:rPr>
          <w:rFonts w:ascii="Times New Roman" w:hAnsi="Times New Roman" w:cs="Times New Roman"/>
        </w:rPr>
        <w:t>(Greenwald et al., 1996)</w:t>
      </w:r>
      <w:r w:rsidR="001A7B76">
        <w:fldChar w:fldCharType="end"/>
      </w:r>
      <w:r w:rsidR="00AD6FB1">
        <w:t>. Also, it only indexes the end result of the response, and does not</w:t>
      </w:r>
      <w:r w:rsidR="000B581A">
        <w:t xml:space="preserve"> </w:t>
      </w:r>
      <w:r w:rsidR="002A2A03">
        <w:t xml:space="preserve">provide </w:t>
      </w:r>
      <w:r w:rsidR="006C30C7">
        <w:t xml:space="preserve">insight on 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p>
    <w:p w14:paraId="2601E82D" w14:textId="4C4A1937" w:rsidR="002C1CE0" w:rsidRDefault="001C113F" w:rsidP="006238E0">
      <w:pPr>
        <w:pStyle w:val="Heading3"/>
      </w:pPr>
      <w:bookmarkStart w:id="178" w:name="_Toc114053520"/>
      <w:r>
        <w:t xml:space="preserve">Comparing </w:t>
      </w:r>
      <w:r w:rsidR="006E4F8B">
        <w:t xml:space="preserve">Motion </w:t>
      </w:r>
      <w:r>
        <w:t>T</w:t>
      </w:r>
      <w:r w:rsidR="006E4F8B">
        <w:t xml:space="preserve">racking </w:t>
      </w:r>
      <w:r>
        <w:t>with K</w:t>
      </w:r>
      <w:r w:rsidR="006E4F8B">
        <w:t>eyboard</w:t>
      </w:r>
      <w:r>
        <w:t xml:space="preserve"> Response</w:t>
      </w:r>
      <w:bookmarkEnd w:id="178"/>
    </w:p>
    <w:p w14:paraId="36583870" w14:textId="30A93B9E" w:rsidR="002C1CE0" w:rsidRDefault="00B66392" w:rsidP="00D25473">
      <w:pPr>
        <w:ind w:firstLine="0"/>
        <w:rPr>
          <w:rtl/>
        </w:rPr>
      </w:pPr>
      <w:r>
        <w:t xml:space="preserve">Both these problems can be solved using </w:t>
      </w:r>
      <w:r w:rsidR="00B000DC">
        <w:t xml:space="preserve">motion </w:t>
      </w:r>
      <w:r w:rsidR="002C1CE0">
        <w:t>tracking</w:t>
      </w:r>
      <w:r>
        <w:t>,</w:t>
      </w:r>
      <w:r w:rsidR="002C1CE0">
        <w:t xml:space="preserve"> </w:t>
      </w:r>
      <w:r w:rsidR="00DD44EB">
        <w:t xml:space="preserve">which </w:t>
      </w:r>
      <w:r w:rsidR="002C1CE0">
        <w:t xml:space="preserve">has become a popular tool for </w:t>
      </w:r>
      <w:r w:rsidR="003B68E7">
        <w:t xml:space="preserve">unraveling </w:t>
      </w:r>
      <w:r w:rsidR="002C1CE0">
        <w:t xml:space="preserve">cognitive </w:t>
      </w:r>
      <w:r w:rsidR="00A30850">
        <w:t>processes</w:t>
      </w:r>
      <w:r w:rsidR="004F4999">
        <w:t xml:space="preserve"> </w:t>
      </w:r>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r w:rsidR="00017A5E">
        <w:t xml:space="preserve">, and might prove to a be a powerful tool for detecting </w:t>
      </w:r>
      <w:r w:rsidR="00A04C37">
        <w:t xml:space="preserve">effects evoked by </w:t>
      </w:r>
      <w:r w:rsidR="00017A5E">
        <w:t>unconscious</w:t>
      </w:r>
      <w:r w:rsidR="00A04C37">
        <w:t xml:space="preserve"> processes</w:t>
      </w:r>
      <w:r w:rsidR="002C1CE0">
        <w:t xml:space="preserve">. </w:t>
      </w:r>
      <w:r w:rsidR="00A464E8">
        <w:t>Contrary to keyboard RT</w:t>
      </w:r>
      <w:r>
        <w:t>s,</w:t>
      </w:r>
      <w:r w:rsidR="00A464E8">
        <w:t xml:space="preserve"> which produce a discrete value for each trial, motion tracking </w:t>
      </w:r>
      <w:r w:rsidR="00AC348A">
        <w:t xml:space="preserve">provides </w:t>
      </w:r>
      <w:r w:rsidR="00A464E8">
        <w:t>a cont</w:t>
      </w:r>
      <w:r w:rsidR="0075797D">
        <w:t xml:space="preserve">inuous set of values which is better suited for tracking </w:t>
      </w:r>
      <w:r w:rsidR="00E91B25">
        <w:t>ongoing</w:t>
      </w:r>
      <w:r w:rsidR="0075797D">
        <w:t xml:space="preserve"> </w:t>
      </w:r>
      <w:r w:rsidR="00AF0C32">
        <w:t>cognitive processes</w:t>
      </w:r>
      <w:r w:rsidR="002C1CE0">
        <w:t xml:space="preserve">. </w:t>
      </w:r>
      <w:r w:rsidR="000771C7">
        <w:t xml:space="preserve">This </w:t>
      </w:r>
      <w:r w:rsidR="00AC348A">
        <w:t>was previously used in other fields of research</w:t>
      </w:r>
      <w:r w:rsidR="006E1988">
        <w:t xml:space="preserve"> (e.g., unraveling </w:t>
      </w:r>
      <w:r w:rsidR="000771C7">
        <w:t>the temporal dynamics of speech comprehension</w:t>
      </w:r>
      <w:r w:rsidR="00771D2F">
        <w:t>, to</w:t>
      </w:r>
      <w:r w:rsidR="000771C7">
        <w:t xml:space="preserve"> show that </w:t>
      </w:r>
      <w:r w:rsidR="00861D29">
        <w:t xml:space="preserve">words are </w:t>
      </w:r>
      <w:r w:rsidR="00861D29">
        <w:lastRenderedPageBreak/>
        <w:t>processed in an incremental manner</w:t>
      </w:r>
      <w:r w:rsidR="00385146">
        <w:t>;</w:t>
      </w:r>
      <w:r w:rsidR="00B85D87">
        <w:t xml:space="preserve"> </w:t>
      </w:r>
      <w:r w:rsidR="00B85D87">
        <w:fldChar w:fldCharType="begin"/>
      </w:r>
      <w:r w:rsidR="008D13A3">
        <w:instrText xml:space="preserve"> ADDIN ZOTERO_ITEM CSL_CITATION {"citationID":"VHp5upjp","properties":{"formattedCitation":"(Spivey et al., 2005)","plainCitation":"(Spivey et al., 2005)","dontUpdate":true,"noteIndex":0},"citationItems":[{"id":740,"uris":["http://zotero.org/users/8275165/items/WXR7F4SZ"],"itemData":{"id":740,"type":"article-journal","abstract":"Certain models of spoken-language processing, like those for many other perceptual and cognitive processes, posit continuous uptake of sensory input and dynamic competition between simultaneously active representations. Here, we provide compelling evidence for this continuity assumption by using a continuous response, hand movements, to track the temporal dynamics of lexical activations during real-time spoken-word recognition in a visual context. By recording the streaming x, y coordinates of continuous goal-directed hand movement in a spoken-language task, online accrual of acoustic-phonetic input and competition between partially active lexical representations are revealed in the shape of the movement trajectories. This hand-movement paradigm allows one to project the internal processing of spoken-word recognition onto a two-dimensional layout of continuous motor output, providing a concrete visualization of the attractor dynamics involved in language processing.","container-title":"Proceedings of the National Academy of Sciences of the United States of America","DOI":"10.1073/pnas.0503903102","ISSN":"0027-8424","issue":"29","journalAbbreviation":"Proc Natl Acad Sci U S A","language":"eng","note":"PMID: 15985550\nPMCID: PMC1177386","page":"10393-10398","source":"PubMed","title":"Continuous attraction toward phonological competitors","volume":"102","author":[{"family":"Spivey","given":"Michael J."},{"family":"Grosjean","given":"Marc"},{"family":"Knoblich","given":"Günther"}],"issued":{"date-parts":[["2005",7,19]]}}}],"schema":"https://github.com/citation-style-language/schema/raw/master/csl-citation.json"} </w:instrText>
      </w:r>
      <w:r w:rsidR="00B85D87">
        <w:fldChar w:fldCharType="separate"/>
      </w:r>
      <w:r w:rsidR="00B85D87" w:rsidRPr="00B85D87">
        <w:rPr>
          <w:rFonts w:ascii="Times New Roman" w:hAnsi="Times New Roman" w:cs="Times New Roman"/>
        </w:rPr>
        <w:t>Spivey et al., 2005</w:t>
      </w:r>
      <w:r w:rsidR="00B85D87">
        <w:fldChar w:fldCharType="end"/>
      </w:r>
      <w:r w:rsidR="00B11F9C">
        <w:t>)</w:t>
      </w:r>
      <w:r w:rsidR="002C1CE0">
        <w:t>.</w:t>
      </w:r>
      <w:r w:rsidR="00484277">
        <w:t xml:space="preserve"> </w:t>
      </w:r>
      <w:r w:rsidR="008C7759">
        <w:t xml:space="preserve">Such online </w:t>
      </w:r>
      <w:r w:rsidR="005C6867">
        <w:t xml:space="preserve">tracking </w:t>
      </w:r>
      <w:r w:rsidR="000D2409">
        <w:t>of</w:t>
      </w:r>
      <w:r w:rsidR="00093ED3">
        <w:t xml:space="preserve"> movement </w:t>
      </w:r>
      <w:r w:rsidR="000259CC">
        <w:t xml:space="preserve">as </w:t>
      </w:r>
      <w:r w:rsidR="00412F43">
        <w:t xml:space="preserve">the cognitive processes </w:t>
      </w:r>
      <w:r w:rsidR="000259CC">
        <w:t>take place provides further insight on</w:t>
      </w:r>
      <w:r w:rsidR="0045492E">
        <w:t xml:space="preserve"> </w:t>
      </w:r>
      <w:r w:rsidR="00412F43">
        <w:t xml:space="preserve">their </w:t>
      </w:r>
      <w:r w:rsidR="00BE7F64">
        <w:t>development</w:t>
      </w:r>
      <w:r w:rsidR="0045492E">
        <w:t xml:space="preserve"> over time</w:t>
      </w:r>
      <w:r w:rsidR="00412F43">
        <w:t>.</w:t>
      </w:r>
      <w:r w:rsidR="00137135">
        <w:t xml:space="preserve"> </w:t>
      </w:r>
      <w:r w:rsidR="00C75F12">
        <w:t xml:space="preserve">For example, when studying </w:t>
      </w:r>
      <w:r w:rsidR="00753F0E">
        <w:t xml:space="preserve">syntactic </w:t>
      </w:r>
      <w:r w:rsidR="0086269B">
        <w:t xml:space="preserve">speech </w:t>
      </w:r>
      <w:r w:rsidR="00753F0E">
        <w:t>processing</w:t>
      </w:r>
      <w:r w:rsidR="0086269B">
        <w:t>, researchers used motion tracking to demonstrate</w:t>
      </w:r>
      <w:r w:rsidR="00753F0E">
        <w:t xml:space="preserve"> </w:t>
      </w:r>
      <w:r w:rsidR="00500416">
        <w:t xml:space="preserve">that </w:t>
      </w:r>
      <w:r w:rsidR="0089537D">
        <w:t xml:space="preserve">multiple syntactic interpretations of a sentence </w:t>
      </w:r>
      <w:r w:rsidR="005F4B45">
        <w:t xml:space="preserve">are processed </w:t>
      </w:r>
      <w:r w:rsidR="006D4106">
        <w:t>simultaneously</w:t>
      </w:r>
      <w:r w:rsidR="005F4B45">
        <w:t xml:space="preserve"> as opposed to </w:t>
      </w:r>
      <w:r w:rsidR="00EE5959">
        <w:t>serially</w:t>
      </w:r>
      <w:r w:rsidR="00FF2207">
        <w:t xml:space="preserve"> </w:t>
      </w:r>
      <w:r w:rsidR="00E13B48">
        <w:fldChar w:fldCharType="begin"/>
      </w:r>
      <w:r w:rsidR="00493627">
        <w:instrText xml:space="preserve"> ADDIN ZOTERO_ITEM CSL_CITATION {"citationID":"pwmrVOIQ","properties":{"formattedCitation":"(Farmer, Cargill, Hindy, et al., 2007)","plainCitation":"(Farmer, Cargill, Hindy, et al., 2007)","noteIndex":0},"citationItems":[{"id":538,"uris":["http://zotero.org/users/8275165/items/WA2F3URH"],"itemData":{"id":538,"type":"article-journal","abstract":"Although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493627" w:rsidRPr="00493627">
        <w:rPr>
          <w:rFonts w:ascii="Times New Roman" w:hAnsi="Times New Roman" w:cs="Times New Roman"/>
        </w:rPr>
        <w:t>(Farmer, Cargill, Hindy, et al., 2007)</w:t>
      </w:r>
      <w:r w:rsidR="00E13B48">
        <w:fldChar w:fldCharType="end"/>
      </w:r>
      <w:r w:rsidR="004B7C4C">
        <w:t>.</w:t>
      </w:r>
      <w:r w:rsidR="005F4B45">
        <w:t xml:space="preserve"> </w:t>
      </w:r>
      <w:r w:rsidR="00A951A3">
        <w:t xml:space="preserve">Similarly, motion tracking allows one to compare </w:t>
      </w:r>
      <w:r w:rsidR="00041D70">
        <w:t xml:space="preserve">movement patterns associated with </w:t>
      </w:r>
      <w:r w:rsidR="009268E9">
        <w:t>simultaneous</w:t>
      </w:r>
      <w:r w:rsidR="00041D70">
        <w:t xml:space="preserve"> </w:t>
      </w:r>
      <w:r w:rsidR="009268E9">
        <w:t xml:space="preserve">conflicting goals </w:t>
      </w:r>
      <w:r w:rsidR="00041D70">
        <w:t>and serial</w:t>
      </w:r>
      <w:r w:rsidR="009268E9">
        <w:t>ly occurring</w:t>
      </w:r>
      <w:r w:rsidR="00041D70">
        <w:t xml:space="preserve"> goals</w:t>
      </w:r>
      <w:r w:rsidR="009F1F90">
        <w:t xml:space="preserve"> </w:t>
      </w:r>
      <w:r w:rsidR="00EB56BD">
        <w:fldChar w:fldCharType="begin"/>
      </w:r>
      <w:r w:rsidR="00493627">
        <w:instrText xml:space="preserve"> ADDIN ZOTERO_ITEM CSL_CITATION {"citationID":"03YHIXZ8","properties":{"formattedCitation":"(Farmer, Cargill, &amp; Spivey, 2007; Freeman et al., 2008)","plainCitation":"(Farmer, Cargill, &amp; Spivey, 2007; Freeman et al., 2008)","noteIndex":0},"citationItems":[{"id":749,"uris":["http://zotero.org/users/8275165/items/SCHAH6DG"],"itemData":{"id":749,"type":"article-journal","abstract":"Through recording the streaming x, y coordinates of computer-mouse movements, we report evidence that visual context provides an immediate constraint on the resolution of syntactic ambiguity in the visual-world paradigm. This finding converges with previous eye-tracking results that support a constraint-based account of sentence processing, in which multiple partially-active syntactic alternatives compete against one another with the help of not only syntactic, semantic, and statistical factors, but also nonlinguistic factors such as visual context. Eye-tracking results in the visual-world paradigm are consistent with theories that posit limited interaction between context and syntax, but they are still consistent with related theories that allow immediate interaction but require serial pursuit of syntactic structures, such as the unrestricted race model. To tease apart the constraint-based and unrestricted-race accounts of sentence processing, the distribution of computer-mouse trajectories was analyzed for evidence of two populations of trials: those where only the correct parse was pursued and those where only the incorrect parse was pursued. We found no evidence of bimodality in the distribution of trajectory curvatures. Simulations with a constraint-based model produced trajectories that matched the human data. A nonlinguistic control study demonstrated the mouse-tracking paradigm’s ability to elicit bimodal distributions of trajectory curvatures in certain experimental conditions. With effects of context posing a challenge for syntax-first models, and the absence of bimodality in the distribution of garden-path magnitude posing a challenge for unrestricted-race models, these converging methods support the constraint-based theory’s account that the reason diverse contextual factors are able to bias one or another parse at the point of ambiguity is because those syntactic alternatives are continually partially-active in parallel, not discretely winnowed.","container-title":"Journal of memory and language","DOI":"10.1016/j.jml.2007.04.003","ISSN":"0749-596X","issue":"4","journalAbbreviation":"J Mem Lang","note":"PMID: 18037980\nPMCID: PMC2084067","page":"570-595","source":"PubMed Central","title":"Gradiency and Visual Context in Syntactic Garden-Paths","volume":"57","author":[{"family":"Farmer","given":"Thomas A."},{"family":"Cargill","given":"Sarah A."},{"family":"Spivey","given":"Michael J."}],"issued":{"date-parts":[["2007",11]]}}},{"id":746,"uris":["http://zotero.org/users/8275165/items/G85RI4SC"],"itemData":{"id":746,"type":"article-journal","abstract":"People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493627" w:rsidRPr="00493627">
        <w:rPr>
          <w:rFonts w:ascii="Times New Roman" w:hAnsi="Times New Roman" w:cs="Times New Roman"/>
        </w:rPr>
        <w:t>(Farmer, Cargill, &amp; Spivey, 2007; 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that are not available when using non-continuous measures</w:t>
      </w:r>
      <w:r w:rsidR="00621AE6">
        <w:t>, and might reveal an effect that goes unnoticed in the latter case</w:t>
      </w:r>
      <w:r w:rsidR="00817016">
        <w:t xml:space="preserve">. One such parameter is velocity which </w:t>
      </w:r>
      <w:r w:rsidR="00D5319F">
        <w:t xml:space="preserve">was </w:t>
      </w:r>
      <w:r w:rsidR="00817016">
        <w:t>used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(Dotan et al., 2018)</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485A14">
        <w:t>that are not</w:t>
      </w:r>
      <w:r w:rsidR="00032C67">
        <w:t xml:space="preserve"> possible</w:t>
      </w:r>
      <w:r w:rsidR="00D16D80">
        <w:t xml:space="preserve">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FB35E9">
        <w:instrText xml:space="preserve"> ADDIN ZOTERO_ITEM CSL_CITATION {"citationID":"nYGuuzao","properties":{"formattedCitation":"(Resulaj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65CB3">
        <w:fldChar w:fldCharType="separate"/>
      </w:r>
      <w:r w:rsidR="00FB35E9" w:rsidRPr="00FB35E9">
        <w:rPr>
          <w:rFonts w:ascii="Times New Roman" w:hAnsi="Times New Roman" w:cs="Times New Roman"/>
        </w:rPr>
        <w:t>(Resulaj et al., 2009; Song &amp; Nakayama, 2009)</w:t>
      </w:r>
      <w:r w:rsidR="00B65CB3">
        <w:fldChar w:fldCharType="end"/>
      </w:r>
      <w:r w:rsidR="00485A14">
        <w:t>.</w:t>
      </w:r>
    </w:p>
    <w:p w14:paraId="4ADE2CAC" w14:textId="73B0CD79" w:rsidR="00976673" w:rsidRDefault="00976673" w:rsidP="006238E0">
      <w:pPr>
        <w:pStyle w:val="Heading3"/>
      </w:pPr>
      <w:bookmarkStart w:id="179" w:name="_Toc114053521"/>
      <w:r>
        <w:t>Prev</w:t>
      </w:r>
      <w:r w:rsidR="00C71547">
        <w:t>ious</w:t>
      </w:r>
      <w:r>
        <w:t xml:space="preserve"> </w:t>
      </w:r>
      <w:r w:rsidR="000438C2">
        <w:t>Priming Findings Made with Motion Tracking</w:t>
      </w:r>
      <w:bookmarkEnd w:id="179"/>
    </w:p>
    <w:p w14:paraId="74FFDFA6" w14:textId="6FC43AD1" w:rsidR="00252575" w:rsidRDefault="00FD1495" w:rsidP="000F625F">
      <w:pPr>
        <w:ind w:firstLine="0"/>
      </w:pPr>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indeed 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invisible prime </w:t>
      </w:r>
      <w:r w:rsidR="004E0C6C">
        <w:t xml:space="preserve">as a person / 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r w:rsidR="00C25B06" w:rsidRPr="00C25B06">
        <w:rPr>
          <w:rFonts w:ascii="Times New Roman" w:hAnsi="Times New Roman" w:cs="Times New Roman"/>
        </w:rPr>
        <w:t>Finkbeiner &amp; Friedman, 2011)</w:t>
      </w:r>
      <w:r w:rsidR="00C25B06">
        <w:fldChar w:fldCharType="end"/>
      </w:r>
      <w:r w:rsidR="00F6282F">
        <w:t>,</w:t>
      </w:r>
      <w:r w:rsidR="004E0C6C">
        <w:t xml:space="preserve"> </w:t>
      </w:r>
      <w:r w:rsidR="007A3A61">
        <w:t xml:space="preserve">therefore </w:t>
      </w:r>
      <w:r w:rsidR="00E07041">
        <w:t>indicating</w:t>
      </w:r>
      <w:r w:rsidR="007A3A61">
        <w:t xml:space="preserve"> </w:t>
      </w:r>
      <w:r w:rsidR="004E0C6C">
        <w:t>that the semantic meaning of prime</w:t>
      </w:r>
      <w:r w:rsidR="007A3A61">
        <w:t xml:space="preserve"> images</w:t>
      </w:r>
      <w:r w:rsidR="004E0C6C">
        <w:t xml:space="preserve"> </w:t>
      </w:r>
      <w:r w:rsidR="00E07041">
        <w:t xml:space="preserve">was </w:t>
      </w:r>
      <w:r w:rsidR="003C57F0">
        <w:t xml:space="preserve">processed </w:t>
      </w:r>
      <w:r w:rsidR="005B3FFA">
        <w:t>unconscious</w:t>
      </w:r>
      <w:r w:rsidR="0032453F">
        <w:t>ly</w:t>
      </w:r>
      <w:r w:rsidR="008E0CE3">
        <w:t xml:space="preserve"> </w:t>
      </w:r>
      <w:r w:rsidR="00420C79">
        <w:fldChar w:fldCharType="begin"/>
      </w:r>
      <w:r w:rsidR="00420C79">
        <w:instrText xml:space="preserve"> ADDIN ZOTERO_ITEM CSL_CITATION {"citationID":"bEUPUP8e","properties":{"formattedCitation":"(Finkbeiner et al., 2008; Friedman &amp; Finkbeiner, 2010)","plainCitation":"(Finkbeiner et al., 2008; Friedman &amp; Finkbeiner, 2010)","noteIndex":0},"citationItems":[{"id":327,"uris":["http://zotero.org/users/8275165/items/FBZVCS3P"],"itemData":{"id":327,"type":"article-journal","container-title":"Visual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(Finkbeiner et al., 2008; Friedman &amp; Finkbeiner, 2010)</w:t>
      </w:r>
      <w:r w:rsidR="00420C79">
        <w:fldChar w:fldCharType="end"/>
      </w:r>
      <w:r w:rsidR="003C57F0">
        <w:t>.</w:t>
      </w:r>
      <w:r w:rsidR="00471A10">
        <w:t xml:space="preserve"> In a similar experiment </w:t>
      </w:r>
      <w:r w:rsidR="00861428">
        <w:t xml:space="preserve">digits or letters </w:t>
      </w:r>
      <w:r w:rsidR="00D7154A">
        <w:t>were primed</w:t>
      </w:r>
      <w:r w:rsidR="00861428">
        <w:t xml:space="preserve"> before classifying </w:t>
      </w:r>
      <w:r w:rsidR="008D1032">
        <w:t xml:space="preserve">a </w:t>
      </w:r>
      <w:r w:rsidR="00E8074E">
        <w:t xml:space="preserve">target </w:t>
      </w:r>
      <w:r w:rsidR="008D1032">
        <w:t>stimulus as one of them, and here too the trajectories were affected by the congruency between the prime and the target</w:t>
      </w:r>
      <w:r w:rsidR="008E0CE3">
        <w:t xml:space="preserve"> </w:t>
      </w:r>
      <w:r w:rsidR="00660F7A">
        <w:fldChar w:fldCharType="begin"/>
      </w:r>
      <w:r w:rsidR="008D13A3">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fldChar w:fldCharType="separate"/>
      </w:r>
      <w:r w:rsidR="00660F7A" w:rsidRPr="00660F7A">
        <w:rPr>
          <w:rFonts w:ascii="Times New Roman" w:hAnsi="Times New Roman" w:cs="Times New Roman"/>
        </w:rPr>
        <w:t>(</w:t>
      </w:r>
      <w:r w:rsidR="00E75527">
        <w:rPr>
          <w:rFonts w:ascii="Times New Roman" w:hAnsi="Times New Roman" w:cs="Times New Roman"/>
        </w:rPr>
        <w:t xml:space="preserve">Experiment 2 in </w:t>
      </w:r>
      <w:r w:rsidR="00660F7A" w:rsidRPr="00660F7A">
        <w:rPr>
          <w:rFonts w:ascii="Times New Roman" w:hAnsi="Times New Roman" w:cs="Times New Roman"/>
        </w:rPr>
        <w:t>Finkbeiner &amp; Friedman, 2011)</w:t>
      </w:r>
      <w:r w:rsidR="00660F7A">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prime (compared to a congruent 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587E25A9" w:rsidR="0007249B" w:rsidRDefault="00794090" w:rsidP="000F3303">
      <w:pPr>
        <w:rPr>
          <w:rtl/>
        </w:rPr>
      </w:pPr>
      <w:r>
        <w:lastRenderedPageBreak/>
        <w:t>Thus, motion tracking can be used to unravel unconscious processing as it unfolds</w:t>
      </w:r>
      <w:r w:rsidR="002F1DD5">
        <w:t xml:space="preserve"> b</w:t>
      </w:r>
      <w:r>
        <w:t xml:space="preserve">ut are these effects indeed stronger than keyboard-RT ones? This question has hardly been studied. Two </w:t>
      </w:r>
      <w:r w:rsidR="00E761A9">
        <w:t xml:space="preserve">experiments </w:t>
      </w:r>
      <w:r>
        <w:t xml:space="preserve">combined </w:t>
      </w:r>
      <w:r w:rsidR="0060501C">
        <w:t>motion tracking</w:t>
      </w:r>
      <w:r>
        <w:t xml:space="preserve"> and keyboards RTs, yet without directly comparing between 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was the mask 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towards the center, forcing </w:t>
      </w:r>
      <w:r w:rsidR="00045011">
        <w:t xml:space="preserve">them </w:t>
      </w:r>
      <w:r w:rsidR="006C164D">
        <w:t>to correct their movement mid-</w:t>
      </w:r>
      <w:r w:rsidR="00B6032F">
        <w:t>way</w:t>
      </w:r>
      <w:r w:rsidR="006C164D">
        <w:t>. The correcting movement's onset, length and velocity were influenced by the prime-target congruency which gave rise to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the effect of unconscious dorsal – as opposed to ventral – processing on decisions was examined using a subliminal priming paradigm. Primes and targets were images of animals/tools that belonged to the same/different semantic category and had a similar/different shape (i.e., elongated / round)</w:t>
      </w:r>
      <w:r w:rsidR="00B1089A">
        <w:t>,</w:t>
      </w:r>
      <w:r w:rsidR="006C164D">
        <w:t xml:space="preserve"> and therefor similar/different affordances. </w:t>
      </w:r>
      <w:bookmarkStart w:id="180" w:name="_Hlk110934244"/>
      <w:r w:rsidR="006C164D">
        <w:t xml:space="preserve">When responses were given via a keyboard, </w:t>
      </w:r>
      <w:bookmarkEnd w:id="180"/>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blob-like animal primes caused a larger deviation from the elongated tool target </w:t>
      </w:r>
      <w:r w:rsidR="00B1089A">
        <w:t>compared with</w:t>
      </w:r>
      <w:r w:rsidR="006C164D">
        <w:t xml:space="preserve"> elongated animals. </w:t>
      </w:r>
      <w:r w:rsidR="00B1089A">
        <w:t>T</w:t>
      </w:r>
      <w:r w:rsidR="006C164D">
        <w:t xml:space="preserve">he researchers </w:t>
      </w:r>
      <w:r w:rsidR="00B1089A">
        <w:t xml:space="preserve">accordingly </w:t>
      </w:r>
      <w:r w:rsidR="006C164D">
        <w:t>concluded that dorsal-stream processing contributes grasp related information to decision 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00E4014B" w:rsidR="00DF649A" w:rsidRDefault="00347120" w:rsidP="008E682F">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w:t>
      </w:r>
      <w:r w:rsidR="002244FA">
        <w:lastRenderedPageBreak/>
        <w:t xml:space="preserve">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 xml:space="preserve">performance was not tested against chance,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(Malejka et al., 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D15D83">
        <w:t xml:space="preserve">according to unpublished work </w:t>
      </w:r>
      <w:r w:rsidR="000F625F">
        <w:t>our</w:t>
      </w:r>
      <w:r w:rsidR="00D15D83">
        <w:t xml:space="preserve"> lab</w:t>
      </w:r>
      <w:r w:rsidR="00F42D58">
        <w:t>.</w:t>
      </w:r>
    </w:p>
    <w:p w14:paraId="017CF663" w14:textId="7B336970" w:rsidR="008673AD" w:rsidRDefault="00D06351" w:rsidP="00F602A6">
      <w:r>
        <w:t>Notably,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to remap the real</w:t>
      </w:r>
      <w:r w:rsidR="0007259E">
        <w:t>-</w:t>
      </w:r>
      <w:r w:rsidR="00007C6C">
        <w:t xml:space="preserve">world representation into 2D. </w:t>
      </w:r>
      <w:r>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0152A6">
        <w:t xml:space="preserve"> </w:t>
      </w:r>
      <w:r w:rsidR="00007C6C">
        <w:t xml:space="preserve">and </w:t>
      </w:r>
      <w:r w:rsidR="0066759C">
        <w:t>suppress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r w:rsidR="002C1CE0">
        <w:t xml:space="preserve">movement </w:t>
      </w:r>
      <w:r w:rsidR="00837DDA">
        <w:t>durations</w:t>
      </w:r>
      <w:r w:rsidR="002C1CE0">
        <w:t>, larger curvatures, faster velocities and most importantly</w:t>
      </w:r>
      <w:r w:rsidR="004943BB">
        <w:t>,</w:t>
      </w:r>
      <w:r w:rsidR="002C1CE0">
        <w:t xml:space="preserve"> </w:t>
      </w:r>
      <w:r w:rsidR="004943BB">
        <w:t xml:space="preserve">it </w:t>
      </w:r>
      <w:r w:rsidR="002C1CE0">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Reaching movements are also more intuitive than using a mouse, making them less effortful and possibl</w:t>
      </w:r>
      <w:r w:rsidR="000475DF">
        <w:t>y</w:t>
      </w:r>
      <w:r w:rsidR="003C7FCB">
        <w:t xml:space="preserve"> more likely to express fluctuations in the decision </w:t>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(Burk et al., 2014; Moher &amp; Song, 2014)</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r w:rsidR="003C7FCB">
        <w:t xml:space="preserve"> </w:t>
      </w:r>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21EFF64F" w14:textId="170B981A" w:rsidR="00976673" w:rsidRDefault="00976673" w:rsidP="006238E0">
      <w:pPr>
        <w:pStyle w:val="Heading3"/>
      </w:pPr>
      <w:bookmarkStart w:id="181" w:name="_Toc114053522"/>
      <w:r>
        <w:t>Current Research</w:t>
      </w:r>
      <w:bookmarkEnd w:id="181"/>
    </w:p>
    <w:p w14:paraId="1B63E398" w14:textId="22B13CBF" w:rsidR="00586A32" w:rsidRDefault="00B0131F" w:rsidP="008F398C">
      <w:pPr>
        <w:ind w:firstLine="0"/>
        <w:rPr>
          <w:b/>
          <w:bCs/>
        </w:rPr>
      </w:pPr>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effects of unconscious processing</w:t>
      </w:r>
      <w:r w:rsidR="00104F28">
        <w:t>.</w:t>
      </w:r>
      <w:r w:rsidR="00A00143">
        <w:t xml:space="preserve"> </w:t>
      </w:r>
      <w:r w:rsidR="00CC199C">
        <w:t>This was tested</w:t>
      </w:r>
      <w:r w:rsidR="00E228EB">
        <w:t xml:space="preserve"> here</w:t>
      </w:r>
      <w:r w:rsidR="00CC199C">
        <w:t xml:space="preserve"> in </w:t>
      </w:r>
      <w:r w:rsidR="00E228EB">
        <w:t xml:space="preserve">using </w:t>
      </w:r>
      <w:r w:rsidR="00CC199C">
        <w:t xml:space="preserve">rigorous </w:t>
      </w:r>
      <w:r w:rsidR="00A00143">
        <w:t xml:space="preserve">awareness measures </w:t>
      </w:r>
      <w:r w:rsidR="0078197A">
        <w:t>to ensure residual awareness is</w:t>
      </w:r>
      <w:r w:rsidR="00F51116">
        <w:t xml:space="preserve"> </w:t>
      </w:r>
      <w:r w:rsidR="0078197A">
        <w:t>n</w:t>
      </w:r>
      <w:r w:rsidR="00F51116">
        <w:t>o</w:t>
      </w:r>
      <w:r w:rsidR="0078197A">
        <w:t xml:space="preserve">t mistaken for </w:t>
      </w:r>
      <w:r w:rsidR="005B3FFA">
        <w:t>unconscious</w:t>
      </w:r>
      <w:r w:rsidR="0078197A">
        <w:t xml:space="preserve"> processing</w:t>
      </w:r>
      <w:r w:rsidR="00CA4A59">
        <w:t>.</w:t>
      </w:r>
      <w:r w:rsidR="00586A32">
        <w:t xml:space="preserve"> Three </w:t>
      </w:r>
      <w:r w:rsidR="00E228EB">
        <w:t>pilot experiments</w:t>
      </w:r>
      <w:r w:rsidR="00586A32">
        <w:t xml:space="preserve"> were </w:t>
      </w:r>
      <w:r w:rsidR="002E44A3">
        <w:t>aimed at finding</w:t>
      </w:r>
      <w:r w:rsidR="006B1AD7">
        <w:t xml:space="preserve"> </w:t>
      </w:r>
      <w:r w:rsidR="00586A32">
        <w:t>the optimal conditions fo</w:t>
      </w:r>
      <w:r w:rsidR="00470337">
        <w:t>r discover</w:t>
      </w:r>
      <w:r w:rsidR="00D455AD">
        <w:t>ing a</w:t>
      </w:r>
      <w:r w:rsidR="0043034C">
        <w:t>n</w:t>
      </w:r>
      <w:r w:rsidR="00470337">
        <w:t xml:space="preserve"> </w:t>
      </w:r>
      <w:r w:rsidR="005B3FFA">
        <w:t>unconscious</w:t>
      </w:r>
      <w:r w:rsidR="00470337">
        <w:t xml:space="preserve"> effect </w:t>
      </w:r>
      <w:r w:rsidR="00D455AD">
        <w:t xml:space="preserve">when using reaching responses. A </w:t>
      </w:r>
      <w:r w:rsidR="00CB7531">
        <w:t xml:space="preserve">fourth </w:t>
      </w:r>
      <w:r w:rsidR="00470337">
        <w:t xml:space="preserve">confirmatory </w:t>
      </w:r>
      <w:r w:rsidR="009B608A">
        <w:t xml:space="preserve">experiment </w:t>
      </w:r>
      <w:r w:rsidR="00E61D1C">
        <w:t xml:space="preserve">directly </w:t>
      </w:r>
      <w:r w:rsidR="00EC1EE6">
        <w:t xml:space="preserve">compared between </w:t>
      </w:r>
      <w:r w:rsidR="00D455AD">
        <w:t>motion tracking and keyboard response</w:t>
      </w:r>
      <w:r w:rsidR="00E61D1C">
        <w:t>s</w:t>
      </w:r>
      <w:r w:rsidR="00D455AD">
        <w:t xml:space="preserve"> </w:t>
      </w:r>
      <w:r w:rsidR="00C77AFC">
        <w:t>as a means to</w:t>
      </w:r>
      <w:r w:rsidR="00EE63AC">
        <w:t xml:space="preserve"> examine if one measure has </w:t>
      </w:r>
      <w:r w:rsidR="00DA5694">
        <w:t>an advantage over the other</w:t>
      </w:r>
      <w:r w:rsidR="00470337">
        <w:t xml:space="preserve">. </w:t>
      </w:r>
      <w:r w:rsidR="00AA2BC2">
        <w:t xml:space="preserve">All </w:t>
      </w:r>
      <w:r w:rsidR="00955DE5">
        <w:t xml:space="preserve">four </w:t>
      </w:r>
      <w:r w:rsidR="00AA2BC2">
        <w:t xml:space="preserve">studies used a priming paradigm </w:t>
      </w:r>
      <w:r w:rsidR="00D21058">
        <w:t>following</w:t>
      </w:r>
      <w:r w:rsidR="00AA2BC2">
        <w:t xml:space="preserve"> </w:t>
      </w:r>
      <w:r w:rsidR="00D21058">
        <w:t xml:space="preserve">a </w:t>
      </w:r>
      <w:r w:rsidR="00231216">
        <w:t xml:space="preserve">classical </w:t>
      </w:r>
      <w:r w:rsidR="00D21058">
        <w:t xml:space="preserve">study by </w:t>
      </w:r>
      <w:proofErr w:type="spellStart"/>
      <w:r w:rsidR="00AA2BC2">
        <w:t>Deha</w:t>
      </w:r>
      <w:r w:rsidR="001F29A9">
        <w:t>e</w:t>
      </w:r>
      <w:r w:rsidR="00AA2BC2">
        <w:t>ne</w:t>
      </w:r>
      <w:proofErr w:type="spellEnd"/>
      <w:r w:rsidR="00D21058">
        <w:t xml:space="preserve"> and colleagues</w:t>
      </w:r>
      <w:r w:rsidR="00AA2BC2">
        <w:t xml:space="preserve"> </w:t>
      </w:r>
      <w:r w:rsidR="000D1105">
        <w:fldChar w:fldCharType="begin"/>
      </w:r>
      <w:r w:rsidR="000D1105">
        <w:instrText xml:space="preserve"> ADDIN ZOTERO_ITEM CSL_CITATION {"citationID":"Z29IGkoq","properties":{"formattedCitation":"(Dehaene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(Dehaene et al., 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it was supposed to evoke strong effects, in a fairly simple design which 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r w:rsidR="00620379">
        <w:t xml:space="preserve">In the first three </w:t>
      </w:r>
      <w:r w:rsidR="00620379">
        <w:lastRenderedPageBreak/>
        <w:t>experiments, I expected to find evidence for a congruency effect with motion tracking, so that</w:t>
      </w:r>
      <w:r w:rsidR="00E3108A">
        <w:t xml:space="preserve"> the average</w:t>
      </w:r>
      <w:r w:rsidR="00620379">
        <w:t xml:space="preserve"> reaching trajectories</w:t>
      </w:r>
      <w:r w:rsidR="00E3108A" w:rsidRPr="00E3108A">
        <w:t xml:space="preserve"> </w:t>
      </w:r>
      <w:r w:rsidR="00E3108A">
        <w:t>of the incongruent trials would deviate towards the incorrect answer further than would the trajectories of the congruent trials</w:t>
      </w:r>
      <w:r w:rsidR="00620379">
        <w:t xml:space="preserve">. In </w:t>
      </w:r>
      <w:r w:rsidR="00495453">
        <w:t>the fourth experiment</w:t>
      </w:r>
      <w:r w:rsidR="00620379">
        <w:t xml:space="preserve">, I expected </w:t>
      </w:r>
      <w:r w:rsidR="00E3108A">
        <w:t xml:space="preserve">this congruency effect to be larger </w:t>
      </w:r>
      <w:r w:rsidR="000E4192">
        <w:t>than</w:t>
      </w:r>
      <w:r w:rsidR="00E3108A" w:rsidRPr="00E3108A">
        <w:t xml:space="preserve"> </w:t>
      </w:r>
      <w:r w:rsidR="00E3108A">
        <w:t xml:space="preserve">the one extracted from </w:t>
      </w:r>
      <w:r w:rsidR="000E4192">
        <w:t>the keyboard</w:t>
      </w:r>
      <w:r w:rsidR="00A03F41">
        <w:t>-RT</w:t>
      </w:r>
      <w:r w:rsidR="00495453">
        <w:t>.</w:t>
      </w:r>
    </w:p>
    <w:p w14:paraId="45564E9E" w14:textId="415AA445" w:rsidR="00BA41CF" w:rsidRDefault="008E682E" w:rsidP="006238E0">
      <w:pPr>
        <w:pStyle w:val="Heading2"/>
      </w:pPr>
      <w:bookmarkStart w:id="182" w:name="_Toc114053523"/>
      <w:r>
        <w:t>Pilot Experiment</w:t>
      </w:r>
      <w:r w:rsidR="00ED60E1">
        <w:t xml:space="preserve"> 1</w:t>
      </w:r>
      <w:bookmarkEnd w:id="182"/>
    </w:p>
    <w:p w14:paraId="4F322CBE" w14:textId="7103592D" w:rsidR="00C3013B" w:rsidRPr="00C32066" w:rsidRDefault="003F5172" w:rsidP="008F398C">
      <w:pPr>
        <w:ind w:firstLine="0"/>
      </w:pPr>
      <w:r>
        <w:t>The</w:t>
      </w:r>
      <w:r w:rsidR="005D2BB7">
        <w:t xml:space="preserve"> aim of the</w:t>
      </w:r>
      <w:r>
        <w:t xml:space="preserve"> first experiment</w:t>
      </w:r>
      <w:r w:rsidR="00D078A0">
        <w:t xml:space="preserve"> </w:t>
      </w:r>
      <w:r w:rsidR="00DC26A2">
        <w:t xml:space="preserve">was to </w:t>
      </w:r>
      <w:r w:rsidR="00F863A5">
        <w:t>test the effect of unconscious processing on motion trajectory</w:t>
      </w:r>
      <w:r w:rsidR="005875E6">
        <w:t xml:space="preserve">. </w:t>
      </w:r>
      <w:r w:rsidR="00794365">
        <w:t>Th</w:t>
      </w:r>
      <w:r w:rsidR="00F863A5">
        <w:t xml:space="preserve">is was a pilot experiment where I developed and </w:t>
      </w:r>
      <w:r w:rsidR="00794365">
        <w:t>troubleshoot</w:t>
      </w:r>
      <w:r w:rsidR="00F863A5">
        <w:t xml:space="preserve">ed the apparatus, as well as explored </w:t>
      </w:r>
      <w:r w:rsidR="000C2171">
        <w:t xml:space="preserve">meaningful parameters </w:t>
      </w:r>
      <w:r w:rsidR="005F7169">
        <w:t xml:space="preserve">from </w:t>
      </w:r>
      <w:r w:rsidR="000C2171">
        <w:t xml:space="preserve">the recorded </w:t>
      </w:r>
      <w:r w:rsidR="00EF3CBB">
        <w:t>trajectories</w:t>
      </w:r>
      <w:r w:rsidR="000C2171">
        <w:t>.</w:t>
      </w:r>
      <w:r w:rsidR="005F7169">
        <w:t xml:space="preserve"> </w:t>
      </w:r>
    </w:p>
    <w:p w14:paraId="4253545E" w14:textId="30E813DF" w:rsidR="00BA41CF" w:rsidRPr="00BA41CF" w:rsidRDefault="00BA41CF" w:rsidP="006238E0">
      <w:pPr>
        <w:pStyle w:val="Heading3"/>
      </w:pPr>
      <w:bookmarkStart w:id="183" w:name="_Toc114053524"/>
      <w:r>
        <w:t>Methods</w:t>
      </w:r>
      <w:bookmarkEnd w:id="183"/>
    </w:p>
    <w:p w14:paraId="0D1ADB73" w14:textId="0498850D" w:rsidR="002057FC" w:rsidRPr="00C0305E" w:rsidRDefault="002057FC" w:rsidP="006238E0">
      <w:pPr>
        <w:pStyle w:val="Heading4"/>
      </w:pPr>
      <w:bookmarkStart w:id="184" w:name="_Toc114053525"/>
      <w:r w:rsidRPr="00C0305E">
        <w:t>Participants</w:t>
      </w:r>
      <w:bookmarkEnd w:id="184"/>
    </w:p>
    <w:p w14:paraId="6A35019C" w14:textId="2D52762E" w:rsidR="00422E34" w:rsidRPr="00422E34" w:rsidRDefault="00853F45" w:rsidP="008F398C">
      <w:pPr>
        <w:ind w:firstLine="0"/>
      </w:pPr>
      <w:r>
        <w:t>Ten</w:t>
      </w:r>
      <w:r w:rsidR="00A95371">
        <w:t xml:space="preserve"> participants</w:t>
      </w:r>
      <w:r w:rsidR="002154F5">
        <w:t xml:space="preserve"> (</w:t>
      </w:r>
      <w:r w:rsidR="00B54198">
        <w:t>eight</w:t>
      </w:r>
      <w:r w:rsidR="00514F93">
        <w:t xml:space="preserve"> </w:t>
      </w:r>
      <w:r w:rsidR="002154F5">
        <w:t>females)</w:t>
      </w:r>
      <w:r w:rsidR="00A95371">
        <w:t xml:space="preserve"> </w:t>
      </w:r>
      <w:r>
        <w:t>between the ages of</w:t>
      </w:r>
      <w:r w:rsidR="00A95371">
        <w:t xml:space="preserve"> </w:t>
      </w:r>
      <w:r>
        <w:t>eighteen and thirty</w:t>
      </w:r>
      <w:r w:rsidR="00B1507B">
        <w:t>-</w:t>
      </w:r>
      <w:r>
        <w:t xml:space="preserve">five </w:t>
      </w:r>
      <w:r w:rsidR="00A95371">
        <w:t>were recruited for the study</w:t>
      </w:r>
      <w:r w:rsidR="002154F5">
        <w:t xml:space="preserve"> (</w:t>
      </w:r>
      <w:r w:rsidR="00903CA4">
        <w:t xml:space="preserve">age: </w:t>
      </w:r>
      <w:r w:rsidR="002154F5">
        <w:t>M</w:t>
      </w:r>
      <w:r w:rsidR="00337C38">
        <w:t xml:space="preserve"> </w:t>
      </w:r>
      <w:r w:rsidR="00514F93">
        <w:t>=</w:t>
      </w:r>
      <w:r w:rsidR="00337C38">
        <w:t xml:space="preserve"> </w:t>
      </w:r>
      <w:r w:rsidR="00514F93">
        <w:t xml:space="preserve">24.2, </w:t>
      </w:r>
      <w:r w:rsidR="002154F5">
        <w:t>SD</w:t>
      </w:r>
      <w:r w:rsidR="00337C38">
        <w:t xml:space="preserve"> </w:t>
      </w:r>
      <w:r w:rsidR="00BA1978">
        <w:t>=</w:t>
      </w:r>
      <w:r w:rsidR="00337C38">
        <w:t xml:space="preserve"> </w:t>
      </w:r>
      <w:r w:rsidR="00BA1978">
        <w:t xml:space="preserve">2.57). </w:t>
      </w:r>
      <w:r w:rsidR="00422E34" w:rsidRPr="00422E34">
        <w:t xml:space="preserve">All participants </w:t>
      </w:r>
      <w:r>
        <w:t xml:space="preserve">were </w:t>
      </w:r>
      <w:r w:rsidR="00422E34" w:rsidRPr="00422E34">
        <w:t xml:space="preserve">right-handed, native Hebrew speakers who have normal vision or corrected-to-normal vision. Only participants declaring that they have no neurological, attentional, or mental disorders, and are not taking psychiatric medicines, </w:t>
      </w:r>
      <w:r w:rsidR="00B1507B">
        <w:t xml:space="preserve">were </w:t>
      </w:r>
      <w:r w:rsidR="00422E34" w:rsidRPr="00422E34">
        <w:t xml:space="preserve">included. </w:t>
      </w:r>
      <w:r w:rsidR="00A975D1">
        <w:t>All p</w:t>
      </w:r>
      <w:r w:rsidR="00A975D1" w:rsidRPr="00422E34">
        <w:t>articipants</w:t>
      </w:r>
      <w:r w:rsidR="00CE04ED">
        <w:t xml:space="preserve"> in this and subsequent experiments</w:t>
      </w:r>
      <w:r w:rsidR="00A975D1" w:rsidRPr="00422E34">
        <w:t xml:space="preserve"> </w:t>
      </w:r>
      <w:r w:rsidR="00A975D1">
        <w:t xml:space="preserve">signed a consent form and were explained that they </w:t>
      </w:r>
      <w:r w:rsidR="00A1462D">
        <w:t>could</w:t>
      </w:r>
      <w:r w:rsidR="00A975D1">
        <w:t xml:space="preserve"> stop the experiment at </w:t>
      </w:r>
      <w:r w:rsidR="00A1462D">
        <w:t xml:space="preserve">any </w:t>
      </w:r>
      <w:r w:rsidR="00A975D1">
        <w:t xml:space="preserve">point if they wished to do so. They </w:t>
      </w:r>
      <w:r w:rsidR="00B1507B">
        <w:t xml:space="preserve">were </w:t>
      </w:r>
      <w:r w:rsidR="00422E34" w:rsidRPr="00422E34">
        <w:t>reimbursed with course credit or cash payment.</w:t>
      </w:r>
      <w:r w:rsidR="00A975D1">
        <w:t xml:space="preserve"> Th</w:t>
      </w:r>
      <w:r w:rsidR="00CE04ED">
        <w:t>is</w:t>
      </w:r>
      <w:r w:rsidR="00A975D1">
        <w:t xml:space="preserve"> experiment </w:t>
      </w:r>
      <w:r w:rsidR="00CE04ED">
        <w:t xml:space="preserve">– and all others reported here – </w:t>
      </w:r>
      <w:r w:rsidR="00A975D1">
        <w:t>was approved by the Tel Aviv University ethics committee.</w:t>
      </w:r>
    </w:p>
    <w:p w14:paraId="2BD90709" w14:textId="527C4B70" w:rsidR="002057FC" w:rsidRDefault="002057FC" w:rsidP="006238E0">
      <w:pPr>
        <w:pStyle w:val="Heading4"/>
      </w:pPr>
      <w:bookmarkStart w:id="185" w:name="_Toc114053526"/>
      <w:r>
        <w:t>Stimuli</w:t>
      </w:r>
      <w:bookmarkEnd w:id="185"/>
    </w:p>
    <w:p w14:paraId="3CEDC9CA" w14:textId="26957CCE" w:rsidR="00647384" w:rsidRDefault="00C3440C" w:rsidP="00D94A6E">
      <w:pPr>
        <w:ind w:firstLine="0"/>
      </w:pPr>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t>[</w:t>
      </w:r>
      <w:commentRangeStart w:id="186"/>
      <w:commentRangeStart w:id="187"/>
      <w:r>
        <w:t>ref</w:t>
      </w:r>
      <w:commentRangeEnd w:id="186"/>
      <w:r w:rsidR="0071391D">
        <w:rPr>
          <w:rStyle w:val="CommentReference"/>
        </w:rPr>
        <w:commentReference w:id="186"/>
      </w:r>
      <w:commentRangeEnd w:id="187"/>
      <w:r w:rsidR="00D94A6E">
        <w:rPr>
          <w:rStyle w:val="CommentReference"/>
        </w:rPr>
        <w:commentReference w:id="187"/>
      </w:r>
      <w:r>
        <w:t>]</w:t>
      </w:r>
      <w:r w:rsidRPr="00C3440C">
        <w:fldChar w:fldCharType="begin"/>
      </w:r>
      <w:r w:rsidRPr="00C3440C">
        <w:instrText xml:space="preserve"> ADDIN ZOTERO_ITEM CSL_CITATION {"citationID":"H7jtt6VM","properties":{"formattedCitation":"(Frost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00616793" w:rsidRPr="00616793">
        <w:rPr>
          <w:rFonts w:ascii="Times New Roman" w:hAnsi="Times New Roman" w:cs="Times New Roman"/>
        </w:rPr>
        <w:t>(Frost &amp; Plaut, 2005)</w:t>
      </w:r>
      <w:r w:rsidRPr="00C3440C">
        <w:fldChar w:fldCharType="end"/>
      </w:r>
      <w:r w:rsidRPr="00C3440C">
        <w:t>. One half describe</w:t>
      </w:r>
      <w:r w:rsidR="0071391D">
        <w:t>d</w:t>
      </w:r>
      <w:r w:rsidRPr="00C3440C">
        <w:t xml:space="preserve"> artificial products (e.g., radio, train) and the other natural items (e.g., fruit). Target words </w:t>
      </w:r>
      <w:r w:rsidR="0071391D">
        <w:t xml:space="preserve">were </w:t>
      </w:r>
      <w:r w:rsidRPr="00C3440C">
        <w:t>written in typescript</w:t>
      </w:r>
      <w:r w:rsidRPr="00C3440C">
        <w:rPr>
          <w:rFonts w:hint="cs"/>
          <w:rtl/>
          <w:lang w:bidi="ar-SA"/>
        </w:rPr>
        <w:t xml:space="preserve"> </w:t>
      </w:r>
      <w:r w:rsidRPr="00C3440C">
        <w:t xml:space="preserve">while prime words </w:t>
      </w:r>
      <w:r w:rsidR="0071391D">
        <w:t xml:space="preserve">were </w:t>
      </w:r>
      <w:r w:rsidRPr="00C3440C">
        <w:t xml:space="preserve">written in handwriting font.  Masks </w:t>
      </w:r>
      <w:r w:rsidR="006C5426">
        <w:t xml:space="preserve">were </w:t>
      </w:r>
      <w:r w:rsidRPr="00C3440C">
        <w:t xml:space="preserve">composed of a semi-random combination of squares and diamonds whose line thickness is equal to the word's font size and which covers the central area of the screen where words can appear (approximately </w:t>
      </w:r>
      <m:oMath>
        <m:r>
          <w:rPr>
            <w:rFonts w:ascii="Cambria Math" w:hAnsi="Cambria Math"/>
          </w:rPr>
          <m:t>2.5°× 1°</m:t>
        </m:r>
      </m:oMath>
      <w:r w:rsidRPr="00C3440C">
        <w:t xml:space="preserve">). Forty words </w:t>
      </w:r>
      <w:r w:rsidR="006C5426">
        <w:t xml:space="preserve">were </w:t>
      </w:r>
      <w:r w:rsidRPr="00C3440C">
        <w:t xml:space="preserve">used for the practice block and the remaining sixty </w:t>
      </w:r>
      <w:r w:rsidR="006C5426">
        <w:t xml:space="preserve">were </w:t>
      </w:r>
      <w:r w:rsidRPr="00C3440C">
        <w:t>used in the test blocks.</w:t>
      </w:r>
    </w:p>
    <w:p w14:paraId="748F4382" w14:textId="69F745DD" w:rsidR="007846C7" w:rsidRDefault="007846C7" w:rsidP="006238E0">
      <w:pPr>
        <w:pStyle w:val="Heading4"/>
      </w:pPr>
      <w:bookmarkStart w:id="188" w:name="_Toc114053527"/>
      <w:r>
        <w:lastRenderedPageBreak/>
        <w:t>Apparatus</w:t>
      </w:r>
      <w:bookmarkEnd w:id="188"/>
    </w:p>
    <w:p w14:paraId="7405EC60" w14:textId="24A4F725" w:rsidR="007846C7" w:rsidRPr="007846C7" w:rsidRDefault="007846C7" w:rsidP="00533630">
      <w:pPr>
        <w:ind w:firstLine="0"/>
      </w:pPr>
      <w:r w:rsidRPr="007846C7">
        <w:t xml:space="preserve">The stimulus </w:t>
      </w:r>
      <w:r w:rsidR="00984883">
        <w:t>was</w:t>
      </w:r>
      <w:r w:rsidRPr="007846C7">
        <w:t xml:space="preserve"> displayed on a VPIXX monitor (</w:t>
      </w:r>
      <w:proofErr w:type="spellStart"/>
      <w:r w:rsidRPr="007846C7">
        <w:t>VIEWPixx</w:t>
      </w:r>
      <w:proofErr w:type="spellEnd"/>
      <w:r w:rsidRPr="007846C7">
        <w:t xml:space="preserve"> /3D Lite LCD display and data acquisition system, version 3.7.6287) using </w:t>
      </w:r>
      <w:proofErr w:type="spellStart"/>
      <w:r w:rsidRPr="007846C7">
        <w:t>Matlab</w:t>
      </w:r>
      <w:proofErr w:type="spellEnd"/>
      <w:r w:rsidRPr="007846C7">
        <w:t xml:space="preserve"> R2020b </w:t>
      </w:r>
      <w:r w:rsidR="00962917">
        <w:fldChar w:fldCharType="begin"/>
      </w:r>
      <w:r w:rsidR="00962917">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rsidR="00962917">
        <w:fldChar w:fldCharType="separate"/>
      </w:r>
      <w:r w:rsidR="00962917" w:rsidRPr="00962917">
        <w:rPr>
          <w:rFonts w:ascii="Times New Roman" w:hAnsi="Times New Roman" w:cs="Times New Roman"/>
        </w:rPr>
        <w:t>(</w:t>
      </w:r>
      <w:r w:rsidR="00962917" w:rsidRPr="00962917">
        <w:rPr>
          <w:rFonts w:ascii="Times New Roman" w:hAnsi="Times New Roman" w:cs="Times New Roman"/>
          <w:i/>
          <w:iCs/>
        </w:rPr>
        <w:t>MATLAB</w:t>
      </w:r>
      <w:r w:rsidR="00962917" w:rsidRPr="00962917">
        <w:rPr>
          <w:rFonts w:ascii="Times New Roman" w:hAnsi="Times New Roman" w:cs="Times New Roman"/>
        </w:rPr>
        <w:t>, 2020)</w:t>
      </w:r>
      <w:r w:rsidR="00962917">
        <w:fldChar w:fldCharType="end"/>
      </w:r>
      <w:ins w:id="189" w:author="Chen Heller" w:date="2022-09-15T08:10:00Z">
        <w:r w:rsidR="00962917">
          <w:t xml:space="preserve"> </w:t>
        </w:r>
      </w:ins>
      <w:r w:rsidRPr="007846C7">
        <w:t xml:space="preserve">and </w:t>
      </w:r>
      <w:proofErr w:type="spellStart"/>
      <w:r w:rsidRPr="007846C7">
        <w:t>Psychtoolbox</w:t>
      </w:r>
      <w:proofErr w:type="spellEnd"/>
      <w:r w:rsidRPr="007846C7">
        <w:t xml:space="preserve"> 3.0.18</w:t>
      </w:r>
      <w:ins w:id="190" w:author="Chen Heller" w:date="2022-09-15T08:11:00Z">
        <w:r w:rsidR="00962917">
          <w:t xml:space="preserve"> </w:t>
        </w:r>
      </w:ins>
      <w:r w:rsidR="00962917">
        <w:fldChar w:fldCharType="begin"/>
      </w:r>
      <w:r w:rsidR="00533630">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rsidR="00962917">
        <w:fldChar w:fldCharType="separate"/>
      </w:r>
      <w:r w:rsidR="00533630" w:rsidRPr="00533630">
        <w:rPr>
          <w:rFonts w:ascii="Times New Roman" w:hAnsi="Times New Roman" w:cs="Times New Roman"/>
        </w:rPr>
        <w:t>(Brainard, 1997)</w:t>
      </w:r>
      <w:r w:rsidR="00962917">
        <w:fldChar w:fldCharType="end"/>
      </w:r>
      <w:r w:rsidRPr="007846C7">
        <w:t xml:space="preserve">. The monitor </w:t>
      </w:r>
      <w:r w:rsidR="00984883">
        <w:t xml:space="preserve">was </w:t>
      </w:r>
      <w:r w:rsidRPr="007846C7">
        <w:t xml:space="preserve">set to full brightness at a resolution of 1920 x 1080 and refresh rate of 100Hz with VPIXX's "Scanning backlight" feature turned on, which synchronizes the stimulus display to the screen's refresh rate. A Perspex cover </w:t>
      </w:r>
      <w:r w:rsidR="00984883">
        <w:t>was</w:t>
      </w:r>
      <w:r w:rsidRPr="007846C7">
        <w:t xml:space="preserve"> placed over the screen to protect it. The cover </w:t>
      </w:r>
      <w:r w:rsidR="00984883">
        <w:t xml:space="preserve">was </w:t>
      </w:r>
      <w:r w:rsidRPr="007846C7">
        <w:t xml:space="preserve">spray painted with a light layer of transparent matte lacquer to avoid reflections. The participants </w:t>
      </w:r>
      <w:r w:rsidR="00984883">
        <w:t xml:space="preserve">sat </w:t>
      </w:r>
      <w:r w:rsidRPr="007846C7">
        <w:t>approximately 60cm away from the screen and place</w:t>
      </w:r>
      <w:r w:rsidR="00984883">
        <w:t>d</w:t>
      </w:r>
      <w:r w:rsidRPr="007846C7">
        <w:t xml:space="preserve"> their index finger on a marked starting point located on the table </w:t>
      </w:r>
      <w:r w:rsidR="00663803">
        <w:t>40</w:t>
      </w:r>
      <w:r w:rsidRPr="007846C7">
        <w:t xml:space="preserve">cm away from the screen, in line with its center. The stimulus </w:t>
      </w:r>
      <w:r w:rsidR="001B6994">
        <w:t xml:space="preserve">was </w:t>
      </w:r>
      <w:r w:rsidRPr="007846C7">
        <w:t xml:space="preserve">displayed 24cm above the table and the classification answers </w:t>
      </w:r>
      <w:r w:rsidR="001B6994">
        <w:t xml:space="preserve">were </w:t>
      </w:r>
      <w:r w:rsidRPr="007846C7">
        <w:t>displayed on each side of it, 20cm apart (</w:t>
      </w:r>
      <w:r w:rsidR="00D93812">
        <w:fldChar w:fldCharType="begin"/>
      </w:r>
      <w:r w:rsidR="00D93812">
        <w:instrText xml:space="preserve"> REF _Ref113902132 \h </w:instrText>
      </w:r>
      <w:r w:rsidR="00D93812">
        <w:fldChar w:fldCharType="separate"/>
      </w:r>
      <w:r w:rsidR="00D93812">
        <w:t xml:space="preserve">Figure </w:t>
      </w:r>
      <w:r w:rsidR="00D93812">
        <w:rPr>
          <w:noProof/>
        </w:rPr>
        <w:t>1</w:t>
      </w:r>
      <w:r w:rsidR="00D93812">
        <w:fldChar w:fldCharType="end"/>
      </w:r>
      <w:r w:rsidRPr="007846C7">
        <w:t>). Participants w</w:t>
      </w:r>
      <w:r w:rsidR="001B6994">
        <w:t>ore</w:t>
      </w:r>
      <w:r w:rsidRPr="007846C7">
        <w:t xml:space="preserve"> a Velcro ring with a marker at the tip of their index finger. A touch </w:t>
      </w:r>
      <w:r w:rsidR="001B6994">
        <w:t xml:space="preserve">was </w:t>
      </w:r>
      <w:r w:rsidRPr="007846C7">
        <w:t xml:space="preserve">registered when the marker </w:t>
      </w:r>
      <w:r w:rsidR="001B6994">
        <w:t xml:space="preserve">was </w:t>
      </w:r>
      <w:r w:rsidR="00D47A34">
        <w:t>3</w:t>
      </w:r>
      <w:r w:rsidRPr="007846C7">
        <w:t>cm</w:t>
      </w:r>
      <w:r w:rsidR="00D47A34">
        <w:t xml:space="preserve"> </w:t>
      </w:r>
      <w:r w:rsidRPr="007846C7">
        <w:t xml:space="preserve">away from the screen or closer. A system of 6 </w:t>
      </w:r>
      <w:proofErr w:type="spellStart"/>
      <w:r w:rsidRPr="007846C7">
        <w:t>OptiTrack</w:t>
      </w:r>
      <w:proofErr w:type="spellEnd"/>
      <w:r w:rsidRPr="007846C7">
        <w:t xml:space="preserve"> Flex 13 cameras by </w:t>
      </w:r>
      <w:proofErr w:type="spellStart"/>
      <w:r w:rsidRPr="007846C7">
        <w:t>NaturalPoint</w:t>
      </w:r>
      <w:proofErr w:type="spellEnd"/>
      <w:r w:rsidRPr="007846C7">
        <w:t>, Inc. track</w:t>
      </w:r>
      <w:r w:rsidR="001B6994">
        <w:t>ed</w:t>
      </w:r>
      <w:r w:rsidRPr="007846C7">
        <w:t xml:space="preserve"> the marker's location using Motive 2.3.0 software</w:t>
      </w:r>
      <w:ins w:id="191" w:author="Chen Heller" w:date="2022-09-15T08:12:00Z">
        <w:r w:rsidR="00533630">
          <w:t xml:space="preserve"> </w:t>
        </w:r>
      </w:ins>
      <w:r w:rsidR="00533630">
        <w:fldChar w:fldCharType="begin"/>
      </w:r>
      <w:r w:rsidR="00533630">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rsidR="00533630">
        <w:fldChar w:fldCharType="separate"/>
      </w:r>
      <w:r w:rsidR="00533630" w:rsidRPr="00533630">
        <w:rPr>
          <w:rFonts w:ascii="Times New Roman" w:hAnsi="Times New Roman" w:cs="Times New Roman"/>
        </w:rPr>
        <w:t>(</w:t>
      </w:r>
      <w:r w:rsidR="00533630" w:rsidRPr="00533630">
        <w:rPr>
          <w:rFonts w:ascii="Times New Roman" w:hAnsi="Times New Roman" w:cs="Times New Roman"/>
          <w:i/>
          <w:iCs/>
        </w:rPr>
        <w:t>Motive</w:t>
      </w:r>
      <w:r w:rsidR="00533630" w:rsidRPr="00533630">
        <w:rPr>
          <w:rFonts w:ascii="Times New Roman" w:hAnsi="Times New Roman" w:cs="Times New Roman"/>
        </w:rPr>
        <w:t>, 2021)</w:t>
      </w:r>
      <w:r w:rsidR="00533630">
        <w:fldChar w:fldCharType="end"/>
      </w:r>
      <w:r w:rsidRPr="007846C7">
        <w:t xml:space="preserve"> at a sampling rate of 120Hz. The coordinates </w:t>
      </w:r>
      <w:r w:rsidR="001B6994">
        <w:t xml:space="preserve">were </w:t>
      </w:r>
      <w:r w:rsidRPr="007846C7">
        <w:t xml:space="preserve">broadcasted online to a </w:t>
      </w:r>
      <w:proofErr w:type="spellStart"/>
      <w:r w:rsidRPr="007846C7">
        <w:t>NatNet</w:t>
      </w:r>
      <w:proofErr w:type="spellEnd"/>
      <w:r w:rsidRPr="007846C7">
        <w:t xml:space="preserve"> client </w:t>
      </w:r>
      <w:r w:rsidR="00533630">
        <w:fldChar w:fldCharType="begin"/>
      </w:r>
      <w:r w:rsidR="006D3EC2">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rsidR="00533630">
        <w:fldChar w:fldCharType="separate"/>
      </w:r>
      <w:r w:rsidR="006D3EC2" w:rsidRPr="006D3EC2">
        <w:rPr>
          <w:rFonts w:ascii="Times New Roman" w:hAnsi="Times New Roman" w:cs="Times New Roman"/>
        </w:rPr>
        <w:t>(</w:t>
      </w:r>
      <w:proofErr w:type="spellStart"/>
      <w:r w:rsidR="006D3EC2" w:rsidRPr="006D3EC2">
        <w:rPr>
          <w:rFonts w:ascii="Times New Roman" w:hAnsi="Times New Roman" w:cs="Times New Roman"/>
          <w:i/>
          <w:iCs/>
        </w:rPr>
        <w:t>NatNet</w:t>
      </w:r>
      <w:proofErr w:type="spellEnd"/>
      <w:r w:rsidR="006D3EC2" w:rsidRPr="006D3EC2">
        <w:rPr>
          <w:rFonts w:ascii="Times New Roman" w:hAnsi="Times New Roman" w:cs="Times New Roman"/>
          <w:i/>
          <w:iCs/>
        </w:rPr>
        <w:t xml:space="preserve"> SDK</w:t>
      </w:r>
      <w:r w:rsidR="006D3EC2" w:rsidRPr="006D3EC2">
        <w:rPr>
          <w:rFonts w:ascii="Times New Roman" w:hAnsi="Times New Roman" w:cs="Times New Roman"/>
        </w:rPr>
        <w:t>, 2021)</w:t>
      </w:r>
      <w:r w:rsidR="00533630">
        <w:fldChar w:fldCharType="end"/>
      </w:r>
      <w:ins w:id="192" w:author="Chen Heller" w:date="2022-09-15T08:12:00Z">
        <w:r w:rsidR="00533630">
          <w:t xml:space="preserve"> </w:t>
        </w:r>
      </w:ins>
      <w:r w:rsidRPr="007846C7">
        <w:t xml:space="preserve">and recorded with </w:t>
      </w:r>
      <w:proofErr w:type="spellStart"/>
      <w:r w:rsidRPr="007846C7">
        <w:t>Matlab</w:t>
      </w:r>
      <w:proofErr w:type="spellEnd"/>
      <w:r w:rsidRPr="007846C7">
        <w:t>.</w:t>
      </w:r>
    </w:p>
    <w:p w14:paraId="6A1EF066" w14:textId="77777777" w:rsidR="0052293C" w:rsidRDefault="00127BFA" w:rsidP="00723227">
      <w:pPr>
        <w:pStyle w:val="NoSpacing"/>
        <w:keepNext/>
        <w:bidi w:val="0"/>
        <w:jc w:val="center"/>
      </w:pPr>
      <w:r w:rsidRPr="00127BFA">
        <w:rPr>
          <w:noProof/>
        </w:rPr>
        <w:drawing>
          <wp:inline distT="0" distB="0" distL="0" distR="0" wp14:anchorId="1A7674D3" wp14:editId="2740741B">
            <wp:extent cx="2984459" cy="2520724"/>
            <wp:effectExtent l="0" t="0" r="6985" b="0"/>
            <wp:docPr id="1" name="Picture 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13"/>
                    <a:stretch>
                      <a:fillRect/>
                    </a:stretch>
                  </pic:blipFill>
                  <pic:spPr>
                    <a:xfrm>
                      <a:off x="0" y="0"/>
                      <a:ext cx="3025885" cy="2555713"/>
                    </a:xfrm>
                    <a:prstGeom prst="rect">
                      <a:avLst/>
                    </a:prstGeom>
                  </pic:spPr>
                </pic:pic>
              </a:graphicData>
            </a:graphic>
          </wp:inline>
        </w:drawing>
      </w:r>
    </w:p>
    <w:p w14:paraId="4E401CC1" w14:textId="36578171" w:rsidR="007846C7" w:rsidRPr="00F630C9" w:rsidRDefault="0052293C" w:rsidP="0052293C">
      <w:pPr>
        <w:pStyle w:val="Caption"/>
        <w:jc w:val="left"/>
      </w:pPr>
      <w:bookmarkStart w:id="193" w:name="_Ref113902132"/>
      <w:r>
        <w:t xml:space="preserve">Figure </w:t>
      </w:r>
      <w:r>
        <w:fldChar w:fldCharType="begin"/>
      </w:r>
      <w:r>
        <w:instrText xml:space="preserve"> SEQ Figure \* ARABIC </w:instrText>
      </w:r>
      <w:r>
        <w:fldChar w:fldCharType="separate"/>
      </w:r>
      <w:r w:rsidR="007E2512">
        <w:rPr>
          <w:noProof/>
        </w:rPr>
        <w:t>1</w:t>
      </w:r>
      <w:r>
        <w:rPr>
          <w:noProof/>
        </w:rPr>
        <w:fldChar w:fldCharType="end"/>
      </w:r>
      <w:bookmarkEnd w:id="193"/>
      <w:r>
        <w:t xml:space="preserve">. </w:t>
      </w:r>
      <w:r w:rsidR="007846C7" w:rsidRPr="00F630C9">
        <w:t xml:space="preserve">Setup. A participant placing his finger on the starting point which is located </w:t>
      </w:r>
      <w:r w:rsidR="00127BFA" w:rsidRPr="00F630C9">
        <w:t>40</w:t>
      </w:r>
      <w:r w:rsidR="007846C7" w:rsidRPr="00F630C9">
        <w:t xml:space="preserve">cm away from the screen. The target is positioned 24cm above the starting point and the answers are placed on each of its sides, 20cm apart. Z axis maps the path to and from the screen. X axis maps the left and right directions. Y axis maps the up </w:t>
      </w:r>
      <w:r w:rsidR="007846C7" w:rsidRPr="001F2731">
        <w:t>and</w:t>
      </w:r>
      <w:r w:rsidR="007846C7" w:rsidRPr="00F630C9">
        <w:t xml:space="preserve"> down directions.</w:t>
      </w:r>
    </w:p>
    <w:p w14:paraId="108D0C20" w14:textId="165BF197" w:rsidR="00566B9F" w:rsidRDefault="00566B9F" w:rsidP="006238E0">
      <w:pPr>
        <w:pStyle w:val="Heading3"/>
      </w:pPr>
      <w:bookmarkStart w:id="194" w:name="_Toc114053528"/>
      <w:r>
        <w:t>Procedure</w:t>
      </w:r>
      <w:bookmarkEnd w:id="194"/>
    </w:p>
    <w:p w14:paraId="006ADC8A" w14:textId="79FFA58E" w:rsidR="00400416" w:rsidRPr="00400416" w:rsidRDefault="00400416" w:rsidP="00723227">
      <w:pPr>
        <w:ind w:firstLine="0"/>
      </w:pPr>
      <w:r w:rsidRPr="00400416">
        <w:lastRenderedPageBreak/>
        <w:t>Each session include</w:t>
      </w:r>
      <w:r w:rsidR="004C19CF">
        <w:t>d</w:t>
      </w:r>
      <w:r w:rsidRPr="00400416">
        <w:t xml:space="preserve"> a practice block and </w:t>
      </w:r>
      <w:r>
        <w:t xml:space="preserve">twelve </w:t>
      </w:r>
      <w:r w:rsidRPr="00400416">
        <w:t xml:space="preserve">test blocks of forty trials each (i.e., 40 practice trials and </w:t>
      </w:r>
      <w:r>
        <w:t xml:space="preserve">480 </w:t>
      </w:r>
      <w:r w:rsidRPr="00400416">
        <w:t xml:space="preserve">test trials). Breaks </w:t>
      </w:r>
      <w:r w:rsidR="004C19CF">
        <w:t xml:space="preserve">were </w:t>
      </w:r>
      <w:r w:rsidR="0024692C">
        <w:t>given</w:t>
      </w:r>
      <w:r w:rsidR="0024692C" w:rsidRPr="00400416">
        <w:t xml:space="preserve"> </w:t>
      </w:r>
      <w:r w:rsidRPr="00400416">
        <w:t xml:space="preserve">between blocks. </w:t>
      </w:r>
      <w:r w:rsidR="0024692C">
        <w:t>H</w:t>
      </w:r>
      <w:r w:rsidRPr="00400416">
        <w:t xml:space="preserve">alf the trials </w:t>
      </w:r>
      <w:r w:rsidR="004C19CF">
        <w:t xml:space="preserve">were </w:t>
      </w:r>
      <w:r w:rsidRPr="00400416">
        <w:t xml:space="preserve">congruent and half incongruent, and half the targets </w:t>
      </w:r>
      <w:r w:rsidR="004C19CF">
        <w:t xml:space="preserve">were </w:t>
      </w:r>
      <w:r w:rsidRPr="00400416">
        <w:t xml:space="preserve">natural and half artificial. Stimuli order </w:t>
      </w:r>
      <w:r w:rsidR="00591CFE">
        <w:t xml:space="preserve">in the experimental blocks </w:t>
      </w:r>
      <w:r w:rsidR="004C19CF">
        <w:t xml:space="preserve">was </w:t>
      </w:r>
      <w:r w:rsidRPr="00400416">
        <w:t xml:space="preserve">dictated by </w:t>
      </w:r>
      <w:r w:rsidR="002A64E7">
        <w:t xml:space="preserve">a </w:t>
      </w:r>
      <w:r w:rsidRPr="00400416">
        <w:t xml:space="preserve">list that </w:t>
      </w:r>
      <w:r w:rsidR="004C19CF">
        <w:t xml:space="preserve">was </w:t>
      </w:r>
      <w:r w:rsidRPr="00400416">
        <w:t xml:space="preserve">randomly sampled (without replacement) out of </w:t>
      </w:r>
      <w:r w:rsidR="002A64E7">
        <w:t xml:space="preserve">ten </w:t>
      </w:r>
      <w:r w:rsidRPr="00400416">
        <w:t xml:space="preserve">pre-composed lists of trial condition and stimulus. </w:t>
      </w:r>
      <w:r w:rsidR="0024692C">
        <w:t xml:space="preserve">An additional </w:t>
      </w:r>
      <w:r w:rsidRPr="00400416">
        <w:t>practice list</w:t>
      </w:r>
      <w:r w:rsidR="00222164">
        <w:t xml:space="preserve"> </w:t>
      </w:r>
      <w:r w:rsidR="00DE4F36">
        <w:t xml:space="preserve">was </w:t>
      </w:r>
      <w:r w:rsidR="0024692C">
        <w:t xml:space="preserve">used </w:t>
      </w:r>
      <w:r w:rsidR="00222164">
        <w:t>for a</w:t>
      </w:r>
      <w:r w:rsidR="00DE4F36">
        <w:t>l</w:t>
      </w:r>
      <w:r w:rsidR="00222164">
        <w:t>l participants.</w:t>
      </w:r>
      <w:r w:rsidRPr="00400416">
        <w:t xml:space="preserve"> In each list, the order of words </w:t>
      </w:r>
      <w:r w:rsidR="00235843">
        <w:t>wa</w:t>
      </w:r>
      <w:r w:rsidRPr="00400416">
        <w:t xml:space="preserve">s pseudorandom, with the following constraints: (a) Each word </w:t>
      </w:r>
      <w:r w:rsidR="00DE4F36">
        <w:t>was</w:t>
      </w:r>
      <w:r w:rsidRPr="00400416">
        <w:t xml:space="preserve"> equally frequent as a target at the congruent and incongruent conditions; (b) All words </w:t>
      </w:r>
      <w:r w:rsidR="00CB5253">
        <w:t xml:space="preserve">were </w:t>
      </w:r>
      <w:r w:rsidRPr="00400416">
        <w:t>used as targets the same number of times; (c) A target never repeat</w:t>
      </w:r>
      <w:r w:rsidR="00CB5253">
        <w:t>ed</w:t>
      </w:r>
      <w:r w:rsidRPr="00400416">
        <w:t xml:space="preserve"> in the same block; (d) In the congruent condition the prime </w:t>
      </w:r>
      <w:r w:rsidR="00CB5253">
        <w:t xml:space="preserve">was </w:t>
      </w:r>
      <w:r w:rsidRPr="00400416">
        <w:t xml:space="preserve">identical to the target word; (e) In the incongruent condition, a prime which doesn't share letters in common locations with the target </w:t>
      </w:r>
      <w:r w:rsidR="00CB5253">
        <w:t xml:space="preserve">was </w:t>
      </w:r>
      <w:r w:rsidRPr="00400416">
        <w:t>selected from the alternative category (artificial/natural). For example, in the congruent condition</w:t>
      </w:r>
      <w:r w:rsidR="00235843">
        <w:t>, the word</w:t>
      </w:r>
      <w:r w:rsidRPr="00400416">
        <w:t xml:space="preserve"> "phone" </w:t>
      </w:r>
      <w:r w:rsidR="00097F67">
        <w:t xml:space="preserve">would </w:t>
      </w:r>
      <w:r w:rsidRPr="00400416">
        <w:t xml:space="preserve">be preceded by "PHONE", while in the incongruent condition it </w:t>
      </w:r>
      <w:r w:rsidR="00CB5253">
        <w:t xml:space="preserve">could </w:t>
      </w:r>
      <w:r w:rsidRPr="00400416">
        <w:t xml:space="preserve">be preceded by "GRASS". Each prime </w:t>
      </w:r>
      <w:r w:rsidR="00CB5253">
        <w:t xml:space="preserve">was </w:t>
      </w:r>
      <w:r w:rsidRPr="00400416">
        <w:t>further paired with a random distractor from the same category (artificial/natural) to be used in the prime recognition task. The distractor share</w:t>
      </w:r>
      <w:r w:rsidR="00D1564D">
        <w:t xml:space="preserve">d </w:t>
      </w:r>
      <w:r w:rsidRPr="00400416">
        <w:t>no letters in common locations with the prime, so seeing one letter only suffice</w:t>
      </w:r>
      <w:r w:rsidR="00D1564D">
        <w:t>d</w:t>
      </w:r>
      <w:r w:rsidRPr="00400416">
        <w:t xml:space="preserve"> for correct discrimination.</w:t>
      </w:r>
    </w:p>
    <w:p w14:paraId="1E9B4EF6" w14:textId="18C2B552" w:rsidR="00400416" w:rsidRDefault="00400416" w:rsidP="008D13A3">
      <w:r w:rsidRPr="00400416">
        <w:t>The procedure closely follow</w:t>
      </w:r>
      <w:r w:rsidR="00D1564D">
        <w:t>ed</w:t>
      </w:r>
      <w:r w:rsidRPr="00400416">
        <w:t xml:space="preserve"> the one used in</w:t>
      </w:r>
      <w:r w:rsidR="00CA3673">
        <w:t xml:space="preserve"> </w:t>
      </w:r>
      <w:r w:rsidR="00CA3673">
        <w:fldChar w:fldCharType="begin"/>
      </w:r>
      <w:r w:rsidR="00364024">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CA3673">
        <w:fldChar w:fldCharType="separate"/>
      </w:r>
      <w:r w:rsidR="008D13A3" w:rsidRPr="008D13A3">
        <w:rPr>
          <w:rFonts w:ascii="Times New Roman" w:hAnsi="Times New Roman" w:cs="Times New Roman"/>
        </w:rPr>
        <w:t xml:space="preserve">Dehaene et al. </w:t>
      </w:r>
      <w:r w:rsidR="008D13A3">
        <w:rPr>
          <w:rFonts w:ascii="Times New Roman" w:hAnsi="Times New Roman" w:cs="Times New Roman"/>
        </w:rPr>
        <w:t>(</w:t>
      </w:r>
      <w:r w:rsidR="008D13A3" w:rsidRPr="008D13A3">
        <w:rPr>
          <w:rFonts w:ascii="Times New Roman" w:hAnsi="Times New Roman" w:cs="Times New Roman"/>
        </w:rPr>
        <w:t>2001)</w:t>
      </w:r>
      <w:r w:rsidR="00CA3673">
        <w:fldChar w:fldCharType="end"/>
      </w:r>
      <w:r w:rsidR="006F655C">
        <w:t>, yet in a motion tracking setup</w:t>
      </w:r>
      <w:r w:rsidR="004124F4">
        <w:t xml:space="preserve">. </w:t>
      </w:r>
      <w:r w:rsidRPr="00400416">
        <w:t>Every trial consist</w:t>
      </w:r>
      <w:r w:rsidR="00D1564D">
        <w:t>ed</w:t>
      </w:r>
      <w:r w:rsidRPr="00400416">
        <w:t xml:space="preserve"> of a fixation cross (1000ms), a first mask (270ms), a second mask (30ms), a prime word (30ms), a third mask (30ms) and a target (500ms). Once the target </w:t>
      </w:r>
      <w:r w:rsidR="00D1564D">
        <w:t xml:space="preserve">was </w:t>
      </w:r>
      <w:r w:rsidRPr="00400416">
        <w:t>displayed, participants classif</w:t>
      </w:r>
      <w:r w:rsidR="00D1564D">
        <w:t>ied</w:t>
      </w:r>
      <w:r w:rsidRPr="00400416">
        <w:t xml:space="preserve"> the target word as describing a natural / artificial item by </w:t>
      </w:r>
      <w:r w:rsidR="004124F4">
        <w:t xml:space="preserve">reaching </w:t>
      </w:r>
      <w:r w:rsidRPr="00400416">
        <w:t>the side of the screen that contains the appropriate category (</w:t>
      </w:r>
      <w:r w:rsidR="002E2682">
        <w:fldChar w:fldCharType="begin"/>
      </w:r>
      <w:r w:rsidR="002E2682">
        <w:instrText xml:space="preserve"> REF _Ref113902081 \h </w:instrText>
      </w:r>
      <w:r w:rsidR="002E2682">
        <w:fldChar w:fldCharType="separate"/>
      </w:r>
      <w:r w:rsidR="002E2682">
        <w:t xml:space="preserve">Figure </w:t>
      </w:r>
      <w:r w:rsidR="002E2682">
        <w:rPr>
          <w:noProof/>
        </w:rPr>
        <w:t>2</w:t>
      </w:r>
      <w:r w:rsidR="002E2682">
        <w:fldChar w:fldCharType="end"/>
      </w:r>
      <w:r w:rsidRPr="00400416">
        <w:fldChar w:fldCharType="begin"/>
      </w:r>
      <w:r w:rsidRPr="00400416">
        <w:instrText xml:space="preserve"> REF _Ref106198697 \h </w:instrText>
      </w:r>
      <w:r w:rsidR="006238E0">
        <w:instrText xml:space="preserve"> \* MERGEFORMAT </w:instrText>
      </w:r>
      <w:r w:rsidR="00000000">
        <w:fldChar w:fldCharType="separate"/>
      </w:r>
      <w:r w:rsidRPr="00400416">
        <w:fldChar w:fldCharType="end"/>
      </w:r>
      <w:r w:rsidRPr="00400416">
        <w:t xml:space="preserve">). </w:t>
      </w:r>
      <w:r w:rsidR="00343DE9">
        <w:t>R</w:t>
      </w:r>
      <w:r w:rsidRPr="00400416">
        <w:t xml:space="preserve">esponses </w:t>
      </w:r>
      <w:r w:rsidR="00D1564D">
        <w:t xml:space="preserve">had to </w:t>
      </w:r>
      <w:r w:rsidR="00343DE9">
        <w:t>be provided within a 1500ms time window from target presentation.</w:t>
      </w:r>
      <w:r w:rsidRPr="00400416">
        <w:t xml:space="preserve"> Movement </w:t>
      </w:r>
      <w:r w:rsidR="0085649F">
        <w:t>duration</w:t>
      </w:r>
      <w:r w:rsidR="0085649F" w:rsidRPr="00400416">
        <w:t xml:space="preserve"> </w:t>
      </w:r>
      <w:r w:rsidR="00E740B6">
        <w:t>was defined as the time between</w:t>
      </w:r>
      <w:r w:rsidR="00E740B6" w:rsidRPr="00400416">
        <w:t xml:space="preserve"> </w:t>
      </w:r>
      <w:r w:rsidR="00A55E0D">
        <w:t xml:space="preserve">target </w:t>
      </w:r>
      <w:r w:rsidR="00E740B6">
        <w:t>onset</w:t>
      </w:r>
      <w:r w:rsidR="00A55E0D">
        <w:t xml:space="preserve"> </w:t>
      </w:r>
      <w:r w:rsidR="006F655C">
        <w:t>and the point whe</w:t>
      </w:r>
      <w:r w:rsidRPr="00400416">
        <w:t xml:space="preserve">n </w:t>
      </w:r>
      <w:r w:rsidR="007851B9">
        <w:t xml:space="preserve">the finger </w:t>
      </w:r>
      <w:r w:rsidR="00CE2ED4">
        <w:t>was</w:t>
      </w:r>
      <w:r w:rsidRPr="00400416">
        <w:t xml:space="preserve"> </w:t>
      </w:r>
      <w:r w:rsidR="009A3E90">
        <w:t>3</w:t>
      </w:r>
      <w:r w:rsidRPr="00400416">
        <w:t>cm away from the screen or closer (on the Z axis)</w:t>
      </w:r>
      <w:r w:rsidR="004E674D">
        <w:t>.</w:t>
      </w:r>
      <w:r w:rsidR="009A3E90">
        <w:t xml:space="preserve"> </w:t>
      </w:r>
      <w:r w:rsidR="006F655C">
        <w:t>Responses slower than 1500ms were followed by "Move faster" feedback.</w:t>
      </w:r>
      <w:r w:rsidR="006F655C" w:rsidRPr="00400416">
        <w:t xml:space="preserve"> </w:t>
      </w:r>
      <w:r w:rsidRPr="00400416">
        <w:t>After Classifying the targets, the participant</w:t>
      </w:r>
      <w:r w:rsidR="00492654">
        <w:t>s were</w:t>
      </w:r>
      <w:r w:rsidR="00CE2ED4">
        <w:t xml:space="preserve"> </w:t>
      </w:r>
      <w:r w:rsidRPr="00400416">
        <w:t xml:space="preserve">asked to recognize the prime as an objective measure of prime awareness. Participants </w:t>
      </w:r>
      <w:r w:rsidR="00E31408">
        <w:t xml:space="preserve">were </w:t>
      </w:r>
      <w:r w:rsidRPr="00400416">
        <w:t xml:space="preserve">presented with two words – the prime and another word from the same category. Response </w:t>
      </w:r>
      <w:r w:rsidR="00E31408">
        <w:t xml:space="preserve">was </w:t>
      </w:r>
      <w:r w:rsidRPr="00400416">
        <w:t xml:space="preserve">given in an identical fashion to the target classification task, within a </w:t>
      </w:r>
      <w:r w:rsidR="001F1A45">
        <w:t xml:space="preserve">5 </w:t>
      </w:r>
      <w:r w:rsidRPr="00400416">
        <w:t xml:space="preserve">seconds response window. </w:t>
      </w:r>
      <w:r w:rsidR="00086E17">
        <w:t>Then</w:t>
      </w:r>
      <w:r w:rsidRPr="00400416">
        <w:t xml:space="preserve">, a subjective measure of prime awareness </w:t>
      </w:r>
      <w:r w:rsidR="00E31408">
        <w:t xml:space="preserve">was </w:t>
      </w:r>
      <w:r w:rsidRPr="00400416">
        <w:t>taken, using the Perceptual Awareness Scale (PAS</w:t>
      </w:r>
      <w:r w:rsidR="00941B2F">
        <w:t>;</w:t>
      </w:r>
      <w:r w:rsidR="00BB389B">
        <w:t xml:space="preserve"> </w:t>
      </w:r>
      <w:r w:rsidR="00941B2F">
        <w:fldChar w:fldCharType="begin"/>
      </w:r>
      <w:r w:rsidR="008D13A3">
        <w: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941B2F">
        <w:fldChar w:fldCharType="separate"/>
      </w:r>
      <w:r w:rsidR="00941B2F" w:rsidRPr="00941B2F">
        <w:rPr>
          <w:rFonts w:ascii="Times New Roman" w:hAnsi="Times New Roman" w:cs="Times New Roman"/>
        </w:rPr>
        <w:t>Sandberg &amp; Overgaard, 2015)</w:t>
      </w:r>
      <w:r w:rsidR="00941B2F">
        <w:fldChar w:fldCharType="end"/>
      </w:r>
      <w:r w:rsidRPr="00400416">
        <w:t>. Participants use</w:t>
      </w:r>
      <w:r w:rsidR="00E31408">
        <w:t>d</w:t>
      </w:r>
      <w:r w:rsidRPr="00400416">
        <w:t xml:space="preserve"> the</w:t>
      </w:r>
      <w:r w:rsidR="00253BED">
        <w:t xml:space="preserve"> </w:t>
      </w:r>
      <w:r w:rsidRPr="00400416">
        <w:t>keyboard numbers</w:t>
      </w:r>
      <w:r w:rsidR="00253BED">
        <w:t xml:space="preserve"> </w:t>
      </w:r>
      <w:r w:rsidRPr="00400416">
        <w:t xml:space="preserve">1-4 to rate how well did they see the prime (1 – "Didn't see anything", 2 – "Saw something vaguely, but can't say what it is", 3 – "Saw part of the prime </w:t>
      </w:r>
      <w:r w:rsidRPr="00400416">
        <w:lastRenderedPageBreak/>
        <w:t xml:space="preserve">clearly", 4 – "Saw the whole prime clearly"). Finally, participants </w:t>
      </w:r>
      <w:r w:rsidR="009C3535">
        <w:t xml:space="preserve">were asked </w:t>
      </w:r>
      <w:r w:rsidRPr="00400416">
        <w:t>to return their finger to the starting point.</w:t>
      </w:r>
    </w:p>
    <w:p w14:paraId="77752D02" w14:textId="77777777" w:rsidR="00652983" w:rsidRDefault="004058A7" w:rsidP="00652983">
      <w:pPr>
        <w:pStyle w:val="NoSpacing"/>
        <w:keepNext/>
        <w:bidi w:val="0"/>
      </w:pPr>
      <w:r w:rsidRPr="004058A7">
        <w:rPr>
          <w:noProof/>
        </w:rPr>
        <w:drawing>
          <wp:inline distT="0" distB="0" distL="0" distR="0" wp14:anchorId="794B1F30" wp14:editId="19904541">
            <wp:extent cx="6556847" cy="392864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stretch>
                      <a:fillRect/>
                    </a:stretch>
                  </pic:blipFill>
                  <pic:spPr>
                    <a:xfrm>
                      <a:off x="0" y="0"/>
                      <a:ext cx="6566026" cy="3934143"/>
                    </a:xfrm>
                    <a:prstGeom prst="rect">
                      <a:avLst/>
                    </a:prstGeom>
                  </pic:spPr>
                </pic:pic>
              </a:graphicData>
            </a:graphic>
          </wp:inline>
        </w:drawing>
      </w:r>
    </w:p>
    <w:p w14:paraId="527194B6" w14:textId="7FFB707F" w:rsidR="00400416" w:rsidRPr="00400416" w:rsidRDefault="00652983" w:rsidP="00652983">
      <w:pPr>
        <w:pStyle w:val="Caption"/>
        <w:jc w:val="left"/>
      </w:pPr>
      <w:bookmarkStart w:id="195" w:name="_Ref113902081"/>
      <w:r>
        <w:t xml:space="preserve">Figure </w:t>
      </w:r>
      <w:r>
        <w:fldChar w:fldCharType="begin"/>
      </w:r>
      <w:r>
        <w:instrText xml:space="preserve"> SEQ Figure \* ARABIC </w:instrText>
      </w:r>
      <w:r>
        <w:fldChar w:fldCharType="separate"/>
      </w:r>
      <w:r w:rsidR="007E2512">
        <w:rPr>
          <w:noProof/>
        </w:rPr>
        <w:t>2</w:t>
      </w:r>
      <w:r>
        <w:rPr>
          <w:noProof/>
        </w:rPr>
        <w:fldChar w:fldCharType="end"/>
      </w:r>
      <w:bookmarkEnd w:id="195"/>
      <w:r>
        <w:t xml:space="preserve">. </w:t>
      </w:r>
      <w:r w:rsidR="00400416" w:rsidRPr="00400416">
        <w:t>Stimuli presentation order</w:t>
      </w:r>
      <w:r w:rsidR="00AA03E9">
        <w:t xml:space="preserve"> </w:t>
      </w:r>
      <w:r w:rsidR="008C0FF6">
        <w:t xml:space="preserve">in </w:t>
      </w:r>
      <w:r w:rsidR="00AA03E9">
        <w:t xml:space="preserve">experiment </w:t>
      </w:r>
      <w:r w:rsidR="008C0FF6">
        <w:t>1</w:t>
      </w:r>
      <w:r w:rsidR="00400416" w:rsidRPr="00400416">
        <w:t xml:space="preserve">. Each trial </w:t>
      </w:r>
      <w:r w:rsidR="001A2B81">
        <w:t>was</w:t>
      </w:r>
      <w:r w:rsidR="00400416" w:rsidRPr="00400416">
        <w:t xml:space="preserve"> composed of a fixation cross (1000ms), a first mask (270ms), a second mask (30ms), a prime word (30ms), a third mask (30ms), a classification task (</w:t>
      </w:r>
      <w:r w:rsidR="006E2077">
        <w:t>0-1500</w:t>
      </w:r>
      <w:r w:rsidR="00400416" w:rsidRPr="00400416">
        <w:t xml:space="preserve">ms, out of which the target </w:t>
      </w:r>
      <w:r w:rsidR="0068691D">
        <w:t xml:space="preserve">was </w:t>
      </w:r>
      <w:r w:rsidR="00400416" w:rsidRPr="00400416">
        <w:t>displayed for 500ms), a recognition task (</w:t>
      </w:r>
      <w:r w:rsidR="001E1DCA">
        <w:t>0</w:t>
      </w:r>
      <w:r w:rsidR="00400416" w:rsidRPr="00400416">
        <w:t>-</w:t>
      </w:r>
      <w:r w:rsidR="001E1DCA">
        <w:t>5</w:t>
      </w:r>
      <w:r w:rsidR="006E2077">
        <w:t>,</w:t>
      </w:r>
      <w:r w:rsidR="00400416" w:rsidRPr="00400416">
        <w:t xml:space="preserve">000ms) and a PAS task (no time limit). The blue circles appearing on the screen are presented as markers for the </w:t>
      </w:r>
      <w:r w:rsidR="00224A4F">
        <w:t>participants</w:t>
      </w:r>
      <w:r w:rsidR="00224A4F" w:rsidRPr="00400416">
        <w:t xml:space="preserve"> </w:t>
      </w:r>
      <w:r w:rsidR="00400416" w:rsidRPr="00400416">
        <w:t>to know where they should touch in order to make their response.</w:t>
      </w:r>
    </w:p>
    <w:p w14:paraId="22934D29" w14:textId="662CC5DB" w:rsidR="00B33642" w:rsidRDefault="00A17855" w:rsidP="006238E0">
      <w:pPr>
        <w:pStyle w:val="Heading3"/>
      </w:pPr>
      <w:bookmarkStart w:id="196" w:name="_Toc114053529"/>
      <w:r>
        <w:t>Trajectory p</w:t>
      </w:r>
      <w:r w:rsidR="00B33642">
        <w:t>reprocessing</w:t>
      </w:r>
      <w:bookmarkEnd w:id="196"/>
    </w:p>
    <w:p w14:paraId="597DB305" w14:textId="148D8DF5" w:rsidR="00B33642" w:rsidRPr="00B33642" w:rsidRDefault="001E0823" w:rsidP="00723227">
      <w:pPr>
        <w:ind w:firstLine="0"/>
      </w:pPr>
      <w:r>
        <w:t>The p</w:t>
      </w:r>
      <w:r w:rsidRPr="002B6CA5">
        <w:t xml:space="preserve">reprocessing </w:t>
      </w:r>
      <w:r>
        <w:t xml:space="preserve">procedures </w:t>
      </w:r>
      <w:r w:rsidR="00492414">
        <w:t xml:space="preserve">followed </w:t>
      </w:r>
      <w:r>
        <w:t xml:space="preserve">those described in </w:t>
      </w:r>
      <w:r w:rsidRPr="00C65950">
        <w:t xml:space="preserve">Gallivan &amp; Chapman </w:t>
      </w:r>
      <w:r w:rsidR="00E46E50">
        <w:fldChar w:fldCharType="begin"/>
      </w:r>
      <w:r w:rsidR="00E46E50">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E46E50">
        <w:fldChar w:fldCharType="separate"/>
      </w:r>
      <w:r w:rsidR="00E46E50" w:rsidRPr="00E46E50">
        <w:rPr>
          <w:rFonts w:ascii="Times New Roman" w:hAnsi="Times New Roman" w:cs="Times New Roman"/>
        </w:rPr>
        <w:t>(Gallivan &amp; Chapman, 2014)</w:t>
      </w:r>
      <w:r w:rsidR="00E46E50">
        <w:fldChar w:fldCharType="end"/>
      </w:r>
      <w:r w:rsidRPr="00C65950">
        <w:t xml:space="preserve">. </w:t>
      </w:r>
      <w:r>
        <w:t xml:space="preserve">Missing values </w:t>
      </w:r>
      <w:r w:rsidR="00492414">
        <w:t xml:space="preserve">were </w:t>
      </w:r>
      <w:r>
        <w:t xml:space="preserve">interpolated with the </w:t>
      </w:r>
      <w:proofErr w:type="spellStart"/>
      <w:r>
        <w:t>inpaint_nans</w:t>
      </w:r>
      <w:proofErr w:type="spellEnd"/>
      <w:r w:rsidR="00226EAF">
        <w:t xml:space="preserve"> function</w:t>
      </w:r>
      <w:r>
        <w:t xml:space="preserve">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the trajectory, which </w:t>
      </w:r>
      <w:r w:rsidR="00492414">
        <w:t xml:space="preserve">was </w:t>
      </w:r>
      <w:r>
        <w:t xml:space="preserve">then filtered with a </w:t>
      </w:r>
      <w:r w:rsidRPr="002B6CA5">
        <w:t xml:space="preserve">low pass </w:t>
      </w:r>
      <w:proofErr w:type="spellStart"/>
      <w:r w:rsidRPr="002B6CA5">
        <w:t>butterworth</w:t>
      </w:r>
      <w:proofErr w:type="spellEnd"/>
      <w:r w:rsidRPr="002B6CA5">
        <w:t xml:space="preserve"> filter </w:t>
      </w:r>
      <w:r>
        <w:t>(</w:t>
      </w:r>
      <w:r w:rsidRPr="002B6CA5">
        <w:t>2</w:t>
      </w:r>
      <w:r w:rsidRPr="002B6CA5">
        <w:rPr>
          <w:vertAlign w:val="superscript"/>
        </w:rPr>
        <w:t>nd</w:t>
      </w:r>
      <w:r w:rsidRPr="002B6CA5">
        <w:t xml:space="preserve"> order with cutoff at 8Hz</w:t>
      </w:r>
      <w:r>
        <w:t xml:space="preserve">) to reduce noise. The axis' origin </w:t>
      </w:r>
      <w:r w:rsidR="00492414">
        <w:t xml:space="preserve">was </w:t>
      </w:r>
      <w:r>
        <w:t xml:space="preserve">set at the first sample of each trial. To locate </w:t>
      </w:r>
      <w:r w:rsidR="00E7320D">
        <w:t xml:space="preserve">reaching </w:t>
      </w:r>
      <w:r w:rsidRPr="00E7320D">
        <w:t>onset</w:t>
      </w:r>
      <w:r>
        <w:t xml:space="preserve">, a low pass </w:t>
      </w:r>
      <w:proofErr w:type="spellStart"/>
      <w:r>
        <w:t>butterworth</w:t>
      </w:r>
      <w:proofErr w:type="spellEnd"/>
      <w:r>
        <w:t xml:space="preserve"> filter (2</w:t>
      </w:r>
      <w:r w:rsidRPr="00BD4213">
        <w:rPr>
          <w:vertAlign w:val="superscript"/>
        </w:rPr>
        <w:t>nd</w:t>
      </w:r>
      <w:r>
        <w:t xml:space="preserve"> order with a 10Hz cutoff) </w:t>
      </w:r>
      <w:r w:rsidR="00492414" w:rsidRPr="00C95261">
        <w:t>was</w:t>
      </w:r>
      <w:r w:rsidR="00492414">
        <w:rPr>
          <w:u w:val="words"/>
        </w:rPr>
        <w:t xml:space="preserve"> </w:t>
      </w:r>
      <w:r>
        <w:t xml:space="preserve">applied to the 3D velocity. </w:t>
      </w:r>
      <w:r w:rsidR="00E7320D">
        <w:rPr>
          <w:i/>
          <w:iCs/>
        </w:rPr>
        <w:t>Reaching</w:t>
      </w:r>
      <w:r w:rsidR="009A594B" w:rsidRPr="008C0FF6">
        <w:rPr>
          <w:i/>
          <w:iCs/>
        </w:rPr>
        <w:t xml:space="preserve"> o</w:t>
      </w:r>
      <w:r w:rsidRPr="008C0FF6">
        <w:rPr>
          <w:i/>
          <w:iCs/>
        </w:rPr>
        <w:t>nset</w:t>
      </w:r>
      <w:r w:rsidR="00E7320D">
        <w:t xml:space="preserve"> </w:t>
      </w:r>
      <w:r w:rsidR="00D57772">
        <w:t xml:space="preserve">was </w:t>
      </w:r>
      <w:r>
        <w:t xml:space="preserve">indicated by four consecutive samples having a velocity greater than 20mm/s and a total acceleration of at least 20mm/s^2. </w:t>
      </w:r>
      <w:r w:rsidR="002D3024" w:rsidRPr="008C0FF6">
        <w:rPr>
          <w:i/>
          <w:iCs/>
        </w:rPr>
        <w:t>Reaching o</w:t>
      </w:r>
      <w:r w:rsidRPr="008C0FF6">
        <w:rPr>
          <w:i/>
          <w:iCs/>
        </w:rPr>
        <w:t>ffset</w:t>
      </w:r>
      <w:r>
        <w:t xml:space="preserve"> </w:t>
      </w:r>
      <w:r w:rsidR="00D57772">
        <w:t xml:space="preserve">was </w:t>
      </w:r>
      <w:r>
        <w:t>determined as the point along the trajectory that is closest to the screen.</w:t>
      </w:r>
      <w:r w:rsidR="002D3024">
        <w:t xml:space="preserve"> </w:t>
      </w:r>
      <w:r>
        <w:t xml:space="preserve">The </w:t>
      </w:r>
      <w:r w:rsidR="003B7F7E">
        <w:t xml:space="preserve">trajectories </w:t>
      </w:r>
      <w:r w:rsidR="00D57772">
        <w:t xml:space="preserve">were </w:t>
      </w:r>
      <w:r>
        <w:t xml:space="preserve">normalized to the </w:t>
      </w:r>
      <w:r w:rsidR="003B7F7E">
        <w:t xml:space="preserve">distance </w:t>
      </w:r>
      <w:r>
        <w:t xml:space="preserve">traveled along the axis perpendicular to the screen (Z axis). To do so, a B-spline of </w:t>
      </w:r>
      <w:r>
        <w:lastRenderedPageBreak/>
        <w:t>the 6</w:t>
      </w:r>
      <w:r w:rsidRPr="00576F53">
        <w:rPr>
          <w:vertAlign w:val="superscript"/>
        </w:rPr>
        <w:t>th</w:t>
      </w:r>
      <w:r>
        <w:t xml:space="preserve"> order with a</w:t>
      </w:r>
      <w:r w:rsidRPr="00C83062">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r>
        <w:t xml:space="preserve"> on the 4</w:t>
      </w:r>
      <w:r w:rsidRPr="00C83062">
        <w:rPr>
          <w:vertAlign w:val="superscript"/>
        </w:rPr>
        <w:t>th</w:t>
      </w:r>
      <w:r>
        <w:t xml:space="preserve"> derivative </w:t>
      </w:r>
      <w:r w:rsidR="00D57772">
        <w:t xml:space="preserve">was </w:t>
      </w:r>
      <w:r>
        <w:t xml:space="preserve">fitted to each axis with a spline at every data point. The fitted function </w:t>
      </w:r>
      <w:r w:rsidR="00D57772">
        <w:t xml:space="preserve">was </w:t>
      </w:r>
      <w:r>
        <w:t xml:space="preserve">used to produce a high-resolution representation of the trajectory (1000 samples) from which 200 points equally spaced along the </w:t>
      </w:r>
      <w:r w:rsidR="00556BF3">
        <w:t xml:space="preserve">traveled </w:t>
      </w:r>
      <w:r>
        <w:t xml:space="preserve">distance on the Z axis </w:t>
      </w:r>
      <w:r w:rsidR="00F00C31">
        <w:t>were</w:t>
      </w:r>
      <w:r>
        <w:t xml:space="preserve"> extracted (e.g., if the participant moved 2cm forward and 1cm backward, the distance </w:t>
      </w:r>
      <w:r w:rsidR="00F00C31">
        <w:t xml:space="preserve">that was </w:t>
      </w:r>
      <w:r>
        <w:t xml:space="preserve">traveled </w:t>
      </w:r>
      <w:r w:rsidR="00F00C31">
        <w:t>was</w:t>
      </w:r>
      <w:r>
        <w:t xml:space="preserve"> 3cm). These points represent</w:t>
      </w:r>
      <w:r w:rsidR="00F00C31">
        <w:t>ed</w:t>
      </w:r>
      <w:r>
        <w:t xml:space="preserve"> the proportion of path traveled</w:t>
      </w:r>
      <w:r w:rsidR="00145718">
        <w:t xml:space="preserve"> until each point</w:t>
      </w:r>
      <w:r>
        <w:t>.</w:t>
      </w:r>
    </w:p>
    <w:p w14:paraId="1B7E9AD3" w14:textId="0BCFD95E" w:rsidR="001E0823" w:rsidRDefault="001E0823" w:rsidP="006238E0">
      <w:pPr>
        <w:pStyle w:val="Heading3"/>
      </w:pPr>
      <w:bookmarkStart w:id="197" w:name="_Toc114053530"/>
      <w:r>
        <w:t>Variables extraction</w:t>
      </w:r>
      <w:bookmarkEnd w:id="197"/>
    </w:p>
    <w:p w14:paraId="3FD2B015" w14:textId="31CBADC9" w:rsidR="001E0823" w:rsidRDefault="00AA1B21" w:rsidP="00723227">
      <w:pPr>
        <w:ind w:firstLine="0"/>
      </w:pPr>
      <w:r>
        <w:t xml:space="preserve">The congruency effect was estimated </w:t>
      </w:r>
      <w:r w:rsidR="00D542A7">
        <w:t>with</w:t>
      </w:r>
      <w:r>
        <w:t xml:space="preserve"> eight </w:t>
      </w:r>
      <w:r w:rsidR="00145718">
        <w:t>reaching</w:t>
      </w:r>
      <w:r w:rsidR="00FB5371">
        <w:t xml:space="preserve"> </w:t>
      </w:r>
      <w:r w:rsidR="00F46DD3">
        <w:t>parameters: (a) reach area</w:t>
      </w:r>
      <w:r w:rsidR="00B55D74">
        <w:t xml:space="preserve">, </w:t>
      </w:r>
      <w:r w:rsidR="00D542A7">
        <w:t>defined as the area</w:t>
      </w:r>
      <w:r w:rsidR="001B187C">
        <w:t xml:space="preserve"> confined</w:t>
      </w:r>
      <w:r w:rsidR="00D542A7">
        <w:t xml:space="preserve"> between </w:t>
      </w:r>
      <w:r w:rsidR="0057216E">
        <w:t xml:space="preserve">the average trajectory to the left side when the </w:t>
      </w:r>
      <w:r w:rsidR="00FB5371">
        <w:t>correct answer is on the left and the average trajectory to the right when the correct answer is on the right</w:t>
      </w:r>
      <w:r w:rsidR="00DE0E1F">
        <w:t xml:space="preserve">; (b) </w:t>
      </w:r>
      <w:r w:rsidR="00433F9B">
        <w:t>reaction time</w:t>
      </w:r>
      <w:r w:rsidR="00B55D74">
        <w:t>, defined as</w:t>
      </w:r>
      <w:r w:rsidR="00433F9B">
        <w:t xml:space="preserve"> the </w:t>
      </w:r>
      <w:r w:rsidR="00821C89">
        <w:t xml:space="preserve">time from stimulus presentation up to </w:t>
      </w:r>
      <w:r w:rsidR="00821C89" w:rsidRPr="009E0B5B">
        <w:t xml:space="preserve">movement </w:t>
      </w:r>
      <w:r w:rsidR="009A594B" w:rsidRPr="009E0B5B">
        <w:t>onset</w:t>
      </w:r>
      <w:r w:rsidR="009C570B">
        <w:t xml:space="preserve">. </w:t>
      </w:r>
      <w:r w:rsidR="00145718" w:rsidRPr="004225D2">
        <w:t>Movement onset</w:t>
      </w:r>
      <w:r w:rsidR="009E0B5B">
        <w:t xml:space="preserve"> and </w:t>
      </w:r>
      <w:r w:rsidR="009E0B5B" w:rsidRPr="004225D2">
        <w:t>movement offset</w:t>
      </w:r>
      <w:r w:rsidR="009E0B5B">
        <w:t xml:space="preserve"> </w:t>
      </w:r>
      <w:r w:rsidR="00A03F41">
        <w:t>were</w:t>
      </w:r>
      <w:r w:rsidR="00685F7A">
        <w:t xml:space="preserve"> </w:t>
      </w:r>
      <w:r w:rsidR="009E0B5B">
        <w:t>distinguished from reaching onset and offset.</w:t>
      </w:r>
      <w:r w:rsidR="00145718">
        <w:t xml:space="preserve"> </w:t>
      </w:r>
      <w:r w:rsidR="009E0B5B" w:rsidRPr="008C0FF6">
        <w:rPr>
          <w:i/>
          <w:iCs/>
        </w:rPr>
        <w:t>Movement onset</w:t>
      </w:r>
      <w:r w:rsidR="009E0B5B">
        <w:t xml:space="preserve"> </w:t>
      </w:r>
      <w:r w:rsidR="00E321D9">
        <w:t>was</w:t>
      </w:r>
      <w:r w:rsidR="009E0B5B">
        <w:t xml:space="preserve"> </w:t>
      </w:r>
      <w:r w:rsidR="005144B7">
        <w:t xml:space="preserve">detected once the </w:t>
      </w:r>
      <w:r w:rsidR="004225D2">
        <w:t xml:space="preserve">Euclidean distance from the starting point </w:t>
      </w:r>
      <w:r w:rsidR="00E321D9">
        <w:t>was</w:t>
      </w:r>
      <w:r w:rsidR="004225D2">
        <w:t xml:space="preserve"> greater than </w:t>
      </w:r>
      <w:r w:rsidR="00847BD3">
        <w:t>2</w:t>
      </w:r>
      <w:r w:rsidR="006400A3">
        <w:t xml:space="preserve">cm. Movement offset </w:t>
      </w:r>
      <w:r w:rsidR="00E321D9">
        <w:t>was</w:t>
      </w:r>
      <w:r w:rsidR="004225D2">
        <w:t xml:space="preserve"> </w:t>
      </w:r>
      <w:r w:rsidR="00BF7AD9">
        <w:t xml:space="preserve">recognized once the </w:t>
      </w:r>
      <w:r w:rsidR="00971976">
        <w:t xml:space="preserve">distance from the screen on the Z axis </w:t>
      </w:r>
      <w:r w:rsidR="00E321D9">
        <w:t>was</w:t>
      </w:r>
      <w:r w:rsidR="00971976">
        <w:t xml:space="preserve"> shorter than 3cm</w:t>
      </w:r>
      <w:r w:rsidR="00BF2C93">
        <w:t>;</w:t>
      </w:r>
      <w:r w:rsidR="000C456B">
        <w:t xml:space="preserve"> (c) </w:t>
      </w:r>
      <w:r w:rsidR="004C3803">
        <w:t xml:space="preserve">movement </w:t>
      </w:r>
      <w:r w:rsidR="00BF2C93">
        <w:t>duration</w:t>
      </w:r>
      <w:r w:rsidR="00B55D74">
        <w:t xml:space="preserve">, defined as </w:t>
      </w:r>
      <w:r w:rsidR="004C3803">
        <w:t xml:space="preserve">the time from </w:t>
      </w:r>
      <w:r w:rsidR="004C3803" w:rsidRPr="008C0FF6">
        <w:t>movement onset</w:t>
      </w:r>
      <w:r w:rsidR="004C3803">
        <w:t xml:space="preserve"> until the screen </w:t>
      </w:r>
      <w:r w:rsidR="00E321D9">
        <w:t>was</w:t>
      </w:r>
      <w:r w:rsidR="004C3803">
        <w:t xml:space="preserve"> reached</w:t>
      </w:r>
      <w:r w:rsidR="008704D6">
        <w:t xml:space="preserve">; </w:t>
      </w:r>
      <w:r w:rsidR="00DA350E">
        <w:t>(</w:t>
      </w:r>
      <w:r w:rsidR="009F71F7">
        <w:t>d</w:t>
      </w:r>
      <w:r w:rsidR="00DA350E">
        <w:t>) changes of mind</w:t>
      </w:r>
      <w:r w:rsidR="001F4C86">
        <w:t xml:space="preserve"> (COM)</w:t>
      </w:r>
      <w:r w:rsidR="00D3670B">
        <w:t xml:space="preserve">, </w:t>
      </w:r>
      <w:r w:rsidR="003B295C">
        <w:t xml:space="preserve">defined as </w:t>
      </w:r>
      <w:r w:rsidR="00ED05EE">
        <w:t>the number of changes in implied goal</w:t>
      </w:r>
      <w:r w:rsidR="00045865">
        <w:t xml:space="preserve"> along a </w:t>
      </w:r>
      <w:r w:rsidR="004B0CC2">
        <w:t xml:space="preserve">single </w:t>
      </w:r>
      <w:r w:rsidR="00045865">
        <w:t xml:space="preserve">trial's trajectory. </w:t>
      </w:r>
      <w:r w:rsidR="004B0CC2">
        <w:t xml:space="preserve">The implied goal </w:t>
      </w:r>
      <w:r w:rsidR="00D4213C">
        <w:t>was indicated by</w:t>
      </w:r>
      <w:r w:rsidR="00045865">
        <w:t xml:space="preserve"> </w:t>
      </w:r>
      <w:r w:rsidR="00ED05EE">
        <w:t>the side where the current tangent to the trajectory met the screen</w:t>
      </w:r>
      <w:r w:rsidR="003B295C">
        <w:t>; (</w:t>
      </w:r>
      <w:r w:rsidR="009F71F7">
        <w:t>e</w:t>
      </w:r>
      <w:r w:rsidR="003B295C">
        <w:t>) distance traveled</w:t>
      </w:r>
      <w:r w:rsidR="0025568C">
        <w:t xml:space="preserve">, defined as the </w:t>
      </w:r>
      <w:r w:rsidR="003B295C">
        <w:t xml:space="preserve">sum of Euclidean distances between </w:t>
      </w:r>
      <w:r w:rsidR="00400848">
        <w:t xml:space="preserve">the </w:t>
      </w:r>
      <w:r w:rsidR="003B295C">
        <w:t xml:space="preserve">samples </w:t>
      </w:r>
      <w:r w:rsidR="00400848">
        <w:t>of a single trial</w:t>
      </w:r>
      <w:r w:rsidR="003B295C">
        <w:t>.</w:t>
      </w:r>
    </w:p>
    <w:p w14:paraId="2833F9BE" w14:textId="46180B2A" w:rsidR="003F77CF" w:rsidRDefault="003F77CF" w:rsidP="006238E0">
      <w:pPr>
        <w:pStyle w:val="Heading3"/>
      </w:pPr>
      <w:bookmarkStart w:id="198" w:name="_Toc114053531"/>
      <w:r>
        <w:t>Exclusion criteria</w:t>
      </w:r>
      <w:bookmarkEnd w:id="198"/>
    </w:p>
    <w:p w14:paraId="278BD072" w14:textId="67D1C8AB" w:rsidR="00823CFE" w:rsidRDefault="00F70C75" w:rsidP="00723227">
      <w:pPr>
        <w:ind w:firstLine="0"/>
      </w:pPr>
      <w:r>
        <w:t xml:space="preserve">Trials </w:t>
      </w:r>
      <w:r w:rsidR="00E403CC">
        <w:t xml:space="preserve">in which </w:t>
      </w:r>
      <w:r w:rsidR="009C0FF0">
        <w:t xml:space="preserve">either </w:t>
      </w:r>
      <w:r w:rsidR="00E403CC">
        <w:t xml:space="preserve">a technical malfunction </w:t>
      </w:r>
      <w:r w:rsidR="009C0FF0">
        <w:t>occurred,</w:t>
      </w:r>
      <w:r w:rsidR="00E403CC">
        <w:t xml:space="preserve"> or a problematic response was given, </w:t>
      </w:r>
      <w:r w:rsidR="009C0FF0">
        <w:t>as well as trial</w:t>
      </w:r>
      <w:r w:rsidR="001739AD">
        <w:t>s</w:t>
      </w:r>
      <w:r w:rsidR="009C0FF0">
        <w:t xml:space="preserve"> that </w:t>
      </w:r>
      <w:r>
        <w:t>had a visibility rating that is higher than one</w:t>
      </w:r>
      <w:r w:rsidR="009C0FF0">
        <w:t>,</w:t>
      </w:r>
      <w:r>
        <w:t xml:space="preserve"> were excluded from the analysis.</w:t>
      </w:r>
      <w:r w:rsidR="00735979">
        <w:t xml:space="preserve"> </w:t>
      </w:r>
      <w:r w:rsidR="00C3475E">
        <w:t xml:space="preserve">A technical malfunction </w:t>
      </w:r>
      <w:r w:rsidR="00FF0D06">
        <w:t>alludes to</w:t>
      </w:r>
      <w:r w:rsidR="009E495C">
        <w:t xml:space="preserve"> </w:t>
      </w:r>
      <w:r w:rsidR="00180C5F">
        <w:t>trajector</w:t>
      </w:r>
      <w:r w:rsidR="009E495C">
        <w:t>ies that</w:t>
      </w:r>
      <w:r w:rsidR="00180C5F">
        <w:t xml:space="preserve"> </w:t>
      </w:r>
      <w:r w:rsidR="00F51AD1">
        <w:t xml:space="preserve">had less than </w:t>
      </w:r>
      <w:r w:rsidR="00C3475E">
        <w:t xml:space="preserve">100ms of </w:t>
      </w:r>
      <w:r w:rsidR="00180C5F">
        <w:t xml:space="preserve">existing </w:t>
      </w:r>
      <w:r w:rsidR="00C3475E">
        <w:t xml:space="preserve">data </w:t>
      </w:r>
      <w:r w:rsidR="007116EB">
        <w:t xml:space="preserve">or more than 100ms of missing data, or </w:t>
      </w:r>
      <w:r w:rsidR="009E495C">
        <w:t xml:space="preserve">trials in which </w:t>
      </w:r>
      <w:r w:rsidR="007116EB">
        <w:t xml:space="preserve">the </w:t>
      </w:r>
      <w:r w:rsidR="00923E83">
        <w:t>stimuli</w:t>
      </w:r>
      <w:r w:rsidR="007116EB">
        <w:t xml:space="preserve"> duration was incorrect</w:t>
      </w:r>
      <w:r w:rsidR="00C57EC0">
        <w:t xml:space="preserve">. </w:t>
      </w:r>
      <w:r w:rsidR="00CA7AF7">
        <w:t>P</w:t>
      </w:r>
      <w:r w:rsidR="00DC26B3">
        <w:t>roblematic response</w:t>
      </w:r>
      <w:r w:rsidR="00CA7AF7">
        <w:t xml:space="preserve">s include </w:t>
      </w:r>
      <w:r w:rsidR="001537B9">
        <w:t xml:space="preserve">incorrect answers and </w:t>
      </w:r>
      <w:r w:rsidR="00CA7AF7">
        <w:t>trajectories that missed the target by more than 12cm</w:t>
      </w:r>
      <w:r w:rsidR="001537B9">
        <w:t xml:space="preserve">, as well as </w:t>
      </w:r>
      <w:r w:rsidR="00855B75">
        <w:t xml:space="preserve">reaching </w:t>
      </w:r>
      <w:r w:rsidR="001537B9">
        <w:t>movements</w:t>
      </w:r>
      <w:r w:rsidR="00855B75">
        <w:t xml:space="preserve"> </w:t>
      </w:r>
      <w:r w:rsidR="00FB37A2">
        <w:t xml:space="preserve">that were </w:t>
      </w:r>
      <w:r w:rsidR="00CE439B">
        <w:t xml:space="preserve">shorter </w:t>
      </w:r>
      <w:r w:rsidR="00C73ED8">
        <w:t xml:space="preserve">– when measured along the z axis – </w:t>
      </w:r>
      <w:r w:rsidR="00CE439B">
        <w:t xml:space="preserve">than the </w:t>
      </w:r>
      <w:r w:rsidR="00697FF7">
        <w:t>distance between the start</w:t>
      </w:r>
      <w:r w:rsidR="00963730">
        <w:t>ing p</w:t>
      </w:r>
      <w:r w:rsidR="00060B5C">
        <w:t>oi</w:t>
      </w:r>
      <w:r w:rsidR="00963730">
        <w:t>nt and the screen, minus</w:t>
      </w:r>
      <w:r w:rsidR="0082310B">
        <w:t xml:space="preserve"> a </w:t>
      </w:r>
      <w:r w:rsidR="00060B5C">
        <w:t>three-centimeter</w:t>
      </w:r>
      <w:r w:rsidR="0082310B">
        <w:t xml:space="preserve"> allowance that accounts for small variations in </w:t>
      </w:r>
      <w:r w:rsidR="002C1431">
        <w:t xml:space="preserve">reaching </w:t>
      </w:r>
      <w:r w:rsidR="0082310B">
        <w:t>onset.</w:t>
      </w:r>
      <w:r w:rsidR="00AC1A47">
        <w:t xml:space="preserve"> Finally, slow movements</w:t>
      </w:r>
      <w:r w:rsidR="00C641FC">
        <w:rPr>
          <w:rFonts w:hint="cs"/>
          <w:rtl/>
        </w:rPr>
        <w:t xml:space="preserve"> </w:t>
      </w:r>
      <w:r w:rsidR="00C641FC">
        <w:t>were disqualified</w:t>
      </w:r>
      <w:r w:rsidR="00AC1A47">
        <w:t xml:space="preserve"> </w:t>
      </w:r>
      <w:r w:rsidR="00C641FC">
        <w:t xml:space="preserve">if they </w:t>
      </w:r>
      <w:r w:rsidR="0041233D">
        <w:t xml:space="preserve">were located </w:t>
      </w:r>
      <w:r w:rsidR="0041233D">
        <w:lastRenderedPageBreak/>
        <w:t xml:space="preserve">more than 3 </w:t>
      </w:r>
      <w:r w:rsidR="00A8680A">
        <w:t xml:space="preserve">standard deviations (SD) </w:t>
      </w:r>
      <w:r w:rsidR="0041233D">
        <w:t xml:space="preserve">from the </w:t>
      </w:r>
      <w:r w:rsidR="00327FC8">
        <w:t xml:space="preserve">average movement duration across </w:t>
      </w:r>
      <w:r w:rsidR="00953E48">
        <w:t xml:space="preserve">the participant's correctly answered </w:t>
      </w:r>
      <w:r w:rsidR="00327FC8">
        <w:t xml:space="preserve">trials that </w:t>
      </w:r>
      <w:r w:rsidR="00C72721">
        <w:t>did not have missing data</w:t>
      </w:r>
      <w:r w:rsidR="00953E48">
        <w:t>.</w:t>
      </w:r>
    </w:p>
    <w:p w14:paraId="459C7EAD" w14:textId="3C2FA502" w:rsidR="000E1974" w:rsidRDefault="002057FC" w:rsidP="006238E0">
      <w:pPr>
        <w:pStyle w:val="Heading3"/>
      </w:pPr>
      <w:bookmarkStart w:id="199" w:name="_Toc114053532"/>
      <w:r>
        <w:t>Results</w:t>
      </w:r>
      <w:bookmarkEnd w:id="199"/>
    </w:p>
    <w:p w14:paraId="7ECA8D04" w14:textId="12A580FB" w:rsidR="00587CF1" w:rsidRDefault="00F50E45" w:rsidP="00723227">
      <w:pPr>
        <w:ind w:firstLine="0"/>
        <w:rPr>
          <w:rtl/>
        </w:rPr>
      </w:pPr>
      <w:r>
        <w:t xml:space="preserve">Prime visibility: </w:t>
      </w:r>
      <w:r w:rsidR="00587CF1">
        <w:t xml:space="preserve">overall, </w:t>
      </w:r>
      <w:r w:rsidR="00AE68FF">
        <w:t>71.</w:t>
      </w:r>
      <w:r w:rsidR="000418CC">
        <w:t>94</w:t>
      </w:r>
      <w:r w:rsidR="00587CF1">
        <w:t xml:space="preserve">% of the trials were rated as visibility 1, </w:t>
      </w:r>
      <w:r w:rsidR="00CB5E6E">
        <w:t>2</w:t>
      </w:r>
      <w:r w:rsidR="00AE68FF">
        <w:t>3</w:t>
      </w:r>
      <w:r w:rsidR="00CB5E6E">
        <w:t>.</w:t>
      </w:r>
      <w:r w:rsidR="000418CC">
        <w:t>41</w:t>
      </w:r>
      <w:r w:rsidR="00587CF1">
        <w:t xml:space="preserve">% as visibility 2, </w:t>
      </w:r>
      <w:r w:rsidR="00CB5E6E">
        <w:t>3.</w:t>
      </w:r>
      <w:r w:rsidR="00AE68FF">
        <w:t>6</w:t>
      </w:r>
      <w:r w:rsidR="000418CC">
        <w:t>9</w:t>
      </w:r>
      <w:r w:rsidR="00587CF1">
        <w:t xml:space="preserve">% as visibility 3 and </w:t>
      </w:r>
      <w:r w:rsidR="00CB5E6E">
        <w:t>0.</w:t>
      </w:r>
      <w:r w:rsidR="000418CC">
        <w:t>95</w:t>
      </w:r>
      <w:r w:rsidR="00587CF1">
        <w:t xml:space="preserve">% as visibility 4. </w:t>
      </w:r>
      <w:r w:rsidR="00723227">
        <w:t xml:space="preserve">Because using </w:t>
      </w:r>
      <w:r w:rsidR="00981BF0">
        <w:t xml:space="preserve">identical primes and target words </w:t>
      </w:r>
      <w:r>
        <w:t xml:space="preserve">in the congruent condition </w:t>
      </w:r>
      <w:r w:rsidR="00981BF0">
        <w:t xml:space="preserve">biases the </w:t>
      </w:r>
      <w:r>
        <w:t xml:space="preserve">responses towards the </w:t>
      </w:r>
      <w:r w:rsidR="00AD1964">
        <w:t>target,</w:t>
      </w:r>
      <w:r w:rsidR="00723227">
        <w:t xml:space="preserve"> </w:t>
      </w:r>
      <w:r>
        <w:t xml:space="preserve">I </w:t>
      </w:r>
      <w:r w:rsidR="00F77DA2">
        <w:t xml:space="preserve">only </w:t>
      </w:r>
      <w:r>
        <w:t xml:space="preserve">analyzed </w:t>
      </w:r>
      <w:r w:rsidR="00F77DA2">
        <w:t xml:space="preserve">the responses in the incongruent condition to estimate prime visibility. </w:t>
      </w:r>
      <w:r w:rsidR="00CD5910">
        <w:t xml:space="preserve">When participants rated the </w:t>
      </w:r>
      <w:r w:rsidR="009466C3">
        <w:t xml:space="preserve">prime as invisible, they </w:t>
      </w:r>
      <w:r w:rsidR="00F77DA2">
        <w:t xml:space="preserve">were not better than chance at recognizing </w:t>
      </w:r>
      <w:r w:rsidR="009466C3">
        <w:t>it</w:t>
      </w:r>
      <w:r w:rsidR="00FE0063">
        <w:t xml:space="preserve">, </w:t>
      </w:r>
      <w:r w:rsidR="00F77DA2">
        <w:t>M = 50.6</w:t>
      </w:r>
      <w:r w:rsidR="00BB59C8">
        <w:t>4</w:t>
      </w:r>
      <w:r w:rsidR="00F77DA2">
        <w:t>%,</w:t>
      </w:r>
      <w:r w:rsidR="006C3D2D">
        <w:t xml:space="preserve"> </w:t>
      </w:r>
      <w:r w:rsidR="00AC73D8">
        <w:t>SD</w:t>
      </w:r>
      <w:r w:rsidR="006C3D2D">
        <w:t xml:space="preserve"> = </w:t>
      </w:r>
      <w:r w:rsidR="00F21387">
        <w:t>3.</w:t>
      </w:r>
      <w:r w:rsidR="00BB59C8">
        <w:t>41</w:t>
      </w:r>
      <w:r w:rsidR="006C3D2D">
        <w:t>,</w:t>
      </w:r>
      <w:r w:rsidR="00F77DA2">
        <w:t xml:space="preserve"> t</w:t>
      </w:r>
      <w:r w:rsidR="00FE0063" w:rsidRPr="00E516F7">
        <w:t>(9)</w:t>
      </w:r>
      <w:r w:rsidR="00F77DA2">
        <w:t xml:space="preserve"> = 0.59, </w:t>
      </w:r>
      <w:r w:rsidR="00FE0063">
        <w:t>p = 0.56</w:t>
      </w:r>
      <w:r w:rsidR="00BB59C8">
        <w:t>0</w:t>
      </w:r>
      <w:r w:rsidR="00FE0063">
        <w:t>,</w:t>
      </w:r>
      <w:r w:rsidR="006C3D2D">
        <w:t xml:space="preserve"> 95%</w:t>
      </w:r>
      <w:r w:rsidR="00FE0063">
        <w:t xml:space="preserve"> </w:t>
      </w:r>
      <w:r w:rsidR="00F77DA2">
        <w:t>CI = [</w:t>
      </w:r>
      <w:r w:rsidR="00F21387">
        <w:t>48.2</w:t>
      </w:r>
      <w:r w:rsidR="00485394">
        <w:t>0</w:t>
      </w:r>
      <w:r w:rsidR="00F77DA2">
        <w:t xml:space="preserve">, </w:t>
      </w:r>
      <w:r w:rsidR="00F21387">
        <w:t>53</w:t>
      </w:r>
      <w:r w:rsidR="00485394">
        <w:t>.09</w:t>
      </w:r>
      <w:r w:rsidR="00F77DA2">
        <w:t xml:space="preserve">]. </w:t>
      </w:r>
      <w:r w:rsidR="00587CF1">
        <w:t>Th</w:t>
      </w:r>
      <w:r w:rsidR="000153C5">
        <w:t>u</w:t>
      </w:r>
      <w:r w:rsidR="00587CF1">
        <w:t>s</w:t>
      </w:r>
      <w:r w:rsidR="000153C5">
        <w:t>,</w:t>
      </w:r>
      <w:r w:rsidR="00587CF1">
        <w:t xml:space="preserve"> </w:t>
      </w:r>
      <w:r w:rsidR="000153C5">
        <w:t xml:space="preserve">both the subjective and the objective measures </w:t>
      </w:r>
      <w:r w:rsidR="00587CF1">
        <w:t>confirm</w:t>
      </w:r>
      <w:r w:rsidR="000153C5">
        <w:t xml:space="preserve"> that masking was effective in rendering the stimuli invisible.</w:t>
      </w:r>
    </w:p>
    <w:p w14:paraId="217D71AD" w14:textId="33FE2BD0" w:rsidR="004D5003" w:rsidRDefault="00EE27A0" w:rsidP="0046480E">
      <w:r>
        <w:t>Congruency effect</w:t>
      </w:r>
      <w:r w:rsidR="00AF0D06">
        <w:t>:</w:t>
      </w:r>
      <w:r>
        <w:t xml:space="preserve"> </w:t>
      </w:r>
      <w:ins w:id="200" w:author="Chen Heller" w:date="2022-09-14T12:03:00Z">
        <w:r w:rsidR="001A3124">
          <w:t xml:space="preserve">All the comparisons between the congruent and incongruent conditions in </w:t>
        </w:r>
      </w:ins>
      <w:ins w:id="201" w:author="Chen Heller" w:date="2022-09-14T12:04:00Z">
        <w:r w:rsidR="001A3124">
          <w:t xml:space="preserve">all four experiments were corrected for multiple comparisons using the Tree-BH </w:t>
        </w:r>
      </w:ins>
      <w:ins w:id="202" w:author="Chen Heller" w:date="2022-09-14T12:05:00Z">
        <w:r w:rsidR="00BB4D09">
          <w:t>(</w:t>
        </w:r>
      </w:ins>
      <w:ins w:id="203" w:author="Chen Heller" w:date="2022-09-14T12:16:00Z">
        <w:r w:rsidR="00D27F4B">
          <w:fldChar w:fldCharType="begin"/>
        </w:r>
        <w:r w:rsidR="00D27F4B">
          <w:instrText xml:space="preserve"> REF _Ref114050197 \h </w:instrText>
        </w:r>
      </w:ins>
      <w:r w:rsidR="00D27F4B">
        <w:fldChar w:fldCharType="separate"/>
      </w:r>
      <w:ins w:id="204" w:author="Chen Heller" w:date="2022-09-14T12:16:00Z">
        <w:r w:rsidR="00D27F4B">
          <w:t xml:space="preserve">Supplementary Figure </w:t>
        </w:r>
        <w:r w:rsidR="00D27F4B">
          <w:rPr>
            <w:noProof/>
          </w:rPr>
          <w:t>1</w:t>
        </w:r>
        <w:r w:rsidR="00D27F4B">
          <w:fldChar w:fldCharType="end"/>
        </w:r>
      </w:ins>
      <w:ins w:id="205" w:author="Chen Heller" w:date="2022-09-14T12:15:00Z">
        <w:r w:rsidR="00D27F4B">
          <w:t xml:space="preserve">) </w:t>
        </w:r>
      </w:ins>
      <w:ins w:id="206" w:author="Chen Heller" w:date="2022-09-14T12:04:00Z">
        <w:r w:rsidR="001A3124">
          <w:t xml:space="preserve">method suggested in </w:t>
        </w:r>
        <w:r w:rsidR="001A3124">
          <w:fldChar w:fldCharType="begin"/>
        </w:r>
        <w:r w:rsidR="001A3124">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rsidR="001A3124">
          <w:fldChar w:fldCharType="separate"/>
        </w:r>
        <w:r w:rsidR="001A3124" w:rsidRPr="00283780">
          <w:rPr>
            <w:rFonts w:ascii="Times New Roman" w:hAnsi="Times New Roman" w:cs="Times New Roman"/>
          </w:rPr>
          <w:t xml:space="preserve">Bogomolov et al. </w:t>
        </w:r>
        <w:r w:rsidR="001A3124">
          <w:rPr>
            <w:rFonts w:ascii="Times New Roman" w:hAnsi="Times New Roman" w:cs="Times New Roman"/>
          </w:rPr>
          <w:t>(</w:t>
        </w:r>
        <w:r w:rsidR="001A3124" w:rsidRPr="00283780">
          <w:rPr>
            <w:rFonts w:ascii="Times New Roman" w:hAnsi="Times New Roman" w:cs="Times New Roman"/>
          </w:rPr>
          <w:t>2021</w:t>
        </w:r>
        <w:r w:rsidR="001A3124">
          <w:fldChar w:fldCharType="end"/>
        </w:r>
        <w:r w:rsidR="001A3124">
          <w:t>)</w:t>
        </w:r>
      </w:ins>
      <w:ins w:id="207" w:author="Chen Heller" w:date="2022-09-14T12:16:00Z">
        <w:r w:rsidR="00754A46">
          <w:t xml:space="preserve">. </w:t>
        </w:r>
      </w:ins>
      <w:ins w:id="208" w:author="Chen Heller" w:date="2022-09-14T12:17:00Z">
        <w:r w:rsidR="00754A46">
          <w:t xml:space="preserve">In addition, normality of the residuals was tested with a QQ-plot and </w:t>
        </w:r>
        <w:r w:rsidR="00145C16">
          <w:t>variables</w:t>
        </w:r>
      </w:ins>
      <w:ins w:id="209" w:author="Chen Heller" w:date="2022-09-14T12:18:00Z">
        <w:r w:rsidR="00145C16">
          <w:t xml:space="preserve"> that did not pass it were </w:t>
        </w:r>
      </w:ins>
      <w:del w:id="210" w:author="Chen Heller" w:date="2022-09-14T12:18:00Z">
        <w:r w:rsidR="008043D7" w:rsidDel="00145C16">
          <w:delText xml:space="preserve">The traveled distance variable as well as the movement duration </w:delText>
        </w:r>
      </w:del>
      <w:del w:id="211" w:author="Chen Heller" w:date="2022-09-14T10:45:00Z">
        <w:r w:rsidR="008043D7" w:rsidDel="00C85A7F">
          <w:delText xml:space="preserve">and frequency of COM </w:delText>
        </w:r>
      </w:del>
      <w:del w:id="212" w:author="Chen Heller" w:date="2022-09-14T12:18:00Z">
        <w:r w:rsidR="008043D7" w:rsidDel="00145C16">
          <w:delText xml:space="preserve">variables </w:delText>
        </w:r>
        <w:r w:rsidR="00723227" w:rsidDel="00145C16">
          <w:delText xml:space="preserve">were </w:delText>
        </w:r>
      </w:del>
      <w:r w:rsidR="008043D7">
        <w:t>tested with a permutation test</w:t>
      </w:r>
      <w:ins w:id="213" w:author="Chen Heller" w:date="2022-09-14T12:23:00Z">
        <w:r w:rsidR="00006F56">
          <w:t xml:space="preserve"> (For a list</w:t>
        </w:r>
      </w:ins>
      <w:ins w:id="214" w:author="Chen Heller" w:date="2022-09-15T08:13:00Z">
        <w:r w:rsidR="002A45A3">
          <w:t xml:space="preserve"> </w:t>
        </w:r>
      </w:ins>
      <w:ins w:id="215" w:author="Chen Heller" w:date="2022-09-14T12:23:00Z">
        <w:r w:rsidR="00006F56">
          <w:t>of violating variables see</w:t>
        </w:r>
      </w:ins>
      <w:ins w:id="216" w:author="Chen Heller" w:date="2022-09-15T09:54:00Z">
        <w:r w:rsidR="00243F3B">
          <w:t xml:space="preserve"> </w:t>
        </w:r>
      </w:ins>
      <w:ins w:id="217" w:author="Chen Heller" w:date="2022-09-15T09:55:00Z">
        <w:r w:rsidR="00BB21CF">
          <w:fldChar w:fldCharType="begin"/>
        </w:r>
        <w:r w:rsidR="00BB21CF">
          <w:instrText xml:space="preserve"> REF _Ref114128122 \h </w:instrText>
        </w:r>
      </w:ins>
      <w:r w:rsidR="00BB21CF">
        <w:fldChar w:fldCharType="separate"/>
      </w:r>
      <w:ins w:id="218" w:author="Chen Heller" w:date="2022-09-15T09:55:00Z">
        <w:r w:rsidR="00BB21CF">
          <w:t xml:space="preserve">Supplementary Figure </w:t>
        </w:r>
        <w:r w:rsidR="00BB21CF">
          <w:rPr>
            <w:noProof/>
          </w:rPr>
          <w:t>2</w:t>
        </w:r>
        <w:r w:rsidR="00BB21CF">
          <w:fldChar w:fldCharType="end"/>
        </w:r>
      </w:ins>
      <w:ins w:id="219" w:author="Chen Heller" w:date="2022-09-15T08:13:00Z">
        <w:r w:rsidR="007205D7">
          <w:t>; Source code for permutation testing</w:t>
        </w:r>
      </w:ins>
      <w:ins w:id="220" w:author="Chen Heller" w:date="2022-09-15T08:14:00Z">
        <w:r w:rsidR="007205D7">
          <w:t xml:space="preserve">, </w:t>
        </w:r>
      </w:ins>
      <w:r w:rsidR="0046480E">
        <w:fldChar w:fldCharType="begin"/>
      </w:r>
      <w:r w:rsidR="0046480E">
        <w:instrText xml:space="preserve"> ADDIN ZOTERO_ITEM CSL_CITATION {"citationID":"rikPVy1w","properties":{"formattedCitation":"(Kohl, 2019)","plainCitation":"(Kohl, 2019)","noteIndex":0},"citationItems":[{"id":782,"uris":["http://zotero.org/users/8275165/items/TM3M4ZPL"],"itemData":{"id":782,"type":"software","title":"MKinfer: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rsidR="0046480E">
        <w:fldChar w:fldCharType="separate"/>
      </w:r>
      <w:del w:id="221" w:author="Chen Heller" w:date="2022-09-15T08:27:00Z">
        <w:r w:rsidR="0046480E" w:rsidRPr="0046480E" w:rsidDel="0046480E">
          <w:rPr>
            <w:rFonts w:ascii="Times New Roman" w:hAnsi="Times New Roman" w:cs="Times New Roman"/>
          </w:rPr>
          <w:delText>(</w:delText>
        </w:r>
      </w:del>
      <w:r w:rsidR="0046480E" w:rsidRPr="0046480E">
        <w:rPr>
          <w:rFonts w:ascii="Times New Roman" w:hAnsi="Times New Roman" w:cs="Times New Roman"/>
        </w:rPr>
        <w:t>Kohl, 2019</w:t>
      </w:r>
      <w:del w:id="222" w:author="Chen Heller" w:date="2022-09-15T08:27:00Z">
        <w:r w:rsidR="0046480E" w:rsidRPr="0046480E" w:rsidDel="0046480E">
          <w:rPr>
            <w:rFonts w:ascii="Times New Roman" w:hAnsi="Times New Roman" w:cs="Times New Roman"/>
          </w:rPr>
          <w:delText>)</w:delText>
        </w:r>
      </w:del>
      <w:r w:rsidR="0046480E">
        <w:fldChar w:fldCharType="end"/>
      </w:r>
      <w:ins w:id="223" w:author="Chen Heller" w:date="2022-09-14T12:23:00Z">
        <w:r w:rsidR="0019704E">
          <w:t>)</w:t>
        </w:r>
      </w:ins>
      <w:r w:rsidR="00877E08">
        <w:t xml:space="preserve">. </w:t>
      </w:r>
      <w:del w:id="224" w:author="Chen Heller" w:date="2022-09-14T12:18:00Z">
        <w:r w:rsidR="008043D7" w:rsidDel="00145C16">
          <w:delText xml:space="preserve"> since they violated the normality assumption</w:delText>
        </w:r>
      </w:del>
      <w:r w:rsidR="008043D7">
        <w:t xml:space="preserve">. </w:t>
      </w:r>
      <w:del w:id="225" w:author="Chen Heller" w:date="2022-09-14T12:19:00Z">
        <w:r w:rsidR="006F08A1" w:rsidDel="00783C99">
          <w:delText>After correcting a</w:delText>
        </w:r>
        <w:r w:rsidR="008043D7" w:rsidDel="00783C99">
          <w:delText xml:space="preserve">ll the </w:delText>
        </w:r>
        <w:r w:rsidR="00B507EA" w:rsidDel="00783C99">
          <w:delText>p-values</w:delText>
        </w:r>
        <w:r w:rsidR="0044794B" w:rsidDel="00783C99">
          <w:delText xml:space="preserve"> </w:delText>
        </w:r>
        <w:r w:rsidR="00B507EA" w:rsidDel="00783C99">
          <w:delText>for multiple comparisons</w:delText>
        </w:r>
      </w:del>
      <w:del w:id="226" w:author="Chen Heller" w:date="2022-09-14T12:04:00Z">
        <w:r w:rsidR="00B507EA" w:rsidDel="001A3124">
          <w:delText xml:space="preserve"> using the </w:delText>
        </w:r>
        <w:r w:rsidR="00256119" w:rsidDel="001A3124">
          <w:delText xml:space="preserve">Tree-BH method </w:delText>
        </w:r>
        <w:r w:rsidR="008A048D" w:rsidDel="001A3124">
          <w:delText xml:space="preserve">suggested in </w:delText>
        </w:r>
        <w:r w:rsidR="00283780" w:rsidDel="001A3124">
          <w:fldChar w:fldCharType="begin"/>
        </w:r>
        <w:r w:rsidR="008D13A3" w:rsidDel="001A3124">
          <w:del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delInstrText>
        </w:r>
        <w:r w:rsidR="00283780" w:rsidDel="001A3124">
          <w:fldChar w:fldCharType="separate"/>
        </w:r>
        <w:r w:rsidR="00283780" w:rsidRPr="00283780" w:rsidDel="001A3124">
          <w:rPr>
            <w:rFonts w:ascii="Times New Roman" w:hAnsi="Times New Roman" w:cs="Times New Roman"/>
          </w:rPr>
          <w:delText xml:space="preserve">Bogomolov et al. </w:delText>
        </w:r>
        <w:r w:rsidR="00283780" w:rsidDel="001A3124">
          <w:rPr>
            <w:rFonts w:ascii="Times New Roman" w:hAnsi="Times New Roman" w:cs="Times New Roman"/>
          </w:rPr>
          <w:delText>(</w:delText>
        </w:r>
        <w:r w:rsidR="00283780" w:rsidRPr="00283780" w:rsidDel="001A3124">
          <w:rPr>
            <w:rFonts w:ascii="Times New Roman" w:hAnsi="Times New Roman" w:cs="Times New Roman"/>
          </w:rPr>
          <w:delText>2021</w:delText>
        </w:r>
        <w:r w:rsidR="00283780" w:rsidDel="001A3124">
          <w:fldChar w:fldCharType="end"/>
        </w:r>
        <w:r w:rsidR="00283780" w:rsidDel="001A3124">
          <w:delText>)</w:delText>
        </w:r>
      </w:del>
      <w:del w:id="227" w:author="Chen Heller" w:date="2022-09-14T12:19:00Z">
        <w:r w:rsidR="00723227" w:rsidDel="00783C99">
          <w:delText>,</w:delText>
        </w:r>
        <w:r w:rsidR="006F08A1" w:rsidDel="00783C99">
          <w:delText xml:space="preserve"> </w:delText>
        </w:r>
        <w:r w:rsidR="00355822" w:rsidDel="00783C99">
          <w:delText>n</w:delText>
        </w:r>
      </w:del>
      <w:ins w:id="228" w:author="Chen Heller" w:date="2022-09-14T12:19:00Z">
        <w:r w:rsidR="00783C99">
          <w:t>N</w:t>
        </w:r>
      </w:ins>
      <w:r w:rsidR="00355822">
        <w:t xml:space="preserve">o </w:t>
      </w:r>
      <w:del w:id="229" w:author="Chen Heller" w:date="2022-09-15T08:29:00Z">
        <w:r w:rsidR="00355822" w:rsidDel="00877E08">
          <w:delText xml:space="preserve">significant </w:delText>
        </w:r>
      </w:del>
      <w:r w:rsidR="00355822">
        <w:t>difference</w:t>
      </w:r>
      <w:r w:rsidR="00877E08">
        <w:t>s</w:t>
      </w:r>
      <w:r w:rsidR="00355822">
        <w:t xml:space="preserve"> </w:t>
      </w:r>
      <w:del w:id="230" w:author="Chen Heller" w:date="2022-09-15T08:29:00Z">
        <w:r w:rsidR="00355822" w:rsidDel="00877E08">
          <w:delText xml:space="preserve">was </w:delText>
        </w:r>
      </w:del>
      <w:ins w:id="231" w:author="Chen Heller" w:date="2022-09-15T08:29:00Z">
        <w:r w:rsidR="00877E08">
          <w:t xml:space="preserve">were </w:t>
        </w:r>
      </w:ins>
      <w:r w:rsidR="00355822">
        <w:t>found between the congruent and incongruent conditions</w:t>
      </w:r>
      <w:del w:id="232" w:author="Chen Heller" w:date="2022-09-15T08:29:00Z">
        <w:r w:rsidR="00355822" w:rsidDel="00877E08">
          <w:delText xml:space="preserve"> </w:delText>
        </w:r>
        <w:r w:rsidR="007C11A2" w:rsidDel="00877E08">
          <w:delText>i</w:delText>
        </w:r>
        <w:r w:rsidR="00355822" w:rsidDel="00877E08">
          <w:delText>n any of the dependent variables</w:delText>
        </w:r>
      </w:del>
      <w:r w:rsidR="00814D48">
        <w:t xml:space="preserve"> (</w:t>
      </w:r>
      <w:r w:rsidR="00814D48">
        <w:fldChar w:fldCharType="begin"/>
      </w:r>
      <w:r w:rsidR="00814D48">
        <w:instrText xml:space="preserve"> REF _Ref113876063 \h </w:instrText>
      </w:r>
      <w:r w:rsidR="00814D48">
        <w:fldChar w:fldCharType="separate"/>
      </w:r>
      <w:r w:rsidR="00814D48">
        <w:t xml:space="preserve">Figure </w:t>
      </w:r>
      <w:r w:rsidR="00814D48">
        <w:rPr>
          <w:noProof/>
        </w:rPr>
        <w:t>3</w:t>
      </w:r>
      <w:r w:rsidR="00814D48">
        <w:fldChar w:fldCharType="end"/>
      </w:r>
      <w:r w:rsidR="00814D48">
        <w:t>)</w:t>
      </w:r>
      <w:r w:rsidR="00355822">
        <w:t>. H</w:t>
      </w:r>
      <w:r w:rsidR="001B79B5">
        <w:t>owever</w:t>
      </w:r>
      <w:r w:rsidR="00355822">
        <w:t>,</w:t>
      </w:r>
      <w:r w:rsidR="001B79B5">
        <w:t xml:space="preserve"> </w:t>
      </w:r>
      <w:r w:rsidR="00245008">
        <w:t xml:space="preserve">small trends were </w:t>
      </w:r>
      <w:r w:rsidR="000F51E1">
        <w:t>observed</w:t>
      </w:r>
      <w:r w:rsidR="0049323C">
        <w:t xml:space="preserve">, specifically </w:t>
      </w:r>
      <w:r w:rsidR="00245008">
        <w:t xml:space="preserve">in the reach area which was </w:t>
      </w:r>
      <w:r w:rsidR="00C60609">
        <w:t xml:space="preserve">numerically </w:t>
      </w:r>
      <w:r w:rsidR="000F51E1">
        <w:t>smaller in the incongruent condition</w:t>
      </w:r>
      <w:del w:id="233" w:author="Chen Heller" w:date="2022-09-14T15:40:00Z">
        <w:r w:rsidR="000F51E1" w:rsidDel="007D4EDB">
          <w:delText xml:space="preserve"> </w:delText>
        </w:r>
        <w:r w:rsidR="00245008" w:rsidDel="007D4EDB">
          <w:delText>(M</w:delText>
        </w:r>
        <w:r w:rsidR="00245008" w:rsidDel="007D4EDB">
          <w:rPr>
            <w:vertAlign w:val="subscript"/>
          </w:rPr>
          <w:delText>con</w:delText>
        </w:r>
        <w:r w:rsidR="00245008" w:rsidDel="007D4EDB">
          <w:delText xml:space="preserve"> = 2.80, SD</w:delText>
        </w:r>
        <w:r w:rsidR="00245008" w:rsidDel="007D4EDB">
          <w:rPr>
            <w:vertAlign w:val="subscript"/>
          </w:rPr>
          <w:delText>con</w:delText>
        </w:r>
        <w:r w:rsidR="00245008" w:rsidDel="007D4EDB">
          <w:delText xml:space="preserve"> = 0. 47, M</w:delText>
        </w:r>
        <w:r w:rsidR="00245008" w:rsidDel="007D4EDB">
          <w:rPr>
            <w:vertAlign w:val="subscript"/>
          </w:rPr>
          <w:delText>incon</w:delText>
        </w:r>
        <w:r w:rsidR="00245008" w:rsidDel="007D4EDB">
          <w:delText xml:space="preserve"> = 2.70, SD</w:delText>
        </w:r>
        <w:r w:rsidR="00245008" w:rsidDel="007D4EDB">
          <w:rPr>
            <w:vertAlign w:val="subscript"/>
          </w:rPr>
          <w:delText>incon</w:delText>
        </w:r>
        <w:r w:rsidR="00245008" w:rsidDel="007D4EDB">
          <w:delText xml:space="preserve"> = 0. 50, t</w:delText>
        </w:r>
        <w:r w:rsidR="00245008" w:rsidRPr="00E516F7" w:rsidDel="007D4EDB">
          <w:delText>(9)</w:delText>
        </w:r>
        <w:r w:rsidR="00245008" w:rsidDel="007D4EDB">
          <w:delText xml:space="preserve"> = 2.16, p = 0.169, 95% CI [0, 0.20])</w:delText>
        </w:r>
      </w:del>
      <w:r w:rsidR="00245008">
        <w:t xml:space="preserve"> </w:t>
      </w:r>
      <w:r w:rsidR="000F51E1">
        <w:t xml:space="preserve">and reaction time which was </w:t>
      </w:r>
      <w:r w:rsidR="00C60609">
        <w:t xml:space="preserve">numerically </w:t>
      </w:r>
      <w:r w:rsidR="000F51E1">
        <w:t>longer</w:t>
      </w:r>
      <w:r w:rsidR="00C60609">
        <w:t xml:space="preserve"> in the incongruent condition</w:t>
      </w:r>
      <w:r w:rsidR="00935BF6">
        <w:t xml:space="preserve"> (</w:t>
      </w:r>
      <w:r w:rsidR="00935BF6">
        <w:fldChar w:fldCharType="begin"/>
      </w:r>
      <w:r w:rsidR="00935BF6">
        <w:instrText xml:space="preserve"> REF _Ref114067851 \h </w:instrText>
      </w:r>
      <w:r w:rsidR="00935BF6">
        <w:fldChar w:fldCharType="separate"/>
      </w:r>
      <w:ins w:id="234" w:author="Chen Heller" w:date="2022-09-14T17:04:00Z">
        <w:r w:rsidR="00935BF6">
          <w:t xml:space="preserve">Table </w:t>
        </w:r>
      </w:ins>
      <w:ins w:id="235" w:author="Chen Heller" w:date="2022-09-14T17:06:00Z">
        <w:r w:rsidR="00935BF6">
          <w:rPr>
            <w:noProof/>
          </w:rPr>
          <w:t>1</w:t>
        </w:r>
      </w:ins>
      <w:r w:rsidR="00935BF6">
        <w:fldChar w:fldCharType="end"/>
      </w:r>
      <w:r w:rsidR="00935BF6">
        <w:t>).</w:t>
      </w:r>
      <w:del w:id="236" w:author="Chen Heller" w:date="2022-09-14T15:40:00Z">
        <w:r w:rsidR="00C60609" w:rsidDel="007D4EDB">
          <w:delText xml:space="preserve"> (M</w:delText>
        </w:r>
        <w:r w:rsidR="00C60609" w:rsidDel="007D4EDB">
          <w:rPr>
            <w:vertAlign w:val="subscript"/>
          </w:rPr>
          <w:delText>con</w:delText>
        </w:r>
        <w:r w:rsidR="00C60609" w:rsidDel="007D4EDB">
          <w:delText xml:space="preserve"> = 433.96ms, SD</w:delText>
        </w:r>
        <w:r w:rsidR="00C60609" w:rsidDel="007D4EDB">
          <w:rPr>
            <w:vertAlign w:val="subscript"/>
          </w:rPr>
          <w:delText>con</w:delText>
        </w:r>
        <w:r w:rsidR="00C60609" w:rsidDel="007D4EDB">
          <w:delText xml:space="preserve"> = 125.26, M</w:delText>
        </w:r>
        <w:r w:rsidR="00C60609" w:rsidDel="007D4EDB">
          <w:rPr>
            <w:vertAlign w:val="subscript"/>
          </w:rPr>
          <w:delText>incon</w:delText>
        </w:r>
        <w:r w:rsidR="00C60609" w:rsidDel="007D4EDB">
          <w:delText xml:space="preserve"> = 441.88ms, SD</w:delText>
        </w:r>
        <w:r w:rsidR="00C60609" w:rsidDel="007D4EDB">
          <w:rPr>
            <w:vertAlign w:val="subscript"/>
          </w:rPr>
          <w:delText>incon</w:delText>
        </w:r>
        <w:r w:rsidR="00C60609" w:rsidDel="007D4EDB">
          <w:delText xml:space="preserve"> = 125.81, t</w:delText>
        </w:r>
        <w:r w:rsidR="00C60609" w:rsidRPr="00E516F7" w:rsidDel="007D4EDB">
          <w:delText>(9)</w:delText>
        </w:r>
        <w:r w:rsidR="00C60609" w:rsidDel="007D4EDB">
          <w:delText xml:space="preserve"> = -2.07, p = 0.169, 95% CI [-16.55, 0.71</w:delText>
        </w:r>
        <w:r w:rsidR="00117697" w:rsidDel="007D4EDB">
          <w:delText>]</w:delText>
        </w:r>
        <w:r w:rsidR="00C60609" w:rsidDel="007D4EDB">
          <w:delText xml:space="preserve">). </w:delText>
        </w:r>
        <w:r w:rsidR="00800ED7" w:rsidDel="007D4EDB">
          <w:delText>T</w:delText>
        </w:r>
        <w:r w:rsidR="00037672" w:rsidDel="007D4EDB">
          <w:delText xml:space="preserve">he </w:delText>
        </w:r>
        <w:r w:rsidR="00666006" w:rsidDel="007D4EDB">
          <w:delText xml:space="preserve">distance traveled </w:delText>
        </w:r>
        <w:r w:rsidR="00640A55" w:rsidDel="007D4EDB">
          <w:delText>o</w:delText>
        </w:r>
        <w:r w:rsidR="00666006" w:rsidDel="007D4EDB">
          <w:delText xml:space="preserve">n the congruent </w:delText>
        </w:r>
        <w:r w:rsidR="001601EF" w:rsidDel="007D4EDB">
          <w:delText xml:space="preserve"> </w:delText>
        </w:r>
        <w:r w:rsidR="00666006" w:rsidDel="007D4EDB">
          <w:delText xml:space="preserve">and incongruent </w:delText>
        </w:r>
        <w:r w:rsidR="00B0099D" w:rsidDel="007D4EDB">
          <w:delText xml:space="preserve"> </w:delText>
        </w:r>
        <w:r w:rsidR="00640A55" w:rsidDel="007D4EDB">
          <w:delText xml:space="preserve">conditions </w:delText>
        </w:r>
        <w:r w:rsidR="00666006" w:rsidDel="007D4EDB">
          <w:delText>did not differ</w:delText>
        </w:r>
        <w:r w:rsidR="00562AD9" w:rsidDel="007D4EDB">
          <w:delText xml:space="preserve"> (</w:delText>
        </w:r>
        <w:r w:rsidR="000C25E6" w:rsidDel="007D4EDB">
          <w:delText>M</w:delText>
        </w:r>
        <w:r w:rsidR="000C25E6" w:rsidDel="007D4EDB">
          <w:rPr>
            <w:vertAlign w:val="subscript"/>
          </w:rPr>
          <w:delText>con</w:delText>
        </w:r>
        <w:r w:rsidR="000C25E6" w:rsidDel="007D4EDB">
          <w:delText xml:space="preserve"> = 40.88, SD</w:delText>
        </w:r>
        <w:r w:rsidR="000C25E6" w:rsidDel="007D4EDB">
          <w:rPr>
            <w:vertAlign w:val="subscript"/>
          </w:rPr>
          <w:delText>con</w:delText>
        </w:r>
        <w:r w:rsidR="000C25E6" w:rsidDel="007D4EDB">
          <w:delText xml:space="preserve"> = 1.49, M</w:delText>
        </w:r>
        <w:r w:rsidR="000C25E6" w:rsidDel="007D4EDB">
          <w:rPr>
            <w:vertAlign w:val="subscript"/>
          </w:rPr>
          <w:delText>incon</w:delText>
        </w:r>
        <w:r w:rsidR="000C25E6" w:rsidDel="007D4EDB">
          <w:delText xml:space="preserve"> = 41.06, SD</w:delText>
        </w:r>
        <w:r w:rsidR="000C25E6" w:rsidDel="007D4EDB">
          <w:rPr>
            <w:vertAlign w:val="subscript"/>
          </w:rPr>
          <w:delText>incon</w:delText>
        </w:r>
        <w:r w:rsidR="000C25E6" w:rsidDel="007D4EDB">
          <w:delText xml:space="preserve"> = 1.59</w:delText>
        </w:r>
        <w:r w:rsidR="00B0099D" w:rsidDel="007D4EDB">
          <w:delText>, p = 0.</w:delText>
        </w:r>
        <w:r w:rsidR="00BF6918" w:rsidDel="007D4EDB">
          <w:delText>694</w:delText>
        </w:r>
        <w:r w:rsidR="00B0099D" w:rsidDel="007D4EDB">
          <w:delText>, 95% CI [-</w:delText>
        </w:r>
        <w:r w:rsidR="00F52F72" w:rsidDel="007D4EDB">
          <w:delText>0.51</w:delText>
        </w:r>
        <w:r w:rsidR="00234B6D" w:rsidDel="007D4EDB">
          <w:delText>,</w:delText>
        </w:r>
        <w:r w:rsidR="00B0099D" w:rsidDel="007D4EDB">
          <w:delText xml:space="preserve"> 0.</w:delText>
        </w:r>
        <w:r w:rsidR="00C37DDB" w:rsidDel="007D4EDB">
          <w:delText xml:space="preserve"> </w:delText>
        </w:r>
        <w:r w:rsidR="00B0099D" w:rsidDel="007D4EDB">
          <w:delText>1</w:delText>
        </w:r>
        <w:r w:rsidR="00C37DDB" w:rsidDel="007D4EDB">
          <w:delText>7</w:delText>
        </w:r>
        <w:r w:rsidR="00B0099D" w:rsidDel="007D4EDB">
          <w:delText>]</w:delText>
        </w:r>
        <w:r w:rsidR="00562AD9" w:rsidDel="007D4EDB">
          <w:delText>)</w:delText>
        </w:r>
        <w:r w:rsidR="005D66C8" w:rsidDel="007D4EDB">
          <w:delText xml:space="preserve"> </w:delText>
        </w:r>
        <w:r w:rsidR="000575A4" w:rsidDel="007D4EDB">
          <w:delText>and neither did the</w:delText>
        </w:r>
        <w:r w:rsidR="009B63EB" w:rsidDel="007D4EDB">
          <w:delText xml:space="preserve"> COM</w:delText>
        </w:r>
        <w:r w:rsidR="000575A4" w:rsidDel="007D4EDB">
          <w:delText xml:space="preserve"> frequency </w:delText>
        </w:r>
        <w:r w:rsidR="00EC601F" w:rsidDel="007D4EDB">
          <w:delText>(M</w:delText>
        </w:r>
        <w:r w:rsidR="000575A4" w:rsidDel="007D4EDB">
          <w:rPr>
            <w:vertAlign w:val="subscript"/>
          </w:rPr>
          <w:delText>con</w:delText>
        </w:r>
        <w:r w:rsidR="00EC601F" w:rsidDel="007D4EDB">
          <w:delText xml:space="preserve"> = </w:delText>
        </w:r>
        <w:r w:rsidR="004E0807" w:rsidDel="007D4EDB">
          <w:delText>0.21</w:delText>
        </w:r>
        <w:r w:rsidR="00EC601F" w:rsidDel="007D4EDB">
          <w:delText xml:space="preserve">, </w:delText>
        </w:r>
        <w:r w:rsidR="00AC73D8" w:rsidDel="007D4EDB">
          <w:delText>SD</w:delText>
        </w:r>
        <w:r w:rsidR="000575A4" w:rsidDel="007D4EDB">
          <w:rPr>
            <w:vertAlign w:val="subscript"/>
          </w:rPr>
          <w:delText>con</w:delText>
        </w:r>
        <w:r w:rsidR="00EC601F" w:rsidDel="007D4EDB">
          <w:delText xml:space="preserve"> = </w:delText>
        </w:r>
        <w:r w:rsidR="004E0807" w:rsidDel="007D4EDB">
          <w:delText>0.06</w:delText>
        </w:r>
        <w:r w:rsidR="009B63EB" w:rsidDel="007D4EDB">
          <w:delText xml:space="preserve">, </w:delText>
        </w:r>
        <w:r w:rsidR="00EC601F" w:rsidDel="007D4EDB">
          <w:delText>M</w:delText>
        </w:r>
        <w:r w:rsidR="009B63EB" w:rsidDel="007D4EDB">
          <w:rPr>
            <w:vertAlign w:val="subscript"/>
          </w:rPr>
          <w:delText>incon</w:delText>
        </w:r>
        <w:r w:rsidR="00EC601F" w:rsidDel="007D4EDB">
          <w:delText xml:space="preserve"> = </w:delText>
        </w:r>
        <w:r w:rsidR="004E0807" w:rsidDel="007D4EDB">
          <w:delText>0.2</w:delText>
        </w:r>
        <w:r w:rsidR="00306903" w:rsidDel="007D4EDB">
          <w:delText>0</w:delText>
        </w:r>
        <w:r w:rsidR="00EC601F" w:rsidDel="007D4EDB">
          <w:delText xml:space="preserve">, </w:delText>
        </w:r>
        <w:r w:rsidR="00AC73D8" w:rsidDel="007D4EDB">
          <w:delText>SD</w:delText>
        </w:r>
        <w:r w:rsidR="009B63EB" w:rsidDel="007D4EDB">
          <w:rPr>
            <w:vertAlign w:val="subscript"/>
          </w:rPr>
          <w:delText>icon</w:delText>
        </w:r>
        <w:r w:rsidR="00EC601F" w:rsidDel="007D4EDB">
          <w:delText xml:space="preserve"> = </w:delText>
        </w:r>
        <w:r w:rsidR="004E0807" w:rsidDel="007D4EDB">
          <w:delText>0.08</w:delText>
        </w:r>
        <w:r w:rsidR="00EC601F" w:rsidDel="007D4EDB">
          <w:delText>, p = 0.</w:delText>
        </w:r>
        <w:r w:rsidR="00BF6918" w:rsidDel="007D4EDB">
          <w:delText>89</w:delText>
        </w:r>
        <w:r w:rsidR="00C37DDB" w:rsidDel="007D4EDB">
          <w:delText>6</w:delText>
        </w:r>
        <w:r w:rsidR="00EC601F" w:rsidDel="007D4EDB">
          <w:delText>, 95% CI [-</w:delText>
        </w:r>
      </w:del>
      <w:del w:id="237" w:author="Chen Heller" w:date="2022-09-14T10:50:00Z">
        <w:r w:rsidR="00EC601F" w:rsidDel="00EF531A">
          <w:delText>0.</w:delText>
        </w:r>
        <w:r w:rsidR="008776A8" w:rsidDel="00EF531A">
          <w:delText>02</w:delText>
        </w:r>
      </w:del>
      <w:del w:id="238" w:author="Chen Heller" w:date="2022-09-14T15:40:00Z">
        <w:r w:rsidR="00EC601F" w:rsidDel="007D4EDB">
          <w:delText>, 0.</w:delText>
        </w:r>
      </w:del>
      <w:del w:id="239" w:author="Chen Heller" w:date="2022-09-14T10:50:00Z">
        <w:r w:rsidR="008776A8" w:rsidDel="00EF531A">
          <w:delText>03</w:delText>
        </w:r>
      </w:del>
      <w:del w:id="240" w:author="Chen Heller" w:date="2022-09-14T15:40:00Z">
        <w:r w:rsidR="00EC601F" w:rsidDel="007D4EDB">
          <w:delText>]</w:delText>
        </w:r>
        <w:r w:rsidR="009B63EB" w:rsidDel="007D4EDB">
          <w:delText>)</w:delText>
        </w:r>
        <w:r w:rsidR="00727E11" w:rsidDel="007D4EDB">
          <w:delText xml:space="preserve"> or the movement duration (M</w:delText>
        </w:r>
        <w:r w:rsidR="00727E11" w:rsidDel="007D4EDB">
          <w:rPr>
            <w:vertAlign w:val="subscript"/>
          </w:rPr>
          <w:delText>con</w:delText>
        </w:r>
        <w:r w:rsidR="00727E11" w:rsidDel="007D4EDB">
          <w:delText xml:space="preserve"> = 558.15ms, SD</w:delText>
        </w:r>
        <w:r w:rsidR="00727E11" w:rsidDel="007D4EDB">
          <w:rPr>
            <w:vertAlign w:val="subscript"/>
          </w:rPr>
          <w:delText>con</w:delText>
        </w:r>
        <w:r w:rsidR="00727E11" w:rsidDel="007D4EDB">
          <w:delText xml:space="preserve"> = 80.72, M</w:delText>
        </w:r>
        <w:r w:rsidR="00727E11" w:rsidDel="007D4EDB">
          <w:rPr>
            <w:vertAlign w:val="subscript"/>
          </w:rPr>
          <w:delText>incon</w:delText>
        </w:r>
        <w:r w:rsidR="00727E11" w:rsidDel="007D4EDB">
          <w:delText xml:space="preserve"> = 557.91ms, SD</w:delText>
        </w:r>
        <w:r w:rsidR="00727E11" w:rsidDel="007D4EDB">
          <w:rPr>
            <w:vertAlign w:val="subscript"/>
          </w:rPr>
          <w:delText>incon</w:delText>
        </w:r>
        <w:r w:rsidR="00727E11" w:rsidDel="007D4EDB">
          <w:delText xml:space="preserve"> = 81.61, p = 0.896, 95% CI [-5.96, 5.60])</w:delText>
        </w:r>
        <w:r w:rsidR="008B6F3C" w:rsidDel="007D4EDB">
          <w:delText>.</w:delText>
        </w:r>
      </w:del>
    </w:p>
    <w:p w14:paraId="0A8511A4" w14:textId="77777777" w:rsidR="004545CA" w:rsidRDefault="004545CA" w:rsidP="004545CA">
      <w:pPr>
        <w:ind w:firstLine="0"/>
      </w:pPr>
    </w:p>
    <w:p w14:paraId="77E035F3" w14:textId="3012CD4B" w:rsidR="004545CA" w:rsidRDefault="004545CA">
      <w:pPr>
        <w:pStyle w:val="Caption"/>
        <w:keepNext/>
        <w:rPr>
          <w:ins w:id="241" w:author="Chen Heller" w:date="2022-09-14T17:04:00Z"/>
        </w:rPr>
        <w:pPrChange w:id="242" w:author="Chen Heller" w:date="2022-09-14T17:04:00Z">
          <w:pPr/>
        </w:pPrChange>
      </w:pPr>
      <w:bookmarkStart w:id="243" w:name="_Ref114067851"/>
      <w:ins w:id="244" w:author="Chen Heller" w:date="2022-09-14T17:04:00Z">
        <w:r>
          <w:lastRenderedPageBreak/>
          <w:t xml:space="preserve">Table </w:t>
        </w:r>
        <w:r>
          <w:fldChar w:fldCharType="begin"/>
        </w:r>
        <w:r>
          <w:instrText xml:space="preserve"> SEQ Table \* ARABIC </w:instrText>
        </w:r>
      </w:ins>
      <w:r>
        <w:fldChar w:fldCharType="separate"/>
      </w:r>
      <w:ins w:id="245" w:author="Chen Heller" w:date="2022-09-14T17:06:00Z">
        <w:r w:rsidR="002436A8">
          <w:rPr>
            <w:noProof/>
          </w:rPr>
          <w:t>1</w:t>
        </w:r>
      </w:ins>
      <w:ins w:id="246" w:author="Chen Heller" w:date="2022-09-14T17:04:00Z">
        <w:r>
          <w:fldChar w:fldCharType="end"/>
        </w:r>
        <w:bookmarkEnd w:id="243"/>
        <w:r>
          <w:t>.</w:t>
        </w:r>
        <w:r w:rsidR="00401F39">
          <w:t xml:space="preserve"> Results of Experiment 1</w:t>
        </w:r>
      </w:ins>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247" w:author="Chen Heller" w:date="2022-09-15T10:42:00Z">
          <w:tblPr>
            <w:tblStyle w:val="TableGrid"/>
            <w:tblW w:w="992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8"/>
        <w:gridCol w:w="1843"/>
        <w:gridCol w:w="1843"/>
        <w:gridCol w:w="709"/>
        <w:gridCol w:w="992"/>
        <w:gridCol w:w="1417"/>
        <w:gridCol w:w="709"/>
        <w:tblGridChange w:id="248">
          <w:tblGrid>
            <w:gridCol w:w="142"/>
            <w:gridCol w:w="142"/>
            <w:gridCol w:w="142"/>
            <w:gridCol w:w="1984"/>
            <w:gridCol w:w="142"/>
            <w:gridCol w:w="1701"/>
            <w:gridCol w:w="142"/>
            <w:gridCol w:w="1701"/>
            <w:gridCol w:w="142"/>
            <w:gridCol w:w="567"/>
            <w:gridCol w:w="142"/>
            <w:gridCol w:w="850"/>
            <w:gridCol w:w="142"/>
            <w:gridCol w:w="1275"/>
            <w:gridCol w:w="142"/>
            <w:gridCol w:w="567"/>
            <w:gridCol w:w="142"/>
          </w:tblGrid>
        </w:tblGridChange>
      </w:tblGrid>
      <w:tr w:rsidR="00DC6616" w14:paraId="026EA126" w14:textId="77777777" w:rsidTr="00D03187">
        <w:trPr>
          <w:trHeight w:val="510"/>
          <w:ins w:id="249" w:author="Chen Heller" w:date="2022-09-14T21:54:00Z"/>
          <w:trPrChange w:id="250" w:author="Chen Heller" w:date="2022-09-15T10:42:00Z">
            <w:trPr>
              <w:gridAfter w:val="0"/>
              <w:trHeight w:val="510"/>
            </w:trPr>
          </w:trPrChange>
        </w:trPr>
        <w:tc>
          <w:tcPr>
            <w:tcW w:w="284" w:type="dxa"/>
            <w:tcBorders>
              <w:top w:val="single" w:sz="12" w:space="0" w:color="auto"/>
            </w:tcBorders>
            <w:tcPrChange w:id="251" w:author="Chen Heller" w:date="2022-09-15T10:42:00Z">
              <w:tcPr>
                <w:tcW w:w="284" w:type="dxa"/>
                <w:gridSpan w:val="2"/>
              </w:tcPr>
            </w:tcPrChange>
          </w:tcPr>
          <w:p w14:paraId="0DBA713A" w14:textId="77777777" w:rsidR="00DC6616" w:rsidRDefault="00DC6616" w:rsidP="00EA2CED">
            <w:pPr>
              <w:ind w:firstLine="0"/>
              <w:rPr>
                <w:ins w:id="252" w:author="Chen Heller" w:date="2022-09-14T21:54:00Z"/>
              </w:rPr>
            </w:pPr>
          </w:p>
        </w:tc>
        <w:tc>
          <w:tcPr>
            <w:tcW w:w="2268" w:type="dxa"/>
            <w:tcBorders>
              <w:top w:val="single" w:sz="12" w:space="0" w:color="auto"/>
            </w:tcBorders>
            <w:tcPrChange w:id="253" w:author="Chen Heller" w:date="2022-09-15T10:42:00Z">
              <w:tcPr>
                <w:tcW w:w="2126" w:type="dxa"/>
                <w:gridSpan w:val="2"/>
              </w:tcPr>
            </w:tcPrChange>
          </w:tcPr>
          <w:p w14:paraId="44966F39" w14:textId="77777777" w:rsidR="00DC6616" w:rsidRDefault="00DC6616" w:rsidP="00EA2CED">
            <w:pPr>
              <w:ind w:firstLine="0"/>
              <w:rPr>
                <w:ins w:id="254" w:author="Chen Heller" w:date="2022-09-14T21:54:00Z"/>
              </w:rPr>
            </w:pPr>
          </w:p>
        </w:tc>
        <w:tc>
          <w:tcPr>
            <w:tcW w:w="1843" w:type="dxa"/>
            <w:tcBorders>
              <w:top w:val="single" w:sz="12" w:space="0" w:color="auto"/>
              <w:bottom w:val="single" w:sz="12" w:space="0" w:color="auto"/>
            </w:tcBorders>
            <w:tcPrChange w:id="255" w:author="Chen Heller" w:date="2022-09-15T10:42:00Z">
              <w:tcPr>
                <w:tcW w:w="1843" w:type="dxa"/>
                <w:gridSpan w:val="2"/>
                <w:tcBorders>
                  <w:bottom w:val="single" w:sz="12" w:space="0" w:color="auto"/>
                </w:tcBorders>
              </w:tcPr>
            </w:tcPrChange>
          </w:tcPr>
          <w:p w14:paraId="5A35BD8A" w14:textId="77777777" w:rsidR="00DC6616" w:rsidRPr="00EA2CED" w:rsidRDefault="00DC6616" w:rsidP="00EA2CED">
            <w:pPr>
              <w:ind w:firstLine="0"/>
              <w:jc w:val="center"/>
              <w:rPr>
                <w:ins w:id="256" w:author="Chen Heller" w:date="2022-09-14T21:54:00Z"/>
                <w:b/>
                <w:bCs/>
              </w:rPr>
            </w:pPr>
            <w:ins w:id="257" w:author="Chen Heller" w:date="2022-09-14T21:54:00Z">
              <w:r w:rsidRPr="00EA2CED">
                <w:rPr>
                  <w:b/>
                  <w:bCs/>
                </w:rPr>
                <w:t>Congruent</w:t>
              </w:r>
            </w:ins>
          </w:p>
        </w:tc>
        <w:tc>
          <w:tcPr>
            <w:tcW w:w="1843" w:type="dxa"/>
            <w:tcBorders>
              <w:top w:val="single" w:sz="12" w:space="0" w:color="auto"/>
              <w:bottom w:val="single" w:sz="12" w:space="0" w:color="auto"/>
            </w:tcBorders>
            <w:tcPrChange w:id="258" w:author="Chen Heller" w:date="2022-09-15T10:42:00Z">
              <w:tcPr>
                <w:tcW w:w="1843" w:type="dxa"/>
                <w:gridSpan w:val="2"/>
                <w:tcBorders>
                  <w:bottom w:val="single" w:sz="12" w:space="0" w:color="auto"/>
                </w:tcBorders>
              </w:tcPr>
            </w:tcPrChange>
          </w:tcPr>
          <w:p w14:paraId="5AB53D2F" w14:textId="77777777" w:rsidR="00DC6616" w:rsidRPr="00EA2CED" w:rsidRDefault="00DC6616" w:rsidP="00E1685F">
            <w:pPr>
              <w:ind w:firstLine="0"/>
              <w:jc w:val="center"/>
              <w:rPr>
                <w:ins w:id="259" w:author="Chen Heller" w:date="2022-09-14T21:54:00Z"/>
                <w:b/>
                <w:bCs/>
              </w:rPr>
              <w:pPrChange w:id="260" w:author="Chen Heller" w:date="2022-09-15T10:19:00Z">
                <w:pPr>
                  <w:ind w:firstLine="0"/>
                </w:pPr>
              </w:pPrChange>
            </w:pPr>
            <w:ins w:id="261" w:author="Chen Heller" w:date="2022-09-14T21:54:00Z">
              <w:r w:rsidRPr="00EA2CED">
                <w:rPr>
                  <w:b/>
                  <w:bCs/>
                </w:rPr>
                <w:t>Incongruent</w:t>
              </w:r>
            </w:ins>
          </w:p>
        </w:tc>
        <w:tc>
          <w:tcPr>
            <w:tcW w:w="709" w:type="dxa"/>
            <w:tcBorders>
              <w:top w:val="single" w:sz="12" w:space="0" w:color="auto"/>
            </w:tcBorders>
            <w:tcPrChange w:id="262" w:author="Chen Heller" w:date="2022-09-15T10:42:00Z">
              <w:tcPr>
                <w:tcW w:w="709" w:type="dxa"/>
                <w:gridSpan w:val="2"/>
              </w:tcPr>
            </w:tcPrChange>
          </w:tcPr>
          <w:p w14:paraId="75F91D0C" w14:textId="77777777" w:rsidR="00DC6616" w:rsidRPr="00EA2CED" w:rsidRDefault="00DC6616" w:rsidP="00EA2CED">
            <w:pPr>
              <w:ind w:firstLine="0"/>
              <w:jc w:val="center"/>
              <w:rPr>
                <w:ins w:id="263" w:author="Chen Heller" w:date="2022-09-14T21:54:00Z"/>
                <w:b/>
                <w:bCs/>
              </w:rPr>
            </w:pPr>
          </w:p>
        </w:tc>
        <w:tc>
          <w:tcPr>
            <w:tcW w:w="992" w:type="dxa"/>
            <w:tcBorders>
              <w:top w:val="single" w:sz="12" w:space="0" w:color="auto"/>
            </w:tcBorders>
            <w:tcPrChange w:id="264" w:author="Chen Heller" w:date="2022-09-15T10:42:00Z">
              <w:tcPr>
                <w:tcW w:w="992" w:type="dxa"/>
                <w:gridSpan w:val="2"/>
              </w:tcPr>
            </w:tcPrChange>
          </w:tcPr>
          <w:p w14:paraId="70DC418E" w14:textId="77777777" w:rsidR="00DC6616" w:rsidRPr="00EA2CED" w:rsidRDefault="00DC6616" w:rsidP="00EA2CED">
            <w:pPr>
              <w:ind w:firstLine="0"/>
              <w:jc w:val="center"/>
              <w:rPr>
                <w:ins w:id="265" w:author="Chen Heller" w:date="2022-09-14T21:54:00Z"/>
                <w:b/>
                <w:bCs/>
              </w:rPr>
            </w:pPr>
          </w:p>
        </w:tc>
        <w:tc>
          <w:tcPr>
            <w:tcW w:w="1417" w:type="dxa"/>
            <w:tcBorders>
              <w:top w:val="single" w:sz="12" w:space="0" w:color="auto"/>
            </w:tcBorders>
            <w:tcPrChange w:id="266" w:author="Chen Heller" w:date="2022-09-15T10:42:00Z">
              <w:tcPr>
                <w:tcW w:w="1417" w:type="dxa"/>
                <w:gridSpan w:val="2"/>
              </w:tcPr>
            </w:tcPrChange>
          </w:tcPr>
          <w:p w14:paraId="4CCBC984" w14:textId="77777777" w:rsidR="00DC6616" w:rsidRDefault="00DC6616" w:rsidP="00EA2CED">
            <w:pPr>
              <w:ind w:firstLine="0"/>
              <w:rPr>
                <w:ins w:id="267" w:author="Chen Heller" w:date="2022-09-14T21:54:00Z"/>
              </w:rPr>
            </w:pPr>
          </w:p>
        </w:tc>
        <w:tc>
          <w:tcPr>
            <w:tcW w:w="709" w:type="dxa"/>
            <w:tcBorders>
              <w:top w:val="single" w:sz="12" w:space="0" w:color="auto"/>
            </w:tcBorders>
            <w:tcPrChange w:id="268" w:author="Chen Heller" w:date="2022-09-15T10:42:00Z">
              <w:tcPr>
                <w:tcW w:w="709" w:type="dxa"/>
                <w:gridSpan w:val="2"/>
              </w:tcPr>
            </w:tcPrChange>
          </w:tcPr>
          <w:p w14:paraId="40FE9A34" w14:textId="77777777" w:rsidR="00DC6616" w:rsidRDefault="00DC6616" w:rsidP="00EA2CED">
            <w:pPr>
              <w:ind w:firstLine="0"/>
              <w:rPr>
                <w:ins w:id="269" w:author="Chen Heller" w:date="2022-09-14T21:54:00Z"/>
              </w:rPr>
            </w:pPr>
          </w:p>
        </w:tc>
      </w:tr>
      <w:tr w:rsidR="00DC6616" w14:paraId="43206B7C" w14:textId="77777777" w:rsidTr="00D03187">
        <w:trPr>
          <w:trHeight w:val="254"/>
          <w:ins w:id="270" w:author="Chen Heller" w:date="2022-09-14T21:54:00Z"/>
          <w:trPrChange w:id="271" w:author="Chen Heller" w:date="2022-09-15T10:42:00Z">
            <w:trPr>
              <w:gridAfter w:val="0"/>
              <w:trHeight w:val="254"/>
            </w:trPr>
          </w:trPrChange>
        </w:trPr>
        <w:tc>
          <w:tcPr>
            <w:tcW w:w="284" w:type="dxa"/>
            <w:tcBorders>
              <w:bottom w:val="single" w:sz="12" w:space="0" w:color="auto"/>
            </w:tcBorders>
            <w:tcPrChange w:id="272" w:author="Chen Heller" w:date="2022-09-15T10:42:00Z">
              <w:tcPr>
                <w:tcW w:w="284" w:type="dxa"/>
                <w:gridSpan w:val="2"/>
                <w:tcBorders>
                  <w:bottom w:val="single" w:sz="12" w:space="0" w:color="auto"/>
                </w:tcBorders>
              </w:tcPr>
            </w:tcPrChange>
          </w:tcPr>
          <w:p w14:paraId="6928E3A0" w14:textId="77777777" w:rsidR="00DC6616" w:rsidRPr="00EA2CED" w:rsidRDefault="00DC6616" w:rsidP="00EA2CED">
            <w:pPr>
              <w:ind w:firstLine="0"/>
              <w:rPr>
                <w:ins w:id="273" w:author="Chen Heller" w:date="2022-09-14T21:54:00Z"/>
                <w:b/>
                <w:bCs/>
              </w:rPr>
            </w:pPr>
          </w:p>
        </w:tc>
        <w:tc>
          <w:tcPr>
            <w:tcW w:w="2268" w:type="dxa"/>
            <w:tcBorders>
              <w:bottom w:val="single" w:sz="12" w:space="0" w:color="auto"/>
            </w:tcBorders>
            <w:tcPrChange w:id="274" w:author="Chen Heller" w:date="2022-09-15T10:42:00Z">
              <w:tcPr>
                <w:tcW w:w="2126" w:type="dxa"/>
                <w:gridSpan w:val="2"/>
                <w:tcBorders>
                  <w:bottom w:val="single" w:sz="12" w:space="0" w:color="auto"/>
                </w:tcBorders>
              </w:tcPr>
            </w:tcPrChange>
          </w:tcPr>
          <w:p w14:paraId="60B17380" w14:textId="77777777" w:rsidR="00DC6616" w:rsidRPr="00EA2CED" w:rsidRDefault="00DC6616" w:rsidP="00EA2CED">
            <w:pPr>
              <w:ind w:firstLine="0"/>
              <w:rPr>
                <w:ins w:id="275" w:author="Chen Heller" w:date="2022-09-14T21:54:00Z"/>
                <w:b/>
                <w:bCs/>
              </w:rPr>
            </w:pPr>
          </w:p>
        </w:tc>
        <w:tc>
          <w:tcPr>
            <w:tcW w:w="1843" w:type="dxa"/>
            <w:tcBorders>
              <w:top w:val="single" w:sz="12" w:space="0" w:color="auto"/>
              <w:bottom w:val="single" w:sz="12" w:space="0" w:color="auto"/>
            </w:tcBorders>
            <w:tcPrChange w:id="276" w:author="Chen Heller" w:date="2022-09-15T10:42:00Z">
              <w:tcPr>
                <w:tcW w:w="1843" w:type="dxa"/>
                <w:gridSpan w:val="2"/>
                <w:tcBorders>
                  <w:top w:val="single" w:sz="12" w:space="0" w:color="auto"/>
                  <w:bottom w:val="single" w:sz="12" w:space="0" w:color="auto"/>
                </w:tcBorders>
              </w:tcPr>
            </w:tcPrChange>
          </w:tcPr>
          <w:p w14:paraId="12A8E871" w14:textId="77777777" w:rsidR="00DC6616" w:rsidRPr="00EA2CED" w:rsidRDefault="00DC6616" w:rsidP="00EA2CED">
            <w:pPr>
              <w:ind w:firstLine="0"/>
              <w:rPr>
                <w:ins w:id="277" w:author="Chen Heller" w:date="2022-09-14T21:54:00Z"/>
                <w:b/>
                <w:bCs/>
              </w:rPr>
            </w:pPr>
            <w:ins w:id="278" w:author="Chen Heller" w:date="2022-09-14T21:54:00Z">
              <w:r>
                <w:rPr>
                  <w:b/>
                  <w:bCs/>
                </w:rPr>
                <w:t>M (SD)</w:t>
              </w:r>
            </w:ins>
          </w:p>
        </w:tc>
        <w:tc>
          <w:tcPr>
            <w:tcW w:w="1843" w:type="dxa"/>
            <w:tcBorders>
              <w:top w:val="single" w:sz="12" w:space="0" w:color="auto"/>
              <w:bottom w:val="single" w:sz="12" w:space="0" w:color="auto"/>
            </w:tcBorders>
            <w:tcPrChange w:id="279" w:author="Chen Heller" w:date="2022-09-15T10:42:00Z">
              <w:tcPr>
                <w:tcW w:w="1843" w:type="dxa"/>
                <w:gridSpan w:val="2"/>
                <w:tcBorders>
                  <w:top w:val="single" w:sz="12" w:space="0" w:color="auto"/>
                  <w:bottom w:val="single" w:sz="12" w:space="0" w:color="auto"/>
                </w:tcBorders>
              </w:tcPr>
            </w:tcPrChange>
          </w:tcPr>
          <w:p w14:paraId="74EA02F3" w14:textId="77777777" w:rsidR="00DC6616" w:rsidRPr="00EA2CED" w:rsidRDefault="00DC6616" w:rsidP="00EA2CED">
            <w:pPr>
              <w:ind w:firstLine="0"/>
              <w:rPr>
                <w:ins w:id="280" w:author="Chen Heller" w:date="2022-09-14T21:54:00Z"/>
                <w:b/>
                <w:bCs/>
              </w:rPr>
            </w:pPr>
            <w:ins w:id="281" w:author="Chen Heller" w:date="2022-09-14T21:54:00Z">
              <w:r>
                <w:rPr>
                  <w:b/>
                  <w:bCs/>
                </w:rPr>
                <w:t>M (SD)</w:t>
              </w:r>
            </w:ins>
          </w:p>
        </w:tc>
        <w:tc>
          <w:tcPr>
            <w:tcW w:w="709" w:type="dxa"/>
            <w:tcBorders>
              <w:bottom w:val="single" w:sz="12" w:space="0" w:color="auto"/>
            </w:tcBorders>
            <w:tcPrChange w:id="282" w:author="Chen Heller" w:date="2022-09-15T10:42:00Z">
              <w:tcPr>
                <w:tcW w:w="709" w:type="dxa"/>
                <w:gridSpan w:val="2"/>
                <w:tcBorders>
                  <w:bottom w:val="single" w:sz="12" w:space="0" w:color="auto"/>
                </w:tcBorders>
              </w:tcPr>
            </w:tcPrChange>
          </w:tcPr>
          <w:p w14:paraId="5080248E" w14:textId="77777777" w:rsidR="00DC6616" w:rsidRPr="00EA2CED" w:rsidRDefault="00DC6616" w:rsidP="00EA2CED">
            <w:pPr>
              <w:ind w:firstLine="0"/>
              <w:rPr>
                <w:ins w:id="283" w:author="Chen Heller" w:date="2022-09-14T21:54:00Z"/>
                <w:b/>
                <w:bCs/>
              </w:rPr>
            </w:pPr>
            <w:ins w:id="284" w:author="Chen Heller" w:date="2022-09-14T21:54:00Z">
              <w:r>
                <w:rPr>
                  <w:b/>
                  <w:bCs/>
                </w:rPr>
                <w:t>t(9)</w:t>
              </w:r>
            </w:ins>
          </w:p>
        </w:tc>
        <w:tc>
          <w:tcPr>
            <w:tcW w:w="992" w:type="dxa"/>
            <w:tcBorders>
              <w:bottom w:val="single" w:sz="12" w:space="0" w:color="auto"/>
            </w:tcBorders>
            <w:tcPrChange w:id="285" w:author="Chen Heller" w:date="2022-09-15T10:42:00Z">
              <w:tcPr>
                <w:tcW w:w="992" w:type="dxa"/>
                <w:gridSpan w:val="2"/>
                <w:tcBorders>
                  <w:bottom w:val="single" w:sz="12" w:space="0" w:color="auto"/>
                </w:tcBorders>
              </w:tcPr>
            </w:tcPrChange>
          </w:tcPr>
          <w:p w14:paraId="5F073439" w14:textId="77777777" w:rsidR="00DC6616" w:rsidRPr="00EA2CED" w:rsidRDefault="00DC6616" w:rsidP="00EA2CED">
            <w:pPr>
              <w:ind w:firstLine="0"/>
              <w:rPr>
                <w:ins w:id="286" w:author="Chen Heller" w:date="2022-09-14T21:54:00Z"/>
                <w:b/>
                <w:bCs/>
              </w:rPr>
            </w:pPr>
            <w:ins w:id="287" w:author="Chen Heller" w:date="2022-09-14T21:54:00Z">
              <w:r>
                <w:rPr>
                  <w:b/>
                  <w:bCs/>
                </w:rPr>
                <w:t>p</w:t>
              </w:r>
            </w:ins>
          </w:p>
        </w:tc>
        <w:tc>
          <w:tcPr>
            <w:tcW w:w="1417" w:type="dxa"/>
            <w:tcBorders>
              <w:bottom w:val="single" w:sz="12" w:space="0" w:color="auto"/>
            </w:tcBorders>
            <w:tcPrChange w:id="288" w:author="Chen Heller" w:date="2022-09-15T10:42:00Z">
              <w:tcPr>
                <w:tcW w:w="1417" w:type="dxa"/>
                <w:gridSpan w:val="2"/>
                <w:tcBorders>
                  <w:bottom w:val="single" w:sz="12" w:space="0" w:color="auto"/>
                </w:tcBorders>
              </w:tcPr>
            </w:tcPrChange>
          </w:tcPr>
          <w:p w14:paraId="326B6A57" w14:textId="77777777" w:rsidR="00DC6616" w:rsidRPr="00EA2CED" w:rsidRDefault="00DC6616" w:rsidP="00EA2CED">
            <w:pPr>
              <w:ind w:firstLine="0"/>
              <w:rPr>
                <w:ins w:id="289" w:author="Chen Heller" w:date="2022-09-14T21:54:00Z"/>
                <w:b/>
                <w:bCs/>
              </w:rPr>
            </w:pPr>
            <w:ins w:id="290" w:author="Chen Heller" w:date="2022-09-14T21:54:00Z">
              <w:r>
                <w:rPr>
                  <w:b/>
                  <w:bCs/>
                </w:rPr>
                <w:t>CI</w:t>
              </w:r>
            </w:ins>
          </w:p>
        </w:tc>
        <w:tc>
          <w:tcPr>
            <w:tcW w:w="709" w:type="dxa"/>
            <w:tcBorders>
              <w:bottom w:val="single" w:sz="12" w:space="0" w:color="auto"/>
            </w:tcBorders>
            <w:tcPrChange w:id="291" w:author="Chen Heller" w:date="2022-09-15T10:42:00Z">
              <w:tcPr>
                <w:tcW w:w="709" w:type="dxa"/>
                <w:gridSpan w:val="2"/>
                <w:tcBorders>
                  <w:bottom w:val="single" w:sz="12" w:space="0" w:color="auto"/>
                </w:tcBorders>
              </w:tcPr>
            </w:tcPrChange>
          </w:tcPr>
          <w:p w14:paraId="5DDB5A34" w14:textId="77777777" w:rsidR="00DC6616" w:rsidRPr="00EA2CED" w:rsidRDefault="00DC6616" w:rsidP="00EA2CED">
            <w:pPr>
              <w:ind w:firstLine="0"/>
              <w:rPr>
                <w:ins w:id="292" w:author="Chen Heller" w:date="2022-09-14T21:54:00Z"/>
                <w:b/>
                <w:bCs/>
              </w:rPr>
            </w:pPr>
            <w:ins w:id="293" w:author="Chen Heller" w:date="2022-09-14T21:54:00Z">
              <w:r>
                <w:rPr>
                  <w:b/>
                  <w:bCs/>
                </w:rPr>
                <w:t>d</w:t>
              </w:r>
            </w:ins>
          </w:p>
        </w:tc>
      </w:tr>
      <w:tr w:rsidR="00DC6616" w14:paraId="18F6486A" w14:textId="77777777" w:rsidTr="00D03187">
        <w:trPr>
          <w:trHeight w:val="313"/>
          <w:ins w:id="294" w:author="Chen Heller" w:date="2022-09-14T21:54:00Z"/>
          <w:trPrChange w:id="295" w:author="Chen Heller" w:date="2022-09-15T10:42:00Z">
            <w:trPr>
              <w:gridAfter w:val="0"/>
              <w:trHeight w:val="313"/>
            </w:trPr>
          </w:trPrChange>
        </w:trPr>
        <w:tc>
          <w:tcPr>
            <w:tcW w:w="10065" w:type="dxa"/>
            <w:gridSpan w:val="8"/>
            <w:tcBorders>
              <w:top w:val="single" w:sz="12" w:space="0" w:color="auto"/>
            </w:tcBorders>
            <w:tcPrChange w:id="296" w:author="Chen Heller" w:date="2022-09-15T10:42:00Z">
              <w:tcPr>
                <w:tcW w:w="9923" w:type="dxa"/>
                <w:gridSpan w:val="16"/>
                <w:tcBorders>
                  <w:top w:val="single" w:sz="12" w:space="0" w:color="auto"/>
                </w:tcBorders>
              </w:tcPr>
            </w:tcPrChange>
          </w:tcPr>
          <w:p w14:paraId="4DC851C8" w14:textId="77777777" w:rsidR="00DC6616" w:rsidRDefault="00DC6616" w:rsidP="00EA2CED">
            <w:pPr>
              <w:ind w:firstLine="0"/>
              <w:rPr>
                <w:ins w:id="297" w:author="Chen Heller" w:date="2022-09-14T21:54:00Z"/>
              </w:rPr>
            </w:pPr>
            <w:ins w:id="298" w:author="Chen Heller" w:date="2022-09-14T21:54:00Z">
              <w:r>
                <w:rPr>
                  <w:b/>
                  <w:bCs/>
                </w:rPr>
                <w:t>Reaching</w:t>
              </w:r>
            </w:ins>
          </w:p>
        </w:tc>
      </w:tr>
      <w:tr w:rsidR="00DC6616" w14:paraId="5FEFCA42" w14:textId="77777777" w:rsidTr="00D03187">
        <w:trPr>
          <w:trHeight w:val="490"/>
          <w:ins w:id="299" w:author="Chen Heller" w:date="2022-09-14T21:54:00Z"/>
          <w:trPrChange w:id="300" w:author="Chen Heller" w:date="2022-09-15T10:42:00Z">
            <w:trPr>
              <w:gridAfter w:val="0"/>
              <w:trHeight w:val="490"/>
            </w:trPr>
          </w:trPrChange>
        </w:trPr>
        <w:tc>
          <w:tcPr>
            <w:tcW w:w="284" w:type="dxa"/>
            <w:vMerge w:val="restart"/>
            <w:tcBorders>
              <w:bottom w:val="single" w:sz="12" w:space="0" w:color="auto"/>
            </w:tcBorders>
            <w:tcPrChange w:id="301" w:author="Chen Heller" w:date="2022-09-15T10:42:00Z">
              <w:tcPr>
                <w:tcW w:w="284" w:type="dxa"/>
                <w:gridSpan w:val="2"/>
                <w:vMerge w:val="restart"/>
                <w:tcBorders>
                  <w:bottom w:val="single" w:sz="12" w:space="0" w:color="auto"/>
                </w:tcBorders>
              </w:tcPr>
            </w:tcPrChange>
          </w:tcPr>
          <w:p w14:paraId="3B44CD6B" w14:textId="77777777" w:rsidR="00DC6616" w:rsidRPr="00EA2CED" w:rsidRDefault="00DC6616" w:rsidP="00EA2CED">
            <w:pPr>
              <w:ind w:firstLine="0"/>
              <w:rPr>
                <w:ins w:id="302" w:author="Chen Heller" w:date="2022-09-14T21:54:00Z"/>
                <w:b/>
                <w:bCs/>
              </w:rPr>
            </w:pPr>
          </w:p>
        </w:tc>
        <w:tc>
          <w:tcPr>
            <w:tcW w:w="2268" w:type="dxa"/>
            <w:tcPrChange w:id="303" w:author="Chen Heller" w:date="2022-09-15T10:42:00Z">
              <w:tcPr>
                <w:tcW w:w="2126" w:type="dxa"/>
                <w:gridSpan w:val="2"/>
              </w:tcPr>
            </w:tcPrChange>
          </w:tcPr>
          <w:p w14:paraId="59896394" w14:textId="77777777" w:rsidR="00DC6616" w:rsidRPr="00EA2CED" w:rsidRDefault="00DC6616" w:rsidP="00EA2CED">
            <w:pPr>
              <w:ind w:firstLine="0"/>
              <w:rPr>
                <w:ins w:id="304" w:author="Chen Heller" w:date="2022-09-14T21:54:00Z"/>
                <w:b/>
                <w:bCs/>
              </w:rPr>
            </w:pPr>
            <w:ins w:id="305" w:author="Chen Heller" w:date="2022-09-14T21:54:00Z">
              <w:r w:rsidRPr="00EA2CED">
                <w:rPr>
                  <w:b/>
                  <w:bCs/>
                </w:rPr>
                <w:t>Reach area</w:t>
              </w:r>
            </w:ins>
          </w:p>
        </w:tc>
        <w:tc>
          <w:tcPr>
            <w:tcW w:w="1843" w:type="dxa"/>
            <w:tcPrChange w:id="306" w:author="Chen Heller" w:date="2022-09-15T10:42:00Z">
              <w:tcPr>
                <w:tcW w:w="1843" w:type="dxa"/>
                <w:gridSpan w:val="2"/>
              </w:tcPr>
            </w:tcPrChange>
          </w:tcPr>
          <w:p w14:paraId="06BDF937" w14:textId="77777777" w:rsidR="00DC6616" w:rsidRDefault="00DC6616" w:rsidP="00EA2CED">
            <w:pPr>
              <w:ind w:firstLine="0"/>
              <w:rPr>
                <w:ins w:id="307" w:author="Chen Heller" w:date="2022-09-14T21:54:00Z"/>
              </w:rPr>
            </w:pPr>
            <w:ins w:id="308" w:author="Chen Heller" w:date="2022-09-14T21:54:00Z">
              <w:r>
                <w:t>2.80 (0.47)</w:t>
              </w:r>
            </w:ins>
          </w:p>
        </w:tc>
        <w:tc>
          <w:tcPr>
            <w:tcW w:w="1843" w:type="dxa"/>
            <w:tcPrChange w:id="309" w:author="Chen Heller" w:date="2022-09-15T10:42:00Z">
              <w:tcPr>
                <w:tcW w:w="1843" w:type="dxa"/>
                <w:gridSpan w:val="2"/>
              </w:tcPr>
            </w:tcPrChange>
          </w:tcPr>
          <w:p w14:paraId="410E5B4B" w14:textId="77777777" w:rsidR="00DC6616" w:rsidRDefault="00DC6616" w:rsidP="00EA2CED">
            <w:pPr>
              <w:ind w:firstLine="0"/>
              <w:rPr>
                <w:ins w:id="310" w:author="Chen Heller" w:date="2022-09-14T21:54:00Z"/>
              </w:rPr>
            </w:pPr>
            <w:ins w:id="311" w:author="Chen Heller" w:date="2022-09-14T21:54:00Z">
              <w:r>
                <w:t>2.70 (0.50)</w:t>
              </w:r>
            </w:ins>
          </w:p>
        </w:tc>
        <w:tc>
          <w:tcPr>
            <w:tcW w:w="709" w:type="dxa"/>
            <w:tcPrChange w:id="312" w:author="Chen Heller" w:date="2022-09-15T10:42:00Z">
              <w:tcPr>
                <w:tcW w:w="709" w:type="dxa"/>
                <w:gridSpan w:val="2"/>
              </w:tcPr>
            </w:tcPrChange>
          </w:tcPr>
          <w:p w14:paraId="5ED11B72" w14:textId="77777777" w:rsidR="00DC6616" w:rsidRDefault="00DC6616" w:rsidP="00EA2CED">
            <w:pPr>
              <w:ind w:firstLine="0"/>
              <w:rPr>
                <w:ins w:id="313" w:author="Chen Heller" w:date="2022-09-14T21:54:00Z"/>
              </w:rPr>
            </w:pPr>
            <w:ins w:id="314" w:author="Chen Heller" w:date="2022-09-14T21:54:00Z">
              <w:r>
                <w:t>2.16</w:t>
              </w:r>
            </w:ins>
          </w:p>
        </w:tc>
        <w:tc>
          <w:tcPr>
            <w:tcW w:w="992" w:type="dxa"/>
            <w:tcPrChange w:id="315" w:author="Chen Heller" w:date="2022-09-15T10:42:00Z">
              <w:tcPr>
                <w:tcW w:w="992" w:type="dxa"/>
                <w:gridSpan w:val="2"/>
              </w:tcPr>
            </w:tcPrChange>
          </w:tcPr>
          <w:p w14:paraId="1716BE08" w14:textId="77777777" w:rsidR="00DC6616" w:rsidRDefault="00DC6616" w:rsidP="00EA2CED">
            <w:pPr>
              <w:ind w:firstLine="0"/>
              <w:rPr>
                <w:ins w:id="316" w:author="Chen Heller" w:date="2022-09-14T21:54:00Z"/>
              </w:rPr>
            </w:pPr>
            <w:ins w:id="317" w:author="Chen Heller" w:date="2022-09-14T21:54:00Z">
              <w:r>
                <w:t>0.169</w:t>
              </w:r>
            </w:ins>
          </w:p>
        </w:tc>
        <w:tc>
          <w:tcPr>
            <w:tcW w:w="1417" w:type="dxa"/>
            <w:tcPrChange w:id="318" w:author="Chen Heller" w:date="2022-09-15T10:42:00Z">
              <w:tcPr>
                <w:tcW w:w="1417" w:type="dxa"/>
                <w:gridSpan w:val="2"/>
              </w:tcPr>
            </w:tcPrChange>
          </w:tcPr>
          <w:p w14:paraId="5E84F5AC" w14:textId="77777777" w:rsidR="00DC6616" w:rsidRDefault="00DC6616" w:rsidP="00EA2CED">
            <w:pPr>
              <w:ind w:firstLine="0"/>
              <w:rPr>
                <w:ins w:id="319" w:author="Chen Heller" w:date="2022-09-14T21:54:00Z"/>
              </w:rPr>
            </w:pPr>
            <w:ins w:id="320" w:author="Chen Heller" w:date="2022-09-14T21:54:00Z">
              <w:r>
                <w:t>0, 0.20</w:t>
              </w:r>
            </w:ins>
          </w:p>
        </w:tc>
        <w:tc>
          <w:tcPr>
            <w:tcW w:w="709" w:type="dxa"/>
            <w:tcPrChange w:id="321" w:author="Chen Heller" w:date="2022-09-15T10:42:00Z">
              <w:tcPr>
                <w:tcW w:w="709" w:type="dxa"/>
                <w:gridSpan w:val="2"/>
              </w:tcPr>
            </w:tcPrChange>
          </w:tcPr>
          <w:p w14:paraId="2DD1AD3D" w14:textId="77777777" w:rsidR="00DC6616" w:rsidRDefault="00DC6616" w:rsidP="00EA2CED">
            <w:pPr>
              <w:ind w:firstLine="0"/>
              <w:rPr>
                <w:ins w:id="322" w:author="Chen Heller" w:date="2022-09-14T21:54:00Z"/>
              </w:rPr>
            </w:pPr>
            <w:ins w:id="323" w:author="Chen Heller" w:date="2022-09-14T21:54:00Z">
              <w:r>
                <w:t>0.69</w:t>
              </w:r>
            </w:ins>
          </w:p>
        </w:tc>
      </w:tr>
      <w:tr w:rsidR="00DC6616" w14:paraId="1AEC86DC" w14:textId="77777777" w:rsidTr="00D03187">
        <w:trPr>
          <w:trHeight w:val="490"/>
          <w:ins w:id="324" w:author="Chen Heller" w:date="2022-09-14T21:54:00Z"/>
          <w:trPrChange w:id="325" w:author="Chen Heller" w:date="2022-09-15T10:42:00Z">
            <w:trPr>
              <w:gridAfter w:val="0"/>
              <w:trHeight w:val="490"/>
            </w:trPr>
          </w:trPrChange>
        </w:trPr>
        <w:tc>
          <w:tcPr>
            <w:tcW w:w="284" w:type="dxa"/>
            <w:vMerge/>
            <w:tcBorders>
              <w:top w:val="single" w:sz="12" w:space="0" w:color="auto"/>
              <w:bottom w:val="single" w:sz="12" w:space="0" w:color="auto"/>
            </w:tcBorders>
            <w:tcPrChange w:id="326" w:author="Chen Heller" w:date="2022-09-15T10:42:00Z">
              <w:tcPr>
                <w:tcW w:w="284" w:type="dxa"/>
                <w:gridSpan w:val="2"/>
                <w:vMerge/>
                <w:tcBorders>
                  <w:top w:val="single" w:sz="12" w:space="0" w:color="auto"/>
                  <w:bottom w:val="single" w:sz="12" w:space="0" w:color="auto"/>
                </w:tcBorders>
              </w:tcPr>
            </w:tcPrChange>
          </w:tcPr>
          <w:p w14:paraId="0D2F42A9" w14:textId="77777777" w:rsidR="00DC6616" w:rsidRPr="00EA2CED" w:rsidRDefault="00DC6616" w:rsidP="00EA2CED">
            <w:pPr>
              <w:ind w:firstLine="0"/>
              <w:rPr>
                <w:ins w:id="327" w:author="Chen Heller" w:date="2022-09-14T21:54:00Z"/>
                <w:b/>
                <w:bCs/>
              </w:rPr>
            </w:pPr>
          </w:p>
        </w:tc>
        <w:tc>
          <w:tcPr>
            <w:tcW w:w="2268" w:type="dxa"/>
            <w:tcPrChange w:id="328" w:author="Chen Heller" w:date="2022-09-15T10:42:00Z">
              <w:tcPr>
                <w:tcW w:w="2126" w:type="dxa"/>
                <w:gridSpan w:val="2"/>
              </w:tcPr>
            </w:tcPrChange>
          </w:tcPr>
          <w:p w14:paraId="691D0A75" w14:textId="77777777" w:rsidR="00DC6616" w:rsidRPr="00EA2CED" w:rsidRDefault="00DC6616" w:rsidP="00EA2CED">
            <w:pPr>
              <w:ind w:firstLine="0"/>
              <w:rPr>
                <w:ins w:id="329" w:author="Chen Heller" w:date="2022-09-14T21:54:00Z"/>
                <w:b/>
                <w:bCs/>
              </w:rPr>
            </w:pPr>
            <w:ins w:id="330" w:author="Chen Heller" w:date="2022-09-14T21:54:00Z">
              <w:r w:rsidRPr="00EA2CED">
                <w:rPr>
                  <w:b/>
                  <w:bCs/>
                </w:rPr>
                <w:t>Traveled distance</w:t>
              </w:r>
            </w:ins>
          </w:p>
        </w:tc>
        <w:tc>
          <w:tcPr>
            <w:tcW w:w="1843" w:type="dxa"/>
            <w:tcPrChange w:id="331" w:author="Chen Heller" w:date="2022-09-15T10:42:00Z">
              <w:tcPr>
                <w:tcW w:w="1843" w:type="dxa"/>
                <w:gridSpan w:val="2"/>
              </w:tcPr>
            </w:tcPrChange>
          </w:tcPr>
          <w:p w14:paraId="1A272C22" w14:textId="77777777" w:rsidR="00DC6616" w:rsidRDefault="00DC6616" w:rsidP="00EA2CED">
            <w:pPr>
              <w:ind w:firstLine="0"/>
              <w:rPr>
                <w:ins w:id="332" w:author="Chen Heller" w:date="2022-09-14T21:54:00Z"/>
              </w:rPr>
            </w:pPr>
            <w:ins w:id="333" w:author="Chen Heller" w:date="2022-09-14T21:54:00Z">
              <w:r>
                <w:t>40.88 (1.49)</w:t>
              </w:r>
            </w:ins>
          </w:p>
        </w:tc>
        <w:tc>
          <w:tcPr>
            <w:tcW w:w="1843" w:type="dxa"/>
            <w:tcPrChange w:id="334" w:author="Chen Heller" w:date="2022-09-15T10:42:00Z">
              <w:tcPr>
                <w:tcW w:w="1843" w:type="dxa"/>
                <w:gridSpan w:val="2"/>
              </w:tcPr>
            </w:tcPrChange>
          </w:tcPr>
          <w:p w14:paraId="6BD4D0F7" w14:textId="77777777" w:rsidR="00DC6616" w:rsidRDefault="00DC6616" w:rsidP="00EA2CED">
            <w:pPr>
              <w:ind w:firstLine="0"/>
              <w:rPr>
                <w:ins w:id="335" w:author="Chen Heller" w:date="2022-09-14T21:54:00Z"/>
              </w:rPr>
            </w:pPr>
            <w:ins w:id="336" w:author="Chen Heller" w:date="2022-09-14T21:54:00Z">
              <w:r>
                <w:t>41.06 (1.59)</w:t>
              </w:r>
            </w:ins>
          </w:p>
        </w:tc>
        <w:tc>
          <w:tcPr>
            <w:tcW w:w="709" w:type="dxa"/>
            <w:tcPrChange w:id="337" w:author="Chen Heller" w:date="2022-09-15T10:42:00Z">
              <w:tcPr>
                <w:tcW w:w="709" w:type="dxa"/>
                <w:gridSpan w:val="2"/>
              </w:tcPr>
            </w:tcPrChange>
          </w:tcPr>
          <w:p w14:paraId="5E6191E8" w14:textId="77777777" w:rsidR="00DC6616" w:rsidRDefault="00DC6616" w:rsidP="00EA2CED">
            <w:pPr>
              <w:ind w:firstLine="0"/>
              <w:rPr>
                <w:ins w:id="338" w:author="Chen Heller" w:date="2022-09-14T21:54:00Z"/>
              </w:rPr>
            </w:pPr>
          </w:p>
        </w:tc>
        <w:tc>
          <w:tcPr>
            <w:tcW w:w="992" w:type="dxa"/>
            <w:tcPrChange w:id="339" w:author="Chen Heller" w:date="2022-09-15T10:42:00Z">
              <w:tcPr>
                <w:tcW w:w="992" w:type="dxa"/>
                <w:gridSpan w:val="2"/>
              </w:tcPr>
            </w:tcPrChange>
          </w:tcPr>
          <w:p w14:paraId="60276CFC" w14:textId="77777777" w:rsidR="00DC6616" w:rsidRDefault="00DC6616" w:rsidP="00EA2CED">
            <w:pPr>
              <w:ind w:firstLine="0"/>
              <w:rPr>
                <w:ins w:id="340" w:author="Chen Heller" w:date="2022-09-14T21:54:00Z"/>
              </w:rPr>
            </w:pPr>
            <w:ins w:id="341" w:author="Chen Heller" w:date="2022-09-14T21:54:00Z">
              <w:r>
                <w:t>0.694</w:t>
              </w:r>
            </w:ins>
          </w:p>
        </w:tc>
        <w:tc>
          <w:tcPr>
            <w:tcW w:w="1417" w:type="dxa"/>
            <w:tcPrChange w:id="342" w:author="Chen Heller" w:date="2022-09-15T10:42:00Z">
              <w:tcPr>
                <w:tcW w:w="1417" w:type="dxa"/>
                <w:gridSpan w:val="2"/>
              </w:tcPr>
            </w:tcPrChange>
          </w:tcPr>
          <w:p w14:paraId="638CFB7A" w14:textId="77777777" w:rsidR="00DC6616" w:rsidRDefault="00DC6616" w:rsidP="00EA2CED">
            <w:pPr>
              <w:ind w:firstLine="0"/>
              <w:rPr>
                <w:ins w:id="343" w:author="Chen Heller" w:date="2022-09-14T21:54:00Z"/>
              </w:rPr>
            </w:pPr>
            <w:ins w:id="344" w:author="Chen Heller" w:date="2022-09-14T21:54:00Z">
              <w:r>
                <w:t>-0.51, 0.17</w:t>
              </w:r>
            </w:ins>
          </w:p>
        </w:tc>
        <w:tc>
          <w:tcPr>
            <w:tcW w:w="709" w:type="dxa"/>
            <w:tcPrChange w:id="345" w:author="Chen Heller" w:date="2022-09-15T10:42:00Z">
              <w:tcPr>
                <w:tcW w:w="709" w:type="dxa"/>
                <w:gridSpan w:val="2"/>
              </w:tcPr>
            </w:tcPrChange>
          </w:tcPr>
          <w:p w14:paraId="329861CB" w14:textId="77777777" w:rsidR="00DC6616" w:rsidRDefault="00DC6616" w:rsidP="00EA2CED">
            <w:pPr>
              <w:ind w:firstLine="0"/>
              <w:rPr>
                <w:ins w:id="346" w:author="Chen Heller" w:date="2022-09-14T21:54:00Z"/>
              </w:rPr>
            </w:pPr>
            <w:ins w:id="347" w:author="Chen Heller" w:date="2022-09-14T21:54:00Z">
              <w:r>
                <w:t>0.30</w:t>
              </w:r>
            </w:ins>
          </w:p>
        </w:tc>
      </w:tr>
      <w:tr w:rsidR="00DC6616" w14:paraId="752E12A2" w14:textId="77777777" w:rsidTr="00D03187">
        <w:trPr>
          <w:trHeight w:val="490"/>
          <w:ins w:id="348" w:author="Chen Heller" w:date="2022-09-14T21:54:00Z"/>
          <w:trPrChange w:id="349" w:author="Chen Heller" w:date="2022-09-15T10:42:00Z">
            <w:trPr>
              <w:gridAfter w:val="0"/>
              <w:trHeight w:val="490"/>
            </w:trPr>
          </w:trPrChange>
        </w:trPr>
        <w:tc>
          <w:tcPr>
            <w:tcW w:w="284" w:type="dxa"/>
            <w:vMerge/>
            <w:tcBorders>
              <w:top w:val="single" w:sz="12" w:space="0" w:color="auto"/>
              <w:bottom w:val="single" w:sz="12" w:space="0" w:color="auto"/>
            </w:tcBorders>
            <w:tcPrChange w:id="350" w:author="Chen Heller" w:date="2022-09-15T10:42:00Z">
              <w:tcPr>
                <w:tcW w:w="284" w:type="dxa"/>
                <w:gridSpan w:val="2"/>
                <w:vMerge/>
                <w:tcBorders>
                  <w:top w:val="single" w:sz="12" w:space="0" w:color="auto"/>
                  <w:bottom w:val="single" w:sz="12" w:space="0" w:color="auto"/>
                </w:tcBorders>
              </w:tcPr>
            </w:tcPrChange>
          </w:tcPr>
          <w:p w14:paraId="7EFE5ECA" w14:textId="77777777" w:rsidR="00DC6616" w:rsidRPr="00EA2CED" w:rsidRDefault="00DC6616" w:rsidP="00EA2CED">
            <w:pPr>
              <w:ind w:firstLine="0"/>
              <w:rPr>
                <w:ins w:id="351" w:author="Chen Heller" w:date="2022-09-14T21:54:00Z"/>
                <w:b/>
                <w:bCs/>
              </w:rPr>
            </w:pPr>
          </w:p>
        </w:tc>
        <w:tc>
          <w:tcPr>
            <w:tcW w:w="2268" w:type="dxa"/>
            <w:tcPrChange w:id="352" w:author="Chen Heller" w:date="2022-09-15T10:42:00Z">
              <w:tcPr>
                <w:tcW w:w="2126" w:type="dxa"/>
                <w:gridSpan w:val="2"/>
              </w:tcPr>
            </w:tcPrChange>
          </w:tcPr>
          <w:p w14:paraId="7F876669" w14:textId="77777777" w:rsidR="00DC6616" w:rsidRPr="00EA2CED" w:rsidRDefault="00DC6616" w:rsidP="00EA2CED">
            <w:pPr>
              <w:ind w:firstLine="0"/>
              <w:rPr>
                <w:ins w:id="353" w:author="Chen Heller" w:date="2022-09-14T21:54:00Z"/>
                <w:b/>
                <w:bCs/>
              </w:rPr>
            </w:pPr>
            <w:ins w:id="354" w:author="Chen Heller" w:date="2022-09-14T21:54:00Z">
              <w:r w:rsidRPr="00EA2CED">
                <w:rPr>
                  <w:b/>
                  <w:bCs/>
                </w:rPr>
                <w:t>Reaction time</w:t>
              </w:r>
            </w:ins>
          </w:p>
        </w:tc>
        <w:tc>
          <w:tcPr>
            <w:tcW w:w="1843" w:type="dxa"/>
            <w:tcPrChange w:id="355" w:author="Chen Heller" w:date="2022-09-15T10:42:00Z">
              <w:tcPr>
                <w:tcW w:w="1843" w:type="dxa"/>
                <w:gridSpan w:val="2"/>
              </w:tcPr>
            </w:tcPrChange>
          </w:tcPr>
          <w:p w14:paraId="0870D43E" w14:textId="77777777" w:rsidR="00DC6616" w:rsidRDefault="00DC6616" w:rsidP="00EA2CED">
            <w:pPr>
              <w:ind w:firstLine="0"/>
              <w:rPr>
                <w:ins w:id="356" w:author="Chen Heller" w:date="2022-09-14T21:54:00Z"/>
              </w:rPr>
            </w:pPr>
            <w:ins w:id="357" w:author="Chen Heller" w:date="2022-09-14T21:54:00Z">
              <w:r>
                <w:t>433.96 (125.26)</w:t>
              </w:r>
            </w:ins>
          </w:p>
        </w:tc>
        <w:tc>
          <w:tcPr>
            <w:tcW w:w="1843" w:type="dxa"/>
            <w:tcPrChange w:id="358" w:author="Chen Heller" w:date="2022-09-15T10:42:00Z">
              <w:tcPr>
                <w:tcW w:w="1843" w:type="dxa"/>
                <w:gridSpan w:val="2"/>
              </w:tcPr>
            </w:tcPrChange>
          </w:tcPr>
          <w:p w14:paraId="6B8AF901" w14:textId="77777777" w:rsidR="00DC6616" w:rsidRDefault="00DC6616" w:rsidP="00EA2CED">
            <w:pPr>
              <w:ind w:firstLine="0"/>
              <w:rPr>
                <w:ins w:id="359" w:author="Chen Heller" w:date="2022-09-14T21:54:00Z"/>
              </w:rPr>
            </w:pPr>
            <w:ins w:id="360" w:author="Chen Heller" w:date="2022-09-14T21:54:00Z">
              <w:r>
                <w:t>441.88 (125.81)</w:t>
              </w:r>
            </w:ins>
          </w:p>
        </w:tc>
        <w:tc>
          <w:tcPr>
            <w:tcW w:w="709" w:type="dxa"/>
            <w:tcPrChange w:id="361" w:author="Chen Heller" w:date="2022-09-15T10:42:00Z">
              <w:tcPr>
                <w:tcW w:w="709" w:type="dxa"/>
                <w:gridSpan w:val="2"/>
              </w:tcPr>
            </w:tcPrChange>
          </w:tcPr>
          <w:p w14:paraId="4D7F9B31" w14:textId="77777777" w:rsidR="00DC6616" w:rsidRDefault="00DC6616" w:rsidP="00EA2CED">
            <w:pPr>
              <w:ind w:firstLine="0"/>
              <w:rPr>
                <w:ins w:id="362" w:author="Chen Heller" w:date="2022-09-14T21:54:00Z"/>
              </w:rPr>
            </w:pPr>
            <w:ins w:id="363" w:author="Chen Heller" w:date="2022-09-14T21:54:00Z">
              <w:r>
                <w:t>2.07</w:t>
              </w:r>
            </w:ins>
          </w:p>
        </w:tc>
        <w:tc>
          <w:tcPr>
            <w:tcW w:w="992" w:type="dxa"/>
            <w:tcPrChange w:id="364" w:author="Chen Heller" w:date="2022-09-15T10:42:00Z">
              <w:tcPr>
                <w:tcW w:w="992" w:type="dxa"/>
                <w:gridSpan w:val="2"/>
              </w:tcPr>
            </w:tcPrChange>
          </w:tcPr>
          <w:p w14:paraId="33717C25" w14:textId="77777777" w:rsidR="00DC6616" w:rsidRDefault="00DC6616" w:rsidP="00EA2CED">
            <w:pPr>
              <w:ind w:firstLine="0"/>
              <w:rPr>
                <w:ins w:id="365" w:author="Chen Heller" w:date="2022-09-14T21:54:00Z"/>
              </w:rPr>
            </w:pPr>
            <w:ins w:id="366" w:author="Chen Heller" w:date="2022-09-14T21:54:00Z">
              <w:r>
                <w:t>0.169</w:t>
              </w:r>
            </w:ins>
          </w:p>
        </w:tc>
        <w:tc>
          <w:tcPr>
            <w:tcW w:w="1417" w:type="dxa"/>
            <w:tcPrChange w:id="367" w:author="Chen Heller" w:date="2022-09-15T10:42:00Z">
              <w:tcPr>
                <w:tcW w:w="1417" w:type="dxa"/>
                <w:gridSpan w:val="2"/>
              </w:tcPr>
            </w:tcPrChange>
          </w:tcPr>
          <w:p w14:paraId="23B46D03" w14:textId="77777777" w:rsidR="00DC6616" w:rsidRDefault="00DC6616" w:rsidP="00EA2CED">
            <w:pPr>
              <w:ind w:firstLine="0"/>
              <w:rPr>
                <w:ins w:id="368" w:author="Chen Heller" w:date="2022-09-14T21:54:00Z"/>
              </w:rPr>
            </w:pPr>
            <w:ins w:id="369" w:author="Chen Heller" w:date="2022-09-14T21:54:00Z">
              <w:r>
                <w:t>-16.55, 0.71</w:t>
              </w:r>
            </w:ins>
          </w:p>
        </w:tc>
        <w:tc>
          <w:tcPr>
            <w:tcW w:w="709" w:type="dxa"/>
            <w:tcPrChange w:id="370" w:author="Chen Heller" w:date="2022-09-15T10:42:00Z">
              <w:tcPr>
                <w:tcW w:w="709" w:type="dxa"/>
                <w:gridSpan w:val="2"/>
              </w:tcPr>
            </w:tcPrChange>
          </w:tcPr>
          <w:p w14:paraId="5BC6D033" w14:textId="77777777" w:rsidR="00DC6616" w:rsidRDefault="00DC6616" w:rsidP="00EA2CED">
            <w:pPr>
              <w:ind w:firstLine="0"/>
              <w:rPr>
                <w:ins w:id="371" w:author="Chen Heller" w:date="2022-09-14T21:54:00Z"/>
              </w:rPr>
            </w:pPr>
            <w:ins w:id="372" w:author="Chen Heller" w:date="2022-09-14T21:54:00Z">
              <w:r>
                <w:t>0.66</w:t>
              </w:r>
            </w:ins>
          </w:p>
        </w:tc>
      </w:tr>
      <w:tr w:rsidR="00DC6616" w14:paraId="2DAEA853" w14:textId="77777777" w:rsidTr="00D03187">
        <w:trPr>
          <w:trHeight w:val="490"/>
          <w:ins w:id="373" w:author="Chen Heller" w:date="2022-09-14T21:54:00Z"/>
          <w:trPrChange w:id="374" w:author="Chen Heller" w:date="2022-09-15T10:42:00Z">
            <w:trPr>
              <w:gridAfter w:val="0"/>
              <w:trHeight w:val="490"/>
            </w:trPr>
          </w:trPrChange>
        </w:trPr>
        <w:tc>
          <w:tcPr>
            <w:tcW w:w="284" w:type="dxa"/>
            <w:vMerge/>
            <w:tcBorders>
              <w:top w:val="single" w:sz="12" w:space="0" w:color="auto"/>
              <w:bottom w:val="single" w:sz="12" w:space="0" w:color="auto"/>
            </w:tcBorders>
            <w:tcPrChange w:id="375" w:author="Chen Heller" w:date="2022-09-15T10:42:00Z">
              <w:tcPr>
                <w:tcW w:w="284" w:type="dxa"/>
                <w:gridSpan w:val="2"/>
                <w:vMerge/>
                <w:tcBorders>
                  <w:top w:val="single" w:sz="12" w:space="0" w:color="auto"/>
                  <w:bottom w:val="single" w:sz="12" w:space="0" w:color="auto"/>
                </w:tcBorders>
              </w:tcPr>
            </w:tcPrChange>
          </w:tcPr>
          <w:p w14:paraId="038DD674" w14:textId="77777777" w:rsidR="00DC6616" w:rsidRPr="00EA2CED" w:rsidRDefault="00DC6616" w:rsidP="00EA2CED">
            <w:pPr>
              <w:ind w:firstLine="0"/>
              <w:rPr>
                <w:ins w:id="376" w:author="Chen Heller" w:date="2022-09-14T21:54:00Z"/>
                <w:b/>
                <w:bCs/>
              </w:rPr>
            </w:pPr>
          </w:p>
        </w:tc>
        <w:tc>
          <w:tcPr>
            <w:tcW w:w="2268" w:type="dxa"/>
            <w:tcPrChange w:id="377" w:author="Chen Heller" w:date="2022-09-15T10:42:00Z">
              <w:tcPr>
                <w:tcW w:w="2126" w:type="dxa"/>
                <w:gridSpan w:val="2"/>
              </w:tcPr>
            </w:tcPrChange>
          </w:tcPr>
          <w:p w14:paraId="7368CE85" w14:textId="403A210D" w:rsidR="00DC6616" w:rsidRPr="00EA2CED" w:rsidRDefault="00DC6616" w:rsidP="00EA2CED">
            <w:pPr>
              <w:ind w:firstLine="0"/>
              <w:rPr>
                <w:ins w:id="378" w:author="Chen Heller" w:date="2022-09-14T21:54:00Z"/>
                <w:b/>
                <w:bCs/>
              </w:rPr>
            </w:pPr>
            <w:ins w:id="379" w:author="Chen Heller" w:date="2022-09-14T21:54:00Z">
              <w:r w:rsidRPr="00EA2CED">
                <w:rPr>
                  <w:b/>
                  <w:bCs/>
                </w:rPr>
                <w:t xml:space="preserve">Movement </w:t>
              </w:r>
            </w:ins>
            <w:ins w:id="380" w:author="Chen Heller" w:date="2022-09-15T10:42:00Z">
              <w:r w:rsidR="00D03187">
                <w:rPr>
                  <w:b/>
                  <w:bCs/>
                </w:rPr>
                <w:t>duration</w:t>
              </w:r>
            </w:ins>
          </w:p>
        </w:tc>
        <w:tc>
          <w:tcPr>
            <w:tcW w:w="1843" w:type="dxa"/>
            <w:tcPrChange w:id="381" w:author="Chen Heller" w:date="2022-09-15T10:42:00Z">
              <w:tcPr>
                <w:tcW w:w="1843" w:type="dxa"/>
                <w:gridSpan w:val="2"/>
              </w:tcPr>
            </w:tcPrChange>
          </w:tcPr>
          <w:p w14:paraId="16C7AEDE" w14:textId="77777777" w:rsidR="00DC6616" w:rsidRDefault="00DC6616" w:rsidP="00EA2CED">
            <w:pPr>
              <w:ind w:firstLine="0"/>
              <w:rPr>
                <w:ins w:id="382" w:author="Chen Heller" w:date="2022-09-14T21:54:00Z"/>
              </w:rPr>
            </w:pPr>
            <w:ins w:id="383" w:author="Chen Heller" w:date="2022-09-14T21:54:00Z">
              <w:r>
                <w:t>558.15 (80.72)</w:t>
              </w:r>
            </w:ins>
          </w:p>
        </w:tc>
        <w:tc>
          <w:tcPr>
            <w:tcW w:w="1843" w:type="dxa"/>
            <w:tcPrChange w:id="384" w:author="Chen Heller" w:date="2022-09-15T10:42:00Z">
              <w:tcPr>
                <w:tcW w:w="1843" w:type="dxa"/>
                <w:gridSpan w:val="2"/>
              </w:tcPr>
            </w:tcPrChange>
          </w:tcPr>
          <w:p w14:paraId="058C3984" w14:textId="77777777" w:rsidR="00DC6616" w:rsidRDefault="00DC6616" w:rsidP="00EA2CED">
            <w:pPr>
              <w:ind w:firstLine="0"/>
              <w:rPr>
                <w:ins w:id="385" w:author="Chen Heller" w:date="2022-09-14T21:54:00Z"/>
              </w:rPr>
            </w:pPr>
            <w:ins w:id="386" w:author="Chen Heller" w:date="2022-09-14T21:54:00Z">
              <w:r>
                <w:t>557.91 (81.61)</w:t>
              </w:r>
            </w:ins>
          </w:p>
        </w:tc>
        <w:tc>
          <w:tcPr>
            <w:tcW w:w="709" w:type="dxa"/>
            <w:tcPrChange w:id="387" w:author="Chen Heller" w:date="2022-09-15T10:42:00Z">
              <w:tcPr>
                <w:tcW w:w="709" w:type="dxa"/>
                <w:gridSpan w:val="2"/>
              </w:tcPr>
            </w:tcPrChange>
          </w:tcPr>
          <w:p w14:paraId="6F873FA3" w14:textId="77777777" w:rsidR="00DC6616" w:rsidRDefault="00DC6616" w:rsidP="00EA2CED">
            <w:pPr>
              <w:ind w:firstLine="0"/>
              <w:rPr>
                <w:ins w:id="388" w:author="Chen Heller" w:date="2022-09-14T21:54:00Z"/>
              </w:rPr>
            </w:pPr>
          </w:p>
        </w:tc>
        <w:tc>
          <w:tcPr>
            <w:tcW w:w="992" w:type="dxa"/>
            <w:tcPrChange w:id="389" w:author="Chen Heller" w:date="2022-09-15T10:42:00Z">
              <w:tcPr>
                <w:tcW w:w="992" w:type="dxa"/>
                <w:gridSpan w:val="2"/>
              </w:tcPr>
            </w:tcPrChange>
          </w:tcPr>
          <w:p w14:paraId="32A14361" w14:textId="77777777" w:rsidR="00DC6616" w:rsidRDefault="00DC6616" w:rsidP="00EA2CED">
            <w:pPr>
              <w:ind w:firstLine="0"/>
              <w:rPr>
                <w:ins w:id="390" w:author="Chen Heller" w:date="2022-09-14T21:54:00Z"/>
              </w:rPr>
            </w:pPr>
            <w:ins w:id="391" w:author="Chen Heller" w:date="2022-09-14T21:54:00Z">
              <w:r>
                <w:t>0.896</w:t>
              </w:r>
            </w:ins>
          </w:p>
        </w:tc>
        <w:tc>
          <w:tcPr>
            <w:tcW w:w="1417" w:type="dxa"/>
            <w:tcPrChange w:id="392" w:author="Chen Heller" w:date="2022-09-15T10:42:00Z">
              <w:tcPr>
                <w:tcW w:w="1417" w:type="dxa"/>
                <w:gridSpan w:val="2"/>
              </w:tcPr>
            </w:tcPrChange>
          </w:tcPr>
          <w:p w14:paraId="6FA2C11E" w14:textId="77777777" w:rsidR="00DC6616" w:rsidRDefault="00DC6616" w:rsidP="00EA2CED">
            <w:pPr>
              <w:ind w:firstLine="0"/>
              <w:rPr>
                <w:ins w:id="393" w:author="Chen Heller" w:date="2022-09-14T21:54:00Z"/>
              </w:rPr>
            </w:pPr>
            <w:ins w:id="394" w:author="Chen Heller" w:date="2022-09-14T21:54:00Z">
              <w:r>
                <w:t>-5.96, 5.60</w:t>
              </w:r>
            </w:ins>
          </w:p>
        </w:tc>
        <w:tc>
          <w:tcPr>
            <w:tcW w:w="709" w:type="dxa"/>
            <w:tcPrChange w:id="395" w:author="Chen Heller" w:date="2022-09-15T10:42:00Z">
              <w:tcPr>
                <w:tcW w:w="709" w:type="dxa"/>
                <w:gridSpan w:val="2"/>
              </w:tcPr>
            </w:tcPrChange>
          </w:tcPr>
          <w:p w14:paraId="51D796C8" w14:textId="77777777" w:rsidR="00DC6616" w:rsidRDefault="00DC6616" w:rsidP="00EA2CED">
            <w:pPr>
              <w:ind w:firstLine="0"/>
              <w:rPr>
                <w:ins w:id="396" w:author="Chen Heller" w:date="2022-09-14T21:54:00Z"/>
              </w:rPr>
            </w:pPr>
            <w:ins w:id="397" w:author="Chen Heller" w:date="2022-09-14T21:54:00Z">
              <w:r>
                <w:t>0.02</w:t>
              </w:r>
            </w:ins>
          </w:p>
        </w:tc>
      </w:tr>
      <w:tr w:rsidR="00DC6616" w14:paraId="7D715023" w14:textId="77777777" w:rsidTr="00D03187">
        <w:trPr>
          <w:trHeight w:val="490"/>
          <w:ins w:id="398" w:author="Chen Heller" w:date="2022-09-14T21:54:00Z"/>
          <w:trPrChange w:id="399" w:author="Chen Heller" w:date="2022-09-15T10:42:00Z">
            <w:trPr>
              <w:gridBefore w:val="1"/>
              <w:trHeight w:val="490"/>
            </w:trPr>
          </w:trPrChange>
        </w:trPr>
        <w:tc>
          <w:tcPr>
            <w:tcW w:w="284" w:type="dxa"/>
            <w:vMerge/>
            <w:tcBorders>
              <w:top w:val="single" w:sz="12" w:space="0" w:color="auto"/>
              <w:bottom w:val="single" w:sz="12" w:space="0" w:color="auto"/>
            </w:tcBorders>
            <w:tcPrChange w:id="400" w:author="Chen Heller" w:date="2022-09-15T10:42:00Z">
              <w:tcPr>
                <w:tcW w:w="284" w:type="dxa"/>
                <w:gridSpan w:val="2"/>
                <w:vMerge/>
                <w:tcBorders>
                  <w:top w:val="single" w:sz="12" w:space="0" w:color="auto"/>
                  <w:bottom w:val="single" w:sz="12" w:space="0" w:color="auto"/>
                </w:tcBorders>
              </w:tcPr>
            </w:tcPrChange>
          </w:tcPr>
          <w:p w14:paraId="2A3BF10D" w14:textId="77777777" w:rsidR="00DC6616" w:rsidRPr="00EA2CED" w:rsidRDefault="00DC6616" w:rsidP="00EA2CED">
            <w:pPr>
              <w:ind w:firstLine="0"/>
              <w:rPr>
                <w:ins w:id="401" w:author="Chen Heller" w:date="2022-09-14T21:54:00Z"/>
                <w:b/>
                <w:bCs/>
              </w:rPr>
            </w:pPr>
          </w:p>
        </w:tc>
        <w:tc>
          <w:tcPr>
            <w:tcW w:w="2268" w:type="dxa"/>
            <w:tcBorders>
              <w:bottom w:val="single" w:sz="12" w:space="0" w:color="auto"/>
            </w:tcBorders>
            <w:tcPrChange w:id="402" w:author="Chen Heller" w:date="2022-09-15T10:42:00Z">
              <w:tcPr>
                <w:tcW w:w="2126" w:type="dxa"/>
                <w:gridSpan w:val="2"/>
              </w:tcPr>
            </w:tcPrChange>
          </w:tcPr>
          <w:p w14:paraId="589B59B6" w14:textId="77777777" w:rsidR="00DC6616" w:rsidRPr="00EA2CED" w:rsidRDefault="00DC6616" w:rsidP="00EA2CED">
            <w:pPr>
              <w:ind w:firstLine="0"/>
              <w:rPr>
                <w:ins w:id="403" w:author="Chen Heller" w:date="2022-09-14T21:54:00Z"/>
                <w:b/>
                <w:bCs/>
              </w:rPr>
            </w:pPr>
            <w:ins w:id="404" w:author="Chen Heller" w:date="2022-09-14T21:54:00Z">
              <w:r w:rsidRPr="00EA2CED">
                <w:rPr>
                  <w:b/>
                  <w:bCs/>
                </w:rPr>
                <w:t>COM</w:t>
              </w:r>
            </w:ins>
          </w:p>
        </w:tc>
        <w:tc>
          <w:tcPr>
            <w:tcW w:w="1843" w:type="dxa"/>
            <w:tcBorders>
              <w:bottom w:val="single" w:sz="12" w:space="0" w:color="auto"/>
            </w:tcBorders>
            <w:tcPrChange w:id="405" w:author="Chen Heller" w:date="2022-09-15T10:42:00Z">
              <w:tcPr>
                <w:tcW w:w="1843" w:type="dxa"/>
                <w:gridSpan w:val="2"/>
              </w:tcPr>
            </w:tcPrChange>
          </w:tcPr>
          <w:p w14:paraId="5ACD7AB9" w14:textId="77777777" w:rsidR="00DC6616" w:rsidRDefault="00DC6616" w:rsidP="00EA2CED">
            <w:pPr>
              <w:ind w:firstLine="0"/>
              <w:rPr>
                <w:ins w:id="406" w:author="Chen Heller" w:date="2022-09-14T21:54:00Z"/>
              </w:rPr>
            </w:pPr>
            <w:ins w:id="407" w:author="Chen Heller" w:date="2022-09-14T21:54:00Z">
              <w:r>
                <w:t>0.21 (0.06)</w:t>
              </w:r>
            </w:ins>
          </w:p>
        </w:tc>
        <w:tc>
          <w:tcPr>
            <w:tcW w:w="1843" w:type="dxa"/>
            <w:tcBorders>
              <w:bottom w:val="single" w:sz="12" w:space="0" w:color="auto"/>
            </w:tcBorders>
            <w:tcPrChange w:id="408" w:author="Chen Heller" w:date="2022-09-15T10:42:00Z">
              <w:tcPr>
                <w:tcW w:w="1843" w:type="dxa"/>
                <w:gridSpan w:val="2"/>
              </w:tcPr>
            </w:tcPrChange>
          </w:tcPr>
          <w:p w14:paraId="17EA02B8" w14:textId="77777777" w:rsidR="00DC6616" w:rsidRDefault="00DC6616" w:rsidP="00EA2CED">
            <w:pPr>
              <w:ind w:firstLine="0"/>
              <w:rPr>
                <w:ins w:id="409" w:author="Chen Heller" w:date="2022-09-14T21:54:00Z"/>
              </w:rPr>
            </w:pPr>
            <w:ins w:id="410" w:author="Chen Heller" w:date="2022-09-14T21:54:00Z">
              <w:r>
                <w:t>0.20 (0.08)</w:t>
              </w:r>
            </w:ins>
          </w:p>
        </w:tc>
        <w:tc>
          <w:tcPr>
            <w:tcW w:w="709" w:type="dxa"/>
            <w:tcBorders>
              <w:bottom w:val="single" w:sz="12" w:space="0" w:color="auto"/>
            </w:tcBorders>
            <w:tcPrChange w:id="411" w:author="Chen Heller" w:date="2022-09-15T10:42:00Z">
              <w:tcPr>
                <w:tcW w:w="709" w:type="dxa"/>
                <w:gridSpan w:val="2"/>
              </w:tcPr>
            </w:tcPrChange>
          </w:tcPr>
          <w:p w14:paraId="07771BD2" w14:textId="77777777" w:rsidR="00DC6616" w:rsidRDefault="00DC6616" w:rsidP="00EA2CED">
            <w:pPr>
              <w:ind w:firstLine="0"/>
              <w:rPr>
                <w:ins w:id="412" w:author="Chen Heller" w:date="2022-09-14T21:54:00Z"/>
              </w:rPr>
            </w:pPr>
            <w:ins w:id="413" w:author="Chen Heller" w:date="2022-09-14T21:54:00Z">
              <w:r>
                <w:t>0.30</w:t>
              </w:r>
            </w:ins>
          </w:p>
        </w:tc>
        <w:tc>
          <w:tcPr>
            <w:tcW w:w="992" w:type="dxa"/>
            <w:tcBorders>
              <w:bottom w:val="single" w:sz="12" w:space="0" w:color="auto"/>
            </w:tcBorders>
            <w:tcPrChange w:id="414" w:author="Chen Heller" w:date="2022-09-15T10:42:00Z">
              <w:tcPr>
                <w:tcW w:w="992" w:type="dxa"/>
                <w:gridSpan w:val="2"/>
              </w:tcPr>
            </w:tcPrChange>
          </w:tcPr>
          <w:p w14:paraId="7F730BFF" w14:textId="77777777" w:rsidR="00DC6616" w:rsidRDefault="00DC6616" w:rsidP="00EA2CED">
            <w:pPr>
              <w:ind w:firstLine="0"/>
              <w:rPr>
                <w:ins w:id="415" w:author="Chen Heller" w:date="2022-09-14T21:54:00Z"/>
              </w:rPr>
            </w:pPr>
            <w:ins w:id="416" w:author="Chen Heller" w:date="2022-09-14T21:54:00Z">
              <w:r>
                <w:t>0.896</w:t>
              </w:r>
            </w:ins>
          </w:p>
        </w:tc>
        <w:tc>
          <w:tcPr>
            <w:tcW w:w="1417" w:type="dxa"/>
            <w:tcBorders>
              <w:bottom w:val="single" w:sz="12" w:space="0" w:color="auto"/>
            </w:tcBorders>
            <w:tcPrChange w:id="417" w:author="Chen Heller" w:date="2022-09-15T10:42:00Z">
              <w:tcPr>
                <w:tcW w:w="1417" w:type="dxa"/>
                <w:gridSpan w:val="2"/>
              </w:tcPr>
            </w:tcPrChange>
          </w:tcPr>
          <w:p w14:paraId="7BA02520" w14:textId="77777777" w:rsidR="00DC6616" w:rsidRDefault="00DC6616" w:rsidP="00EA2CED">
            <w:pPr>
              <w:ind w:firstLine="0"/>
              <w:rPr>
                <w:ins w:id="418" w:author="Chen Heller" w:date="2022-09-14T21:54:00Z"/>
              </w:rPr>
            </w:pPr>
            <w:ins w:id="419" w:author="Chen Heller" w:date="2022-09-14T21:54:00Z">
              <w:r>
                <w:t>-0.03, 0.04</w:t>
              </w:r>
            </w:ins>
          </w:p>
        </w:tc>
        <w:tc>
          <w:tcPr>
            <w:tcW w:w="709" w:type="dxa"/>
            <w:tcBorders>
              <w:bottom w:val="single" w:sz="12" w:space="0" w:color="auto"/>
            </w:tcBorders>
            <w:tcPrChange w:id="420" w:author="Chen Heller" w:date="2022-09-15T10:42:00Z">
              <w:tcPr>
                <w:tcW w:w="709" w:type="dxa"/>
                <w:gridSpan w:val="2"/>
              </w:tcPr>
            </w:tcPrChange>
          </w:tcPr>
          <w:p w14:paraId="49BD479E" w14:textId="77777777" w:rsidR="00DC6616" w:rsidRDefault="00DC6616" w:rsidP="00EA2CED">
            <w:pPr>
              <w:ind w:firstLine="0"/>
              <w:rPr>
                <w:ins w:id="421" w:author="Chen Heller" w:date="2022-09-14T21:54:00Z"/>
              </w:rPr>
            </w:pPr>
            <w:ins w:id="422" w:author="Chen Heller" w:date="2022-09-14T21:54:00Z">
              <w:r>
                <w:t>0.10</w:t>
              </w:r>
            </w:ins>
          </w:p>
        </w:tc>
      </w:tr>
      <w:tr w:rsidR="00DC6616" w14:paraId="7A5492FA" w14:textId="77777777" w:rsidTr="00D03187">
        <w:trPr>
          <w:trHeight w:val="490"/>
          <w:ins w:id="423" w:author="Chen Heller" w:date="2022-09-14T21:54:00Z"/>
          <w:trPrChange w:id="424" w:author="Chen Heller" w:date="2022-09-15T10:42:00Z">
            <w:trPr>
              <w:gridAfter w:val="0"/>
              <w:trHeight w:val="490"/>
            </w:trPr>
          </w:trPrChange>
        </w:trPr>
        <w:tc>
          <w:tcPr>
            <w:tcW w:w="10065" w:type="dxa"/>
            <w:gridSpan w:val="8"/>
            <w:tcBorders>
              <w:top w:val="single" w:sz="12" w:space="0" w:color="auto"/>
            </w:tcBorders>
            <w:tcPrChange w:id="425" w:author="Chen Heller" w:date="2022-09-15T10:42:00Z">
              <w:tcPr>
                <w:tcW w:w="9923" w:type="dxa"/>
                <w:gridSpan w:val="16"/>
                <w:tcBorders>
                  <w:top w:val="single" w:sz="12" w:space="0" w:color="auto"/>
                </w:tcBorders>
              </w:tcPr>
            </w:tcPrChange>
          </w:tcPr>
          <w:p w14:paraId="7F1C4373" w14:textId="77777777" w:rsidR="00DC6616" w:rsidRDefault="00DC6616" w:rsidP="00EA2CED">
            <w:pPr>
              <w:spacing w:line="240" w:lineRule="auto"/>
              <w:ind w:firstLine="0"/>
              <w:rPr>
                <w:ins w:id="426" w:author="Chen Heller" w:date="2022-09-14T21:54:00Z"/>
              </w:rPr>
            </w:pPr>
            <w:ins w:id="427" w:author="Chen Heller" w:date="2022-09-14T21:54:00Z">
              <w:r w:rsidRPr="00EA2CED">
                <w:rPr>
                  <w:i/>
                  <w:iCs/>
                  <w:sz w:val="22"/>
                  <w:szCs w:val="22"/>
                </w:rPr>
                <w:t xml:space="preserve">Note. </w:t>
              </w:r>
              <w:r w:rsidRPr="00EA2CED">
                <w:rPr>
                  <w:sz w:val="22"/>
                  <w:szCs w:val="22"/>
                </w:rPr>
                <w:t>t</w:t>
              </w:r>
              <w:r>
                <w:rPr>
                  <w:sz w:val="22"/>
                  <w:szCs w:val="22"/>
                </w:rPr>
                <w:t>(</w:t>
              </w:r>
              <w:proofErr w:type="spellStart"/>
              <w:r>
                <w:rPr>
                  <w:sz w:val="22"/>
                  <w:szCs w:val="22"/>
                </w:rPr>
                <w:t>df</w:t>
              </w:r>
              <w:proofErr w:type="spellEnd"/>
              <w:r>
                <w:rPr>
                  <w:sz w:val="22"/>
                  <w:szCs w:val="22"/>
                </w:rPr>
                <w:t>)</w:t>
              </w:r>
              <w:r w:rsidRPr="00EA2CED">
                <w:rPr>
                  <w:sz w:val="22"/>
                  <w:szCs w:val="22"/>
                </w:rPr>
                <w:t xml:space="preserve"> = t-test score, degrees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ins>
          </w:p>
        </w:tc>
      </w:tr>
    </w:tbl>
    <w:p w14:paraId="604FF448" w14:textId="77777777" w:rsidR="00961F77" w:rsidRDefault="00961F77" w:rsidP="004D5003">
      <w:pPr>
        <w:ind w:firstLine="0"/>
      </w:pPr>
    </w:p>
    <w:p w14:paraId="79292204" w14:textId="77777777" w:rsidR="00961F77" w:rsidRDefault="00961F77" w:rsidP="004D5003">
      <w:pPr>
        <w:ind w:firstLine="0"/>
      </w:pPr>
    </w:p>
    <w:p w14:paraId="5D8CD174" w14:textId="39095326" w:rsidR="005A4C44" w:rsidRPr="005A4C44" w:rsidRDefault="005A4C44" w:rsidP="005A4C44">
      <w:pPr>
        <w:ind w:firstLine="0"/>
      </w:pPr>
      <w:r w:rsidRPr="005A4C44">
        <w:rPr>
          <w:noProof/>
        </w:rPr>
        <w:drawing>
          <wp:inline distT="0" distB="0" distL="0" distR="0" wp14:anchorId="7D14BE4E" wp14:editId="5E3306E2">
            <wp:extent cx="5924550" cy="398078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734" t="2063" r="25073" b="9889"/>
                    <a:stretch/>
                  </pic:blipFill>
                  <pic:spPr bwMode="auto">
                    <a:xfrm>
                      <a:off x="0" y="0"/>
                      <a:ext cx="5933435" cy="3986752"/>
                    </a:xfrm>
                    <a:prstGeom prst="rect">
                      <a:avLst/>
                    </a:prstGeom>
                    <a:noFill/>
                    <a:ln>
                      <a:noFill/>
                    </a:ln>
                    <a:extLst>
                      <a:ext uri="{53640926-AAD7-44D8-BBD7-CCE9431645EC}">
                        <a14:shadowObscured xmlns:a14="http://schemas.microsoft.com/office/drawing/2010/main"/>
                      </a:ext>
                    </a:extLst>
                  </pic:spPr>
                </pic:pic>
              </a:graphicData>
            </a:graphic>
          </wp:inline>
        </w:drawing>
      </w:r>
    </w:p>
    <w:p w14:paraId="5E4481CF" w14:textId="2B1941A6" w:rsidR="00106015" w:rsidRDefault="00A63387" w:rsidP="008D35B7">
      <w:pPr>
        <w:pStyle w:val="Caption"/>
      </w:pPr>
      <w:bookmarkStart w:id="428" w:name="_Ref113876063"/>
      <w:r>
        <w:t xml:space="preserve">Figure </w:t>
      </w:r>
      <w:r>
        <w:fldChar w:fldCharType="begin"/>
      </w:r>
      <w:r>
        <w:instrText xml:space="preserve"> SEQ Figure \* ARABIC </w:instrText>
      </w:r>
      <w:r>
        <w:fldChar w:fldCharType="separate"/>
      </w:r>
      <w:r w:rsidR="007E2512">
        <w:rPr>
          <w:noProof/>
        </w:rPr>
        <w:t>3</w:t>
      </w:r>
      <w:r>
        <w:rPr>
          <w:noProof/>
        </w:rPr>
        <w:fldChar w:fldCharType="end"/>
      </w:r>
      <w:bookmarkEnd w:id="428"/>
      <w:r>
        <w:t xml:space="preserve">. </w:t>
      </w:r>
      <w:bookmarkStart w:id="429" w:name="_Hlk113876516"/>
      <w:r>
        <w:t xml:space="preserve">Results of Experiment 1. </w:t>
      </w:r>
      <w:r w:rsidR="008958F6">
        <w:t>(a)</w:t>
      </w:r>
      <w:r w:rsidR="002A611B">
        <w:t xml:space="preserve"> Reaching trajectories </w:t>
      </w:r>
      <w:r w:rsidR="008D35B7">
        <w:t xml:space="preserve">in trials where a </w:t>
      </w:r>
      <w:r w:rsidR="008076A6">
        <w:t>correct</w:t>
      </w:r>
      <w:r w:rsidR="00122F84">
        <w:t xml:space="preserve"> answer </w:t>
      </w:r>
      <w:r w:rsidR="0042632C">
        <w:t xml:space="preserve">was </w:t>
      </w:r>
      <w:r w:rsidR="008D35B7">
        <w:t>given by choosing the</w:t>
      </w:r>
      <w:r w:rsidR="002A611B">
        <w:t xml:space="preserve"> left and right targets, averaged across all participants.</w:t>
      </w:r>
      <w:r w:rsidR="00AD5211">
        <w:t xml:space="preserve"> Shaded areas are </w:t>
      </w:r>
      <w:r w:rsidR="0076787F">
        <w:t xml:space="preserve">the </w:t>
      </w:r>
      <w:r w:rsidR="00BF3C32">
        <w:t xml:space="preserve">standard error </w:t>
      </w:r>
      <w:r w:rsidR="00BF3C32">
        <w:lastRenderedPageBreak/>
        <w:t>(</w:t>
      </w:r>
      <w:r w:rsidR="00AD5211">
        <w:t>SE</w:t>
      </w:r>
      <w:r w:rsidR="00BF3C32">
        <w:t>)</w:t>
      </w:r>
      <w:r w:rsidR="00AD5211">
        <w:t>.</w:t>
      </w:r>
      <w:r w:rsidR="002A611B">
        <w:t xml:space="preserve"> </w:t>
      </w:r>
      <w:r w:rsidR="00A664C3">
        <w:t>(b-</w:t>
      </w:r>
      <w:del w:id="430" w:author="Chen Heller" w:date="2022-09-14T18:59:00Z">
        <w:r w:rsidR="00A664C3" w:rsidDel="00D965AD">
          <w:delText>f</w:delText>
        </w:r>
      </w:del>
      <w:ins w:id="431" w:author="Chen Heller" w:date="2022-09-14T18:59:00Z">
        <w:r w:rsidR="00D965AD">
          <w:t>e</w:t>
        </w:r>
      </w:ins>
      <w:r w:rsidR="00A664C3">
        <w:t xml:space="preserve">) </w:t>
      </w:r>
      <w:r w:rsidR="00045F12">
        <w:t xml:space="preserve">Dots </w:t>
      </w:r>
      <w:r w:rsidR="00353BE6">
        <w:t xml:space="preserve">are </w:t>
      </w:r>
      <w:r w:rsidR="00045F12">
        <w:t xml:space="preserve">single participant </w:t>
      </w:r>
      <w:r w:rsidR="00353BE6">
        <w:t xml:space="preserve">averages </w:t>
      </w:r>
      <w:r w:rsidR="00045F12">
        <w:t xml:space="preserve">while the red/blue horizontal lines </w:t>
      </w:r>
      <w:r w:rsidR="00353BE6">
        <w:t xml:space="preserve">are </w:t>
      </w:r>
      <w:r w:rsidR="00045F12">
        <w:t xml:space="preserve">the </w:t>
      </w:r>
      <w:r w:rsidR="00353BE6">
        <w:t xml:space="preserve">average of all </w:t>
      </w:r>
      <w:r w:rsidR="00045F12">
        <w:t>participants.</w:t>
      </w:r>
      <w:r w:rsidR="009A4D8B">
        <w:t xml:space="preserve"> Black error bars symbol the </w:t>
      </w:r>
      <w:del w:id="432" w:author="Chen Heller" w:date="2022-09-14T18:59:00Z">
        <w:r w:rsidR="009A4D8B" w:rsidDel="00AF42AC">
          <w:delText>standard error (</w:delText>
        </w:r>
      </w:del>
      <w:r w:rsidR="009A4D8B">
        <w:t>SE</w:t>
      </w:r>
      <w:del w:id="433" w:author="Chen Heller" w:date="2022-09-14T18:59:00Z">
        <w:r w:rsidR="009A4D8B" w:rsidDel="00AF42AC">
          <w:delText>)</w:delText>
        </w:r>
      </w:del>
      <w:r w:rsidR="009A4D8B">
        <w:t>.</w:t>
      </w:r>
      <w:r w:rsidR="00296FEE">
        <w:t xml:space="preserve"> Full/dashed grey line</w:t>
      </w:r>
      <w:r w:rsidR="005F2BBE">
        <w:t>s</w:t>
      </w:r>
      <w:r w:rsidR="00296FEE">
        <w:t xml:space="preserve"> represent a numerical incline/decline</w:t>
      </w:r>
      <w:r w:rsidR="00B17727">
        <w:t xml:space="preserve"> (respectively)</w:t>
      </w:r>
      <w:r w:rsidR="00281898">
        <w:t xml:space="preserve"> between the congruent and incongruent conditions.</w:t>
      </w:r>
      <w:bookmarkEnd w:id="429"/>
    </w:p>
    <w:p w14:paraId="203F08D3" w14:textId="77777777" w:rsidR="00EF2201" w:rsidRPr="00EF2201" w:rsidRDefault="00EF2201" w:rsidP="00B83C9B">
      <w:pPr>
        <w:ind w:firstLine="0"/>
      </w:pPr>
    </w:p>
    <w:p w14:paraId="5C9A9952" w14:textId="2AEC4F86" w:rsidR="002057FC" w:rsidRDefault="002057FC" w:rsidP="006238E0">
      <w:pPr>
        <w:pStyle w:val="Heading3"/>
      </w:pPr>
      <w:bookmarkStart w:id="434" w:name="_Toc114053533"/>
      <w:r>
        <w:t>Discussion</w:t>
      </w:r>
      <w:bookmarkEnd w:id="434"/>
    </w:p>
    <w:p w14:paraId="4AEE0D15" w14:textId="12F2C4BA" w:rsidR="002E6192" w:rsidRDefault="00D908A0" w:rsidP="00B83C9B">
      <w:pPr>
        <w:ind w:firstLine="0"/>
      </w:pPr>
      <w:r>
        <w:t xml:space="preserve">Experiment 1 was </w:t>
      </w:r>
      <w:r w:rsidR="006F5721">
        <w:t xml:space="preserve">conducted to </w:t>
      </w:r>
      <w:r w:rsidR="008F6CE0">
        <w:t>establish an experimental environment capable of cap</w:t>
      </w:r>
      <w:r w:rsidR="00B56152">
        <w:t>t</w:t>
      </w:r>
      <w:r w:rsidR="008F6CE0">
        <w:t xml:space="preserve">uring </w:t>
      </w:r>
      <w:r w:rsidR="00673AEA">
        <w:t xml:space="preserve">unconscious </w:t>
      </w:r>
      <w:r w:rsidR="008F6CE0">
        <w:t>effect</w:t>
      </w:r>
      <w:r w:rsidR="00673AEA">
        <w:t>s</w:t>
      </w:r>
      <w:r w:rsidR="008F6CE0">
        <w:t xml:space="preserve"> with motion tracking. In contrast to </w:t>
      </w:r>
      <w:r w:rsidR="00333DEB">
        <w:t>my</w:t>
      </w:r>
      <w:r w:rsidR="008F6CE0">
        <w:t xml:space="preserve"> expectations, </w:t>
      </w:r>
      <w:r w:rsidR="00D22079">
        <w:t xml:space="preserve">a </w:t>
      </w:r>
      <w:r w:rsidR="00CE2020">
        <w:t xml:space="preserve">robust </w:t>
      </w:r>
      <w:r w:rsidR="00673AEA">
        <w:t xml:space="preserve">unconscious </w:t>
      </w:r>
      <w:r w:rsidR="008F6CE0">
        <w:t xml:space="preserve">effect </w:t>
      </w:r>
      <w:r w:rsidR="00CE2020">
        <w:t xml:space="preserve">was </w:t>
      </w:r>
      <w:r w:rsidR="00D22079">
        <w:t xml:space="preserve">not </w:t>
      </w:r>
      <w:r w:rsidR="008F6CE0">
        <w:t>found in any of the motion tracking measures</w:t>
      </w:r>
      <w:r w:rsidR="00CE2020">
        <w:t>, although trend</w:t>
      </w:r>
      <w:r w:rsidR="007D6CBE">
        <w:t>s</w:t>
      </w:r>
      <w:r w:rsidR="00CE2020">
        <w:t xml:space="preserve"> </w:t>
      </w:r>
      <w:r w:rsidR="007D6CBE">
        <w:t xml:space="preserve">were </w:t>
      </w:r>
      <w:r w:rsidR="00CE2020">
        <w:t xml:space="preserve">found </w:t>
      </w:r>
      <w:r w:rsidR="007D6CBE">
        <w:t xml:space="preserve">for </w:t>
      </w:r>
      <w:r w:rsidR="00CE2020">
        <w:t xml:space="preserve">some of them. </w:t>
      </w:r>
      <w:r w:rsidR="007D6CBE">
        <w:t>As</w:t>
      </w:r>
      <w:r w:rsidR="000D2A7B">
        <w:t xml:space="preserve"> </w:t>
      </w:r>
      <w:r w:rsidR="00E828D4">
        <w:t xml:space="preserve">the </w:t>
      </w:r>
      <w:r w:rsidR="00CA4735">
        <w:t xml:space="preserve">trend was most prominent in the reach area </w:t>
      </w:r>
      <w:r w:rsidR="00292BAC">
        <w:t>variable</w:t>
      </w:r>
      <w:r w:rsidR="006157BA">
        <w:t xml:space="preserve">, </w:t>
      </w:r>
      <w:r w:rsidR="00CA5D3E">
        <w:t>I</w:t>
      </w:r>
      <w:r w:rsidR="007D6CBE">
        <w:t xml:space="preserve"> reasoned that </w:t>
      </w:r>
      <w:r w:rsidR="00C92864">
        <w:t xml:space="preserve">it might be </w:t>
      </w:r>
      <w:r w:rsidR="008D07B1">
        <w:t xml:space="preserve">the optimal variable for probing unconscious </w:t>
      </w:r>
      <w:r w:rsidR="003B25EF">
        <w:t>processing</w:t>
      </w:r>
      <w:r w:rsidR="008F6040">
        <w:t>, and accordingly decided to focus on it in subsequent experiments</w:t>
      </w:r>
      <w:r w:rsidR="008D07B1">
        <w:t xml:space="preserve">. </w:t>
      </w:r>
      <w:r w:rsidR="00AC6CB5">
        <w:t xml:space="preserve">Interestingly, although the movement </w:t>
      </w:r>
      <w:r w:rsidR="00E314FB">
        <w:t>duration</w:t>
      </w:r>
      <w:r w:rsidR="00DE3FB9">
        <w:t xml:space="preserve"> </w:t>
      </w:r>
      <w:r w:rsidR="00AC6CB5">
        <w:t xml:space="preserve">was similar </w:t>
      </w:r>
      <w:r w:rsidR="00DB4E1A">
        <w:t xml:space="preserve">in both </w:t>
      </w:r>
      <w:r w:rsidR="00AC6CB5">
        <w:t xml:space="preserve">conditions, there was a trend to </w:t>
      </w:r>
      <w:r w:rsidR="00C86209">
        <w:t xml:space="preserve">longer </w:t>
      </w:r>
      <w:r w:rsidR="00AC6CB5">
        <w:t xml:space="preserve">reaction times in the </w:t>
      </w:r>
      <w:r w:rsidR="00C86209">
        <w:t>in</w:t>
      </w:r>
      <w:r w:rsidR="00B21DF2">
        <w:t xml:space="preserve">congruent condition. </w:t>
      </w:r>
    </w:p>
    <w:p w14:paraId="1A5CB4EB" w14:textId="005AB56C" w:rsidR="007C40F4" w:rsidRDefault="007C40F4" w:rsidP="006238E0">
      <w:pPr>
        <w:pStyle w:val="NoSpacing"/>
        <w:bidi w:val="0"/>
      </w:pPr>
    </w:p>
    <w:p w14:paraId="05C06A55" w14:textId="1609DBC3" w:rsidR="00A95B10" w:rsidRDefault="008E682E" w:rsidP="006238E0">
      <w:pPr>
        <w:pStyle w:val="Heading2"/>
      </w:pPr>
      <w:bookmarkStart w:id="435" w:name="_Toc114053534"/>
      <w:r>
        <w:t xml:space="preserve">Pilot </w:t>
      </w:r>
      <w:r w:rsidR="00ED60E1">
        <w:t>Exp</w:t>
      </w:r>
      <w:r>
        <w:t>eriment</w:t>
      </w:r>
      <w:r w:rsidR="00ED60E1">
        <w:t xml:space="preserve"> 2</w:t>
      </w:r>
      <w:bookmarkEnd w:id="435"/>
    </w:p>
    <w:p w14:paraId="43984158" w14:textId="1055630A" w:rsidR="00B01E98" w:rsidRDefault="00B01E98" w:rsidP="00CA1FE8">
      <w:pPr>
        <w:ind w:firstLine="0"/>
      </w:pPr>
      <w:r>
        <w:t xml:space="preserve">A possible </w:t>
      </w:r>
      <w:r w:rsidR="001D6512">
        <w:t xml:space="preserve">explanation </w:t>
      </w:r>
      <w:r>
        <w:t>for the null result</w:t>
      </w:r>
      <w:r w:rsidR="00CA1FE8">
        <w:t>s found in Experiment 1</w:t>
      </w:r>
      <w:r w:rsidR="000610E4">
        <w:t xml:space="preserve"> might pertain to the relatively long time</w:t>
      </w:r>
      <w:ins w:id="436" w:author="Chen Heller" w:date="2022-09-15T10:31:00Z">
        <w:r w:rsidR="00B35555">
          <w:t>-</w:t>
        </w:r>
      </w:ins>
      <w:del w:id="437" w:author="Chen Heller" w:date="2022-09-15T10:31:00Z">
        <w:r w:rsidR="000610E4" w:rsidDel="00B35555">
          <w:delText xml:space="preserve"> </w:delText>
        </w:r>
      </w:del>
      <w:r w:rsidR="000610E4">
        <w:t xml:space="preserve">window given for </w:t>
      </w:r>
      <w:del w:id="438" w:author="Chen Heller" w:date="2022-09-13T12:47:00Z">
        <w:r w:rsidR="000610E4" w:rsidDel="001D1446">
          <w:delText>a</w:delText>
        </w:r>
      </w:del>
      <w:r w:rsidR="000610E4">
        <w:t xml:space="preserve"> response. Under </w:t>
      </w:r>
      <w:del w:id="439" w:author="Chen Heller" w:date="2022-09-13T12:47:00Z">
        <w:r w:rsidR="000610E4" w:rsidDel="001D1446">
          <w:delText xml:space="preserve">these </w:delText>
        </w:r>
      </w:del>
      <w:ins w:id="440" w:author="Chen Heller" w:date="2022-09-13T12:47:00Z">
        <w:r w:rsidR="001D1446">
          <w:t xml:space="preserve">that </w:t>
        </w:r>
      </w:ins>
      <w:r w:rsidR="000610E4">
        <w:t>condition</w:t>
      </w:r>
      <w:del w:id="441" w:author="Chen Heller" w:date="2022-09-13T12:47:00Z">
        <w:r w:rsidR="000610E4" w:rsidDel="001D1446">
          <w:delText>s</w:delText>
        </w:r>
      </w:del>
      <w:r w:rsidR="00EA32EB">
        <w:t>,</w:t>
      </w:r>
      <w:r w:rsidR="000610E4">
        <w:t xml:space="preserve"> participants could have reached a decision even before initiating their movements. To illustrate, let us assume that decision was made using some form of </w:t>
      </w:r>
      <w:r w:rsidR="001D6512">
        <w:t xml:space="preserve">evidence accumulation </w:t>
      </w:r>
      <w:r w:rsidR="00EA32EB">
        <w:t>(</w:t>
      </w:r>
      <w:proofErr w:type="spellStart"/>
      <w:r w:rsidR="00EA32EB">
        <w:fldChar w:fldCharType="begin"/>
      </w:r>
      <w:r w:rsidR="00EA32EB">
        <w:instrText xml:space="preserve"> ADDIN ZOTERO_ITEM CSL_CITATION {"citationID":"3et3USG6","properties":{"formattedCitation":"(Mattler &amp; Palmer, 2012)","plainCitation":"(Mattler &amp; Palmer, 2012)","dontUpdate":true,"noteIndex":0},"citationItems":[{"id":604,"uris":["http://zotero.org/users/8275165/items/G3KB3LBY"],"itemData":{"id":604,"type":"article-journal","abstract":"Unconscious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instrText>
      </w:r>
      <w:r w:rsidR="00EA32EB">
        <w:fldChar w:fldCharType="separate"/>
      </w:r>
      <w:r w:rsidR="00EA32EB" w:rsidRPr="00DF420B">
        <w:rPr>
          <w:rFonts w:ascii="Times New Roman" w:hAnsi="Times New Roman" w:cs="Times New Roman"/>
        </w:rPr>
        <w:t>Mattler</w:t>
      </w:r>
      <w:proofErr w:type="spellEnd"/>
      <w:r w:rsidR="00EA32EB" w:rsidRPr="00DF420B">
        <w:rPr>
          <w:rFonts w:ascii="Times New Roman" w:hAnsi="Times New Roman" w:cs="Times New Roman"/>
        </w:rPr>
        <w:t xml:space="preserve"> &amp; Palmer</w:t>
      </w:r>
      <w:r w:rsidR="00EA32EB">
        <w:rPr>
          <w:rFonts w:ascii="Times New Roman" w:hAnsi="Times New Roman" w:cs="Times New Roman"/>
        </w:rPr>
        <w:t xml:space="preserve">, </w:t>
      </w:r>
      <w:r w:rsidR="00EA32EB" w:rsidRPr="00DF420B">
        <w:rPr>
          <w:rFonts w:ascii="Times New Roman" w:hAnsi="Times New Roman" w:cs="Times New Roman"/>
        </w:rPr>
        <w:t>2012)</w:t>
      </w:r>
      <w:r w:rsidR="00EA32EB">
        <w:fldChar w:fldCharType="end"/>
      </w:r>
      <w:r w:rsidR="00EA32EB">
        <w:t xml:space="preserve">. </w:t>
      </w:r>
      <w:r w:rsidR="00DC5E6B">
        <w:t>In evidence accumulation models</w:t>
      </w:r>
      <w:r w:rsidR="0047776D">
        <w:t>, the presentation of a stimul</w:t>
      </w:r>
      <w:r w:rsidR="002D19AE">
        <w:t>us</w:t>
      </w:r>
      <w:r w:rsidR="0047776D">
        <w:t xml:space="preserve"> </w:t>
      </w:r>
      <w:r w:rsidR="00184E5C">
        <w:t xml:space="preserve">is held to </w:t>
      </w:r>
      <w:r w:rsidR="00CA1FE8">
        <w:t xml:space="preserve">prompt </w:t>
      </w:r>
      <w:r w:rsidR="00C90608">
        <w:t xml:space="preserve">an </w:t>
      </w:r>
      <w:r w:rsidR="001D6512">
        <w:t>evidence accumulat</w:t>
      </w:r>
      <w:r w:rsidR="00F34BA1">
        <w:t>ion process</w:t>
      </w:r>
      <w:r w:rsidR="001D6512">
        <w:t xml:space="preserve"> </w:t>
      </w:r>
      <w:r w:rsidR="00CA1FE8">
        <w:t xml:space="preserve">until a </w:t>
      </w:r>
      <w:r w:rsidR="001D6512">
        <w:t xml:space="preserve">response </w:t>
      </w:r>
      <w:r w:rsidR="00F34BA1">
        <w:t xml:space="preserve">that </w:t>
      </w:r>
      <w:r w:rsidR="002D19AE">
        <w:t>correspond</w:t>
      </w:r>
      <w:r w:rsidR="00F34BA1">
        <w:t>s</w:t>
      </w:r>
      <w:r w:rsidR="002D19AE">
        <w:t xml:space="preserve"> to the </w:t>
      </w:r>
      <w:r w:rsidR="001D6512">
        <w:t>stimulus</w:t>
      </w:r>
      <w:r w:rsidR="00CA1FE8">
        <w:t xml:space="preserve"> is chosen</w:t>
      </w:r>
      <w:r w:rsidR="001D6512">
        <w:t xml:space="preserve">. </w:t>
      </w:r>
      <w:r w:rsidR="00956CA8">
        <w:t>E</w:t>
      </w:r>
      <w:r w:rsidR="001D6512">
        <w:t xml:space="preserve">vidence </w:t>
      </w:r>
      <w:r w:rsidR="00956CA8">
        <w:t xml:space="preserve">builds up </w:t>
      </w:r>
      <w:r w:rsidR="007F0E1E">
        <w:t>to</w:t>
      </w:r>
      <w:r w:rsidR="00956CA8">
        <w:t xml:space="preserve"> a</w:t>
      </w:r>
      <w:r w:rsidR="001D6512">
        <w:t xml:space="preserve"> threshold</w:t>
      </w:r>
      <w:r w:rsidR="00956CA8">
        <w:t xml:space="preserve">, </w:t>
      </w:r>
      <w:r w:rsidR="00EF0DD5">
        <w:t>and once it is reached</w:t>
      </w:r>
      <w:r w:rsidR="008F2801">
        <w:t>,</w:t>
      </w:r>
      <w:r w:rsidR="00EF0DD5">
        <w:t xml:space="preserve"> </w:t>
      </w:r>
      <w:r w:rsidR="00C43686">
        <w:t xml:space="preserve">a </w:t>
      </w:r>
      <w:r w:rsidR="001D6512">
        <w:t xml:space="preserve">decision is made. </w:t>
      </w:r>
      <w:r w:rsidR="00941782">
        <w:t xml:space="preserve">If an opposing stimulus is presented </w:t>
      </w:r>
      <w:r w:rsidR="00A51F1D">
        <w:t xml:space="preserve">before the threshold is reached, </w:t>
      </w:r>
      <w:r w:rsidR="001D6512">
        <w:t xml:space="preserve">evidence </w:t>
      </w:r>
      <w:r w:rsidR="00A51F1D">
        <w:t>starts to accumulate in the opposite direction</w:t>
      </w:r>
      <w:r w:rsidR="00927717">
        <w:t>, and the decision is delayed</w:t>
      </w:r>
      <w:r w:rsidR="001D6512">
        <w:t xml:space="preserve">. </w:t>
      </w:r>
      <w:r w:rsidR="001B542B">
        <w:t xml:space="preserve">Applied to Experiment 1, and to </w:t>
      </w:r>
      <w:r w:rsidR="00941782">
        <w:t>priming paradigm</w:t>
      </w:r>
      <w:r w:rsidR="00572C24">
        <w:t>s</w:t>
      </w:r>
      <w:r w:rsidR="001B542B">
        <w:t xml:space="preserve"> in general</w:t>
      </w:r>
      <w:r w:rsidR="00941782">
        <w:t xml:space="preserve">, </w:t>
      </w:r>
      <w:r w:rsidR="001B542B">
        <w:t xml:space="preserve">in incongruent trials </w:t>
      </w:r>
      <w:r w:rsidR="00941782">
        <w:t xml:space="preserve">the prime </w:t>
      </w:r>
      <w:r w:rsidR="00927717">
        <w:t xml:space="preserve">and </w:t>
      </w:r>
      <w:r w:rsidR="004B004B">
        <w:t xml:space="preserve">the </w:t>
      </w:r>
      <w:r w:rsidR="00927717">
        <w:t xml:space="preserve">target </w:t>
      </w:r>
      <w:r w:rsidR="00572C24">
        <w:t xml:space="preserve">provide </w:t>
      </w:r>
      <w:r w:rsidR="00941782">
        <w:t xml:space="preserve">contradictory </w:t>
      </w:r>
      <w:r w:rsidR="00927717">
        <w:t>evidence</w:t>
      </w:r>
      <w:r w:rsidR="00D93BCE">
        <w:t>, which delays the</w:t>
      </w:r>
      <w:r w:rsidR="004B004B">
        <w:t xml:space="preserve"> crossing of the threshold</w:t>
      </w:r>
      <w:r w:rsidR="00D93BCE">
        <w:t xml:space="preserve">, and gives rise to longer </w:t>
      </w:r>
      <w:r w:rsidR="00283362">
        <w:t>response</w:t>
      </w:r>
      <w:r w:rsidR="00D93BCE">
        <w:t xml:space="preserve"> times in</w:t>
      </w:r>
      <w:r w:rsidR="001D6512">
        <w:t xml:space="preserve"> incongruent trials </w:t>
      </w:r>
      <w:r w:rsidR="006F7C4F">
        <w:fldChar w:fldCharType="begin"/>
      </w:r>
      <w:r w:rsidR="002761FE">
        <w:instrText xml:space="preserve"> ADDIN ZOTERO_ITEM CSL_CITATION {"citationID":"nIPoXtbn","properties":{"formattedCitation":"(Dehaene et al., 1998, 2001; Dell\\uc0\\u8217{}Acqua &amp; Grainger, 1999)","plainCitation":"(Dehaene et al., 1998, 2001; Dell’Acqua &amp; Grainger, 1999)","noteIndex":0},"citationItems":[{"id":427,"uris":["http://zotero.org/users/8275165/items/VBZWWCFN"],"itemData":{"id":427,"type":"article-journal","language":"en","page":"4","source":"Zotero","title":"Imaging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pictures","volume":"73","author":[{"family":"Dell'Acqua","given":"Roberto"},{"family":"Grainger","given":"Jonathan"}],"issued":{"date-parts":[["1999",11]]}}}],"schema":"https://github.com/citation-style-language/schema/raw/master/csl-citation.json"} </w:instrText>
      </w:r>
      <w:r w:rsidR="006F7C4F">
        <w:fldChar w:fldCharType="separate"/>
      </w:r>
      <w:r w:rsidR="002761FE" w:rsidRPr="002761FE">
        <w:rPr>
          <w:rFonts w:ascii="Times New Roman" w:hAnsi="Times New Roman" w:cs="Times New Roman"/>
        </w:rPr>
        <w:t>(Dehaene et al., 1998, 2001; Dell’Acqua &amp; Grainger, 1999)</w:t>
      </w:r>
      <w:r w:rsidR="006F7C4F">
        <w:fldChar w:fldCharType="end"/>
      </w:r>
      <w:r w:rsidR="001D6512">
        <w:t xml:space="preserve">. </w:t>
      </w:r>
      <w:r w:rsidR="002D23B9">
        <w:t>However</w:t>
      </w:r>
      <w:r w:rsidR="00DD4ECB">
        <w:t>,</w:t>
      </w:r>
      <w:r w:rsidR="002D23B9">
        <w:t xml:space="preserve"> </w:t>
      </w:r>
      <w:r w:rsidR="002B3D75">
        <w:t xml:space="preserve">in my experiment </w:t>
      </w:r>
      <w:r w:rsidR="00C07B4A">
        <w:t xml:space="preserve">the </w:t>
      </w:r>
      <w:r w:rsidR="001D6512">
        <w:t xml:space="preserve">movement duration </w:t>
      </w:r>
      <w:r w:rsidR="002B3D75">
        <w:t xml:space="preserve">was identical for both conditions. </w:t>
      </w:r>
      <w:r w:rsidR="00374F2B">
        <w:t xml:space="preserve">On the other hand, </w:t>
      </w:r>
      <w:r w:rsidR="0079471B">
        <w:t>reaction</w:t>
      </w:r>
      <w:r w:rsidR="00374F2B">
        <w:t xml:space="preserve"> times (i.e., time it takes to initiate the movement to begin with)</w:t>
      </w:r>
      <w:r w:rsidR="00F96A55">
        <w:t xml:space="preserve"> showed a trend towards longer responses in incongruent trials. This raises the possibility </w:t>
      </w:r>
      <w:r w:rsidR="00C07B4A">
        <w:t xml:space="preserve">that </w:t>
      </w:r>
      <w:r w:rsidR="001D6512">
        <w:t xml:space="preserve">the </w:t>
      </w:r>
      <w:r w:rsidR="006F51CB">
        <w:t xml:space="preserve">decision </w:t>
      </w:r>
      <w:r w:rsidR="00E06273">
        <w:t xml:space="preserve">was actually </w:t>
      </w:r>
      <w:r w:rsidR="006F51CB">
        <w:t xml:space="preserve">made </w:t>
      </w:r>
      <w:r w:rsidR="001D6512">
        <w:t xml:space="preserve">before the movement </w:t>
      </w:r>
      <w:r w:rsidR="006F51CB">
        <w:t xml:space="preserve">has </w:t>
      </w:r>
      <w:r w:rsidR="001D6512">
        <w:t xml:space="preserve">started. </w:t>
      </w:r>
      <w:ins w:id="442" w:author="Chen Heller" w:date="2022-09-13T12:50:00Z">
        <w:r w:rsidR="00202F84">
          <w:t>Thus</w:t>
        </w:r>
      </w:ins>
      <w:ins w:id="443" w:author="Chen Heller" w:date="2022-09-15T10:32:00Z">
        <w:r w:rsidR="00314D89">
          <w:t>,</w:t>
        </w:r>
      </w:ins>
      <w:ins w:id="444" w:author="Chen Heller" w:date="2022-09-13T12:50:00Z">
        <w:r w:rsidR="00202F84">
          <w:t xml:space="preserve"> participants </w:t>
        </w:r>
      </w:ins>
      <w:ins w:id="445" w:author="Chen Heller" w:date="2022-09-15T10:32:00Z">
        <w:r w:rsidR="009D2FEF">
          <w:t>initiated a r</w:t>
        </w:r>
      </w:ins>
      <w:ins w:id="446" w:author="Chen Heller" w:date="2022-09-13T12:50:00Z">
        <w:r w:rsidR="00202F84">
          <w:t>each</w:t>
        </w:r>
      </w:ins>
      <w:ins w:id="447" w:author="Chen Heller" w:date="2022-09-15T10:32:00Z">
        <w:r w:rsidR="009D2FEF">
          <w:t>ing movement</w:t>
        </w:r>
      </w:ins>
      <w:ins w:id="448" w:author="Chen Heller" w:date="2022-09-13T12:50:00Z">
        <w:r w:rsidR="00202F84">
          <w:t xml:space="preserve"> directly </w:t>
        </w:r>
      </w:ins>
      <w:ins w:id="449" w:author="Chen Heller" w:date="2022-09-15T10:32:00Z">
        <w:r w:rsidR="009D2FEF">
          <w:t xml:space="preserve">at </w:t>
        </w:r>
      </w:ins>
      <w:ins w:id="450" w:author="Chen Heller" w:date="2022-09-13T12:50:00Z">
        <w:r w:rsidR="00202F84">
          <w:t xml:space="preserve">their final answer without </w:t>
        </w:r>
      </w:ins>
      <w:ins w:id="451" w:author="Chen Heller" w:date="2022-09-13T12:51:00Z">
        <w:r w:rsidR="006F2914">
          <w:t xml:space="preserve">revealing any of the processes </w:t>
        </w:r>
        <w:r w:rsidR="006F2914">
          <w:lastRenderedPageBreak/>
          <w:t xml:space="preserve">that lead to choosing it. </w:t>
        </w:r>
      </w:ins>
      <w:r w:rsidR="000402D6">
        <w:t>As a result</w:t>
      </w:r>
      <w:r w:rsidR="00EF0DD5">
        <w:t>,</w:t>
      </w:r>
      <w:r w:rsidR="000402D6">
        <w:t xml:space="preserve"> </w:t>
      </w:r>
      <w:r w:rsidR="001D6512">
        <w:t xml:space="preserve">the congruency effect </w:t>
      </w:r>
      <w:r w:rsidR="000402D6">
        <w:t xml:space="preserve">was not </w:t>
      </w:r>
      <w:r w:rsidR="001D6512">
        <w:t>expressed in the movement itself.</w:t>
      </w:r>
    </w:p>
    <w:p w14:paraId="45EC229A" w14:textId="1946F80C" w:rsidR="002B4328" w:rsidRDefault="002945D9" w:rsidP="00137C62">
      <w:r>
        <w:t>Therefor</w:t>
      </w:r>
      <w:r w:rsidR="00A86475">
        <w:t>e,</w:t>
      </w:r>
      <w:r w:rsidR="0066358C">
        <w:t xml:space="preserve"> in experiment </w:t>
      </w:r>
      <w:r w:rsidR="001406C6">
        <w:t>2</w:t>
      </w:r>
      <w:r w:rsidR="004D25AA">
        <w:t>,</w:t>
      </w:r>
      <w:r w:rsidR="0066358C">
        <w:t xml:space="preserve"> </w:t>
      </w:r>
      <w:r w:rsidR="003050A1">
        <w:t xml:space="preserve">the </w:t>
      </w:r>
      <w:r w:rsidR="00C02897">
        <w:t>time</w:t>
      </w:r>
      <w:r w:rsidR="00FA3257">
        <w:t xml:space="preserve"> </w:t>
      </w:r>
      <w:r w:rsidR="003050A1">
        <w:t xml:space="preserve">window for response </w:t>
      </w:r>
      <w:r w:rsidR="00FA3257">
        <w:t>was restricted</w:t>
      </w:r>
      <w:r w:rsidR="00D0268C">
        <w:t>,</w:t>
      </w:r>
      <w:r w:rsidR="000150E7">
        <w:rPr>
          <w:rFonts w:hint="cs"/>
          <w:rtl/>
        </w:rPr>
        <w:t xml:space="preserve"> </w:t>
      </w:r>
      <w:r w:rsidR="00FA3257">
        <w:t xml:space="preserve">and </w:t>
      </w:r>
      <w:r w:rsidR="004D25AA">
        <w:t xml:space="preserve">movement duration was </w:t>
      </w:r>
      <w:r w:rsidR="00336D27">
        <w:t>decreased.</w:t>
      </w:r>
      <w:r w:rsidR="00137C62">
        <w:t xml:space="preserve"> </w:t>
      </w:r>
      <w:r w:rsidR="002B4328">
        <w:t xml:space="preserve">Since </w:t>
      </w:r>
      <w:r w:rsidR="000150E7">
        <w:t>quicker responses were required</w:t>
      </w:r>
      <w:r w:rsidR="00D0268C">
        <w:t>,</w:t>
      </w:r>
      <w:r w:rsidR="000150E7">
        <w:t xml:space="preserve"> </w:t>
      </w:r>
      <w:r w:rsidR="002B4328">
        <w:t>a second training block</w:t>
      </w:r>
      <w:r w:rsidR="000150E7">
        <w:t xml:space="preserve"> was added</w:t>
      </w:r>
      <w:r w:rsidR="00B01E98">
        <w:t xml:space="preserve"> to make sure </w:t>
      </w:r>
      <w:r w:rsidR="001C003C">
        <w:t xml:space="preserve">participants </w:t>
      </w:r>
      <w:r w:rsidR="00B01E98">
        <w:t>learn to respond within the required time window</w:t>
      </w:r>
      <w:r w:rsidR="000150E7">
        <w:t xml:space="preserve">. </w:t>
      </w:r>
      <w:r w:rsidR="00B1489D">
        <w:t xml:space="preserve">I expected the </w:t>
      </w:r>
      <w:r w:rsidR="0036328E">
        <w:t xml:space="preserve">movements </w:t>
      </w:r>
      <w:r w:rsidR="004B6630">
        <w:t xml:space="preserve">to reflect a greater unconscious effect </w:t>
      </w:r>
      <w:r w:rsidR="0018258F">
        <w:t xml:space="preserve">than </w:t>
      </w:r>
      <w:r w:rsidR="00A86475">
        <w:t xml:space="preserve">in Experiment </w:t>
      </w:r>
      <w:r w:rsidR="005A45EF">
        <w:t xml:space="preserve">1 </w:t>
      </w:r>
      <w:r w:rsidR="0036328E">
        <w:t xml:space="preserve">considering that participants will not </w:t>
      </w:r>
      <w:r w:rsidR="002745C1">
        <w:t xml:space="preserve">have enough time </w:t>
      </w:r>
      <w:r w:rsidR="0036328E">
        <w:t xml:space="preserve">to make </w:t>
      </w:r>
      <w:r w:rsidR="002745C1">
        <w:t xml:space="preserve">a </w:t>
      </w:r>
      <w:r w:rsidR="0036328E">
        <w:t>decision before starting their movement.</w:t>
      </w:r>
    </w:p>
    <w:p w14:paraId="19BBC9B1" w14:textId="38FFCBE9" w:rsidR="007429C1" w:rsidRPr="00BA41CF" w:rsidRDefault="007429C1" w:rsidP="006238E0">
      <w:pPr>
        <w:pStyle w:val="Heading3"/>
      </w:pPr>
      <w:bookmarkStart w:id="452" w:name="_Toc114053535"/>
      <w:r>
        <w:t>Methods</w:t>
      </w:r>
      <w:bookmarkEnd w:id="452"/>
    </w:p>
    <w:p w14:paraId="54353DE0" w14:textId="77777777" w:rsidR="007429C1" w:rsidRDefault="007429C1" w:rsidP="006238E0">
      <w:pPr>
        <w:pStyle w:val="Heading4"/>
      </w:pPr>
      <w:bookmarkStart w:id="453" w:name="_Toc114053536"/>
      <w:r>
        <w:t>Participants</w:t>
      </w:r>
      <w:bookmarkEnd w:id="453"/>
    </w:p>
    <w:p w14:paraId="1993AB85" w14:textId="5219E5D7" w:rsidR="007429C1" w:rsidRPr="00422E34" w:rsidRDefault="00974448" w:rsidP="00974448">
      <w:pPr>
        <w:ind w:firstLine="0"/>
      </w:pPr>
      <w:r>
        <w:t>Nine</w:t>
      </w:r>
      <w:r w:rsidR="00566B31">
        <w:t xml:space="preserve"> </w:t>
      </w:r>
      <w:r w:rsidR="007429C1">
        <w:t>participants (</w:t>
      </w:r>
      <w:r w:rsidR="00425C33">
        <w:t xml:space="preserve">7 </w:t>
      </w:r>
      <w:r w:rsidR="007429C1">
        <w:t>females) were recruited for the stud</w:t>
      </w:r>
      <w:r w:rsidR="006378BF">
        <w:t>y</w:t>
      </w:r>
      <w:r w:rsidR="007429C1">
        <w:t xml:space="preserve"> (</w:t>
      </w:r>
      <w:r w:rsidR="00690952">
        <w:t xml:space="preserve">age: </w:t>
      </w:r>
      <w:r w:rsidR="007429C1">
        <w:t>M=</w:t>
      </w:r>
      <w:r w:rsidR="00D46145">
        <w:t>23.66</w:t>
      </w:r>
      <w:r w:rsidR="007429C1">
        <w:t>, SD=</w:t>
      </w:r>
      <w:r w:rsidR="008476D5">
        <w:t>2.44</w:t>
      </w:r>
      <w:r w:rsidR="007429C1">
        <w:t>)</w:t>
      </w:r>
      <w:r w:rsidR="006378BF">
        <w:t xml:space="preserve"> </w:t>
      </w:r>
      <w:r w:rsidR="00690952">
        <w:t xml:space="preserve">using the same </w:t>
      </w:r>
      <w:r w:rsidR="006378BF">
        <w:t xml:space="preserve">recruitment procedure </w:t>
      </w:r>
      <w:r w:rsidR="00690952">
        <w:t>as in</w:t>
      </w:r>
      <w:r w:rsidR="0092550B">
        <w:t xml:space="preserve"> experiment 1. </w:t>
      </w:r>
      <w:r w:rsidR="00690952">
        <w:t>Five</w:t>
      </w:r>
      <w:r w:rsidR="0092550B">
        <w:t xml:space="preserve"> </w:t>
      </w:r>
      <w:r w:rsidR="008476D5">
        <w:t xml:space="preserve">additional </w:t>
      </w:r>
      <w:r w:rsidR="00E674BB">
        <w:t>participants</w:t>
      </w:r>
      <w:r w:rsidR="0092550B">
        <w:t xml:space="preserve"> were disqualified from</w:t>
      </w:r>
      <w:r w:rsidR="00097ED6">
        <w:t xml:space="preserve"> the</w:t>
      </w:r>
      <w:r w:rsidR="0092550B">
        <w:t xml:space="preserve"> analysis</w:t>
      </w:r>
      <w:r w:rsidR="00690952">
        <w:t>, as they met two of the following predefined excluded criteria: (a) having</w:t>
      </w:r>
      <w:r w:rsidR="0092550B">
        <w:t xml:space="preserve"> less than 25 valid </w:t>
      </w:r>
      <w:r w:rsidR="006E5AE5">
        <w:t xml:space="preserve">trials </w:t>
      </w:r>
      <w:r w:rsidR="0092550B">
        <w:t xml:space="preserve">in each condition </w:t>
      </w:r>
      <w:r w:rsidR="00690952">
        <w:t xml:space="preserve">(N=3); </w:t>
      </w:r>
      <w:r w:rsidR="0092550B">
        <w:t>and</w:t>
      </w:r>
      <w:r w:rsidR="00690952">
        <w:t xml:space="preserve"> (b)</w:t>
      </w:r>
      <w:r w:rsidR="0092550B">
        <w:t xml:space="preserve"> </w:t>
      </w:r>
      <w:r w:rsidR="00690952">
        <w:t>showing performance lower</w:t>
      </w:r>
      <w:r w:rsidR="007F2704">
        <w:t xml:space="preserve"> than 70% in </w:t>
      </w:r>
      <w:r w:rsidR="0092550B">
        <w:t xml:space="preserve">the </w:t>
      </w:r>
      <w:r w:rsidR="00690952">
        <w:t xml:space="preserve">main </w:t>
      </w:r>
      <w:r w:rsidR="0092550B">
        <w:t>classification task</w:t>
      </w:r>
      <w:r w:rsidR="00070F22">
        <w:t xml:space="preserve"> </w:t>
      </w:r>
      <w:r w:rsidR="00690952">
        <w:t>(</w:t>
      </w:r>
      <w:r w:rsidR="00820475">
        <w:t xml:space="preserve">N=2; </w:t>
      </w:r>
      <w:r w:rsidR="00690952">
        <w:t>determined using a</w:t>
      </w:r>
      <w:r w:rsidR="00070F22">
        <w:t xml:space="preserve"> binomial test</w:t>
      </w:r>
      <w:r w:rsidR="00690952">
        <w:t>)</w:t>
      </w:r>
      <w:r w:rsidR="0092550B">
        <w:t>.</w:t>
      </w:r>
      <w:r w:rsidR="00341933">
        <w:t xml:space="preserve"> </w:t>
      </w:r>
      <w:r w:rsidR="00690952">
        <w:t>An</w:t>
      </w:r>
      <w:r w:rsidR="00026CD9">
        <w:t>other</w:t>
      </w:r>
      <w:r w:rsidR="00341933">
        <w:t xml:space="preserve"> participant was excluded because the experiment crashed during her session.</w:t>
      </w:r>
    </w:p>
    <w:p w14:paraId="1B9FB235" w14:textId="0D1FC686" w:rsidR="007429C1" w:rsidRDefault="007429C1" w:rsidP="006238E0">
      <w:pPr>
        <w:pStyle w:val="Heading3"/>
      </w:pPr>
      <w:bookmarkStart w:id="454" w:name="_Toc114053537"/>
      <w:r>
        <w:t>Stimuli</w:t>
      </w:r>
      <w:r w:rsidR="00CA2666">
        <w:t xml:space="preserve">, </w:t>
      </w:r>
      <w:r>
        <w:t>Apparatus</w:t>
      </w:r>
      <w:r w:rsidR="00CA2666">
        <w:t xml:space="preserve"> and </w:t>
      </w:r>
      <w:r>
        <w:t>Procedure</w:t>
      </w:r>
      <w:bookmarkEnd w:id="454"/>
    </w:p>
    <w:p w14:paraId="48EF074D" w14:textId="2CA241B0" w:rsidR="001A054F" w:rsidRDefault="00CA2666" w:rsidP="00212789">
      <w:pPr>
        <w:ind w:firstLine="0"/>
      </w:pPr>
      <w:r>
        <w:t xml:space="preserve">The methods were identical to those used in Experiment 1, besides the following differences: first, the starting point was </w:t>
      </w:r>
      <w:r w:rsidR="00820475">
        <w:t xml:space="preserve">now </w:t>
      </w:r>
      <w:r>
        <w:t>35cm away from the screen and the size of the blue circle beneath each target was slightly increased so that hitting it will be easier.</w:t>
      </w:r>
      <w:r w:rsidR="00820475">
        <w:t xml:space="preserve"> Second, here </w:t>
      </w:r>
      <w:r w:rsidR="00374BAF">
        <w:t>the participants completed a</w:t>
      </w:r>
      <w:r w:rsidR="00727A39">
        <w:t>n</w:t>
      </w:r>
      <w:r w:rsidR="00374BAF">
        <w:t xml:space="preserve"> initial practice block that </w:t>
      </w:r>
      <w:r w:rsidR="00F97EED">
        <w:t>did not include a prime. The order of trials in this block was drawn from a</w:t>
      </w:r>
      <w:r w:rsidR="007429C1">
        <w:t xml:space="preserve">n additional </w:t>
      </w:r>
      <w:r w:rsidR="00800B3D">
        <w:t>list of trial condition and stimulus</w:t>
      </w:r>
      <w:r w:rsidR="00F97EED">
        <w:t>.</w:t>
      </w:r>
      <w:r w:rsidR="001623ED">
        <w:t xml:space="preserve"> </w:t>
      </w:r>
      <w:r w:rsidR="00DD6F2C">
        <w:t>T</w:t>
      </w:r>
      <w:r w:rsidR="00D44019">
        <w:t>hird, t</w:t>
      </w:r>
      <w:r w:rsidR="00DD6F2C">
        <w:t>iming was adjusted so that m</w:t>
      </w:r>
      <w:r w:rsidR="007A620B">
        <w:t>ovement</w:t>
      </w:r>
      <w:r w:rsidR="00661C9D">
        <w:t>s</w:t>
      </w:r>
      <w:r w:rsidR="007A620B">
        <w:t xml:space="preserve"> </w:t>
      </w:r>
      <w:r w:rsidR="00473B6D">
        <w:t>had to start</w:t>
      </w:r>
      <w:r w:rsidR="007A620B">
        <w:t xml:space="preserve"> before </w:t>
      </w:r>
      <w:r w:rsidR="00CE0E3C">
        <w:t xml:space="preserve">330ms had passed and last no longer than 430ms. </w:t>
      </w:r>
      <w:r w:rsidR="002E3A43">
        <w:t xml:space="preserve">Movement </w:t>
      </w:r>
      <w:r w:rsidR="00D6155B">
        <w:t xml:space="preserve">started when </w:t>
      </w:r>
      <w:r w:rsidR="002E3A43">
        <w:t xml:space="preserve">the finger was </w:t>
      </w:r>
      <w:r w:rsidR="00800AFC">
        <w:t>2</w:t>
      </w:r>
      <w:r w:rsidR="002E3A43">
        <w:t>cm away from the starting point</w:t>
      </w:r>
      <w:r w:rsidR="00B0297C">
        <w:t xml:space="preserve"> (Euclidean distance)</w:t>
      </w:r>
      <w:r w:rsidR="002E3A43">
        <w:t xml:space="preserve"> and ended when it was </w:t>
      </w:r>
      <w:r w:rsidR="00B0297C">
        <w:t>3</w:t>
      </w:r>
      <w:r w:rsidR="002E3A43">
        <w:t>cm</w:t>
      </w:r>
      <w:r w:rsidR="00F937CF">
        <w:t xml:space="preserve"> away from the</w:t>
      </w:r>
      <w:r w:rsidR="002E3A43">
        <w:t xml:space="preserve"> screen (on the Z axis). </w:t>
      </w:r>
      <w:r w:rsidR="008149FD">
        <w:t xml:space="preserve">Late initiations </w:t>
      </w:r>
      <w:r w:rsidR="00FF579E">
        <w:t xml:space="preserve">and long </w:t>
      </w:r>
      <w:r w:rsidR="00407779">
        <w:t xml:space="preserve">durations </w:t>
      </w:r>
      <w:r w:rsidR="00FF579E">
        <w:t xml:space="preserve">were </w:t>
      </w:r>
      <w:r w:rsidR="007429C1">
        <w:t>followed by a "</w:t>
      </w:r>
      <w:r w:rsidR="00FF579E">
        <w:t>Too late</w:t>
      </w:r>
      <w:r w:rsidR="007429C1">
        <w:t xml:space="preserve">" </w:t>
      </w:r>
      <w:r w:rsidR="00FF579E">
        <w:t xml:space="preserve">and "Too slow" </w:t>
      </w:r>
      <w:r w:rsidR="007429C1">
        <w:t>feedback</w:t>
      </w:r>
      <w:r w:rsidR="00FF579E">
        <w:t>s</w:t>
      </w:r>
      <w:r w:rsidR="00D44019">
        <w:t>,</w:t>
      </w:r>
      <w:r w:rsidR="00FF579E">
        <w:t xml:space="preserve"> </w:t>
      </w:r>
      <w:r w:rsidR="00207190">
        <w:t>respectively</w:t>
      </w:r>
      <w:r w:rsidR="00C36314">
        <w:t>.</w:t>
      </w:r>
      <w:r w:rsidR="00DD6F2C">
        <w:t xml:space="preserve"> </w:t>
      </w:r>
      <w:r w:rsidR="00C36314">
        <w:t xml:space="preserve">Recognition </w:t>
      </w:r>
      <w:r w:rsidR="00056B2C">
        <w:t>responses</w:t>
      </w:r>
      <w:r w:rsidR="00C36314">
        <w:t xml:space="preserve"> were given within a </w:t>
      </w:r>
      <w:r w:rsidR="007C76BC">
        <w:t>7</w:t>
      </w:r>
      <w:r w:rsidR="007429C1">
        <w:t xml:space="preserve"> </w:t>
      </w:r>
      <w:r w:rsidR="00EE0E3B" w:rsidRPr="00400416">
        <w:t>second</w:t>
      </w:r>
      <w:r w:rsidR="007429C1" w:rsidRPr="00400416">
        <w:t xml:space="preserve"> response window. </w:t>
      </w:r>
    </w:p>
    <w:p w14:paraId="676EA161" w14:textId="334032C8" w:rsidR="00D826D9" w:rsidRDefault="00D826D9" w:rsidP="006238E0">
      <w:pPr>
        <w:pStyle w:val="Heading3"/>
      </w:pPr>
      <w:bookmarkStart w:id="455" w:name="_Toc114053538"/>
      <w:r>
        <w:t>Exclusion criteria</w:t>
      </w:r>
      <w:bookmarkEnd w:id="455"/>
    </w:p>
    <w:p w14:paraId="1A31F715" w14:textId="7A916C08" w:rsidR="006B13AE" w:rsidRDefault="00D826D9" w:rsidP="00974448">
      <w:pPr>
        <w:ind w:firstLine="0"/>
      </w:pPr>
      <w:r>
        <w:lastRenderedPageBreak/>
        <w:t xml:space="preserve">Additional restrictions were placed on the participants' reaching movements, limiting their reaction time and movement duration. Movements that started less than 100ms or more than 320ms after target display were excluded. In addition, movements that lasted more than 420ms were excluded if they were located more than 3 SD from the participant's average movement duration among correct trials that were not too short, had no missing data and were completed in time (i.e., started between 100ms and 320ms after target display and lasted no longer than 420ms). </w:t>
      </w:r>
      <w:r>
        <w:rPr>
          <w:i/>
          <w:iCs/>
        </w:rPr>
        <w:t>Valid trials</w:t>
      </w:r>
      <w:r>
        <w:t xml:space="preserve"> were those that were not excluded due to any exclusion criteria.</w:t>
      </w:r>
    </w:p>
    <w:p w14:paraId="37EA6538" w14:textId="77777777" w:rsidR="006B13AE" w:rsidRDefault="006B13AE">
      <w:pPr>
        <w:spacing w:line="480" w:lineRule="auto"/>
        <w:jc w:val="left"/>
      </w:pPr>
      <w:r>
        <w:br w:type="page"/>
      </w:r>
    </w:p>
    <w:p w14:paraId="09E0A93D" w14:textId="11EFE9F6" w:rsidR="00D826D9" w:rsidRDefault="00D826D9" w:rsidP="006238E0">
      <w:pPr>
        <w:pStyle w:val="Heading3"/>
      </w:pPr>
      <w:bookmarkStart w:id="456" w:name="_Toc114053539"/>
      <w:r>
        <w:lastRenderedPageBreak/>
        <w:t>Results</w:t>
      </w:r>
      <w:bookmarkEnd w:id="456"/>
    </w:p>
    <w:p w14:paraId="437897F0" w14:textId="56285217" w:rsidR="000E54E1" w:rsidRDefault="00BA4221" w:rsidP="00974448">
      <w:pPr>
        <w:ind w:firstLine="0"/>
      </w:pPr>
      <w:r>
        <w:t xml:space="preserve">Prime visibility: </w:t>
      </w:r>
      <w:del w:id="457" w:author="Chen Heller" w:date="2022-09-14T13:39:00Z">
        <w:r w:rsidDel="0053128B">
          <w:delText>overall</w:delText>
        </w:r>
      </w:del>
      <w:ins w:id="458" w:author="Chen Heller" w:date="2022-09-14T13:44:00Z">
        <w:r w:rsidR="001F7E99">
          <w:t>i</w:t>
        </w:r>
      </w:ins>
      <w:ins w:id="459" w:author="Chen Heller" w:date="2022-09-14T13:39:00Z">
        <w:r w:rsidR="0053128B">
          <w:t>n total</w:t>
        </w:r>
      </w:ins>
      <w:r>
        <w:t xml:space="preserve">, </w:t>
      </w:r>
      <w:ins w:id="460" w:author="Chen Heller" w:date="2022-09-14T13:42:00Z">
        <w:r w:rsidR="00402BB2">
          <w:t xml:space="preserve">visibility rating of 1 was given in </w:t>
        </w:r>
      </w:ins>
      <w:r w:rsidR="003F2C2D">
        <w:t>81.63</w:t>
      </w:r>
      <w:r>
        <w:t>% of the trials</w:t>
      </w:r>
      <w:del w:id="461" w:author="Chen Heller" w:date="2022-09-14T13:42:00Z">
        <w:r w:rsidDel="002E11F6">
          <w:delText xml:space="preserve"> were rated as</w:delText>
        </w:r>
        <w:r w:rsidDel="00402BB2">
          <w:delText xml:space="preserve"> visibility 1</w:delText>
        </w:r>
      </w:del>
      <w:r>
        <w:t>,</w:t>
      </w:r>
      <w:ins w:id="462" w:author="Chen Heller" w:date="2022-09-14T13:42:00Z">
        <w:r w:rsidR="002E11F6">
          <w:t xml:space="preserve"> visibility rating of 2 in</w:t>
        </w:r>
      </w:ins>
      <w:r>
        <w:t xml:space="preserve"> </w:t>
      </w:r>
      <w:r w:rsidR="003F2C2D">
        <w:t>16.07</w:t>
      </w:r>
      <w:r>
        <w:t xml:space="preserve">% </w:t>
      </w:r>
      <w:del w:id="463" w:author="Chen Heller" w:date="2022-09-14T13:42:00Z">
        <w:r w:rsidDel="002E11F6">
          <w:delText>as visibility 2</w:delText>
        </w:r>
      </w:del>
      <w:ins w:id="464" w:author="Chen Heller" w:date="2022-09-14T13:42:00Z">
        <w:r w:rsidR="002E11F6">
          <w:t>of the trials</w:t>
        </w:r>
      </w:ins>
      <w:r>
        <w:t>,</w:t>
      </w:r>
      <w:ins w:id="465" w:author="Chen Heller" w:date="2022-09-14T13:42:00Z">
        <w:r w:rsidR="002E11F6">
          <w:t xml:space="preserve"> visibility rating of 3 in</w:t>
        </w:r>
      </w:ins>
      <w:r>
        <w:t xml:space="preserve"> </w:t>
      </w:r>
      <w:r w:rsidR="003F2C2D">
        <w:t>1.83</w:t>
      </w:r>
      <w:r>
        <w:t xml:space="preserve">% </w:t>
      </w:r>
      <w:del w:id="466" w:author="Chen Heller" w:date="2022-09-14T13:43:00Z">
        <w:r w:rsidDel="002E11F6">
          <w:delText>as visibility 3</w:delText>
        </w:r>
      </w:del>
      <w:ins w:id="467" w:author="Chen Heller" w:date="2022-09-14T13:43:00Z">
        <w:r w:rsidR="002E11F6">
          <w:t>of the trials</w:t>
        </w:r>
      </w:ins>
      <w:r>
        <w:t xml:space="preserve"> and</w:t>
      </w:r>
      <w:ins w:id="468" w:author="Chen Heller" w:date="2022-09-14T13:43:00Z">
        <w:r w:rsidR="002E11F6">
          <w:t xml:space="preserve"> visibility rating of 4 in</w:t>
        </w:r>
      </w:ins>
      <w:r>
        <w:t xml:space="preserve"> </w:t>
      </w:r>
      <w:r w:rsidR="00E65DB2">
        <w:t>0.</w:t>
      </w:r>
      <w:r w:rsidR="003F2C2D">
        <w:t>46</w:t>
      </w:r>
      <w:r>
        <w:t xml:space="preserve">% </w:t>
      </w:r>
      <w:del w:id="469" w:author="Chen Heller" w:date="2022-09-14T13:43:00Z">
        <w:r w:rsidDel="002E11F6">
          <w:delText>as visibility 4</w:delText>
        </w:r>
      </w:del>
      <w:ins w:id="470" w:author="Chen Heller" w:date="2022-09-14T13:43:00Z">
        <w:r w:rsidR="002E11F6">
          <w:t>of the trials</w:t>
        </w:r>
      </w:ins>
      <w:r>
        <w:t xml:space="preserve">. </w:t>
      </w:r>
      <w:ins w:id="471" w:author="Chen Heller" w:date="2022-09-14T13:31:00Z">
        <w:r w:rsidR="000561B8">
          <w:t xml:space="preserve">Subjectively invisible stimulus was recognized at chance level, </w:t>
        </w:r>
      </w:ins>
      <w:r w:rsidR="00D826D9">
        <w:t>M = 50.2</w:t>
      </w:r>
      <w:r w:rsidR="00D23156">
        <w:t>6</w:t>
      </w:r>
      <w:r w:rsidR="00D826D9">
        <w:t>%, SD = 2.57, t</w:t>
      </w:r>
      <w:r w:rsidR="00D826D9" w:rsidRPr="00974448">
        <w:t>(8)</w:t>
      </w:r>
      <w:r w:rsidR="00D826D9">
        <w:t xml:space="preserve"> = 0.30, p = 0.77</w:t>
      </w:r>
      <w:r w:rsidR="00D23156">
        <w:t>0</w:t>
      </w:r>
      <w:r w:rsidR="00D826D9">
        <w:t>, 95% CI = [48.27, 52.24].</w:t>
      </w:r>
      <w:r w:rsidR="008116EA" w:rsidRPr="008116EA">
        <w:t xml:space="preserve"> </w:t>
      </w:r>
      <w:del w:id="472" w:author="Chen Heller" w:date="2022-09-14T13:31:00Z">
        <w:r w:rsidR="008116EA" w:rsidDel="000561B8">
          <w:delText>Thus</w:delText>
        </w:r>
      </w:del>
      <w:ins w:id="473" w:author="Chen Heller" w:date="2022-09-14T13:31:00Z">
        <w:r w:rsidR="005534BA">
          <w:t xml:space="preserve">To conclude, </w:t>
        </w:r>
      </w:ins>
      <w:ins w:id="474" w:author="Chen Heller" w:date="2022-09-14T13:33:00Z">
        <w:r w:rsidR="0077608B">
          <w:t xml:space="preserve">it appears that </w:t>
        </w:r>
      </w:ins>
      <w:ins w:id="475" w:author="Chen Heller" w:date="2022-09-14T13:31:00Z">
        <w:r w:rsidR="005534BA">
          <w:t xml:space="preserve">the </w:t>
        </w:r>
      </w:ins>
      <w:ins w:id="476" w:author="Chen Heller" w:date="2022-09-14T13:32:00Z">
        <w:r w:rsidR="005534BA">
          <w:t xml:space="preserve">masking </w:t>
        </w:r>
      </w:ins>
      <w:ins w:id="477" w:author="Chen Heller" w:date="2022-09-14T13:33:00Z">
        <w:r w:rsidR="00D11242">
          <w:t>successfully</w:t>
        </w:r>
      </w:ins>
      <w:ins w:id="478" w:author="Chen Heller" w:date="2022-09-14T13:32:00Z">
        <w:r w:rsidR="005534BA">
          <w:t xml:space="preserve"> rendered the stimuli </w:t>
        </w:r>
      </w:ins>
      <w:ins w:id="479" w:author="Chen Heller" w:date="2022-09-14T13:33:00Z">
        <w:r w:rsidR="005534BA">
          <w:t>invisible.</w:t>
        </w:r>
      </w:ins>
      <w:del w:id="480" w:author="Chen Heller" w:date="2022-09-14T13:32:00Z">
        <w:r w:rsidR="008116EA" w:rsidDel="005534BA">
          <w:delText xml:space="preserve">, both the subjective and the objective measures </w:delText>
        </w:r>
        <w:r w:rsidR="008979D8" w:rsidDel="005534BA">
          <w:delText>suggest</w:delText>
        </w:r>
        <w:r w:rsidR="008116EA" w:rsidDel="005534BA">
          <w:delText xml:space="preserve"> that masking was effective in rendering the stimuli invisible.</w:delText>
        </w:r>
      </w:del>
    </w:p>
    <w:p w14:paraId="35416620" w14:textId="7C6B6B54" w:rsidR="00F71D0B" w:rsidRDefault="000E54E1" w:rsidP="00063B24">
      <w:r>
        <w:t xml:space="preserve">Congruency effect: </w:t>
      </w:r>
      <w:del w:id="481" w:author="Chen Heller" w:date="2022-09-14T12:22:00Z">
        <w:r w:rsidR="008979D8" w:rsidDel="00006F56">
          <w:delText xml:space="preserve">Multiple comparisons correction was </w:delText>
        </w:r>
        <w:r w:rsidR="00F97E82" w:rsidDel="00006F56">
          <w:delText>similar to Exp 1.</w:delText>
        </w:r>
        <w:r w:rsidR="00F63B44" w:rsidDel="00006F56">
          <w:delText>,</w:delText>
        </w:r>
        <w:r w:rsidR="00F97E82" w:rsidDel="00006F56">
          <w:delText xml:space="preserve"> except for the tree </w:delText>
        </w:r>
        <w:r w:rsidR="005E3BE0" w:rsidDel="00006F56">
          <w:delText>hierarchy</w:delText>
        </w:r>
        <w:r w:rsidR="009352B8" w:rsidDel="00006F56">
          <w:delText xml:space="preserve">, which in </w:delText>
        </w:r>
        <w:r w:rsidR="00BB6FB1" w:rsidDel="00006F56">
          <w:delText>the current experiment</w:delText>
        </w:r>
        <w:r w:rsidR="009352B8" w:rsidDel="00006F56">
          <w:delText xml:space="preserve"> </w:delText>
        </w:r>
        <w:r w:rsidR="00F97E82" w:rsidDel="00006F56">
          <w:delText>separated the confirmatory reach area analysis from the rest of the exploratory variables</w:delText>
        </w:r>
        <w:r w:rsidR="008979D8" w:rsidDel="00006F56">
          <w:delText>.</w:delText>
        </w:r>
        <w:r w:rsidDel="00006F56">
          <w:delText xml:space="preserve"> </w:delText>
        </w:r>
      </w:del>
      <w:del w:id="482" w:author="Chen Heller" w:date="2022-09-14T12:24:00Z">
        <w:r w:rsidR="0038592D" w:rsidDel="0019704E">
          <w:delText>A permutation test was used t</w:delText>
        </w:r>
        <w:r w:rsidR="006F18CB" w:rsidDel="0019704E">
          <w:delText xml:space="preserve">o correct for a violation of normality in </w:delText>
        </w:r>
      </w:del>
      <w:del w:id="483" w:author="Chen Heller" w:date="2022-09-14T10:56:00Z">
        <w:r w:rsidR="006F18CB" w:rsidDel="002426A6">
          <w:delText xml:space="preserve">traveled distance, </w:delText>
        </w:r>
      </w:del>
      <w:del w:id="484" w:author="Chen Heller" w:date="2022-09-14T12:24:00Z">
        <w:r w:rsidR="006F18CB" w:rsidDel="0019704E">
          <w:delText>frequency of COM, reaction time, movement duration and reach area</w:delText>
        </w:r>
        <w:r w:rsidR="0038592D" w:rsidDel="0019704E">
          <w:delText>.</w:delText>
        </w:r>
      </w:del>
      <w:r w:rsidR="006F18CB">
        <w:t xml:space="preserve"> </w:t>
      </w:r>
      <w:r w:rsidR="00D826D9">
        <w:t xml:space="preserve">Similarly to </w:t>
      </w:r>
      <w:del w:id="485" w:author="Chen Heller" w:date="2022-09-14T13:08:00Z">
        <w:r w:rsidR="00520C6C" w:rsidDel="00035FA8">
          <w:delText>Exp 1</w:delText>
        </w:r>
      </w:del>
      <w:ins w:id="486" w:author="Chen Heller" w:date="2022-09-14T13:08:00Z">
        <w:r w:rsidR="00035FA8">
          <w:t>Experiment 1</w:t>
        </w:r>
      </w:ins>
      <w:r w:rsidR="00C7418C">
        <w:t>,</w:t>
      </w:r>
      <w:r w:rsidR="00520C6C">
        <w:t xml:space="preserve"> </w:t>
      </w:r>
      <w:r w:rsidR="00D826D9">
        <w:t>a congruency effect was not reflected in</w:t>
      </w:r>
      <w:r w:rsidR="00AE66BB">
        <w:t xml:space="preserve"> any of the dependent variables</w:t>
      </w:r>
      <w:r w:rsidR="00681778">
        <w:t xml:space="preserve"> </w:t>
      </w:r>
      <w:r w:rsidR="00520C6C">
        <w:t>(</w:t>
      </w:r>
      <w:r w:rsidR="00520C6C">
        <w:fldChar w:fldCharType="begin"/>
      </w:r>
      <w:r w:rsidR="00520C6C">
        <w:instrText xml:space="preserve"> REF _Ref113877160 \h </w:instrText>
      </w:r>
      <w:r w:rsidR="00520C6C">
        <w:fldChar w:fldCharType="separate"/>
      </w:r>
      <w:r w:rsidR="00520C6C">
        <w:t xml:space="preserve">Figure </w:t>
      </w:r>
      <w:r w:rsidR="00520C6C">
        <w:rPr>
          <w:noProof/>
        </w:rPr>
        <w:t>4</w:t>
      </w:r>
      <w:r w:rsidR="00520C6C">
        <w:fldChar w:fldCharType="end"/>
      </w:r>
      <w:ins w:id="487" w:author="Chen Heller" w:date="2022-09-14T17:11:00Z">
        <w:r w:rsidR="00F55B59">
          <w:t xml:space="preserve">; </w:t>
        </w:r>
        <w:r w:rsidR="00F55B59">
          <w:fldChar w:fldCharType="begin"/>
        </w:r>
        <w:r w:rsidR="00F55B59">
          <w:instrText xml:space="preserve"> REF _Ref114067886 \h </w:instrText>
        </w:r>
      </w:ins>
      <w:r w:rsidR="00F55B59">
        <w:fldChar w:fldCharType="separate"/>
      </w:r>
      <w:ins w:id="488" w:author="Chen Heller" w:date="2022-09-14T17:11:00Z">
        <w:r w:rsidR="00F55B59">
          <w:t xml:space="preserve">Table </w:t>
        </w:r>
        <w:r w:rsidR="00F55B59">
          <w:rPr>
            <w:noProof/>
          </w:rPr>
          <w:t>2</w:t>
        </w:r>
        <w:r w:rsidR="00F55B59">
          <w:fldChar w:fldCharType="end"/>
        </w:r>
      </w:ins>
      <w:r w:rsidR="00520C6C">
        <w:t>)</w:t>
      </w:r>
      <w:del w:id="489" w:author="Chen Heller" w:date="2022-09-14T15:50:00Z">
        <w:r w:rsidR="00C7418C" w:rsidDel="00650AE3">
          <w:delText xml:space="preserve">: </w:delText>
        </w:r>
        <w:r w:rsidR="00D826D9" w:rsidDel="00650AE3">
          <w:delText>traveled distance (</w:delText>
        </w:r>
        <w:r w:rsidR="00A92D4E" w:rsidDel="00650AE3">
          <w:delText>M</w:delText>
        </w:r>
        <w:r w:rsidR="00A92D4E" w:rsidDel="00650AE3">
          <w:rPr>
            <w:vertAlign w:val="subscript"/>
          </w:rPr>
          <w:delText>con</w:delText>
        </w:r>
        <w:r w:rsidR="00A92D4E" w:rsidDel="00650AE3">
          <w:delText xml:space="preserve"> = </w:delText>
        </w:r>
        <w:r w:rsidR="00461724" w:rsidDel="00650AE3">
          <w:delText>37.20</w:delText>
        </w:r>
        <w:r w:rsidR="00A92D4E" w:rsidDel="00650AE3">
          <w:delText>, SD</w:delText>
        </w:r>
        <w:r w:rsidR="00A92D4E" w:rsidDel="00650AE3">
          <w:rPr>
            <w:vertAlign w:val="subscript"/>
          </w:rPr>
          <w:delText>con</w:delText>
        </w:r>
        <w:r w:rsidR="00A92D4E" w:rsidDel="00650AE3">
          <w:delText xml:space="preserve"> = </w:delText>
        </w:r>
        <w:r w:rsidR="00461724" w:rsidDel="00650AE3">
          <w:delText>1.09</w:delText>
        </w:r>
        <w:r w:rsidR="00A92D4E" w:rsidDel="00650AE3">
          <w:delText>, M</w:delText>
        </w:r>
        <w:r w:rsidR="00A92D4E" w:rsidDel="00650AE3">
          <w:softHyphen/>
        </w:r>
        <w:r w:rsidR="00A92D4E" w:rsidDel="00650AE3">
          <w:softHyphen/>
        </w:r>
        <w:r w:rsidR="00A92D4E" w:rsidDel="00650AE3">
          <w:rPr>
            <w:vertAlign w:val="subscript"/>
          </w:rPr>
          <w:delText>incon</w:delText>
        </w:r>
        <w:r w:rsidR="00A92D4E" w:rsidDel="00650AE3">
          <w:delText xml:space="preserve"> = </w:delText>
        </w:r>
        <w:r w:rsidR="00461724" w:rsidDel="00650AE3">
          <w:delText>37.67</w:delText>
        </w:r>
        <w:r w:rsidR="00A92D4E" w:rsidDel="00650AE3">
          <w:delText>, SD</w:delText>
        </w:r>
        <w:r w:rsidR="00A92D4E" w:rsidDel="00650AE3">
          <w:rPr>
            <w:vertAlign w:val="subscript"/>
          </w:rPr>
          <w:delText>incon</w:delText>
        </w:r>
        <w:r w:rsidR="00A92D4E" w:rsidDel="00650AE3">
          <w:delText xml:space="preserve"> = </w:delText>
        </w:r>
        <w:r w:rsidR="00461724" w:rsidDel="00650AE3">
          <w:delText>1.17</w:delText>
        </w:r>
        <w:r w:rsidR="00A92D4E" w:rsidDel="00650AE3">
          <w:delText xml:space="preserve">, </w:delText>
        </w:r>
        <w:r w:rsidR="00D826D9" w:rsidDel="00650AE3">
          <w:delText xml:space="preserve">p = </w:delText>
        </w:r>
      </w:del>
      <w:del w:id="490" w:author="Chen Heller" w:date="2022-09-14T11:29:00Z">
        <w:r w:rsidR="00D826D9" w:rsidDel="00010729">
          <w:delText>0.</w:delText>
        </w:r>
        <w:r w:rsidR="009120F3" w:rsidDel="00010729">
          <w:delText>536</w:delText>
        </w:r>
      </w:del>
      <w:del w:id="491" w:author="Chen Heller" w:date="2022-09-14T15:50:00Z">
        <w:r w:rsidR="00D826D9" w:rsidDel="00650AE3">
          <w:delText>, 95% CI [</w:delText>
        </w:r>
      </w:del>
      <w:del w:id="492" w:author="Chen Heller" w:date="2022-09-14T10:58:00Z">
        <w:r w:rsidR="00D826D9" w:rsidDel="00236E07">
          <w:delText>-</w:delText>
        </w:r>
        <w:r w:rsidR="00EA3A38" w:rsidDel="00236E07">
          <w:delText>1.17</w:delText>
        </w:r>
        <w:r w:rsidR="00D826D9" w:rsidDel="00236E07">
          <w:delText>, 0.</w:delText>
        </w:r>
        <w:r w:rsidR="00EA3A38" w:rsidDel="00236E07">
          <w:delText>23</w:delText>
        </w:r>
      </w:del>
      <w:del w:id="493" w:author="Chen Heller" w:date="2022-09-14T15:50:00Z">
        <w:r w:rsidR="00D826D9" w:rsidDel="00650AE3">
          <w:delText>]), frequency of COM (</w:delText>
        </w:r>
        <w:r w:rsidR="006E42FF" w:rsidDel="00650AE3">
          <w:delText>M</w:delText>
        </w:r>
        <w:r w:rsidR="006E42FF" w:rsidDel="00650AE3">
          <w:rPr>
            <w:vertAlign w:val="subscript"/>
          </w:rPr>
          <w:delText>con</w:delText>
        </w:r>
        <w:r w:rsidR="006E42FF" w:rsidDel="00650AE3">
          <w:delText xml:space="preserve"> = 0.26, SD</w:delText>
        </w:r>
        <w:r w:rsidR="006E42FF" w:rsidDel="00650AE3">
          <w:rPr>
            <w:vertAlign w:val="subscript"/>
          </w:rPr>
          <w:delText>con</w:delText>
        </w:r>
        <w:r w:rsidR="006E42FF" w:rsidDel="00650AE3">
          <w:delText xml:space="preserve"> = 0.08, M</w:delText>
        </w:r>
        <w:r w:rsidR="006E42FF" w:rsidDel="00650AE3">
          <w:softHyphen/>
        </w:r>
        <w:r w:rsidR="006E42FF" w:rsidDel="00650AE3">
          <w:softHyphen/>
        </w:r>
        <w:r w:rsidR="006E42FF" w:rsidDel="00650AE3">
          <w:rPr>
            <w:vertAlign w:val="subscript"/>
          </w:rPr>
          <w:delText>incon</w:delText>
        </w:r>
        <w:r w:rsidR="006E42FF" w:rsidDel="00650AE3">
          <w:delText xml:space="preserve"> = 0.27, SD</w:delText>
        </w:r>
        <w:r w:rsidR="006E42FF" w:rsidDel="00650AE3">
          <w:rPr>
            <w:vertAlign w:val="subscript"/>
          </w:rPr>
          <w:delText>incon</w:delText>
        </w:r>
        <w:r w:rsidR="006E42FF" w:rsidDel="00650AE3">
          <w:delText xml:space="preserve"> = 0.12</w:delText>
        </w:r>
        <w:r w:rsidR="00D826D9" w:rsidDel="00650AE3">
          <w:delText>, p = 0.</w:delText>
        </w:r>
        <w:r w:rsidR="00EF6FDF" w:rsidDel="00650AE3">
          <w:delText>781</w:delText>
        </w:r>
        <w:r w:rsidR="00D826D9" w:rsidDel="00650AE3">
          <w:delText>, 95% CI [-0.</w:delText>
        </w:r>
        <w:r w:rsidR="007810DC" w:rsidDel="00650AE3">
          <w:delText>08</w:delText>
        </w:r>
        <w:r w:rsidR="00D826D9" w:rsidDel="00650AE3">
          <w:delText>, 0.</w:delText>
        </w:r>
        <w:r w:rsidR="007810DC" w:rsidDel="00650AE3">
          <w:delText>05</w:delText>
        </w:r>
        <w:r w:rsidR="00D826D9" w:rsidDel="00650AE3">
          <w:delText>]), reaction time (</w:delText>
        </w:r>
        <w:r w:rsidR="006E42FF" w:rsidDel="00650AE3">
          <w:delText>M</w:delText>
        </w:r>
        <w:r w:rsidR="006E42FF" w:rsidDel="00650AE3">
          <w:rPr>
            <w:vertAlign w:val="subscript"/>
          </w:rPr>
          <w:delText>con</w:delText>
        </w:r>
        <w:r w:rsidR="006E42FF" w:rsidDel="00650AE3">
          <w:delText xml:space="preserve"> = 140.4</w:delText>
        </w:r>
        <w:r w:rsidR="00A330B5" w:rsidDel="00650AE3">
          <w:delText>4</w:delText>
        </w:r>
        <w:r w:rsidR="006E42FF" w:rsidDel="00650AE3">
          <w:delText>ms, SD</w:delText>
        </w:r>
        <w:r w:rsidR="006E42FF" w:rsidDel="00650AE3">
          <w:rPr>
            <w:vertAlign w:val="subscript"/>
          </w:rPr>
          <w:delText>con</w:delText>
        </w:r>
        <w:r w:rsidR="006E42FF" w:rsidDel="00650AE3">
          <w:delText xml:space="preserve"> = 34.2</w:delText>
        </w:r>
        <w:r w:rsidR="00A330B5" w:rsidDel="00650AE3">
          <w:delText>3</w:delText>
        </w:r>
        <w:r w:rsidR="006E42FF" w:rsidDel="00650AE3">
          <w:delText>, M</w:delText>
        </w:r>
        <w:r w:rsidR="006E42FF" w:rsidDel="00650AE3">
          <w:softHyphen/>
        </w:r>
        <w:r w:rsidR="006E42FF" w:rsidDel="00650AE3">
          <w:softHyphen/>
        </w:r>
        <w:r w:rsidR="006E42FF" w:rsidDel="00650AE3">
          <w:rPr>
            <w:vertAlign w:val="subscript"/>
          </w:rPr>
          <w:delText>incon</w:delText>
        </w:r>
        <w:r w:rsidR="006E42FF" w:rsidDel="00650AE3">
          <w:delText xml:space="preserve"> = </w:delText>
        </w:r>
        <w:r w:rsidR="002443DB" w:rsidDel="00650AE3">
          <w:delText>144.2</w:delText>
        </w:r>
        <w:r w:rsidR="00A330B5" w:rsidDel="00650AE3">
          <w:delText>7</w:delText>
        </w:r>
        <w:r w:rsidR="002443DB" w:rsidDel="00650AE3">
          <w:delText>ms</w:delText>
        </w:r>
        <w:r w:rsidR="006E42FF" w:rsidDel="00650AE3">
          <w:delText>, SD</w:delText>
        </w:r>
        <w:r w:rsidR="006E42FF" w:rsidDel="00650AE3">
          <w:rPr>
            <w:vertAlign w:val="subscript"/>
          </w:rPr>
          <w:delText>incon</w:delText>
        </w:r>
        <w:r w:rsidR="006E42FF" w:rsidDel="00650AE3">
          <w:delText xml:space="preserve"> = </w:delText>
        </w:r>
        <w:r w:rsidR="002443DB" w:rsidDel="00650AE3">
          <w:delText>33.2</w:delText>
        </w:r>
        <w:r w:rsidR="00A330B5" w:rsidDel="00650AE3">
          <w:delText>1</w:delText>
        </w:r>
        <w:r w:rsidR="006E42FF" w:rsidDel="00650AE3">
          <w:delText>,</w:delText>
        </w:r>
        <w:r w:rsidR="00D826D9" w:rsidDel="00650AE3">
          <w:delText xml:space="preserve"> p = </w:delText>
        </w:r>
      </w:del>
      <w:del w:id="494" w:author="Chen Heller" w:date="2022-09-14T11:30:00Z">
        <w:r w:rsidR="00D826D9" w:rsidDel="00010729">
          <w:delText>0.</w:delText>
        </w:r>
        <w:r w:rsidR="00F51554" w:rsidDel="00010729">
          <w:delText>536</w:delText>
        </w:r>
      </w:del>
      <w:del w:id="495" w:author="Chen Heller" w:date="2022-09-14T15:50:00Z">
        <w:r w:rsidR="00D826D9" w:rsidDel="00650AE3">
          <w:delText>, 95% CI [-</w:delText>
        </w:r>
        <w:r w:rsidR="007810DC" w:rsidDel="00650AE3">
          <w:delText>9.62</w:delText>
        </w:r>
        <w:r w:rsidR="00D826D9" w:rsidDel="00650AE3">
          <w:delText xml:space="preserve">, </w:delText>
        </w:r>
        <w:r w:rsidR="007810DC" w:rsidDel="00650AE3">
          <w:delText>1.93</w:delText>
        </w:r>
        <w:r w:rsidR="00D826D9" w:rsidDel="00650AE3">
          <w:delText>])</w:delText>
        </w:r>
        <w:r w:rsidR="004C6B61" w:rsidDel="00650AE3">
          <w:delText>,</w:delText>
        </w:r>
        <w:r w:rsidR="00D826D9" w:rsidDel="00650AE3">
          <w:delText xml:space="preserve"> movement duration (</w:delText>
        </w:r>
        <w:r w:rsidR="00B274FE" w:rsidDel="00650AE3">
          <w:delText>M</w:delText>
        </w:r>
        <w:r w:rsidR="00B274FE" w:rsidDel="00650AE3">
          <w:rPr>
            <w:vertAlign w:val="subscript"/>
          </w:rPr>
          <w:delText>con</w:delText>
        </w:r>
        <w:r w:rsidR="00B274FE" w:rsidDel="00650AE3">
          <w:delText xml:space="preserve"> = 416.5</w:delText>
        </w:r>
        <w:r w:rsidR="001428B9" w:rsidDel="00650AE3">
          <w:delText>6</w:delText>
        </w:r>
        <w:r w:rsidR="00B274FE" w:rsidDel="00650AE3">
          <w:delText>ms, SD</w:delText>
        </w:r>
        <w:r w:rsidR="00B274FE" w:rsidDel="00650AE3">
          <w:rPr>
            <w:vertAlign w:val="subscript"/>
          </w:rPr>
          <w:delText>con</w:delText>
        </w:r>
        <w:r w:rsidR="00B274FE" w:rsidDel="00650AE3">
          <w:delText xml:space="preserve"> = 60.5</w:delText>
        </w:r>
        <w:r w:rsidR="001428B9" w:rsidDel="00650AE3">
          <w:delText>7</w:delText>
        </w:r>
        <w:r w:rsidR="00B274FE" w:rsidDel="00650AE3">
          <w:delText>, M</w:delText>
        </w:r>
        <w:r w:rsidR="00B274FE" w:rsidDel="00650AE3">
          <w:softHyphen/>
        </w:r>
        <w:r w:rsidR="00B274FE" w:rsidDel="00650AE3">
          <w:softHyphen/>
        </w:r>
        <w:r w:rsidR="00B274FE" w:rsidDel="00650AE3">
          <w:rPr>
            <w:vertAlign w:val="subscript"/>
          </w:rPr>
          <w:delText>incon</w:delText>
        </w:r>
        <w:r w:rsidR="00B274FE" w:rsidDel="00650AE3">
          <w:delText xml:space="preserve"> = 423.9</w:delText>
        </w:r>
        <w:r w:rsidR="001428B9" w:rsidDel="00650AE3">
          <w:delText>6</w:delText>
        </w:r>
        <w:r w:rsidR="00B274FE" w:rsidDel="00650AE3">
          <w:delText>, SD</w:delText>
        </w:r>
        <w:r w:rsidR="00B274FE" w:rsidDel="00650AE3">
          <w:rPr>
            <w:vertAlign w:val="subscript"/>
          </w:rPr>
          <w:delText>incon</w:delText>
        </w:r>
        <w:r w:rsidR="00B274FE" w:rsidDel="00650AE3">
          <w:delText xml:space="preserve"> = </w:delText>
        </w:r>
        <w:r w:rsidR="005E0F70" w:rsidDel="00650AE3">
          <w:delText>45.4</w:delText>
        </w:r>
        <w:r w:rsidR="003850CA" w:rsidDel="00650AE3">
          <w:delText>0</w:delText>
        </w:r>
        <w:r w:rsidR="00B274FE" w:rsidDel="00650AE3">
          <w:delText>,</w:delText>
        </w:r>
        <w:r w:rsidR="00D826D9" w:rsidDel="00650AE3">
          <w:delText xml:space="preserve"> p = </w:delText>
        </w:r>
      </w:del>
      <w:del w:id="496" w:author="Chen Heller" w:date="2022-09-14T11:30:00Z">
        <w:r w:rsidR="00D826D9" w:rsidDel="00010729">
          <w:delText>0.</w:delText>
        </w:r>
        <w:r w:rsidR="00F51554" w:rsidDel="00010729">
          <w:delText>536</w:delText>
        </w:r>
      </w:del>
      <w:del w:id="497" w:author="Chen Heller" w:date="2022-09-14T15:50:00Z">
        <w:r w:rsidR="00D826D9" w:rsidDel="00650AE3">
          <w:delText>, 95% CI [-</w:delText>
        </w:r>
        <w:r w:rsidR="009759B7" w:rsidDel="00650AE3">
          <w:delText>17.63</w:delText>
        </w:r>
        <w:r w:rsidR="00D826D9" w:rsidDel="00650AE3">
          <w:delText xml:space="preserve">, </w:delText>
        </w:r>
        <w:r w:rsidR="009759B7" w:rsidDel="00650AE3">
          <w:delText>2.74</w:delText>
        </w:r>
        <w:r w:rsidR="00D826D9" w:rsidDel="00650AE3">
          <w:delText>])</w:delText>
        </w:r>
        <w:r w:rsidR="005D712D" w:rsidDel="00650AE3">
          <w:delText xml:space="preserve"> </w:delText>
        </w:r>
        <w:r w:rsidR="004C6B61" w:rsidDel="00650AE3">
          <w:delText>and</w:delText>
        </w:r>
        <w:r w:rsidR="00D826D9" w:rsidDel="00650AE3">
          <w:delText xml:space="preserve"> reach area </w:delText>
        </w:r>
        <w:r w:rsidR="004C6B61" w:rsidDel="00650AE3">
          <w:delText>(</w:delText>
        </w:r>
        <w:r w:rsidR="00266304" w:rsidDel="00650AE3">
          <w:delText>M</w:delText>
        </w:r>
        <w:r w:rsidR="00266304" w:rsidDel="00650AE3">
          <w:rPr>
            <w:vertAlign w:val="subscript"/>
          </w:rPr>
          <w:delText>con</w:delText>
        </w:r>
        <w:r w:rsidR="00266304" w:rsidDel="00650AE3">
          <w:delText xml:space="preserve"> = </w:delText>
        </w:r>
        <w:r w:rsidR="000B4BF7" w:rsidDel="00650AE3">
          <w:delText>1.50</w:delText>
        </w:r>
        <w:r w:rsidR="00266304" w:rsidDel="00650AE3">
          <w:delText>, SD</w:delText>
        </w:r>
        <w:r w:rsidR="00266304" w:rsidDel="00650AE3">
          <w:rPr>
            <w:vertAlign w:val="subscript"/>
          </w:rPr>
          <w:delText>con</w:delText>
        </w:r>
        <w:r w:rsidR="00266304" w:rsidDel="00650AE3">
          <w:delText xml:space="preserve"> = 0. 28, M</w:delText>
        </w:r>
        <w:r w:rsidR="00266304" w:rsidDel="00650AE3">
          <w:rPr>
            <w:vertAlign w:val="subscript"/>
          </w:rPr>
          <w:delText>incon</w:delText>
        </w:r>
        <w:r w:rsidR="00266304" w:rsidDel="00650AE3">
          <w:delText xml:space="preserve"> = </w:delText>
        </w:r>
        <w:r w:rsidR="00937753" w:rsidDel="00650AE3">
          <w:delText>1.39</w:delText>
        </w:r>
        <w:r w:rsidR="00266304" w:rsidDel="00650AE3">
          <w:delText>, SD</w:delText>
        </w:r>
        <w:r w:rsidR="00266304" w:rsidDel="00650AE3">
          <w:rPr>
            <w:vertAlign w:val="subscript"/>
          </w:rPr>
          <w:delText>incon</w:delText>
        </w:r>
        <w:r w:rsidR="00266304" w:rsidDel="00650AE3">
          <w:delText xml:space="preserve"> = 0. 64,</w:delText>
        </w:r>
        <w:r w:rsidR="00D826D9" w:rsidDel="00650AE3">
          <w:delText xml:space="preserve"> p = 0.</w:delText>
        </w:r>
        <w:r w:rsidR="00045AE5" w:rsidDel="00650AE3">
          <w:delText>69</w:delText>
        </w:r>
        <w:r w:rsidR="00937753" w:rsidDel="00650AE3">
          <w:delText>9</w:delText>
        </w:r>
        <w:r w:rsidR="00D826D9" w:rsidDel="00650AE3">
          <w:delText>, 95% CI [-</w:delText>
        </w:r>
        <w:r w:rsidR="00D33A97" w:rsidDel="00650AE3">
          <w:delText>0.1</w:delText>
        </w:r>
        <w:r w:rsidR="00C87267" w:rsidDel="00650AE3">
          <w:delText>4</w:delText>
        </w:r>
        <w:r w:rsidR="00D826D9" w:rsidDel="00650AE3">
          <w:delText xml:space="preserve">, </w:delText>
        </w:r>
        <w:r w:rsidR="00D33A97" w:rsidDel="00650AE3">
          <w:delText>0.3</w:delText>
        </w:r>
        <w:r w:rsidR="00C87267" w:rsidDel="00650AE3">
          <w:delText>6</w:delText>
        </w:r>
        <w:r w:rsidR="00D826D9" w:rsidDel="00650AE3">
          <w:delText>]</w:delText>
        </w:r>
        <w:r w:rsidR="004C6B61" w:rsidDel="00650AE3">
          <w:delText>)</w:delText>
        </w:r>
        <w:r w:rsidR="00C7418C" w:rsidDel="00650AE3">
          <w:delText>.</w:delText>
        </w:r>
      </w:del>
      <w:ins w:id="498" w:author="Chen Heller" w:date="2022-09-14T15:50:00Z">
        <w:r w:rsidR="00650AE3">
          <w:t>.</w:t>
        </w:r>
      </w:ins>
    </w:p>
    <w:p w14:paraId="1BB611DA" w14:textId="77777777" w:rsidR="003B10E1" w:rsidRDefault="003B10E1" w:rsidP="003B10E1">
      <w:pPr>
        <w:ind w:firstLine="0"/>
      </w:pPr>
    </w:p>
    <w:p w14:paraId="4043F815" w14:textId="5CFCD788" w:rsidR="003B10E1" w:rsidRDefault="003B10E1">
      <w:pPr>
        <w:pStyle w:val="Caption"/>
        <w:keepNext/>
        <w:rPr>
          <w:ins w:id="499" w:author="Chen Heller" w:date="2022-09-14T17:02:00Z"/>
        </w:rPr>
        <w:pPrChange w:id="500" w:author="Chen Heller" w:date="2022-09-14T17:02:00Z">
          <w:pPr/>
        </w:pPrChange>
      </w:pPr>
      <w:bookmarkStart w:id="501" w:name="_Ref114067886"/>
      <w:ins w:id="502" w:author="Chen Heller" w:date="2022-09-14T17:02:00Z">
        <w:r>
          <w:t xml:space="preserve">Table </w:t>
        </w:r>
        <w:r>
          <w:fldChar w:fldCharType="begin"/>
        </w:r>
        <w:r>
          <w:instrText xml:space="preserve"> SEQ Table \* ARABIC </w:instrText>
        </w:r>
      </w:ins>
      <w:r>
        <w:fldChar w:fldCharType="separate"/>
      </w:r>
      <w:ins w:id="503" w:author="Chen Heller" w:date="2022-09-14T17:06:00Z">
        <w:r w:rsidR="002436A8">
          <w:rPr>
            <w:noProof/>
          </w:rPr>
          <w:t>2</w:t>
        </w:r>
      </w:ins>
      <w:ins w:id="504" w:author="Chen Heller" w:date="2022-09-14T17:02:00Z">
        <w:r>
          <w:fldChar w:fldCharType="end"/>
        </w:r>
        <w:bookmarkEnd w:id="501"/>
        <w:r>
          <w:t>. Results of Experiment 2</w:t>
        </w:r>
      </w:ins>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505" w:author="Chen Heller" w:date="2022-09-15T10:42:00Z">
          <w:tblPr>
            <w:tblStyle w:val="TableGrid"/>
            <w:tblW w:w="992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8"/>
        <w:gridCol w:w="1701"/>
        <w:gridCol w:w="1701"/>
        <w:gridCol w:w="709"/>
        <w:gridCol w:w="992"/>
        <w:gridCol w:w="1701"/>
        <w:gridCol w:w="709"/>
        <w:tblGridChange w:id="506">
          <w:tblGrid>
            <w:gridCol w:w="142"/>
            <w:gridCol w:w="142"/>
            <w:gridCol w:w="142"/>
            <w:gridCol w:w="1984"/>
            <w:gridCol w:w="142"/>
            <w:gridCol w:w="1559"/>
            <w:gridCol w:w="142"/>
            <w:gridCol w:w="1559"/>
            <w:gridCol w:w="142"/>
            <w:gridCol w:w="567"/>
            <w:gridCol w:w="142"/>
            <w:gridCol w:w="850"/>
            <w:gridCol w:w="142"/>
            <w:gridCol w:w="1559"/>
            <w:gridCol w:w="142"/>
            <w:gridCol w:w="567"/>
            <w:gridCol w:w="142"/>
          </w:tblGrid>
        </w:tblGridChange>
      </w:tblGrid>
      <w:tr w:rsidR="00F625AB" w14:paraId="4F1C32EA" w14:textId="77777777" w:rsidTr="00D03187">
        <w:trPr>
          <w:trHeight w:val="510"/>
          <w:ins w:id="507" w:author="Chen Heller" w:date="2022-09-14T21:55:00Z"/>
          <w:trPrChange w:id="508" w:author="Chen Heller" w:date="2022-09-15T10:42:00Z">
            <w:trPr>
              <w:gridAfter w:val="0"/>
              <w:trHeight w:val="510"/>
            </w:trPr>
          </w:trPrChange>
        </w:trPr>
        <w:tc>
          <w:tcPr>
            <w:tcW w:w="284" w:type="dxa"/>
            <w:tcBorders>
              <w:top w:val="single" w:sz="12" w:space="0" w:color="auto"/>
            </w:tcBorders>
            <w:tcPrChange w:id="509" w:author="Chen Heller" w:date="2022-09-15T10:42:00Z">
              <w:tcPr>
                <w:tcW w:w="284" w:type="dxa"/>
                <w:gridSpan w:val="2"/>
              </w:tcPr>
            </w:tcPrChange>
          </w:tcPr>
          <w:p w14:paraId="317E9E24" w14:textId="77777777" w:rsidR="00F625AB" w:rsidRDefault="00F625AB" w:rsidP="00EA2CED">
            <w:pPr>
              <w:ind w:firstLine="0"/>
              <w:rPr>
                <w:ins w:id="510" w:author="Chen Heller" w:date="2022-09-14T21:55:00Z"/>
              </w:rPr>
            </w:pPr>
          </w:p>
        </w:tc>
        <w:tc>
          <w:tcPr>
            <w:tcW w:w="2268" w:type="dxa"/>
            <w:tcBorders>
              <w:top w:val="single" w:sz="12" w:space="0" w:color="auto"/>
            </w:tcBorders>
            <w:tcPrChange w:id="511" w:author="Chen Heller" w:date="2022-09-15T10:42:00Z">
              <w:tcPr>
                <w:tcW w:w="2126" w:type="dxa"/>
                <w:gridSpan w:val="2"/>
              </w:tcPr>
            </w:tcPrChange>
          </w:tcPr>
          <w:p w14:paraId="6185A4B1" w14:textId="77777777" w:rsidR="00F625AB" w:rsidRDefault="00F625AB" w:rsidP="00EA2CED">
            <w:pPr>
              <w:ind w:firstLine="0"/>
              <w:rPr>
                <w:ins w:id="512" w:author="Chen Heller" w:date="2022-09-14T21:55:00Z"/>
              </w:rPr>
            </w:pPr>
          </w:p>
        </w:tc>
        <w:tc>
          <w:tcPr>
            <w:tcW w:w="1701" w:type="dxa"/>
            <w:tcBorders>
              <w:top w:val="single" w:sz="12" w:space="0" w:color="auto"/>
              <w:bottom w:val="single" w:sz="12" w:space="0" w:color="auto"/>
            </w:tcBorders>
            <w:tcPrChange w:id="513" w:author="Chen Heller" w:date="2022-09-15T10:42:00Z">
              <w:tcPr>
                <w:tcW w:w="1701" w:type="dxa"/>
                <w:gridSpan w:val="2"/>
                <w:tcBorders>
                  <w:bottom w:val="single" w:sz="12" w:space="0" w:color="auto"/>
                </w:tcBorders>
              </w:tcPr>
            </w:tcPrChange>
          </w:tcPr>
          <w:p w14:paraId="5F0BFD6E" w14:textId="77777777" w:rsidR="00F625AB" w:rsidRPr="00EA2CED" w:rsidRDefault="00F625AB" w:rsidP="00EA2CED">
            <w:pPr>
              <w:ind w:firstLine="0"/>
              <w:jc w:val="center"/>
              <w:rPr>
                <w:ins w:id="514" w:author="Chen Heller" w:date="2022-09-14T21:55:00Z"/>
                <w:b/>
                <w:bCs/>
              </w:rPr>
            </w:pPr>
            <w:ins w:id="515" w:author="Chen Heller" w:date="2022-09-14T21:55:00Z">
              <w:r w:rsidRPr="00EA2CED">
                <w:rPr>
                  <w:b/>
                  <w:bCs/>
                </w:rPr>
                <w:t>Congruent</w:t>
              </w:r>
            </w:ins>
          </w:p>
        </w:tc>
        <w:tc>
          <w:tcPr>
            <w:tcW w:w="1701" w:type="dxa"/>
            <w:tcBorders>
              <w:top w:val="single" w:sz="12" w:space="0" w:color="auto"/>
              <w:bottom w:val="single" w:sz="12" w:space="0" w:color="auto"/>
            </w:tcBorders>
            <w:tcPrChange w:id="516" w:author="Chen Heller" w:date="2022-09-15T10:42:00Z">
              <w:tcPr>
                <w:tcW w:w="1701" w:type="dxa"/>
                <w:gridSpan w:val="2"/>
                <w:tcBorders>
                  <w:bottom w:val="single" w:sz="12" w:space="0" w:color="auto"/>
                </w:tcBorders>
              </w:tcPr>
            </w:tcPrChange>
          </w:tcPr>
          <w:p w14:paraId="6A064AB6" w14:textId="77777777" w:rsidR="00F625AB" w:rsidRPr="00EA2CED" w:rsidRDefault="00F625AB" w:rsidP="00E1685F">
            <w:pPr>
              <w:ind w:firstLine="0"/>
              <w:jc w:val="center"/>
              <w:rPr>
                <w:ins w:id="517" w:author="Chen Heller" w:date="2022-09-14T21:55:00Z"/>
                <w:b/>
                <w:bCs/>
              </w:rPr>
              <w:pPrChange w:id="518" w:author="Chen Heller" w:date="2022-09-15T10:19:00Z">
                <w:pPr>
                  <w:ind w:firstLine="0"/>
                </w:pPr>
              </w:pPrChange>
            </w:pPr>
            <w:ins w:id="519" w:author="Chen Heller" w:date="2022-09-14T21:55:00Z">
              <w:r w:rsidRPr="00EA2CED">
                <w:rPr>
                  <w:b/>
                  <w:bCs/>
                </w:rPr>
                <w:t>Incongruent</w:t>
              </w:r>
            </w:ins>
          </w:p>
        </w:tc>
        <w:tc>
          <w:tcPr>
            <w:tcW w:w="709" w:type="dxa"/>
            <w:tcBorders>
              <w:top w:val="single" w:sz="12" w:space="0" w:color="auto"/>
            </w:tcBorders>
            <w:tcPrChange w:id="520" w:author="Chen Heller" w:date="2022-09-15T10:42:00Z">
              <w:tcPr>
                <w:tcW w:w="709" w:type="dxa"/>
                <w:gridSpan w:val="2"/>
              </w:tcPr>
            </w:tcPrChange>
          </w:tcPr>
          <w:p w14:paraId="0E6D1B96" w14:textId="77777777" w:rsidR="00F625AB" w:rsidRPr="00EA2CED" w:rsidRDefault="00F625AB" w:rsidP="00EA2CED">
            <w:pPr>
              <w:ind w:firstLine="0"/>
              <w:jc w:val="center"/>
              <w:rPr>
                <w:ins w:id="521" w:author="Chen Heller" w:date="2022-09-14T21:55:00Z"/>
                <w:b/>
                <w:bCs/>
              </w:rPr>
            </w:pPr>
          </w:p>
        </w:tc>
        <w:tc>
          <w:tcPr>
            <w:tcW w:w="992" w:type="dxa"/>
            <w:tcBorders>
              <w:top w:val="single" w:sz="12" w:space="0" w:color="auto"/>
            </w:tcBorders>
            <w:tcPrChange w:id="522" w:author="Chen Heller" w:date="2022-09-15T10:42:00Z">
              <w:tcPr>
                <w:tcW w:w="992" w:type="dxa"/>
                <w:gridSpan w:val="2"/>
              </w:tcPr>
            </w:tcPrChange>
          </w:tcPr>
          <w:p w14:paraId="0AC7F973" w14:textId="77777777" w:rsidR="00F625AB" w:rsidRPr="00EA2CED" w:rsidRDefault="00F625AB" w:rsidP="00EA2CED">
            <w:pPr>
              <w:ind w:firstLine="0"/>
              <w:jc w:val="center"/>
              <w:rPr>
                <w:ins w:id="523" w:author="Chen Heller" w:date="2022-09-14T21:55:00Z"/>
                <w:b/>
                <w:bCs/>
              </w:rPr>
            </w:pPr>
          </w:p>
        </w:tc>
        <w:tc>
          <w:tcPr>
            <w:tcW w:w="1701" w:type="dxa"/>
            <w:tcBorders>
              <w:top w:val="single" w:sz="12" w:space="0" w:color="auto"/>
            </w:tcBorders>
            <w:tcPrChange w:id="524" w:author="Chen Heller" w:date="2022-09-15T10:42:00Z">
              <w:tcPr>
                <w:tcW w:w="1701" w:type="dxa"/>
                <w:gridSpan w:val="2"/>
              </w:tcPr>
            </w:tcPrChange>
          </w:tcPr>
          <w:p w14:paraId="34B96DD8" w14:textId="77777777" w:rsidR="00F625AB" w:rsidRDefault="00F625AB" w:rsidP="00EA2CED">
            <w:pPr>
              <w:ind w:firstLine="0"/>
              <w:rPr>
                <w:ins w:id="525" w:author="Chen Heller" w:date="2022-09-14T21:55:00Z"/>
              </w:rPr>
            </w:pPr>
          </w:p>
        </w:tc>
        <w:tc>
          <w:tcPr>
            <w:tcW w:w="709" w:type="dxa"/>
            <w:tcBorders>
              <w:top w:val="single" w:sz="12" w:space="0" w:color="auto"/>
            </w:tcBorders>
            <w:tcPrChange w:id="526" w:author="Chen Heller" w:date="2022-09-15T10:42:00Z">
              <w:tcPr>
                <w:tcW w:w="709" w:type="dxa"/>
                <w:gridSpan w:val="2"/>
              </w:tcPr>
            </w:tcPrChange>
          </w:tcPr>
          <w:p w14:paraId="48B7D2BB" w14:textId="77777777" w:rsidR="00F625AB" w:rsidRDefault="00F625AB" w:rsidP="00EA2CED">
            <w:pPr>
              <w:ind w:firstLine="0"/>
              <w:rPr>
                <w:ins w:id="527" w:author="Chen Heller" w:date="2022-09-14T21:55:00Z"/>
              </w:rPr>
            </w:pPr>
          </w:p>
        </w:tc>
      </w:tr>
      <w:tr w:rsidR="00F625AB" w14:paraId="42B7061E" w14:textId="77777777" w:rsidTr="00D03187">
        <w:trPr>
          <w:trHeight w:val="254"/>
          <w:ins w:id="528" w:author="Chen Heller" w:date="2022-09-14T21:55:00Z"/>
          <w:trPrChange w:id="529" w:author="Chen Heller" w:date="2022-09-15T10:42:00Z">
            <w:trPr>
              <w:gridAfter w:val="0"/>
              <w:trHeight w:val="254"/>
            </w:trPr>
          </w:trPrChange>
        </w:trPr>
        <w:tc>
          <w:tcPr>
            <w:tcW w:w="284" w:type="dxa"/>
            <w:tcBorders>
              <w:bottom w:val="single" w:sz="12" w:space="0" w:color="auto"/>
            </w:tcBorders>
            <w:tcPrChange w:id="530" w:author="Chen Heller" w:date="2022-09-15T10:42:00Z">
              <w:tcPr>
                <w:tcW w:w="284" w:type="dxa"/>
                <w:gridSpan w:val="2"/>
                <w:tcBorders>
                  <w:bottom w:val="single" w:sz="12" w:space="0" w:color="auto"/>
                </w:tcBorders>
              </w:tcPr>
            </w:tcPrChange>
          </w:tcPr>
          <w:p w14:paraId="07DA12D4" w14:textId="77777777" w:rsidR="00F625AB" w:rsidRPr="00EA2CED" w:rsidRDefault="00F625AB" w:rsidP="00EA2CED">
            <w:pPr>
              <w:ind w:firstLine="0"/>
              <w:rPr>
                <w:ins w:id="531" w:author="Chen Heller" w:date="2022-09-14T21:55:00Z"/>
                <w:b/>
                <w:bCs/>
              </w:rPr>
            </w:pPr>
          </w:p>
        </w:tc>
        <w:tc>
          <w:tcPr>
            <w:tcW w:w="2268" w:type="dxa"/>
            <w:tcBorders>
              <w:bottom w:val="single" w:sz="12" w:space="0" w:color="auto"/>
            </w:tcBorders>
            <w:tcPrChange w:id="532" w:author="Chen Heller" w:date="2022-09-15T10:42:00Z">
              <w:tcPr>
                <w:tcW w:w="2126" w:type="dxa"/>
                <w:gridSpan w:val="2"/>
                <w:tcBorders>
                  <w:bottom w:val="single" w:sz="12" w:space="0" w:color="auto"/>
                </w:tcBorders>
              </w:tcPr>
            </w:tcPrChange>
          </w:tcPr>
          <w:p w14:paraId="5410FDFF" w14:textId="77777777" w:rsidR="00F625AB" w:rsidRPr="00EA2CED" w:rsidRDefault="00F625AB" w:rsidP="00EA2CED">
            <w:pPr>
              <w:ind w:firstLine="0"/>
              <w:rPr>
                <w:ins w:id="533" w:author="Chen Heller" w:date="2022-09-14T21:55:00Z"/>
                <w:b/>
                <w:bCs/>
              </w:rPr>
            </w:pPr>
          </w:p>
        </w:tc>
        <w:tc>
          <w:tcPr>
            <w:tcW w:w="1701" w:type="dxa"/>
            <w:tcBorders>
              <w:top w:val="single" w:sz="12" w:space="0" w:color="auto"/>
              <w:bottom w:val="single" w:sz="12" w:space="0" w:color="auto"/>
            </w:tcBorders>
            <w:tcPrChange w:id="534" w:author="Chen Heller" w:date="2022-09-15T10:42:00Z">
              <w:tcPr>
                <w:tcW w:w="1701" w:type="dxa"/>
                <w:gridSpan w:val="2"/>
                <w:tcBorders>
                  <w:top w:val="single" w:sz="12" w:space="0" w:color="auto"/>
                  <w:bottom w:val="single" w:sz="12" w:space="0" w:color="auto"/>
                </w:tcBorders>
              </w:tcPr>
            </w:tcPrChange>
          </w:tcPr>
          <w:p w14:paraId="2AECF535" w14:textId="77777777" w:rsidR="00F625AB" w:rsidRPr="00EA2CED" w:rsidRDefault="00F625AB" w:rsidP="00EA2CED">
            <w:pPr>
              <w:ind w:firstLine="0"/>
              <w:rPr>
                <w:ins w:id="535" w:author="Chen Heller" w:date="2022-09-14T21:55:00Z"/>
                <w:b/>
                <w:bCs/>
              </w:rPr>
            </w:pPr>
            <w:ins w:id="536" w:author="Chen Heller" w:date="2022-09-14T21:55:00Z">
              <w:r>
                <w:rPr>
                  <w:b/>
                  <w:bCs/>
                </w:rPr>
                <w:t>M (SD)</w:t>
              </w:r>
            </w:ins>
          </w:p>
        </w:tc>
        <w:tc>
          <w:tcPr>
            <w:tcW w:w="1701" w:type="dxa"/>
            <w:tcBorders>
              <w:top w:val="single" w:sz="12" w:space="0" w:color="auto"/>
              <w:bottom w:val="single" w:sz="12" w:space="0" w:color="auto"/>
            </w:tcBorders>
            <w:tcPrChange w:id="537" w:author="Chen Heller" w:date="2022-09-15T10:42:00Z">
              <w:tcPr>
                <w:tcW w:w="1701" w:type="dxa"/>
                <w:gridSpan w:val="2"/>
                <w:tcBorders>
                  <w:top w:val="single" w:sz="12" w:space="0" w:color="auto"/>
                  <w:bottom w:val="single" w:sz="12" w:space="0" w:color="auto"/>
                </w:tcBorders>
              </w:tcPr>
            </w:tcPrChange>
          </w:tcPr>
          <w:p w14:paraId="5F87B65D" w14:textId="77777777" w:rsidR="00F625AB" w:rsidRPr="00EA2CED" w:rsidRDefault="00F625AB" w:rsidP="00EA2CED">
            <w:pPr>
              <w:ind w:firstLine="0"/>
              <w:rPr>
                <w:ins w:id="538" w:author="Chen Heller" w:date="2022-09-14T21:55:00Z"/>
                <w:b/>
                <w:bCs/>
              </w:rPr>
            </w:pPr>
            <w:ins w:id="539" w:author="Chen Heller" w:date="2022-09-14T21:55:00Z">
              <w:r>
                <w:rPr>
                  <w:b/>
                  <w:bCs/>
                </w:rPr>
                <w:t>M (SD)</w:t>
              </w:r>
            </w:ins>
          </w:p>
        </w:tc>
        <w:tc>
          <w:tcPr>
            <w:tcW w:w="709" w:type="dxa"/>
            <w:tcBorders>
              <w:bottom w:val="single" w:sz="12" w:space="0" w:color="auto"/>
            </w:tcBorders>
            <w:tcPrChange w:id="540" w:author="Chen Heller" w:date="2022-09-15T10:42:00Z">
              <w:tcPr>
                <w:tcW w:w="709" w:type="dxa"/>
                <w:gridSpan w:val="2"/>
                <w:tcBorders>
                  <w:bottom w:val="single" w:sz="12" w:space="0" w:color="auto"/>
                </w:tcBorders>
              </w:tcPr>
            </w:tcPrChange>
          </w:tcPr>
          <w:p w14:paraId="746BEBE4" w14:textId="77777777" w:rsidR="00F625AB" w:rsidRPr="00EA2CED" w:rsidRDefault="00F625AB" w:rsidP="00EA2CED">
            <w:pPr>
              <w:ind w:firstLine="0"/>
              <w:rPr>
                <w:ins w:id="541" w:author="Chen Heller" w:date="2022-09-14T21:55:00Z"/>
                <w:b/>
                <w:bCs/>
              </w:rPr>
            </w:pPr>
            <w:ins w:id="542" w:author="Chen Heller" w:date="2022-09-14T21:55:00Z">
              <w:r>
                <w:rPr>
                  <w:b/>
                  <w:bCs/>
                </w:rPr>
                <w:t>t(8)</w:t>
              </w:r>
            </w:ins>
          </w:p>
        </w:tc>
        <w:tc>
          <w:tcPr>
            <w:tcW w:w="992" w:type="dxa"/>
            <w:tcBorders>
              <w:bottom w:val="single" w:sz="12" w:space="0" w:color="auto"/>
            </w:tcBorders>
            <w:tcPrChange w:id="543" w:author="Chen Heller" w:date="2022-09-15T10:42:00Z">
              <w:tcPr>
                <w:tcW w:w="992" w:type="dxa"/>
                <w:gridSpan w:val="2"/>
                <w:tcBorders>
                  <w:bottom w:val="single" w:sz="12" w:space="0" w:color="auto"/>
                </w:tcBorders>
              </w:tcPr>
            </w:tcPrChange>
          </w:tcPr>
          <w:p w14:paraId="6B458F6C" w14:textId="77777777" w:rsidR="00F625AB" w:rsidRPr="00EA2CED" w:rsidRDefault="00F625AB" w:rsidP="00EA2CED">
            <w:pPr>
              <w:ind w:firstLine="0"/>
              <w:rPr>
                <w:ins w:id="544" w:author="Chen Heller" w:date="2022-09-14T21:55:00Z"/>
                <w:b/>
                <w:bCs/>
              </w:rPr>
            </w:pPr>
            <w:ins w:id="545" w:author="Chen Heller" w:date="2022-09-14T21:55:00Z">
              <w:r>
                <w:rPr>
                  <w:b/>
                  <w:bCs/>
                </w:rPr>
                <w:t>p</w:t>
              </w:r>
            </w:ins>
          </w:p>
        </w:tc>
        <w:tc>
          <w:tcPr>
            <w:tcW w:w="1701" w:type="dxa"/>
            <w:tcBorders>
              <w:bottom w:val="single" w:sz="12" w:space="0" w:color="auto"/>
            </w:tcBorders>
            <w:tcPrChange w:id="546" w:author="Chen Heller" w:date="2022-09-15T10:42:00Z">
              <w:tcPr>
                <w:tcW w:w="1701" w:type="dxa"/>
                <w:gridSpan w:val="2"/>
                <w:tcBorders>
                  <w:bottom w:val="single" w:sz="12" w:space="0" w:color="auto"/>
                </w:tcBorders>
              </w:tcPr>
            </w:tcPrChange>
          </w:tcPr>
          <w:p w14:paraId="669C1D57" w14:textId="77777777" w:rsidR="00F625AB" w:rsidRPr="00EA2CED" w:rsidRDefault="00F625AB" w:rsidP="00EA2CED">
            <w:pPr>
              <w:ind w:firstLine="0"/>
              <w:rPr>
                <w:ins w:id="547" w:author="Chen Heller" w:date="2022-09-14T21:55:00Z"/>
                <w:b/>
                <w:bCs/>
              </w:rPr>
            </w:pPr>
            <w:ins w:id="548" w:author="Chen Heller" w:date="2022-09-14T21:55:00Z">
              <w:r>
                <w:rPr>
                  <w:b/>
                  <w:bCs/>
                </w:rPr>
                <w:t>CI</w:t>
              </w:r>
            </w:ins>
          </w:p>
        </w:tc>
        <w:tc>
          <w:tcPr>
            <w:tcW w:w="709" w:type="dxa"/>
            <w:tcBorders>
              <w:bottom w:val="single" w:sz="12" w:space="0" w:color="auto"/>
            </w:tcBorders>
            <w:tcPrChange w:id="549" w:author="Chen Heller" w:date="2022-09-15T10:42:00Z">
              <w:tcPr>
                <w:tcW w:w="709" w:type="dxa"/>
                <w:gridSpan w:val="2"/>
                <w:tcBorders>
                  <w:bottom w:val="single" w:sz="12" w:space="0" w:color="auto"/>
                </w:tcBorders>
              </w:tcPr>
            </w:tcPrChange>
          </w:tcPr>
          <w:p w14:paraId="0E1E7D3B" w14:textId="77777777" w:rsidR="00F625AB" w:rsidRPr="00EA2CED" w:rsidRDefault="00F625AB" w:rsidP="00EA2CED">
            <w:pPr>
              <w:ind w:firstLine="0"/>
              <w:rPr>
                <w:ins w:id="550" w:author="Chen Heller" w:date="2022-09-14T21:55:00Z"/>
                <w:b/>
                <w:bCs/>
              </w:rPr>
            </w:pPr>
            <w:ins w:id="551" w:author="Chen Heller" w:date="2022-09-14T21:55:00Z">
              <w:r>
                <w:rPr>
                  <w:b/>
                  <w:bCs/>
                </w:rPr>
                <w:t>d</w:t>
              </w:r>
            </w:ins>
          </w:p>
        </w:tc>
      </w:tr>
      <w:tr w:rsidR="00F625AB" w14:paraId="7E3A973E" w14:textId="77777777" w:rsidTr="003538C4">
        <w:trPr>
          <w:trHeight w:val="313"/>
          <w:ins w:id="552" w:author="Chen Heller" w:date="2022-09-14T21:55:00Z"/>
          <w:trPrChange w:id="553" w:author="Chen Heller" w:date="2022-09-15T10:42:00Z">
            <w:trPr>
              <w:gridAfter w:val="0"/>
              <w:trHeight w:val="313"/>
            </w:trPr>
          </w:trPrChange>
        </w:trPr>
        <w:tc>
          <w:tcPr>
            <w:tcW w:w="10065" w:type="dxa"/>
            <w:gridSpan w:val="8"/>
            <w:tcBorders>
              <w:top w:val="single" w:sz="12" w:space="0" w:color="auto"/>
            </w:tcBorders>
            <w:tcPrChange w:id="554" w:author="Chen Heller" w:date="2022-09-15T10:42:00Z">
              <w:tcPr>
                <w:tcW w:w="9923" w:type="dxa"/>
                <w:gridSpan w:val="16"/>
                <w:tcBorders>
                  <w:top w:val="single" w:sz="12" w:space="0" w:color="auto"/>
                </w:tcBorders>
              </w:tcPr>
            </w:tcPrChange>
          </w:tcPr>
          <w:p w14:paraId="027283E5" w14:textId="77777777" w:rsidR="00F625AB" w:rsidRDefault="00F625AB" w:rsidP="00EA2CED">
            <w:pPr>
              <w:ind w:firstLine="0"/>
              <w:rPr>
                <w:ins w:id="555" w:author="Chen Heller" w:date="2022-09-14T21:55:00Z"/>
              </w:rPr>
            </w:pPr>
            <w:ins w:id="556" w:author="Chen Heller" w:date="2022-09-14T21:55:00Z">
              <w:r>
                <w:rPr>
                  <w:b/>
                  <w:bCs/>
                </w:rPr>
                <w:t>Reaching</w:t>
              </w:r>
            </w:ins>
          </w:p>
        </w:tc>
      </w:tr>
      <w:tr w:rsidR="00F625AB" w14:paraId="60E71E84" w14:textId="77777777" w:rsidTr="00D03187">
        <w:trPr>
          <w:trHeight w:val="490"/>
          <w:ins w:id="557" w:author="Chen Heller" w:date="2022-09-14T21:55:00Z"/>
          <w:trPrChange w:id="558" w:author="Chen Heller" w:date="2022-09-15T10:42:00Z">
            <w:trPr>
              <w:gridAfter w:val="0"/>
              <w:trHeight w:val="490"/>
            </w:trPr>
          </w:trPrChange>
        </w:trPr>
        <w:tc>
          <w:tcPr>
            <w:tcW w:w="284" w:type="dxa"/>
            <w:vMerge w:val="restart"/>
            <w:tcBorders>
              <w:bottom w:val="single" w:sz="12" w:space="0" w:color="auto"/>
            </w:tcBorders>
            <w:tcPrChange w:id="559" w:author="Chen Heller" w:date="2022-09-15T10:42:00Z">
              <w:tcPr>
                <w:tcW w:w="284" w:type="dxa"/>
                <w:gridSpan w:val="2"/>
                <w:vMerge w:val="restart"/>
                <w:tcBorders>
                  <w:bottom w:val="single" w:sz="12" w:space="0" w:color="auto"/>
                </w:tcBorders>
              </w:tcPr>
            </w:tcPrChange>
          </w:tcPr>
          <w:p w14:paraId="28C9286D" w14:textId="77777777" w:rsidR="00F625AB" w:rsidRPr="00EA2CED" w:rsidRDefault="00F625AB" w:rsidP="00EA2CED">
            <w:pPr>
              <w:ind w:firstLine="0"/>
              <w:rPr>
                <w:ins w:id="560" w:author="Chen Heller" w:date="2022-09-14T21:55:00Z"/>
                <w:b/>
                <w:bCs/>
              </w:rPr>
            </w:pPr>
          </w:p>
        </w:tc>
        <w:tc>
          <w:tcPr>
            <w:tcW w:w="2268" w:type="dxa"/>
            <w:tcPrChange w:id="561" w:author="Chen Heller" w:date="2022-09-15T10:42:00Z">
              <w:tcPr>
                <w:tcW w:w="2126" w:type="dxa"/>
                <w:gridSpan w:val="2"/>
              </w:tcPr>
            </w:tcPrChange>
          </w:tcPr>
          <w:p w14:paraId="4820B497" w14:textId="77777777" w:rsidR="00F625AB" w:rsidRPr="00EA2CED" w:rsidRDefault="00F625AB" w:rsidP="00EA2CED">
            <w:pPr>
              <w:ind w:firstLine="0"/>
              <w:rPr>
                <w:ins w:id="562" w:author="Chen Heller" w:date="2022-09-14T21:55:00Z"/>
                <w:b/>
                <w:bCs/>
              </w:rPr>
            </w:pPr>
            <w:ins w:id="563" w:author="Chen Heller" w:date="2022-09-14T21:55:00Z">
              <w:r w:rsidRPr="00EA2CED">
                <w:rPr>
                  <w:b/>
                  <w:bCs/>
                </w:rPr>
                <w:t>Reach area</w:t>
              </w:r>
            </w:ins>
          </w:p>
        </w:tc>
        <w:tc>
          <w:tcPr>
            <w:tcW w:w="1701" w:type="dxa"/>
            <w:tcPrChange w:id="564" w:author="Chen Heller" w:date="2022-09-15T10:42:00Z">
              <w:tcPr>
                <w:tcW w:w="1701" w:type="dxa"/>
                <w:gridSpan w:val="2"/>
              </w:tcPr>
            </w:tcPrChange>
          </w:tcPr>
          <w:p w14:paraId="29BCDA47" w14:textId="77777777" w:rsidR="00F625AB" w:rsidRDefault="00F625AB" w:rsidP="00EA2CED">
            <w:pPr>
              <w:ind w:firstLine="0"/>
              <w:rPr>
                <w:ins w:id="565" w:author="Chen Heller" w:date="2022-09-14T21:55:00Z"/>
              </w:rPr>
            </w:pPr>
            <w:ins w:id="566" w:author="Chen Heller" w:date="2022-09-14T21:55:00Z">
              <w:r>
                <w:t>1.50 (0.28)</w:t>
              </w:r>
            </w:ins>
          </w:p>
        </w:tc>
        <w:tc>
          <w:tcPr>
            <w:tcW w:w="1701" w:type="dxa"/>
            <w:tcPrChange w:id="567" w:author="Chen Heller" w:date="2022-09-15T10:42:00Z">
              <w:tcPr>
                <w:tcW w:w="1701" w:type="dxa"/>
                <w:gridSpan w:val="2"/>
              </w:tcPr>
            </w:tcPrChange>
          </w:tcPr>
          <w:p w14:paraId="4D0E8BF7" w14:textId="77777777" w:rsidR="00F625AB" w:rsidRDefault="00F625AB" w:rsidP="00EA2CED">
            <w:pPr>
              <w:ind w:firstLine="0"/>
              <w:rPr>
                <w:ins w:id="568" w:author="Chen Heller" w:date="2022-09-14T21:55:00Z"/>
              </w:rPr>
            </w:pPr>
            <w:ins w:id="569" w:author="Chen Heller" w:date="2022-09-14T21:55:00Z">
              <w:r>
                <w:t>1.39 (0.64)</w:t>
              </w:r>
            </w:ins>
          </w:p>
        </w:tc>
        <w:tc>
          <w:tcPr>
            <w:tcW w:w="709" w:type="dxa"/>
            <w:tcPrChange w:id="570" w:author="Chen Heller" w:date="2022-09-15T10:42:00Z">
              <w:tcPr>
                <w:tcW w:w="709" w:type="dxa"/>
                <w:gridSpan w:val="2"/>
              </w:tcPr>
            </w:tcPrChange>
          </w:tcPr>
          <w:p w14:paraId="421C6915" w14:textId="77777777" w:rsidR="00F625AB" w:rsidRDefault="00F625AB" w:rsidP="00EA2CED">
            <w:pPr>
              <w:ind w:firstLine="0"/>
              <w:rPr>
                <w:ins w:id="571" w:author="Chen Heller" w:date="2022-09-14T21:55:00Z"/>
              </w:rPr>
            </w:pPr>
          </w:p>
        </w:tc>
        <w:tc>
          <w:tcPr>
            <w:tcW w:w="992" w:type="dxa"/>
            <w:tcPrChange w:id="572" w:author="Chen Heller" w:date="2022-09-15T10:42:00Z">
              <w:tcPr>
                <w:tcW w:w="992" w:type="dxa"/>
                <w:gridSpan w:val="2"/>
              </w:tcPr>
            </w:tcPrChange>
          </w:tcPr>
          <w:p w14:paraId="56F8291D" w14:textId="77777777" w:rsidR="00F625AB" w:rsidRDefault="00F625AB" w:rsidP="00EA2CED">
            <w:pPr>
              <w:ind w:firstLine="0"/>
              <w:rPr>
                <w:ins w:id="573" w:author="Chen Heller" w:date="2022-09-14T21:55:00Z"/>
              </w:rPr>
            </w:pPr>
            <w:ins w:id="574" w:author="Chen Heller" w:date="2022-09-14T21:55:00Z">
              <w:r>
                <w:t>0.699</w:t>
              </w:r>
            </w:ins>
          </w:p>
        </w:tc>
        <w:tc>
          <w:tcPr>
            <w:tcW w:w="1701" w:type="dxa"/>
            <w:tcPrChange w:id="575" w:author="Chen Heller" w:date="2022-09-15T10:42:00Z">
              <w:tcPr>
                <w:tcW w:w="1701" w:type="dxa"/>
                <w:gridSpan w:val="2"/>
              </w:tcPr>
            </w:tcPrChange>
          </w:tcPr>
          <w:p w14:paraId="094E1940" w14:textId="77777777" w:rsidR="00F625AB" w:rsidRDefault="00F625AB" w:rsidP="00EA2CED">
            <w:pPr>
              <w:ind w:firstLine="0"/>
              <w:rPr>
                <w:ins w:id="576" w:author="Chen Heller" w:date="2022-09-14T21:55:00Z"/>
              </w:rPr>
            </w:pPr>
            <w:ins w:id="577" w:author="Chen Heller" w:date="2022-09-14T21:55:00Z">
              <w:r>
                <w:t>-0.14, 0.36</w:t>
              </w:r>
            </w:ins>
          </w:p>
        </w:tc>
        <w:tc>
          <w:tcPr>
            <w:tcW w:w="709" w:type="dxa"/>
            <w:tcPrChange w:id="578" w:author="Chen Heller" w:date="2022-09-15T10:42:00Z">
              <w:tcPr>
                <w:tcW w:w="709" w:type="dxa"/>
                <w:gridSpan w:val="2"/>
              </w:tcPr>
            </w:tcPrChange>
          </w:tcPr>
          <w:p w14:paraId="142B6C51" w14:textId="77777777" w:rsidR="00F625AB" w:rsidRDefault="00F625AB" w:rsidP="00EA2CED">
            <w:pPr>
              <w:ind w:firstLine="0"/>
              <w:rPr>
                <w:ins w:id="579" w:author="Chen Heller" w:date="2022-09-14T21:55:00Z"/>
              </w:rPr>
            </w:pPr>
            <w:ins w:id="580" w:author="Chen Heller" w:date="2022-09-14T21:55:00Z">
              <w:r>
                <w:t>0.23</w:t>
              </w:r>
            </w:ins>
          </w:p>
        </w:tc>
      </w:tr>
      <w:tr w:rsidR="00F625AB" w14:paraId="546D8528" w14:textId="77777777" w:rsidTr="00D03187">
        <w:trPr>
          <w:trHeight w:val="490"/>
          <w:ins w:id="581" w:author="Chen Heller" w:date="2022-09-14T21:55:00Z"/>
          <w:trPrChange w:id="582" w:author="Chen Heller" w:date="2022-09-15T10:42:00Z">
            <w:trPr>
              <w:gridAfter w:val="0"/>
              <w:trHeight w:val="490"/>
            </w:trPr>
          </w:trPrChange>
        </w:trPr>
        <w:tc>
          <w:tcPr>
            <w:tcW w:w="284" w:type="dxa"/>
            <w:vMerge/>
            <w:tcBorders>
              <w:top w:val="single" w:sz="12" w:space="0" w:color="auto"/>
              <w:bottom w:val="single" w:sz="12" w:space="0" w:color="auto"/>
            </w:tcBorders>
            <w:tcPrChange w:id="583" w:author="Chen Heller" w:date="2022-09-15T10:42:00Z">
              <w:tcPr>
                <w:tcW w:w="284" w:type="dxa"/>
                <w:gridSpan w:val="2"/>
                <w:vMerge/>
                <w:tcBorders>
                  <w:top w:val="single" w:sz="12" w:space="0" w:color="auto"/>
                  <w:bottom w:val="single" w:sz="12" w:space="0" w:color="auto"/>
                </w:tcBorders>
              </w:tcPr>
            </w:tcPrChange>
          </w:tcPr>
          <w:p w14:paraId="1D8A858C" w14:textId="77777777" w:rsidR="00F625AB" w:rsidRPr="00EA2CED" w:rsidRDefault="00F625AB" w:rsidP="00EA2CED">
            <w:pPr>
              <w:ind w:firstLine="0"/>
              <w:rPr>
                <w:ins w:id="584" w:author="Chen Heller" w:date="2022-09-14T21:55:00Z"/>
                <w:b/>
                <w:bCs/>
              </w:rPr>
            </w:pPr>
          </w:p>
        </w:tc>
        <w:tc>
          <w:tcPr>
            <w:tcW w:w="2268" w:type="dxa"/>
            <w:tcPrChange w:id="585" w:author="Chen Heller" w:date="2022-09-15T10:42:00Z">
              <w:tcPr>
                <w:tcW w:w="2126" w:type="dxa"/>
                <w:gridSpan w:val="2"/>
              </w:tcPr>
            </w:tcPrChange>
          </w:tcPr>
          <w:p w14:paraId="66320C4C" w14:textId="77777777" w:rsidR="00F625AB" w:rsidRPr="00EA2CED" w:rsidRDefault="00F625AB" w:rsidP="00EA2CED">
            <w:pPr>
              <w:ind w:firstLine="0"/>
              <w:rPr>
                <w:ins w:id="586" w:author="Chen Heller" w:date="2022-09-14T21:55:00Z"/>
                <w:b/>
                <w:bCs/>
              </w:rPr>
            </w:pPr>
            <w:ins w:id="587" w:author="Chen Heller" w:date="2022-09-14T21:55:00Z">
              <w:r w:rsidRPr="00EA2CED">
                <w:rPr>
                  <w:b/>
                  <w:bCs/>
                </w:rPr>
                <w:t>Traveled distance</w:t>
              </w:r>
            </w:ins>
          </w:p>
        </w:tc>
        <w:tc>
          <w:tcPr>
            <w:tcW w:w="1701" w:type="dxa"/>
            <w:tcPrChange w:id="588" w:author="Chen Heller" w:date="2022-09-15T10:42:00Z">
              <w:tcPr>
                <w:tcW w:w="1701" w:type="dxa"/>
                <w:gridSpan w:val="2"/>
              </w:tcPr>
            </w:tcPrChange>
          </w:tcPr>
          <w:p w14:paraId="290EA18B" w14:textId="77777777" w:rsidR="00F625AB" w:rsidRDefault="00F625AB" w:rsidP="00EA2CED">
            <w:pPr>
              <w:ind w:firstLine="0"/>
              <w:rPr>
                <w:ins w:id="589" w:author="Chen Heller" w:date="2022-09-14T21:55:00Z"/>
              </w:rPr>
            </w:pPr>
            <w:ins w:id="590" w:author="Chen Heller" w:date="2022-09-14T21:55:00Z">
              <w:r>
                <w:t>37.20 (1.09)</w:t>
              </w:r>
            </w:ins>
          </w:p>
        </w:tc>
        <w:tc>
          <w:tcPr>
            <w:tcW w:w="1701" w:type="dxa"/>
            <w:tcPrChange w:id="591" w:author="Chen Heller" w:date="2022-09-15T10:42:00Z">
              <w:tcPr>
                <w:tcW w:w="1701" w:type="dxa"/>
                <w:gridSpan w:val="2"/>
              </w:tcPr>
            </w:tcPrChange>
          </w:tcPr>
          <w:p w14:paraId="3158147C" w14:textId="77777777" w:rsidR="00F625AB" w:rsidRDefault="00F625AB" w:rsidP="00EA2CED">
            <w:pPr>
              <w:ind w:firstLine="0"/>
              <w:rPr>
                <w:ins w:id="592" w:author="Chen Heller" w:date="2022-09-14T21:55:00Z"/>
              </w:rPr>
            </w:pPr>
            <w:ins w:id="593" w:author="Chen Heller" w:date="2022-09-14T21:55:00Z">
              <w:r>
                <w:t>37.67 (1.17)</w:t>
              </w:r>
            </w:ins>
          </w:p>
        </w:tc>
        <w:tc>
          <w:tcPr>
            <w:tcW w:w="709" w:type="dxa"/>
            <w:tcPrChange w:id="594" w:author="Chen Heller" w:date="2022-09-15T10:42:00Z">
              <w:tcPr>
                <w:tcW w:w="709" w:type="dxa"/>
                <w:gridSpan w:val="2"/>
              </w:tcPr>
            </w:tcPrChange>
          </w:tcPr>
          <w:p w14:paraId="1B169B5C" w14:textId="77777777" w:rsidR="00F625AB" w:rsidRDefault="00F625AB" w:rsidP="00EA2CED">
            <w:pPr>
              <w:ind w:firstLine="0"/>
              <w:rPr>
                <w:ins w:id="595" w:author="Chen Heller" w:date="2022-09-14T21:55:00Z"/>
              </w:rPr>
            </w:pPr>
            <w:ins w:id="596" w:author="Chen Heller" w:date="2022-09-14T21:55:00Z">
              <w:r>
                <w:t>1</w:t>
              </w:r>
            </w:ins>
          </w:p>
        </w:tc>
        <w:tc>
          <w:tcPr>
            <w:tcW w:w="992" w:type="dxa"/>
            <w:tcPrChange w:id="597" w:author="Chen Heller" w:date="2022-09-15T10:42:00Z">
              <w:tcPr>
                <w:tcW w:w="992" w:type="dxa"/>
                <w:gridSpan w:val="2"/>
              </w:tcPr>
            </w:tcPrChange>
          </w:tcPr>
          <w:p w14:paraId="4D52E8BF" w14:textId="77777777" w:rsidR="00F625AB" w:rsidRDefault="00F625AB" w:rsidP="00EA2CED">
            <w:pPr>
              <w:ind w:firstLine="0"/>
              <w:rPr>
                <w:ins w:id="598" w:author="Chen Heller" w:date="2022-09-14T21:55:00Z"/>
              </w:rPr>
            </w:pPr>
            <w:ins w:id="599" w:author="Chen Heller" w:date="2022-09-14T21:55:00Z">
              <w:r>
                <w:t>0.342</w:t>
              </w:r>
            </w:ins>
          </w:p>
        </w:tc>
        <w:tc>
          <w:tcPr>
            <w:tcW w:w="1701" w:type="dxa"/>
            <w:tcPrChange w:id="600" w:author="Chen Heller" w:date="2022-09-15T10:42:00Z">
              <w:tcPr>
                <w:tcW w:w="1701" w:type="dxa"/>
                <w:gridSpan w:val="2"/>
              </w:tcPr>
            </w:tcPrChange>
          </w:tcPr>
          <w:p w14:paraId="00B7B671" w14:textId="77777777" w:rsidR="00F625AB" w:rsidRDefault="00F625AB" w:rsidP="00EA2CED">
            <w:pPr>
              <w:ind w:firstLine="0"/>
              <w:rPr>
                <w:ins w:id="601" w:author="Chen Heller" w:date="2022-09-14T21:55:00Z"/>
              </w:rPr>
            </w:pPr>
            <w:ins w:id="602" w:author="Chen Heller" w:date="2022-09-14T21:55:00Z">
              <w:r>
                <w:t>-1.54, 0.60</w:t>
              </w:r>
            </w:ins>
          </w:p>
        </w:tc>
        <w:tc>
          <w:tcPr>
            <w:tcW w:w="709" w:type="dxa"/>
            <w:tcPrChange w:id="603" w:author="Chen Heller" w:date="2022-09-15T10:42:00Z">
              <w:tcPr>
                <w:tcW w:w="709" w:type="dxa"/>
                <w:gridSpan w:val="2"/>
              </w:tcPr>
            </w:tcPrChange>
          </w:tcPr>
          <w:p w14:paraId="22DEB25E" w14:textId="77777777" w:rsidR="00F625AB" w:rsidRDefault="00F625AB" w:rsidP="00EA2CED">
            <w:pPr>
              <w:ind w:firstLine="0"/>
              <w:rPr>
                <w:ins w:id="604" w:author="Chen Heller" w:date="2022-09-14T21:55:00Z"/>
              </w:rPr>
            </w:pPr>
            <w:ins w:id="605" w:author="Chen Heller" w:date="2022-09-14T21:55:00Z">
              <w:r>
                <w:t>0.34</w:t>
              </w:r>
            </w:ins>
          </w:p>
        </w:tc>
      </w:tr>
      <w:tr w:rsidR="00F625AB" w14:paraId="3477F4C1" w14:textId="77777777" w:rsidTr="00D03187">
        <w:trPr>
          <w:trHeight w:val="490"/>
          <w:ins w:id="606" w:author="Chen Heller" w:date="2022-09-14T21:55:00Z"/>
          <w:trPrChange w:id="607" w:author="Chen Heller" w:date="2022-09-15T10:42:00Z">
            <w:trPr>
              <w:gridAfter w:val="0"/>
              <w:trHeight w:val="490"/>
            </w:trPr>
          </w:trPrChange>
        </w:trPr>
        <w:tc>
          <w:tcPr>
            <w:tcW w:w="284" w:type="dxa"/>
            <w:vMerge/>
            <w:tcBorders>
              <w:top w:val="single" w:sz="12" w:space="0" w:color="auto"/>
              <w:bottom w:val="single" w:sz="12" w:space="0" w:color="auto"/>
            </w:tcBorders>
            <w:tcPrChange w:id="608" w:author="Chen Heller" w:date="2022-09-15T10:42:00Z">
              <w:tcPr>
                <w:tcW w:w="284" w:type="dxa"/>
                <w:gridSpan w:val="2"/>
                <w:vMerge/>
                <w:tcBorders>
                  <w:top w:val="single" w:sz="12" w:space="0" w:color="auto"/>
                  <w:bottom w:val="single" w:sz="12" w:space="0" w:color="auto"/>
                </w:tcBorders>
              </w:tcPr>
            </w:tcPrChange>
          </w:tcPr>
          <w:p w14:paraId="089A400A" w14:textId="77777777" w:rsidR="00F625AB" w:rsidRPr="00EA2CED" w:rsidRDefault="00F625AB" w:rsidP="00EA2CED">
            <w:pPr>
              <w:ind w:firstLine="0"/>
              <w:rPr>
                <w:ins w:id="609" w:author="Chen Heller" w:date="2022-09-14T21:55:00Z"/>
                <w:b/>
                <w:bCs/>
              </w:rPr>
            </w:pPr>
          </w:p>
        </w:tc>
        <w:tc>
          <w:tcPr>
            <w:tcW w:w="2268" w:type="dxa"/>
            <w:tcPrChange w:id="610" w:author="Chen Heller" w:date="2022-09-15T10:42:00Z">
              <w:tcPr>
                <w:tcW w:w="2126" w:type="dxa"/>
                <w:gridSpan w:val="2"/>
              </w:tcPr>
            </w:tcPrChange>
          </w:tcPr>
          <w:p w14:paraId="20977C07" w14:textId="77777777" w:rsidR="00F625AB" w:rsidRPr="00EA2CED" w:rsidRDefault="00F625AB" w:rsidP="00EA2CED">
            <w:pPr>
              <w:ind w:firstLine="0"/>
              <w:rPr>
                <w:ins w:id="611" w:author="Chen Heller" w:date="2022-09-14T21:55:00Z"/>
                <w:b/>
                <w:bCs/>
              </w:rPr>
            </w:pPr>
            <w:ins w:id="612" w:author="Chen Heller" w:date="2022-09-14T21:55:00Z">
              <w:r w:rsidRPr="00EA2CED">
                <w:rPr>
                  <w:b/>
                  <w:bCs/>
                </w:rPr>
                <w:t>Reaction time</w:t>
              </w:r>
            </w:ins>
          </w:p>
        </w:tc>
        <w:tc>
          <w:tcPr>
            <w:tcW w:w="1701" w:type="dxa"/>
            <w:tcPrChange w:id="613" w:author="Chen Heller" w:date="2022-09-15T10:42:00Z">
              <w:tcPr>
                <w:tcW w:w="1701" w:type="dxa"/>
                <w:gridSpan w:val="2"/>
              </w:tcPr>
            </w:tcPrChange>
          </w:tcPr>
          <w:p w14:paraId="6E7DDB74" w14:textId="77777777" w:rsidR="00F625AB" w:rsidRDefault="00F625AB" w:rsidP="00EA2CED">
            <w:pPr>
              <w:ind w:firstLine="0"/>
              <w:rPr>
                <w:ins w:id="614" w:author="Chen Heller" w:date="2022-09-14T21:55:00Z"/>
              </w:rPr>
            </w:pPr>
            <w:ins w:id="615" w:author="Chen Heller" w:date="2022-09-14T21:55:00Z">
              <w:r>
                <w:t>140.44 (34.23)</w:t>
              </w:r>
            </w:ins>
          </w:p>
        </w:tc>
        <w:tc>
          <w:tcPr>
            <w:tcW w:w="1701" w:type="dxa"/>
            <w:tcPrChange w:id="616" w:author="Chen Heller" w:date="2022-09-15T10:42:00Z">
              <w:tcPr>
                <w:tcW w:w="1701" w:type="dxa"/>
                <w:gridSpan w:val="2"/>
              </w:tcPr>
            </w:tcPrChange>
          </w:tcPr>
          <w:p w14:paraId="6D58D2D8" w14:textId="77777777" w:rsidR="00F625AB" w:rsidRDefault="00F625AB" w:rsidP="00EA2CED">
            <w:pPr>
              <w:ind w:firstLine="0"/>
              <w:rPr>
                <w:ins w:id="617" w:author="Chen Heller" w:date="2022-09-14T21:55:00Z"/>
              </w:rPr>
            </w:pPr>
            <w:ins w:id="618" w:author="Chen Heller" w:date="2022-09-14T21:55:00Z">
              <w:r>
                <w:t>144.27 (33.21)</w:t>
              </w:r>
            </w:ins>
          </w:p>
        </w:tc>
        <w:tc>
          <w:tcPr>
            <w:tcW w:w="709" w:type="dxa"/>
            <w:tcPrChange w:id="619" w:author="Chen Heller" w:date="2022-09-15T10:42:00Z">
              <w:tcPr>
                <w:tcW w:w="709" w:type="dxa"/>
                <w:gridSpan w:val="2"/>
              </w:tcPr>
            </w:tcPrChange>
          </w:tcPr>
          <w:p w14:paraId="039DA348" w14:textId="77777777" w:rsidR="00F625AB" w:rsidRDefault="00F625AB" w:rsidP="00EA2CED">
            <w:pPr>
              <w:ind w:firstLine="0"/>
              <w:rPr>
                <w:ins w:id="620" w:author="Chen Heller" w:date="2022-09-14T21:55:00Z"/>
              </w:rPr>
            </w:pPr>
          </w:p>
        </w:tc>
        <w:tc>
          <w:tcPr>
            <w:tcW w:w="992" w:type="dxa"/>
            <w:tcPrChange w:id="621" w:author="Chen Heller" w:date="2022-09-15T10:42:00Z">
              <w:tcPr>
                <w:tcW w:w="992" w:type="dxa"/>
                <w:gridSpan w:val="2"/>
              </w:tcPr>
            </w:tcPrChange>
          </w:tcPr>
          <w:p w14:paraId="518DA98B" w14:textId="77777777" w:rsidR="00F625AB" w:rsidRDefault="00F625AB" w:rsidP="00EA2CED">
            <w:pPr>
              <w:ind w:firstLine="0"/>
              <w:rPr>
                <w:ins w:id="622" w:author="Chen Heller" w:date="2022-09-14T21:55:00Z"/>
              </w:rPr>
            </w:pPr>
            <w:ins w:id="623" w:author="Chen Heller" w:date="2022-09-14T21:55:00Z">
              <w:r>
                <w:t>0.273</w:t>
              </w:r>
            </w:ins>
          </w:p>
        </w:tc>
        <w:tc>
          <w:tcPr>
            <w:tcW w:w="1701" w:type="dxa"/>
            <w:tcPrChange w:id="624" w:author="Chen Heller" w:date="2022-09-15T10:42:00Z">
              <w:tcPr>
                <w:tcW w:w="1701" w:type="dxa"/>
                <w:gridSpan w:val="2"/>
              </w:tcPr>
            </w:tcPrChange>
          </w:tcPr>
          <w:p w14:paraId="42AE0FAA" w14:textId="77777777" w:rsidR="00F625AB" w:rsidRDefault="00F625AB" w:rsidP="00EA2CED">
            <w:pPr>
              <w:ind w:firstLine="0"/>
              <w:rPr>
                <w:ins w:id="625" w:author="Chen Heller" w:date="2022-09-14T21:55:00Z"/>
              </w:rPr>
            </w:pPr>
            <w:ins w:id="626" w:author="Chen Heller" w:date="2022-09-14T21:55:00Z">
              <w:r>
                <w:t>-9.62, 1.93</w:t>
              </w:r>
            </w:ins>
          </w:p>
        </w:tc>
        <w:tc>
          <w:tcPr>
            <w:tcW w:w="709" w:type="dxa"/>
            <w:tcPrChange w:id="627" w:author="Chen Heller" w:date="2022-09-15T10:42:00Z">
              <w:tcPr>
                <w:tcW w:w="709" w:type="dxa"/>
                <w:gridSpan w:val="2"/>
              </w:tcPr>
            </w:tcPrChange>
          </w:tcPr>
          <w:p w14:paraId="2A9BC241" w14:textId="77777777" w:rsidR="00F625AB" w:rsidRDefault="00F625AB" w:rsidP="00EA2CED">
            <w:pPr>
              <w:ind w:firstLine="0"/>
              <w:rPr>
                <w:ins w:id="628" w:author="Chen Heller" w:date="2022-09-14T21:55:00Z"/>
              </w:rPr>
            </w:pPr>
            <w:ins w:id="629" w:author="Chen Heller" w:date="2022-09-14T21:55:00Z">
              <w:r>
                <w:t>0.40</w:t>
              </w:r>
            </w:ins>
          </w:p>
        </w:tc>
      </w:tr>
      <w:tr w:rsidR="00F625AB" w14:paraId="4916FD57" w14:textId="77777777" w:rsidTr="00D03187">
        <w:trPr>
          <w:trHeight w:val="490"/>
          <w:ins w:id="630" w:author="Chen Heller" w:date="2022-09-14T21:55:00Z"/>
          <w:trPrChange w:id="631" w:author="Chen Heller" w:date="2022-09-15T10:42:00Z">
            <w:trPr>
              <w:gridBefore w:val="1"/>
              <w:trHeight w:val="490"/>
            </w:trPr>
          </w:trPrChange>
        </w:trPr>
        <w:tc>
          <w:tcPr>
            <w:tcW w:w="284" w:type="dxa"/>
            <w:vMerge/>
            <w:tcBorders>
              <w:top w:val="single" w:sz="12" w:space="0" w:color="auto"/>
              <w:bottom w:val="single" w:sz="12" w:space="0" w:color="auto"/>
            </w:tcBorders>
            <w:tcPrChange w:id="632" w:author="Chen Heller" w:date="2022-09-15T10:42:00Z">
              <w:tcPr>
                <w:tcW w:w="284" w:type="dxa"/>
                <w:gridSpan w:val="2"/>
                <w:vMerge/>
                <w:tcBorders>
                  <w:top w:val="single" w:sz="12" w:space="0" w:color="auto"/>
                  <w:bottom w:val="single" w:sz="12" w:space="0" w:color="auto"/>
                </w:tcBorders>
              </w:tcPr>
            </w:tcPrChange>
          </w:tcPr>
          <w:p w14:paraId="78F57257" w14:textId="77777777" w:rsidR="00F625AB" w:rsidRPr="00EA2CED" w:rsidRDefault="00F625AB" w:rsidP="00EA2CED">
            <w:pPr>
              <w:ind w:firstLine="0"/>
              <w:rPr>
                <w:ins w:id="633" w:author="Chen Heller" w:date="2022-09-14T21:55:00Z"/>
                <w:b/>
                <w:bCs/>
              </w:rPr>
            </w:pPr>
          </w:p>
        </w:tc>
        <w:tc>
          <w:tcPr>
            <w:tcW w:w="2268" w:type="dxa"/>
            <w:tcPrChange w:id="634" w:author="Chen Heller" w:date="2022-09-15T10:42:00Z">
              <w:tcPr>
                <w:tcW w:w="2126" w:type="dxa"/>
                <w:gridSpan w:val="2"/>
              </w:tcPr>
            </w:tcPrChange>
          </w:tcPr>
          <w:p w14:paraId="7B3078D3" w14:textId="4A9FB142" w:rsidR="00F625AB" w:rsidRPr="00EA2CED" w:rsidRDefault="00F625AB" w:rsidP="00EA2CED">
            <w:pPr>
              <w:ind w:firstLine="0"/>
              <w:rPr>
                <w:ins w:id="635" w:author="Chen Heller" w:date="2022-09-14T21:55:00Z"/>
                <w:b/>
                <w:bCs/>
              </w:rPr>
            </w:pPr>
            <w:ins w:id="636" w:author="Chen Heller" w:date="2022-09-14T21:55:00Z">
              <w:r w:rsidRPr="00EA2CED">
                <w:rPr>
                  <w:b/>
                  <w:bCs/>
                </w:rPr>
                <w:t xml:space="preserve">Movement </w:t>
              </w:r>
            </w:ins>
            <w:ins w:id="637" w:author="Chen Heller" w:date="2022-09-15T10:42:00Z">
              <w:r w:rsidR="003538C4">
                <w:rPr>
                  <w:b/>
                  <w:bCs/>
                </w:rPr>
                <w:t>duration</w:t>
              </w:r>
            </w:ins>
          </w:p>
        </w:tc>
        <w:tc>
          <w:tcPr>
            <w:tcW w:w="1701" w:type="dxa"/>
            <w:tcPrChange w:id="638" w:author="Chen Heller" w:date="2022-09-15T10:42:00Z">
              <w:tcPr>
                <w:tcW w:w="1701" w:type="dxa"/>
                <w:gridSpan w:val="2"/>
              </w:tcPr>
            </w:tcPrChange>
          </w:tcPr>
          <w:p w14:paraId="0D98355C" w14:textId="77777777" w:rsidR="00F625AB" w:rsidRDefault="00F625AB" w:rsidP="00EA2CED">
            <w:pPr>
              <w:ind w:firstLine="0"/>
              <w:rPr>
                <w:ins w:id="639" w:author="Chen Heller" w:date="2022-09-14T21:55:00Z"/>
              </w:rPr>
            </w:pPr>
            <w:ins w:id="640" w:author="Chen Heller" w:date="2022-09-14T21:55:00Z">
              <w:r>
                <w:t>416.56 (60.57)</w:t>
              </w:r>
            </w:ins>
          </w:p>
        </w:tc>
        <w:tc>
          <w:tcPr>
            <w:tcW w:w="1701" w:type="dxa"/>
            <w:tcPrChange w:id="641" w:author="Chen Heller" w:date="2022-09-15T10:42:00Z">
              <w:tcPr>
                <w:tcW w:w="1701" w:type="dxa"/>
                <w:gridSpan w:val="2"/>
              </w:tcPr>
            </w:tcPrChange>
          </w:tcPr>
          <w:p w14:paraId="2343C3E5" w14:textId="77777777" w:rsidR="00F625AB" w:rsidRDefault="00F625AB" w:rsidP="00EA2CED">
            <w:pPr>
              <w:ind w:firstLine="0"/>
              <w:rPr>
                <w:ins w:id="642" w:author="Chen Heller" w:date="2022-09-14T21:55:00Z"/>
              </w:rPr>
            </w:pPr>
            <w:ins w:id="643" w:author="Chen Heller" w:date="2022-09-14T21:55:00Z">
              <w:r>
                <w:t>423.96 (45.40)</w:t>
              </w:r>
            </w:ins>
          </w:p>
        </w:tc>
        <w:tc>
          <w:tcPr>
            <w:tcW w:w="709" w:type="dxa"/>
            <w:tcPrChange w:id="644" w:author="Chen Heller" w:date="2022-09-15T10:42:00Z">
              <w:tcPr>
                <w:tcW w:w="709" w:type="dxa"/>
                <w:gridSpan w:val="2"/>
              </w:tcPr>
            </w:tcPrChange>
          </w:tcPr>
          <w:p w14:paraId="79BEE7E1" w14:textId="77777777" w:rsidR="00F625AB" w:rsidRDefault="00F625AB" w:rsidP="00EA2CED">
            <w:pPr>
              <w:ind w:firstLine="0"/>
              <w:rPr>
                <w:ins w:id="645" w:author="Chen Heller" w:date="2022-09-14T21:55:00Z"/>
              </w:rPr>
            </w:pPr>
          </w:p>
        </w:tc>
        <w:tc>
          <w:tcPr>
            <w:tcW w:w="992" w:type="dxa"/>
            <w:tcPrChange w:id="646" w:author="Chen Heller" w:date="2022-09-15T10:42:00Z">
              <w:tcPr>
                <w:tcW w:w="992" w:type="dxa"/>
                <w:gridSpan w:val="2"/>
              </w:tcPr>
            </w:tcPrChange>
          </w:tcPr>
          <w:p w14:paraId="2BD28BB7" w14:textId="77777777" w:rsidR="00F625AB" w:rsidRDefault="00F625AB" w:rsidP="00EA2CED">
            <w:pPr>
              <w:ind w:firstLine="0"/>
              <w:rPr>
                <w:ins w:id="647" w:author="Chen Heller" w:date="2022-09-14T21:55:00Z"/>
              </w:rPr>
            </w:pPr>
            <w:ins w:id="648" w:author="Chen Heller" w:date="2022-09-14T21:55:00Z">
              <w:r>
                <w:t>0.316</w:t>
              </w:r>
            </w:ins>
          </w:p>
        </w:tc>
        <w:tc>
          <w:tcPr>
            <w:tcW w:w="1701" w:type="dxa"/>
            <w:tcPrChange w:id="649" w:author="Chen Heller" w:date="2022-09-15T10:42:00Z">
              <w:tcPr>
                <w:tcW w:w="1701" w:type="dxa"/>
                <w:gridSpan w:val="2"/>
              </w:tcPr>
            </w:tcPrChange>
          </w:tcPr>
          <w:p w14:paraId="4746B163" w14:textId="77777777" w:rsidR="00F625AB" w:rsidRDefault="00F625AB" w:rsidP="00EA2CED">
            <w:pPr>
              <w:ind w:firstLine="0"/>
              <w:rPr>
                <w:ins w:id="650" w:author="Chen Heller" w:date="2022-09-14T21:55:00Z"/>
              </w:rPr>
            </w:pPr>
            <w:ins w:id="651" w:author="Chen Heller" w:date="2022-09-14T21:55:00Z">
              <w:r>
                <w:t>-17.63, 2.74</w:t>
              </w:r>
            </w:ins>
          </w:p>
        </w:tc>
        <w:tc>
          <w:tcPr>
            <w:tcW w:w="709" w:type="dxa"/>
            <w:tcPrChange w:id="652" w:author="Chen Heller" w:date="2022-09-15T10:42:00Z">
              <w:tcPr>
                <w:tcW w:w="709" w:type="dxa"/>
                <w:gridSpan w:val="2"/>
              </w:tcPr>
            </w:tcPrChange>
          </w:tcPr>
          <w:p w14:paraId="7E100EDC" w14:textId="77777777" w:rsidR="00F625AB" w:rsidRDefault="00F625AB" w:rsidP="00EA2CED">
            <w:pPr>
              <w:ind w:firstLine="0"/>
              <w:rPr>
                <w:ins w:id="653" w:author="Chen Heller" w:date="2022-09-14T21:55:00Z"/>
              </w:rPr>
            </w:pPr>
            <w:ins w:id="654" w:author="Chen Heller" w:date="2022-09-14T21:55:00Z">
              <w:r>
                <w:t>0.40</w:t>
              </w:r>
            </w:ins>
          </w:p>
        </w:tc>
      </w:tr>
      <w:tr w:rsidR="00F625AB" w14:paraId="1A30158E" w14:textId="77777777" w:rsidTr="00D03187">
        <w:trPr>
          <w:trHeight w:val="490"/>
          <w:ins w:id="655" w:author="Chen Heller" w:date="2022-09-14T21:55:00Z"/>
          <w:trPrChange w:id="656" w:author="Chen Heller" w:date="2022-09-15T10:42:00Z">
            <w:trPr>
              <w:gridBefore w:val="1"/>
              <w:trHeight w:val="490"/>
            </w:trPr>
          </w:trPrChange>
        </w:trPr>
        <w:tc>
          <w:tcPr>
            <w:tcW w:w="284" w:type="dxa"/>
            <w:vMerge/>
            <w:tcBorders>
              <w:top w:val="single" w:sz="12" w:space="0" w:color="auto"/>
              <w:bottom w:val="single" w:sz="12" w:space="0" w:color="auto"/>
            </w:tcBorders>
            <w:tcPrChange w:id="657" w:author="Chen Heller" w:date="2022-09-15T10:42:00Z">
              <w:tcPr>
                <w:tcW w:w="284" w:type="dxa"/>
                <w:gridSpan w:val="2"/>
                <w:vMerge/>
                <w:tcBorders>
                  <w:top w:val="single" w:sz="12" w:space="0" w:color="auto"/>
                  <w:bottom w:val="single" w:sz="12" w:space="0" w:color="auto"/>
                </w:tcBorders>
              </w:tcPr>
            </w:tcPrChange>
          </w:tcPr>
          <w:p w14:paraId="1201D058" w14:textId="77777777" w:rsidR="00F625AB" w:rsidRPr="00EA2CED" w:rsidRDefault="00F625AB" w:rsidP="00EA2CED">
            <w:pPr>
              <w:ind w:firstLine="0"/>
              <w:rPr>
                <w:ins w:id="658" w:author="Chen Heller" w:date="2022-09-14T21:55:00Z"/>
                <w:b/>
                <w:bCs/>
              </w:rPr>
            </w:pPr>
          </w:p>
        </w:tc>
        <w:tc>
          <w:tcPr>
            <w:tcW w:w="2268" w:type="dxa"/>
            <w:tcBorders>
              <w:bottom w:val="single" w:sz="12" w:space="0" w:color="auto"/>
            </w:tcBorders>
            <w:tcPrChange w:id="659" w:author="Chen Heller" w:date="2022-09-15T10:42:00Z">
              <w:tcPr>
                <w:tcW w:w="2126" w:type="dxa"/>
                <w:gridSpan w:val="2"/>
                <w:tcBorders>
                  <w:bottom w:val="single" w:sz="12" w:space="0" w:color="auto"/>
                </w:tcBorders>
              </w:tcPr>
            </w:tcPrChange>
          </w:tcPr>
          <w:p w14:paraId="6AA27C5C" w14:textId="77777777" w:rsidR="00F625AB" w:rsidRPr="00EA2CED" w:rsidRDefault="00F625AB" w:rsidP="00EA2CED">
            <w:pPr>
              <w:ind w:firstLine="0"/>
              <w:rPr>
                <w:ins w:id="660" w:author="Chen Heller" w:date="2022-09-14T21:55:00Z"/>
                <w:b/>
                <w:bCs/>
              </w:rPr>
            </w:pPr>
            <w:ins w:id="661" w:author="Chen Heller" w:date="2022-09-14T21:55:00Z">
              <w:r w:rsidRPr="00EA2CED">
                <w:rPr>
                  <w:b/>
                  <w:bCs/>
                </w:rPr>
                <w:t>COM</w:t>
              </w:r>
            </w:ins>
          </w:p>
        </w:tc>
        <w:tc>
          <w:tcPr>
            <w:tcW w:w="1701" w:type="dxa"/>
            <w:tcBorders>
              <w:bottom w:val="single" w:sz="12" w:space="0" w:color="auto"/>
            </w:tcBorders>
            <w:tcPrChange w:id="662" w:author="Chen Heller" w:date="2022-09-15T10:42:00Z">
              <w:tcPr>
                <w:tcW w:w="1701" w:type="dxa"/>
                <w:gridSpan w:val="2"/>
                <w:tcBorders>
                  <w:bottom w:val="single" w:sz="12" w:space="0" w:color="auto"/>
                </w:tcBorders>
              </w:tcPr>
            </w:tcPrChange>
          </w:tcPr>
          <w:p w14:paraId="7689BEB1" w14:textId="77777777" w:rsidR="00F625AB" w:rsidRDefault="00F625AB" w:rsidP="00EA2CED">
            <w:pPr>
              <w:ind w:firstLine="0"/>
              <w:rPr>
                <w:ins w:id="663" w:author="Chen Heller" w:date="2022-09-14T21:55:00Z"/>
              </w:rPr>
            </w:pPr>
            <w:ins w:id="664" w:author="Chen Heller" w:date="2022-09-14T21:55:00Z">
              <w:r>
                <w:t>0.26 (0.08)</w:t>
              </w:r>
            </w:ins>
          </w:p>
        </w:tc>
        <w:tc>
          <w:tcPr>
            <w:tcW w:w="1701" w:type="dxa"/>
            <w:tcBorders>
              <w:bottom w:val="single" w:sz="12" w:space="0" w:color="auto"/>
            </w:tcBorders>
            <w:tcPrChange w:id="665" w:author="Chen Heller" w:date="2022-09-15T10:42:00Z">
              <w:tcPr>
                <w:tcW w:w="1701" w:type="dxa"/>
                <w:gridSpan w:val="2"/>
                <w:tcBorders>
                  <w:bottom w:val="single" w:sz="12" w:space="0" w:color="auto"/>
                </w:tcBorders>
              </w:tcPr>
            </w:tcPrChange>
          </w:tcPr>
          <w:p w14:paraId="1D65945F" w14:textId="77777777" w:rsidR="00F625AB" w:rsidRDefault="00F625AB" w:rsidP="00EA2CED">
            <w:pPr>
              <w:ind w:firstLine="0"/>
              <w:rPr>
                <w:ins w:id="666" w:author="Chen Heller" w:date="2022-09-14T21:55:00Z"/>
              </w:rPr>
            </w:pPr>
            <w:ins w:id="667" w:author="Chen Heller" w:date="2022-09-14T21:55:00Z">
              <w:r>
                <w:t>0.27 (0.12)</w:t>
              </w:r>
            </w:ins>
          </w:p>
        </w:tc>
        <w:tc>
          <w:tcPr>
            <w:tcW w:w="709" w:type="dxa"/>
            <w:tcBorders>
              <w:bottom w:val="single" w:sz="12" w:space="0" w:color="auto"/>
            </w:tcBorders>
            <w:tcPrChange w:id="668" w:author="Chen Heller" w:date="2022-09-15T10:42:00Z">
              <w:tcPr>
                <w:tcW w:w="709" w:type="dxa"/>
                <w:gridSpan w:val="2"/>
                <w:tcBorders>
                  <w:bottom w:val="single" w:sz="12" w:space="0" w:color="auto"/>
                </w:tcBorders>
              </w:tcPr>
            </w:tcPrChange>
          </w:tcPr>
          <w:p w14:paraId="5CF9D4F4" w14:textId="77777777" w:rsidR="00F625AB" w:rsidRDefault="00F625AB" w:rsidP="00EA2CED">
            <w:pPr>
              <w:ind w:firstLine="0"/>
              <w:rPr>
                <w:ins w:id="669" w:author="Chen Heller" w:date="2022-09-14T21:55:00Z"/>
              </w:rPr>
            </w:pPr>
          </w:p>
        </w:tc>
        <w:tc>
          <w:tcPr>
            <w:tcW w:w="992" w:type="dxa"/>
            <w:tcBorders>
              <w:bottom w:val="single" w:sz="12" w:space="0" w:color="auto"/>
            </w:tcBorders>
            <w:tcPrChange w:id="670" w:author="Chen Heller" w:date="2022-09-15T10:42:00Z">
              <w:tcPr>
                <w:tcW w:w="992" w:type="dxa"/>
                <w:gridSpan w:val="2"/>
                <w:tcBorders>
                  <w:bottom w:val="single" w:sz="12" w:space="0" w:color="auto"/>
                </w:tcBorders>
              </w:tcPr>
            </w:tcPrChange>
          </w:tcPr>
          <w:p w14:paraId="776B89AD" w14:textId="77777777" w:rsidR="00F625AB" w:rsidRDefault="00F625AB" w:rsidP="00EA2CED">
            <w:pPr>
              <w:ind w:firstLine="0"/>
              <w:rPr>
                <w:ins w:id="671" w:author="Chen Heller" w:date="2022-09-14T21:55:00Z"/>
              </w:rPr>
            </w:pPr>
            <w:ins w:id="672" w:author="Chen Heller" w:date="2022-09-14T21:55:00Z">
              <w:r>
                <w:t>0.781</w:t>
              </w:r>
            </w:ins>
          </w:p>
        </w:tc>
        <w:tc>
          <w:tcPr>
            <w:tcW w:w="1701" w:type="dxa"/>
            <w:tcBorders>
              <w:bottom w:val="single" w:sz="12" w:space="0" w:color="auto"/>
            </w:tcBorders>
            <w:tcPrChange w:id="673" w:author="Chen Heller" w:date="2022-09-15T10:42:00Z">
              <w:tcPr>
                <w:tcW w:w="1701" w:type="dxa"/>
                <w:gridSpan w:val="2"/>
                <w:tcBorders>
                  <w:bottom w:val="single" w:sz="12" w:space="0" w:color="auto"/>
                </w:tcBorders>
              </w:tcPr>
            </w:tcPrChange>
          </w:tcPr>
          <w:p w14:paraId="738DA768" w14:textId="77777777" w:rsidR="00F625AB" w:rsidRDefault="00F625AB" w:rsidP="00EA2CED">
            <w:pPr>
              <w:ind w:firstLine="0"/>
              <w:rPr>
                <w:ins w:id="674" w:author="Chen Heller" w:date="2022-09-14T21:55:00Z"/>
              </w:rPr>
            </w:pPr>
            <w:ins w:id="675" w:author="Chen Heller" w:date="2022-09-14T21:55:00Z">
              <w:r>
                <w:t>-0.08, 0.05</w:t>
              </w:r>
            </w:ins>
          </w:p>
        </w:tc>
        <w:tc>
          <w:tcPr>
            <w:tcW w:w="709" w:type="dxa"/>
            <w:tcBorders>
              <w:bottom w:val="single" w:sz="12" w:space="0" w:color="auto"/>
            </w:tcBorders>
            <w:tcPrChange w:id="676" w:author="Chen Heller" w:date="2022-09-15T10:42:00Z">
              <w:tcPr>
                <w:tcW w:w="709" w:type="dxa"/>
                <w:gridSpan w:val="2"/>
                <w:tcBorders>
                  <w:bottom w:val="single" w:sz="12" w:space="0" w:color="auto"/>
                </w:tcBorders>
              </w:tcPr>
            </w:tcPrChange>
          </w:tcPr>
          <w:p w14:paraId="1C5C40D6" w14:textId="77777777" w:rsidR="00F625AB" w:rsidRDefault="00F625AB" w:rsidP="00EA2CED">
            <w:pPr>
              <w:ind w:firstLine="0"/>
              <w:rPr>
                <w:ins w:id="677" w:author="Chen Heller" w:date="2022-09-14T21:55:00Z"/>
              </w:rPr>
            </w:pPr>
            <w:ins w:id="678" w:author="Chen Heller" w:date="2022-09-14T21:55:00Z">
              <w:r>
                <w:t>0.13</w:t>
              </w:r>
            </w:ins>
          </w:p>
        </w:tc>
      </w:tr>
      <w:tr w:rsidR="00F625AB" w14:paraId="3E212A02" w14:textId="77777777" w:rsidTr="003538C4">
        <w:trPr>
          <w:trHeight w:val="490"/>
          <w:ins w:id="679" w:author="Chen Heller" w:date="2022-09-14T21:55:00Z"/>
          <w:trPrChange w:id="680" w:author="Chen Heller" w:date="2022-09-15T10:42:00Z">
            <w:trPr>
              <w:gridAfter w:val="0"/>
              <w:trHeight w:val="490"/>
            </w:trPr>
          </w:trPrChange>
        </w:trPr>
        <w:tc>
          <w:tcPr>
            <w:tcW w:w="10065" w:type="dxa"/>
            <w:gridSpan w:val="8"/>
            <w:tcBorders>
              <w:top w:val="single" w:sz="12" w:space="0" w:color="auto"/>
            </w:tcBorders>
            <w:tcPrChange w:id="681" w:author="Chen Heller" w:date="2022-09-15T10:42:00Z">
              <w:tcPr>
                <w:tcW w:w="9923" w:type="dxa"/>
                <w:gridSpan w:val="16"/>
                <w:tcBorders>
                  <w:top w:val="single" w:sz="12" w:space="0" w:color="auto"/>
                </w:tcBorders>
              </w:tcPr>
            </w:tcPrChange>
          </w:tcPr>
          <w:p w14:paraId="41B7AAD3" w14:textId="77777777" w:rsidR="00F625AB" w:rsidRDefault="00F625AB" w:rsidP="00EA2CED">
            <w:pPr>
              <w:spacing w:line="240" w:lineRule="auto"/>
              <w:ind w:firstLine="0"/>
              <w:rPr>
                <w:ins w:id="682" w:author="Chen Heller" w:date="2022-09-14T21:55:00Z"/>
              </w:rPr>
            </w:pPr>
            <w:ins w:id="683" w:author="Chen Heller" w:date="2022-09-14T21:55:00Z">
              <w:r w:rsidRPr="00EA2CED">
                <w:rPr>
                  <w:i/>
                  <w:iCs/>
                  <w:sz w:val="22"/>
                  <w:szCs w:val="22"/>
                </w:rPr>
                <w:t xml:space="preserve">Note. </w:t>
              </w:r>
              <w:r w:rsidRPr="00EA2CED">
                <w:rPr>
                  <w:sz w:val="22"/>
                  <w:szCs w:val="22"/>
                </w:rPr>
                <w:t>t</w:t>
              </w:r>
              <w:r>
                <w:rPr>
                  <w:sz w:val="22"/>
                  <w:szCs w:val="22"/>
                </w:rPr>
                <w:t>(</w:t>
              </w:r>
              <w:proofErr w:type="spellStart"/>
              <w:r>
                <w:rPr>
                  <w:sz w:val="22"/>
                  <w:szCs w:val="22"/>
                </w:rPr>
                <w:t>df</w:t>
              </w:r>
              <w:proofErr w:type="spellEnd"/>
              <w:r>
                <w:rPr>
                  <w:sz w:val="22"/>
                  <w:szCs w:val="22"/>
                </w:rPr>
                <w:t>)</w:t>
              </w:r>
              <w:r w:rsidRPr="00EA2CED">
                <w:rPr>
                  <w:sz w:val="22"/>
                  <w:szCs w:val="22"/>
                </w:rPr>
                <w:t xml:space="preserve"> = t-test score, degrees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ins>
          </w:p>
        </w:tc>
      </w:tr>
    </w:tbl>
    <w:p w14:paraId="0DA7365B" w14:textId="77777777" w:rsidR="006B61DC" w:rsidRDefault="006B61DC" w:rsidP="00F71D0B">
      <w:pPr>
        <w:ind w:firstLine="0"/>
      </w:pPr>
    </w:p>
    <w:p w14:paraId="1EC99FEE" w14:textId="1CE75C39" w:rsidR="009B0704" w:rsidRDefault="009B0704" w:rsidP="009B0704">
      <w:pPr>
        <w:pStyle w:val="NoSpacing"/>
        <w:keepNext/>
        <w:bidi w:val="0"/>
      </w:pPr>
      <w:r w:rsidRPr="009B0704">
        <w:rPr>
          <w:noProof/>
        </w:rPr>
        <w:drawing>
          <wp:inline distT="0" distB="0" distL="0" distR="0" wp14:anchorId="63E94690" wp14:editId="2CFC3300">
            <wp:extent cx="5913869" cy="40147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134" t="1745" r="25233" b="10047"/>
                    <a:stretch/>
                  </pic:blipFill>
                  <pic:spPr bwMode="auto">
                    <a:xfrm>
                      <a:off x="0" y="0"/>
                      <a:ext cx="5921803" cy="4020174"/>
                    </a:xfrm>
                    <a:prstGeom prst="rect">
                      <a:avLst/>
                    </a:prstGeom>
                    <a:noFill/>
                    <a:ln>
                      <a:noFill/>
                    </a:ln>
                    <a:extLst>
                      <a:ext uri="{53640926-AAD7-44D8-BBD7-CCE9431645EC}">
                        <a14:shadowObscured xmlns:a14="http://schemas.microsoft.com/office/drawing/2010/main"/>
                      </a:ext>
                    </a:extLst>
                  </pic:spPr>
                </pic:pic>
              </a:graphicData>
            </a:graphic>
          </wp:inline>
        </w:drawing>
      </w:r>
    </w:p>
    <w:p w14:paraId="0D2D7E8B" w14:textId="324D4C26" w:rsidR="00AE66BB" w:rsidRDefault="00C072CE" w:rsidP="00463368">
      <w:pPr>
        <w:pStyle w:val="Caption"/>
        <w:jc w:val="left"/>
      </w:pPr>
      <w:bookmarkStart w:id="684" w:name="_Ref113877160"/>
      <w:r>
        <w:t xml:space="preserve">Figure </w:t>
      </w:r>
      <w:r>
        <w:fldChar w:fldCharType="begin"/>
      </w:r>
      <w:r>
        <w:instrText xml:space="preserve"> SEQ Figure \* ARABIC </w:instrText>
      </w:r>
      <w:r>
        <w:fldChar w:fldCharType="separate"/>
      </w:r>
      <w:r w:rsidR="007E2512">
        <w:rPr>
          <w:noProof/>
        </w:rPr>
        <w:t>4</w:t>
      </w:r>
      <w:r>
        <w:rPr>
          <w:noProof/>
        </w:rPr>
        <w:fldChar w:fldCharType="end"/>
      </w:r>
      <w:bookmarkEnd w:id="684"/>
      <w:r>
        <w:t xml:space="preserve">. </w:t>
      </w:r>
      <w:bookmarkStart w:id="685" w:name="_Hlk113877123"/>
      <w:r w:rsidRPr="00C072CE">
        <w:t xml:space="preserve">Results of Experiment </w:t>
      </w:r>
      <w:r>
        <w:t>2</w:t>
      </w:r>
      <w:r w:rsidRPr="00C072CE">
        <w:t xml:space="preserve">. </w:t>
      </w:r>
      <w:ins w:id="686" w:author="Chen Heller" w:date="2022-09-14T18:53:00Z">
        <w:r w:rsidR="00D640C9">
          <w:t>(a) Reaching trajectories in trials where a correct answer was given by choosing the left and right targets, averaged across all participants. Shaded areas are the SE. (b-</w:t>
        </w:r>
      </w:ins>
      <w:ins w:id="687" w:author="Chen Heller" w:date="2022-09-14T18:58:00Z">
        <w:r w:rsidR="00426563">
          <w:t>e</w:t>
        </w:r>
      </w:ins>
      <w:ins w:id="688" w:author="Chen Heller" w:date="2022-09-14T18:53:00Z">
        <w:r w:rsidR="00D640C9">
          <w:t xml:space="preserve">) Dots are single participant averages while the red/blue horizontal lines are the average of all participants. Black error bars symbol the </w:t>
        </w:r>
      </w:ins>
      <w:ins w:id="689" w:author="Chen Heller" w:date="2022-09-14T18:58:00Z">
        <w:r w:rsidR="003050A0">
          <w:t>SE</w:t>
        </w:r>
      </w:ins>
      <w:ins w:id="690" w:author="Chen Heller" w:date="2022-09-14T18:53:00Z">
        <w:r w:rsidR="00D640C9">
          <w:t>. Full/dashed grey lines represent a numerical incline/decline (respectively) between the congruent and incongruent conditions</w:t>
        </w:r>
      </w:ins>
      <w:del w:id="691" w:author="Chen Heller" w:date="2022-09-14T18:53:00Z">
        <w:r w:rsidRPr="00C072CE" w:rsidDel="00D640C9">
          <w:delText xml:space="preserve">(a) Reaching trajectories </w:delText>
        </w:r>
        <w:r w:rsidR="00A927FB" w:rsidDel="00D640C9">
          <w:delText xml:space="preserve">of valid trials </w:delText>
        </w:r>
        <w:r w:rsidRPr="00C072CE" w:rsidDel="00D640C9">
          <w:delText>to left and right targets, averaged across all participants. (b-f) Dots are single participant averages while the red/blue horizontal lines are the average of all participants. Black error bars symbol the standard error (SE). Full/dashed grey line</w:delText>
        </w:r>
        <w:r w:rsidR="00DB70BA" w:rsidDel="00D640C9">
          <w:delText>s</w:delText>
        </w:r>
        <w:r w:rsidRPr="00C072CE" w:rsidDel="00D640C9">
          <w:delText xml:space="preserve"> represent a numerical incline/decline between the congruent and incongruent conditions</w:delText>
        </w:r>
      </w:del>
      <w:r w:rsidRPr="00C072CE">
        <w:t>.</w:t>
      </w:r>
      <w:bookmarkEnd w:id="685"/>
    </w:p>
    <w:p w14:paraId="478CC092" w14:textId="77777777" w:rsidR="005948F8" w:rsidRPr="005948F8" w:rsidRDefault="005948F8" w:rsidP="005948F8"/>
    <w:p w14:paraId="65366A3D" w14:textId="27CF7643" w:rsidR="00D826D9" w:rsidRDefault="00D826D9" w:rsidP="006238E0">
      <w:pPr>
        <w:pStyle w:val="Heading3"/>
      </w:pPr>
      <w:bookmarkStart w:id="692" w:name="_Toc114053540"/>
      <w:r>
        <w:t>Discussion</w:t>
      </w:r>
      <w:bookmarkEnd w:id="692"/>
    </w:p>
    <w:p w14:paraId="1ACEDBB1" w14:textId="47CFCA24" w:rsidR="00D44019" w:rsidRDefault="005B4E48" w:rsidP="00463368">
      <w:pPr>
        <w:ind w:firstLine="0"/>
      </w:pPr>
      <w:r>
        <w:t xml:space="preserve">In </w:t>
      </w:r>
      <w:del w:id="693" w:author="Chen Heller" w:date="2022-09-14T13:09:00Z">
        <w:r w:rsidDel="00035FA8">
          <w:delText>Exp 2</w:delText>
        </w:r>
      </w:del>
      <w:ins w:id="694" w:author="Chen Heller" w:date="2022-09-14T13:09:00Z">
        <w:r w:rsidR="00035FA8">
          <w:t>Experiment 2</w:t>
        </w:r>
      </w:ins>
      <w:r>
        <w:t xml:space="preserve"> </w:t>
      </w:r>
      <w:r w:rsidR="00463368">
        <w:t>t</w:t>
      </w:r>
      <w:r w:rsidR="00540076">
        <w:t>he participants</w:t>
      </w:r>
      <w:r>
        <w:t>'</w:t>
      </w:r>
      <w:r w:rsidR="00540076">
        <w:t xml:space="preserve"> ability to reach their final decision before initiating their movement was </w:t>
      </w:r>
      <w:r w:rsidR="00DC40E5">
        <w:t xml:space="preserve">intentionally </w:t>
      </w:r>
      <w:r w:rsidR="00540076">
        <w:t xml:space="preserve">limited by the </w:t>
      </w:r>
      <w:r>
        <w:t xml:space="preserve">shortened reaction time. </w:t>
      </w:r>
      <w:r w:rsidR="00DC40E5">
        <w:t>Consequently,</w:t>
      </w:r>
      <w:r>
        <w:t xml:space="preserve"> I expected the decision</w:t>
      </w:r>
      <w:r w:rsidR="003A2B63">
        <w:t>-</w:t>
      </w:r>
      <w:r>
        <w:t xml:space="preserve">making processes </w:t>
      </w:r>
      <w:r w:rsidR="00EA0065">
        <w:t xml:space="preserve">to occur during the movement and </w:t>
      </w:r>
      <w:r w:rsidR="00C00FAB">
        <w:t xml:space="preserve">manifest </w:t>
      </w:r>
      <w:r w:rsidR="00A322E0">
        <w:t>in</w:t>
      </w:r>
      <w:r w:rsidR="00C00FAB">
        <w:t xml:space="preserve"> differences in </w:t>
      </w:r>
      <w:r w:rsidR="00A322E0">
        <w:t xml:space="preserve">the </w:t>
      </w:r>
      <w:r w:rsidR="00C00FAB">
        <w:lastRenderedPageBreak/>
        <w:t>trajectory between the congruent and incongruent trials.</w:t>
      </w:r>
      <w:r w:rsidR="002E0D06">
        <w:t xml:space="preserve"> </w:t>
      </w:r>
      <w:r w:rsidR="00765704">
        <w:t xml:space="preserve">Yet this expectation was not </w:t>
      </w:r>
      <w:r w:rsidR="00E434A1">
        <w:t>borne</w:t>
      </w:r>
      <w:r w:rsidR="00765704">
        <w:t xml:space="preserve"> out by the data</w:t>
      </w:r>
      <w:r w:rsidR="002E0D06">
        <w:t xml:space="preserve">, </w:t>
      </w:r>
      <w:r w:rsidR="00765704">
        <w:t xml:space="preserve">as </w:t>
      </w:r>
      <w:r w:rsidR="002E0D06">
        <w:t xml:space="preserve">null results were </w:t>
      </w:r>
      <w:r w:rsidR="00702526">
        <w:t>observed</w:t>
      </w:r>
      <w:r w:rsidR="00B1230E">
        <w:t xml:space="preserve"> for all the dependent variables.</w:t>
      </w:r>
      <w:r w:rsidR="00B8456E">
        <w:t xml:space="preserve"> </w:t>
      </w:r>
      <w:r w:rsidR="00D826D9" w:rsidRPr="00E93521">
        <w:t xml:space="preserve">An examination of the reach area distribution shows that a single </w:t>
      </w:r>
      <w:r w:rsidR="00283CE4">
        <w:t>participant</w:t>
      </w:r>
      <w:r w:rsidR="00D826D9" w:rsidRPr="00E93521">
        <w:t xml:space="preserve"> had a </w:t>
      </w:r>
      <w:r w:rsidR="00702526">
        <w:t xml:space="preserve">strong </w:t>
      </w:r>
      <w:r w:rsidR="00D826D9" w:rsidRPr="00E93521">
        <w:t>opposite trend to the rest of the sample</w:t>
      </w:r>
      <w:r w:rsidR="007F291A">
        <w:t>,</w:t>
      </w:r>
      <w:r w:rsidR="00D826D9" w:rsidRPr="00E93521">
        <w:t xml:space="preserve"> which might explain why a significant </w:t>
      </w:r>
      <w:r w:rsidR="009D1EE5">
        <w:t xml:space="preserve">difference between the means </w:t>
      </w:r>
      <w:r w:rsidR="00D826D9" w:rsidRPr="00E93521">
        <w:t xml:space="preserve">could not be found </w:t>
      </w:r>
      <w:r w:rsidR="00714A8A">
        <w:t>(</w:t>
      </w:r>
      <w:r w:rsidR="00714A8A">
        <w:fldChar w:fldCharType="begin"/>
      </w:r>
      <w:r w:rsidR="00714A8A">
        <w:instrText xml:space="preserve"> REF _Ref113877160 \h </w:instrText>
      </w:r>
      <w:r w:rsidR="00714A8A">
        <w:fldChar w:fldCharType="separate"/>
      </w:r>
      <w:r w:rsidR="00714A8A">
        <w:t xml:space="preserve">Figure </w:t>
      </w:r>
      <w:r w:rsidR="00714A8A">
        <w:rPr>
          <w:noProof/>
        </w:rPr>
        <w:t>4</w:t>
      </w:r>
      <w:r w:rsidR="00714A8A">
        <w:fldChar w:fldCharType="end"/>
      </w:r>
      <w:r w:rsidR="00714A8A">
        <w:t>, (</w:t>
      </w:r>
      <w:del w:id="695" w:author="Chen Heller" w:date="2022-09-15T10:33:00Z">
        <w:r w:rsidR="00714A8A" w:rsidDel="00494307">
          <w:delText>b</w:delText>
        </w:r>
      </w:del>
      <w:ins w:id="696" w:author="Chen Heller" w:date="2022-09-15T10:33:00Z">
        <w:r w:rsidR="00494307">
          <w:t>d</w:t>
        </w:r>
      </w:ins>
      <w:r w:rsidR="00714A8A">
        <w:t>))</w:t>
      </w:r>
      <w:r w:rsidR="00D826D9" w:rsidRPr="00E93521">
        <w:t>.</w:t>
      </w:r>
      <w:ins w:id="697" w:author="Chen Heller" w:date="2022-09-14T13:19:00Z">
        <w:r w:rsidR="00A81DB8">
          <w:t xml:space="preserve"> Indeed</w:t>
        </w:r>
      </w:ins>
      <w:ins w:id="698" w:author="Chen Heller" w:date="2022-09-15T10:33:00Z">
        <w:r w:rsidR="00494307">
          <w:t>,</w:t>
        </w:r>
      </w:ins>
      <w:ins w:id="699" w:author="Chen Heller" w:date="2022-09-14T13:19:00Z">
        <w:r w:rsidR="00A81DB8">
          <w:t xml:space="preserve"> a post-hoc analysis revealed </w:t>
        </w:r>
      </w:ins>
      <w:ins w:id="700" w:author="Chen Heller" w:date="2022-09-14T13:20:00Z">
        <w:r w:rsidR="00FE25BD">
          <w:t xml:space="preserve">that </w:t>
        </w:r>
      </w:ins>
      <w:ins w:id="701" w:author="Chen Heller" w:date="2022-09-15T10:34:00Z">
        <w:r w:rsidR="00EC3DA9">
          <w:t xml:space="preserve">when </w:t>
        </w:r>
      </w:ins>
      <w:ins w:id="702" w:author="Chen Heller" w:date="2022-09-14T13:20:00Z">
        <w:r w:rsidR="00FE25BD">
          <w:t>this participant</w:t>
        </w:r>
      </w:ins>
      <w:ins w:id="703" w:author="Chen Heller" w:date="2022-09-15T10:34:00Z">
        <w:r w:rsidR="00EC3DA9">
          <w:t xml:space="preserve"> is excluded</w:t>
        </w:r>
      </w:ins>
      <w:ins w:id="704" w:author="Chen Heller" w:date="2022-09-14T13:20:00Z">
        <w:r w:rsidR="00FE25BD">
          <w:t xml:space="preserve"> a</w:t>
        </w:r>
      </w:ins>
      <w:ins w:id="705" w:author="Chen Heller" w:date="2022-09-15T10:34:00Z">
        <w:r w:rsidR="00EC3DA9">
          <w:t xml:space="preserve">n effect is found in the </w:t>
        </w:r>
      </w:ins>
      <w:ins w:id="706" w:author="Chen Heller" w:date="2022-09-14T13:20:00Z">
        <w:r w:rsidR="00FE25BD">
          <w:t>area.</w:t>
        </w:r>
      </w:ins>
      <w:r w:rsidR="00D826D9" w:rsidRPr="00E93521">
        <w:t xml:space="preserve"> </w:t>
      </w:r>
      <w:r w:rsidR="00C75FB9">
        <w:t xml:space="preserve">Expectedly, </w:t>
      </w:r>
      <w:r w:rsidR="009D64F9">
        <w:t xml:space="preserve">reducing the allowed </w:t>
      </w:r>
      <w:r w:rsidR="00145BDF">
        <w:t>reaction</w:t>
      </w:r>
      <w:r w:rsidR="009D64F9">
        <w:t xml:space="preserve"> time </w:t>
      </w:r>
      <w:r w:rsidR="00BC32D6">
        <w:t>in this experiment</w:t>
      </w:r>
      <w:r w:rsidR="00ED152F">
        <w:t xml:space="preserve"> </w:t>
      </w:r>
      <w:r w:rsidR="0092475A">
        <w:t xml:space="preserve">resulted in </w:t>
      </w:r>
      <w:r w:rsidR="00AE13F2">
        <w:t>a large average number of excluded trials (</w:t>
      </w:r>
      <w:r w:rsidR="00A671D0">
        <w:t>M = 214.11, SD = 71.12</w:t>
      </w:r>
      <w:r w:rsidR="00AE13F2">
        <w:t>)</w:t>
      </w:r>
      <w:r w:rsidR="00FA149D">
        <w:t xml:space="preserve"> which </w:t>
      </w:r>
      <w:r w:rsidR="004F6689">
        <w:t xml:space="preserve">might </w:t>
      </w:r>
      <w:r w:rsidR="00FA149D">
        <w:t xml:space="preserve">also explain the difficulty </w:t>
      </w:r>
      <w:r w:rsidR="005E1916">
        <w:t>to find</w:t>
      </w:r>
      <w:r w:rsidR="00FA149D">
        <w:t xml:space="preserve"> an effect</w:t>
      </w:r>
      <w:r w:rsidR="005E1916">
        <w:t>, as this also reduces the signal to noise ratio</w:t>
      </w:r>
      <w:r w:rsidR="00AE13F2">
        <w:t>.</w:t>
      </w:r>
    </w:p>
    <w:p w14:paraId="25BD0ACD" w14:textId="21BABC62" w:rsidR="00197453" w:rsidRDefault="00197453" w:rsidP="008F0674">
      <w:pPr>
        <w:pStyle w:val="NoSpacing"/>
        <w:bidi w:val="0"/>
      </w:pPr>
    </w:p>
    <w:p w14:paraId="2C206D09" w14:textId="6D0EC5AF" w:rsidR="00ED60E1" w:rsidRDefault="008E682E" w:rsidP="006238E0">
      <w:pPr>
        <w:pStyle w:val="Heading2"/>
        <w:rPr>
          <w:rtl/>
        </w:rPr>
      </w:pPr>
      <w:bookmarkStart w:id="707" w:name="_Toc114053541"/>
      <w:r>
        <w:t xml:space="preserve">Pilot </w:t>
      </w:r>
      <w:r w:rsidR="00ED60E1">
        <w:t>Exp</w:t>
      </w:r>
      <w:r>
        <w:t>eriment</w:t>
      </w:r>
      <w:r w:rsidR="00ED60E1">
        <w:t xml:space="preserve"> 3</w:t>
      </w:r>
      <w:bookmarkEnd w:id="707"/>
    </w:p>
    <w:p w14:paraId="6ED892B3" w14:textId="5F83E276" w:rsidR="00D826D9" w:rsidRDefault="007D3BA7" w:rsidP="00F0095E">
      <w:pPr>
        <w:ind w:firstLine="0"/>
      </w:pPr>
      <w:r>
        <w:t xml:space="preserve">Given the </w:t>
      </w:r>
      <w:r w:rsidR="00D826D9">
        <w:t>large proportion of excluded trials</w:t>
      </w:r>
      <w:r w:rsidR="00470925">
        <w:t xml:space="preserve">, in Experiment 3 </w:t>
      </w:r>
      <w:r w:rsidR="008E62C2">
        <w:t xml:space="preserve">the </w:t>
      </w:r>
      <w:r w:rsidR="00D826D9">
        <w:t xml:space="preserve">practice session </w:t>
      </w:r>
      <w:r w:rsidR="00470925">
        <w:t xml:space="preserve">was substantially prolonged into a full session conducted </w:t>
      </w:r>
      <w:r w:rsidR="00D826D9">
        <w:t xml:space="preserve">a day before the test session. </w:t>
      </w:r>
      <w:r w:rsidR="005863EE">
        <w:t xml:space="preserve">I anticipated that if participants learn to respond more quickly, there will be </w:t>
      </w:r>
      <w:r w:rsidR="00D826D9">
        <w:t xml:space="preserve">less incorrect answers and </w:t>
      </w:r>
      <w:r w:rsidR="005863EE">
        <w:t xml:space="preserve">too-slow </w:t>
      </w:r>
      <w:r w:rsidR="00D826D9">
        <w:t xml:space="preserve">timing responses, </w:t>
      </w:r>
      <w:r w:rsidR="005863EE">
        <w:t>leading to less exclusions. This in turn was expected to increase the signal-to-noise ratio, and allow the</w:t>
      </w:r>
      <w:r w:rsidR="00D826D9">
        <w:t xml:space="preserve"> congruency effect</w:t>
      </w:r>
      <w:r w:rsidR="005863EE">
        <w:t xml:space="preserve"> to be found</w:t>
      </w:r>
      <w:r w:rsidR="00D826D9">
        <w:t>.</w:t>
      </w:r>
    </w:p>
    <w:p w14:paraId="0580D9A3" w14:textId="7021934F" w:rsidR="00D826D9" w:rsidRDefault="00D826D9" w:rsidP="006238E0">
      <w:pPr>
        <w:pStyle w:val="Heading3"/>
      </w:pPr>
      <w:bookmarkStart w:id="708" w:name="_Toc114053542"/>
      <w:r>
        <w:t>Methods</w:t>
      </w:r>
      <w:bookmarkEnd w:id="708"/>
    </w:p>
    <w:p w14:paraId="3B29F863" w14:textId="77777777" w:rsidR="00D826D9" w:rsidRDefault="00D826D9" w:rsidP="006238E0">
      <w:pPr>
        <w:pStyle w:val="Heading4"/>
      </w:pPr>
      <w:bookmarkStart w:id="709" w:name="_Toc114053543"/>
      <w:r>
        <w:t>Participants</w:t>
      </w:r>
      <w:bookmarkEnd w:id="709"/>
    </w:p>
    <w:p w14:paraId="542AD451" w14:textId="2ADE5ABA" w:rsidR="00D826D9" w:rsidRPr="00354457" w:rsidRDefault="00F0095E" w:rsidP="008F0674">
      <w:pPr>
        <w:ind w:firstLine="0"/>
      </w:pPr>
      <w:r>
        <w:t>Seven</w:t>
      </w:r>
      <w:r w:rsidR="00F5658A">
        <w:t xml:space="preserve"> </w:t>
      </w:r>
      <w:r w:rsidR="00D826D9">
        <w:t>participants (</w:t>
      </w:r>
      <w:r w:rsidR="007B7156">
        <w:t xml:space="preserve">5 </w:t>
      </w:r>
      <w:r w:rsidR="00D826D9">
        <w:t>females) were recruited for the study (</w:t>
      </w:r>
      <w:r w:rsidR="00903CA4">
        <w:t xml:space="preserve">age: </w:t>
      </w:r>
      <w:r w:rsidR="00D826D9">
        <w:t xml:space="preserve">M = </w:t>
      </w:r>
      <w:r w:rsidR="002E3A53">
        <w:t>24.42</w:t>
      </w:r>
      <w:r w:rsidR="00D826D9">
        <w:t>, SD = 3.</w:t>
      </w:r>
      <w:r w:rsidR="002E3A53">
        <w:t>20</w:t>
      </w:r>
      <w:r w:rsidR="00D826D9">
        <w:t xml:space="preserve">) in a recruitment procedure identical to experiment 1. Four </w:t>
      </w:r>
      <w:r w:rsidR="007B7156">
        <w:t xml:space="preserve">additional </w:t>
      </w:r>
      <w:r w:rsidR="00D826D9">
        <w:t xml:space="preserve">participants were excluded since they did not arrive to the second day of the experiment. One more participant was excluded because he had less than 25 valid trials in each condition, and five other participants were excluded since they </w:t>
      </w:r>
      <w:r w:rsidR="00827596">
        <w:t>achieved</w:t>
      </w:r>
      <w:r w:rsidR="00D826D9">
        <w:t xml:space="preserve"> significantly less than 70% correct answers in the classification task according to a binomial test.</w:t>
      </w:r>
      <w:r w:rsidR="007B7156" w:rsidDel="007B7156">
        <w:t xml:space="preserve"> </w:t>
      </w:r>
    </w:p>
    <w:p w14:paraId="0A2005EA" w14:textId="545FA7E5" w:rsidR="00D826D9" w:rsidRDefault="00D826D9" w:rsidP="006238E0">
      <w:pPr>
        <w:pStyle w:val="Heading3"/>
      </w:pPr>
      <w:bookmarkStart w:id="710" w:name="_Toc114053544"/>
      <w:r>
        <w:t>Stimuli</w:t>
      </w:r>
      <w:r w:rsidR="008E682E">
        <w:t>, Apparatus and Procedure</w:t>
      </w:r>
      <w:bookmarkEnd w:id="710"/>
    </w:p>
    <w:p w14:paraId="1151CE81" w14:textId="3D858295" w:rsidR="00D826D9" w:rsidRDefault="00D826D9" w:rsidP="00EE6512">
      <w:pPr>
        <w:ind w:firstLine="0"/>
      </w:pPr>
      <w:r>
        <w:t>The</w:t>
      </w:r>
      <w:r w:rsidR="008E682E">
        <w:t xml:space="preserve"> experimental methods were identical to those used in Experiment 2, besides the following changes: </w:t>
      </w:r>
      <w:r w:rsidR="001D0E54">
        <w:t>f</w:t>
      </w:r>
      <w:r w:rsidR="008E682E">
        <w:t xml:space="preserve">irst, the </w:t>
      </w:r>
      <w:r>
        <w:t>maximal movement onset and movement duration were reduced by 10ms to 320ms and 420ms respectively</w:t>
      </w:r>
      <w:r w:rsidR="00960D0C">
        <w:t xml:space="preserve"> to make sure they do not exceed those use in </w:t>
      </w:r>
      <w:r w:rsidR="00960D0C" w:rsidRPr="00C65950">
        <w:t>Gallivan &amp; Chapman</w:t>
      </w:r>
      <w:r w:rsidR="00960D0C">
        <w:t xml:space="preserve"> </w:t>
      </w:r>
      <w:r w:rsidR="00FA1F2E">
        <w:fldChar w:fldCharType="begin"/>
      </w:r>
      <w:r w:rsidR="001E0D76">
        <w: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FA1F2E">
        <w:fldChar w:fldCharType="separate"/>
      </w:r>
      <w:r w:rsidR="001E0D76" w:rsidRPr="001E0D76">
        <w:rPr>
          <w:rFonts w:ascii="Times New Roman" w:hAnsi="Times New Roman" w:cs="Times New Roman"/>
        </w:rPr>
        <w:t>(Gallivan &amp; Chapman, 2014)</w:t>
      </w:r>
      <w:r w:rsidR="00FA1F2E">
        <w:fldChar w:fldCharType="end"/>
      </w:r>
      <w:r>
        <w:t>. Recognition of movement onset and offset was also adjusted</w:t>
      </w:r>
      <w:r w:rsidR="0057241D">
        <w:t xml:space="preserve"> to </w:t>
      </w:r>
      <w:r w:rsidR="0057241D">
        <w:lastRenderedPageBreak/>
        <w:t>improve their consistency across trials</w:t>
      </w:r>
      <w:r>
        <w:t xml:space="preserve">, </w:t>
      </w:r>
      <w:r w:rsidR="008E682E">
        <w:t xml:space="preserve">so </w:t>
      </w:r>
      <w:r>
        <w:t xml:space="preserve">movement started when the finger was 1cm away from the starting point (Euclidean distance) and ended when it was 1.5cm away from the screen (on the Z axis). </w:t>
      </w:r>
      <w:r w:rsidR="008E682E">
        <w:t xml:space="preserve">Second, </w:t>
      </w:r>
      <w:r>
        <w:t xml:space="preserve">"Too early" feedback was given if the participant responded less then 100ms after target presentation. The purpose of the "Too early" feedback was to prevent predictive responses, </w:t>
      </w:r>
      <w:r w:rsidR="008E682E">
        <w:t>which</w:t>
      </w:r>
      <w:r>
        <w:t xml:space="preserve"> are planned before the stimul</w:t>
      </w:r>
      <w:r w:rsidR="008E682E">
        <w:t>us</w:t>
      </w:r>
      <w:r>
        <w:t xml:space="preserve"> is displayed and are therefore less affected by it. </w:t>
      </w:r>
      <w:r w:rsidR="008E682E">
        <w:t xml:space="preserve">Third, and most importantly, a longer practice session was run on a separate day before the main experimental session. It included six practice blocks, where a different set of 60 4-letter words was used as primes and targets. All words followed the same criteria as in the previous experiments. </w:t>
      </w:r>
      <w:r>
        <w:t xml:space="preserve"> The</w:t>
      </w:r>
      <w:r w:rsidR="008E682E">
        <w:t>se</w:t>
      </w:r>
      <w:r>
        <w:t xml:space="preserve"> stimuli were drawn from a set of ten pseudo random lists of condition and stimulus order</w:t>
      </w:r>
      <w:r w:rsidR="00C34ABE">
        <w:t>,</w:t>
      </w:r>
      <w:r>
        <w:t xml:space="preserve"> </w:t>
      </w:r>
      <w:r w:rsidR="00C34ABE">
        <w:t xml:space="preserve">which </w:t>
      </w:r>
      <w:r>
        <w:t>followed the same constraints as the test session lists.</w:t>
      </w:r>
    </w:p>
    <w:p w14:paraId="5154F176" w14:textId="78C4F3B9" w:rsidR="00D826D9" w:rsidRDefault="00D826D9" w:rsidP="006238E0">
      <w:pPr>
        <w:pStyle w:val="Heading3"/>
      </w:pPr>
      <w:bookmarkStart w:id="711" w:name="_Toc114053545"/>
      <w:r>
        <w:t>Results</w:t>
      </w:r>
      <w:bookmarkEnd w:id="711"/>
    </w:p>
    <w:p w14:paraId="3C8905BD" w14:textId="0AAFCE3B" w:rsidR="0045341F" w:rsidRDefault="00BA4221" w:rsidP="00EE6512">
      <w:pPr>
        <w:ind w:firstLine="0"/>
      </w:pPr>
      <w:r>
        <w:t xml:space="preserve">Prime visibility: </w:t>
      </w:r>
      <w:del w:id="712" w:author="Chen Heller" w:date="2022-09-14T13:40:00Z">
        <w:r w:rsidDel="004824F3">
          <w:delText>overall,</w:delText>
        </w:r>
      </w:del>
      <w:ins w:id="713" w:author="Chen Heller" w:date="2022-09-14T13:40:00Z">
        <w:r w:rsidR="004824F3">
          <w:t>PAS visibility ratings of 1/2/3/4 were given in</w:t>
        </w:r>
      </w:ins>
      <w:r>
        <w:t xml:space="preserve"> </w:t>
      </w:r>
      <w:r w:rsidR="00E97DDA">
        <w:t>76.29</w:t>
      </w:r>
      <w:r>
        <w:t>%</w:t>
      </w:r>
      <w:del w:id="714" w:author="Chen Heller" w:date="2022-09-14T13:41:00Z">
        <w:r w:rsidDel="004824F3">
          <w:delText xml:space="preserve"> of the trials were rated as visibility 1, </w:delText>
        </w:r>
      </w:del>
      <w:ins w:id="715" w:author="Chen Heller" w:date="2022-09-14T13:41:00Z">
        <w:r w:rsidR="004824F3">
          <w:t>/</w:t>
        </w:r>
      </w:ins>
      <w:r w:rsidR="00935D83">
        <w:t>2</w:t>
      </w:r>
      <w:r w:rsidR="00E97DDA">
        <w:t>0</w:t>
      </w:r>
      <w:r w:rsidR="00935D83">
        <w:t>.</w:t>
      </w:r>
      <w:r w:rsidR="00E97DDA">
        <w:t>0</w:t>
      </w:r>
      <w:r w:rsidR="00935D83">
        <w:t>8</w:t>
      </w:r>
      <w:r>
        <w:t>%</w:t>
      </w:r>
      <w:del w:id="716" w:author="Chen Heller" w:date="2022-09-14T13:41:00Z">
        <w:r w:rsidDel="004824F3">
          <w:delText xml:space="preserve"> as visibility 2, </w:delText>
        </w:r>
      </w:del>
      <w:ins w:id="717" w:author="Chen Heller" w:date="2022-09-14T13:41:00Z">
        <w:r w:rsidR="004824F3">
          <w:t>/</w:t>
        </w:r>
      </w:ins>
      <w:r w:rsidR="00E97DDA">
        <w:t>2</w:t>
      </w:r>
      <w:r w:rsidR="00935D83">
        <w:t>.</w:t>
      </w:r>
      <w:r w:rsidR="00E97DDA">
        <w:t>85</w:t>
      </w:r>
      <w:r>
        <w:t>%</w:t>
      </w:r>
      <w:del w:id="718" w:author="Chen Heller" w:date="2022-09-14T13:41:00Z">
        <w:r w:rsidDel="004824F3">
          <w:delText xml:space="preserve"> as visibility 3 and </w:delText>
        </w:r>
      </w:del>
      <w:ins w:id="719" w:author="Chen Heller" w:date="2022-09-14T13:41:00Z">
        <w:r w:rsidR="004824F3">
          <w:t>/</w:t>
        </w:r>
      </w:ins>
      <w:r w:rsidR="00E97DDA">
        <w:t>0</w:t>
      </w:r>
      <w:r w:rsidR="00935D83">
        <w:t>.</w:t>
      </w:r>
      <w:r w:rsidR="00E97DDA">
        <w:t>76</w:t>
      </w:r>
      <w:r>
        <w:t>%</w:t>
      </w:r>
      <w:del w:id="720" w:author="Chen Heller" w:date="2022-09-14T13:41:00Z">
        <w:r w:rsidDel="004824F3">
          <w:delText xml:space="preserve"> as visibility 4</w:delText>
        </w:r>
      </w:del>
      <w:ins w:id="721" w:author="Chen Heller" w:date="2022-09-14T13:41:00Z">
        <w:r w:rsidR="004824F3">
          <w:t xml:space="preserve"> of the trials, respectively</w:t>
        </w:r>
      </w:ins>
      <w:r>
        <w:t xml:space="preserve">. </w:t>
      </w:r>
      <w:del w:id="722" w:author="Chen Heller" w:date="2022-09-14T13:33:00Z">
        <w:r w:rsidR="00D826D9" w:rsidDel="00397BE4">
          <w:delText>When participants rated the prime as invisible, they were not better than chance at recognizing it</w:delText>
        </w:r>
      </w:del>
      <w:ins w:id="723" w:author="Chen Heller" w:date="2022-09-14T13:33:00Z">
        <w:r w:rsidR="00397BE4">
          <w:t>Chance level recognition was observed for stimuli that was reported as invisible</w:t>
        </w:r>
      </w:ins>
      <w:r w:rsidR="00D826D9">
        <w:t xml:space="preserve">, </w:t>
      </w:r>
      <w:commentRangeStart w:id="724"/>
      <w:r w:rsidR="00D826D9">
        <w:t>M = 47.4</w:t>
      </w:r>
      <w:r w:rsidR="00174F24">
        <w:t>6</w:t>
      </w:r>
      <w:r w:rsidR="00D826D9">
        <w:t xml:space="preserve">%, </w:t>
      </w:r>
      <w:commentRangeEnd w:id="724"/>
      <w:r w:rsidR="008351C5">
        <w:rPr>
          <w:rStyle w:val="CommentReference"/>
        </w:rPr>
        <w:commentReference w:id="724"/>
      </w:r>
      <w:r w:rsidR="00D826D9">
        <w:t>SD = 3.4</w:t>
      </w:r>
      <w:r w:rsidR="00E52E97">
        <w:t>5</w:t>
      </w:r>
      <w:r w:rsidR="00D826D9">
        <w:t>, t</w:t>
      </w:r>
      <w:r w:rsidR="00D826D9" w:rsidRPr="00EE6512">
        <w:t>(6)</w:t>
      </w:r>
      <w:r w:rsidR="00D826D9">
        <w:t xml:space="preserve"> = -1.94, p = 0.1</w:t>
      </w:r>
      <w:r w:rsidR="00174F24">
        <w:t>00</w:t>
      </w:r>
      <w:r w:rsidR="00D826D9">
        <w:t>, 95% CI = [44.26, 50.65].</w:t>
      </w:r>
      <w:r w:rsidR="008116EA">
        <w:t xml:space="preserve"> Thus, </w:t>
      </w:r>
      <w:r w:rsidR="008351C5">
        <w:t>akin to previous experiments, masking was effective.</w:t>
      </w:r>
    </w:p>
    <w:p w14:paraId="79B2248F" w14:textId="6CE91D36" w:rsidR="00810BEA" w:rsidRDefault="0045341F" w:rsidP="00212789">
      <w:r>
        <w:t xml:space="preserve">Congruency effect: </w:t>
      </w:r>
      <w:del w:id="725" w:author="Chen Heller" w:date="2022-09-14T12:26:00Z">
        <w:r w:rsidR="00D011EC" w:rsidDel="004130C2">
          <w:delText xml:space="preserve">Multiple comparisons correction </w:delText>
        </w:r>
        <w:r w:rsidR="007A0FCA" w:rsidDel="004130C2">
          <w:delText xml:space="preserve">procedure </w:delText>
        </w:r>
        <w:r w:rsidR="00D011EC" w:rsidDel="004130C2">
          <w:delText xml:space="preserve">was </w:delText>
        </w:r>
        <w:r w:rsidR="00A941E4" w:rsidDel="004130C2">
          <w:delText xml:space="preserve">identical to </w:delText>
        </w:r>
        <w:r w:rsidR="0000070C" w:rsidDel="004130C2">
          <w:delText>Exp 2.</w:delText>
        </w:r>
      </w:del>
      <w:del w:id="726" w:author="Chen Heller" w:date="2022-09-14T08:53:00Z">
        <w:r w:rsidDel="005D094A">
          <w:delText xml:space="preserve"> </w:delText>
        </w:r>
        <w:r w:rsidR="00824724" w:rsidDel="005D094A">
          <w:delText>Additionally, t</w:delText>
        </w:r>
        <w:r w:rsidR="00E132B1" w:rsidDel="005D094A">
          <w:delText xml:space="preserve">he movement duration variable as well as the </w:delText>
        </w:r>
        <w:r w:rsidR="006F660F" w:rsidDel="005D094A">
          <w:delText>reach area</w:delText>
        </w:r>
        <w:r w:rsidR="002D00F6" w:rsidDel="005D094A">
          <w:delText xml:space="preserve"> and the traveled distance </w:delText>
        </w:r>
        <w:r w:rsidR="006F660F" w:rsidDel="005D094A">
          <w:delText xml:space="preserve">variables, </w:delText>
        </w:r>
        <w:r w:rsidR="00824724" w:rsidDel="005D094A">
          <w:delText xml:space="preserve">were tested using permutation since they </w:delText>
        </w:r>
        <w:r w:rsidR="006F660F" w:rsidDel="005D094A">
          <w:delText>violated the normality assumption.</w:delText>
        </w:r>
      </w:del>
      <w:r w:rsidR="00E132B1">
        <w:t xml:space="preserve"> </w:t>
      </w:r>
      <w:r w:rsidR="00D826D9">
        <w:t xml:space="preserve">Contrary to </w:t>
      </w:r>
      <w:r w:rsidR="000A2BD0">
        <w:t>Experiment 2</w:t>
      </w:r>
      <w:r w:rsidR="00D826D9">
        <w:t xml:space="preserve">, </w:t>
      </w:r>
      <w:del w:id="727" w:author="Chen Heller" w:date="2022-09-14T12:27:00Z">
        <w:r w:rsidR="00D63E64" w:rsidDel="00DF710B">
          <w:delText xml:space="preserve">a </w:delText>
        </w:r>
        <w:r w:rsidR="000C5896" w:rsidDel="00DF710B">
          <w:delText xml:space="preserve">difference was detected in the reach </w:delText>
        </w:r>
      </w:del>
      <w:del w:id="728" w:author="Chen Heller" w:date="2022-09-14T17:11:00Z">
        <w:r w:rsidR="00853A02" w:rsidDel="00006789">
          <w:pgNum/>
        </w:r>
        <w:r w:rsidR="00853A02" w:rsidDel="00006789">
          <w:delText>rea</w:delText>
        </w:r>
      </w:del>
      <w:ins w:id="729" w:author="Chen Heller" w:date="2022-09-14T17:11:00Z">
        <w:r w:rsidR="00006789">
          <w:t>a p</w:t>
        </w:r>
      </w:ins>
      <w:ins w:id="730" w:author="Chen Heller" w:date="2022-09-14T12:28:00Z">
        <w:r w:rsidR="00DF710B">
          <w:t xml:space="preserve">rominent difference was found </w:t>
        </w:r>
        <w:r w:rsidR="00536CFE">
          <w:t xml:space="preserve">in </w:t>
        </w:r>
      </w:ins>
      <w:ins w:id="731" w:author="Chen Heller" w:date="2022-09-14T12:27:00Z">
        <w:r w:rsidR="00DF710B">
          <w:t xml:space="preserve">reach area </w:t>
        </w:r>
      </w:ins>
      <w:ins w:id="732" w:author="Chen Heller" w:date="2022-09-14T12:28:00Z">
        <w:r w:rsidR="00536CFE">
          <w:t>which</w:t>
        </w:r>
        <w:r w:rsidR="00536CFE" w:rsidRPr="00536CFE">
          <w:t xml:space="preserve"> </w:t>
        </w:r>
        <w:r w:rsidR="00536CFE">
          <w:t xml:space="preserve">was smaller in the incongruent condition than in the congruent one </w:t>
        </w:r>
      </w:ins>
      <w:del w:id="733" w:author="Chen Heller" w:date="2022-09-14T12:28:00Z">
        <w:r w:rsidR="000C5896" w:rsidDel="00536CFE">
          <w:delText xml:space="preserve"> </w:delText>
        </w:r>
      </w:del>
      <w:r w:rsidR="000C3552">
        <w:t>(</w:t>
      </w:r>
      <w:r w:rsidR="000C3552">
        <w:fldChar w:fldCharType="begin"/>
      </w:r>
      <w:r w:rsidR="000C3552">
        <w:instrText xml:space="preserve"> REF _Ref113877436 \h </w:instrText>
      </w:r>
      <w:r w:rsidR="000C3552">
        <w:fldChar w:fldCharType="separate"/>
      </w:r>
      <w:r w:rsidR="000C3552">
        <w:t xml:space="preserve">Figure </w:t>
      </w:r>
      <w:r w:rsidR="000C3552">
        <w:rPr>
          <w:noProof/>
        </w:rPr>
        <w:t>5</w:t>
      </w:r>
      <w:r w:rsidR="000C3552">
        <w:fldChar w:fldCharType="end"/>
      </w:r>
      <w:del w:id="734" w:author="Chen Heller" w:date="2022-09-14T12:33:00Z">
        <w:r w:rsidR="000C3552" w:rsidDel="0043758C">
          <w:delText>)</w:delText>
        </w:r>
        <w:r w:rsidR="00FA5A84" w:rsidDel="0043758C">
          <w:delText>,</w:delText>
        </w:r>
        <w:r w:rsidR="000C3552" w:rsidDel="0043758C">
          <w:delText xml:space="preserve"> </w:delText>
        </w:r>
      </w:del>
      <w:ins w:id="735" w:author="Chen Heller" w:date="2022-09-14T12:33:00Z">
        <w:r w:rsidR="0043758C">
          <w:t>). H</w:t>
        </w:r>
      </w:ins>
      <w:ins w:id="736" w:author="Chen Heller" w:date="2022-09-14T12:28:00Z">
        <w:r w:rsidR="00536CFE">
          <w:t>owever this difference</w:t>
        </w:r>
      </w:ins>
      <w:ins w:id="737" w:author="Chen Heller" w:date="2022-09-14T12:34:00Z">
        <w:r w:rsidR="0043758C">
          <w:t xml:space="preserve">, </w:t>
        </w:r>
      </w:ins>
      <w:ins w:id="738" w:author="Chen Heller" w:date="2022-09-14T17:11:00Z">
        <w:r w:rsidR="00956ED9">
          <w:t xml:space="preserve">as well as </w:t>
        </w:r>
      </w:ins>
      <w:ins w:id="739" w:author="Chen Heller" w:date="2022-09-14T12:34:00Z">
        <w:r w:rsidR="0043758C">
          <w:t>the difference in the other dependent variables</w:t>
        </w:r>
      </w:ins>
      <w:ins w:id="740" w:author="Chen Heller" w:date="2022-09-14T17:12:00Z">
        <w:r w:rsidR="00956ED9">
          <w:t xml:space="preserve"> (</w:t>
        </w:r>
        <w:r w:rsidR="00956ED9">
          <w:fldChar w:fldCharType="begin"/>
        </w:r>
        <w:r w:rsidR="00956ED9">
          <w:instrText xml:space="preserve"> REF _Ref114067946 \h </w:instrText>
        </w:r>
      </w:ins>
      <w:r w:rsidR="00956ED9">
        <w:fldChar w:fldCharType="separate"/>
      </w:r>
      <w:ins w:id="741" w:author="Chen Heller" w:date="2022-09-14T17:12:00Z">
        <w:r w:rsidR="00956ED9">
          <w:t xml:space="preserve">Table </w:t>
        </w:r>
        <w:r w:rsidR="00956ED9">
          <w:rPr>
            <w:noProof/>
          </w:rPr>
          <w:t>3</w:t>
        </w:r>
        <w:r w:rsidR="00956ED9">
          <w:fldChar w:fldCharType="end"/>
        </w:r>
        <w:r w:rsidR="00956ED9">
          <w:t>)</w:t>
        </w:r>
      </w:ins>
      <w:ins w:id="742" w:author="Chen Heller" w:date="2022-09-14T12:34:00Z">
        <w:r w:rsidR="0043758C">
          <w:t xml:space="preserve">, </w:t>
        </w:r>
      </w:ins>
      <w:ins w:id="743" w:author="Chen Heller" w:date="2022-09-14T12:28:00Z">
        <w:r w:rsidR="00536CFE">
          <w:t xml:space="preserve">did not survive the </w:t>
        </w:r>
      </w:ins>
      <w:ins w:id="744" w:author="Chen Heller" w:date="2022-09-14T12:29:00Z">
        <w:r w:rsidR="00536CFE">
          <w:t>multiple comparisons correction</w:t>
        </w:r>
      </w:ins>
      <w:ins w:id="745" w:author="Chen Heller" w:date="2022-09-14T12:34:00Z">
        <w:r w:rsidR="0043758C">
          <w:t>.</w:t>
        </w:r>
      </w:ins>
      <w:ins w:id="746" w:author="Chen Heller" w:date="2022-09-14T12:29:00Z">
        <w:r w:rsidR="00536CFE">
          <w:t xml:space="preserve"> </w:t>
        </w:r>
      </w:ins>
      <w:del w:id="747" w:author="Chen Heller" w:date="2022-09-14T12:28:00Z">
        <w:r w:rsidR="000C5896" w:rsidDel="00536CFE">
          <w:delText xml:space="preserve">which was </w:delText>
        </w:r>
        <w:r w:rsidR="001B2C33" w:rsidDel="00536CFE">
          <w:delText xml:space="preserve">smaller in </w:delText>
        </w:r>
        <w:r w:rsidR="000C5896" w:rsidDel="00536CFE">
          <w:delText xml:space="preserve">the </w:delText>
        </w:r>
        <w:r w:rsidR="001B2C33" w:rsidDel="00536CFE">
          <w:delText>in</w:delText>
        </w:r>
        <w:r w:rsidR="000C5896" w:rsidDel="00536CFE">
          <w:delText>congruent condition</w:delText>
        </w:r>
        <w:r w:rsidR="006B2277" w:rsidDel="00536CFE">
          <w:delText xml:space="preserve"> than in the congruent one</w:delText>
        </w:r>
        <w:r w:rsidR="000C5896" w:rsidDel="00536CFE">
          <w:delText xml:space="preserve"> </w:delText>
        </w:r>
      </w:del>
      <w:del w:id="748" w:author="Chen Heller" w:date="2022-09-14T17:12:00Z">
        <w:r w:rsidR="000C5896" w:rsidDel="00956ED9">
          <w:delText>(M</w:delText>
        </w:r>
        <w:r w:rsidR="000C5896" w:rsidDel="00956ED9">
          <w:rPr>
            <w:vertAlign w:val="subscript"/>
          </w:rPr>
          <w:delText>con</w:delText>
        </w:r>
        <w:r w:rsidR="000C5896" w:rsidDel="00956ED9">
          <w:delText xml:space="preserve"> = 2, SD</w:delText>
        </w:r>
        <w:r w:rsidR="000C5896" w:rsidDel="00956ED9">
          <w:rPr>
            <w:vertAlign w:val="subscript"/>
          </w:rPr>
          <w:delText>con</w:delText>
        </w:r>
        <w:r w:rsidR="000C5896" w:rsidDel="00956ED9">
          <w:delText xml:space="preserve"> = 0.30, M</w:delText>
        </w:r>
        <w:r w:rsidR="000C5896" w:rsidDel="00956ED9">
          <w:rPr>
            <w:vertAlign w:val="subscript"/>
          </w:rPr>
          <w:delText>incon</w:delText>
        </w:r>
        <w:r w:rsidR="000C5896" w:rsidDel="00956ED9">
          <w:delText xml:space="preserve"> = 1.73, SD</w:delText>
        </w:r>
        <w:r w:rsidR="000C5896" w:rsidDel="00956ED9">
          <w:rPr>
            <w:vertAlign w:val="subscript"/>
          </w:rPr>
          <w:delText>incon</w:delText>
        </w:r>
        <w:r w:rsidR="000C5896" w:rsidDel="00956ED9">
          <w:delText xml:space="preserve"> = 0.25, p = 0.023, 95% CI [</w:delText>
        </w:r>
      </w:del>
      <w:del w:id="749" w:author="Chen Heller" w:date="2022-09-14T08:56:00Z">
        <w:r w:rsidR="000C5896" w:rsidDel="00BD3F24">
          <w:delText>0.11, 0.42</w:delText>
        </w:r>
      </w:del>
      <w:del w:id="750" w:author="Chen Heller" w:date="2022-09-14T17:12:00Z">
        <w:r w:rsidR="000C5896" w:rsidDel="00956ED9">
          <w:delText>]</w:delText>
        </w:r>
        <w:r w:rsidR="005F2363" w:rsidDel="00956ED9">
          <w:delText xml:space="preserve">, Cohen's d = </w:delText>
        </w:r>
        <w:r w:rsidR="00C847A3" w:rsidDel="00956ED9">
          <w:delText>1.14</w:delText>
        </w:r>
        <w:r w:rsidR="000C5896" w:rsidDel="00956ED9">
          <w:delText xml:space="preserve">). </w:delText>
        </w:r>
      </w:del>
      <w:del w:id="751" w:author="Chen Heller" w:date="2022-09-14T12:34:00Z">
        <w:r w:rsidR="002A0697" w:rsidDel="0043758C">
          <w:delText>On the other hand,</w:delText>
        </w:r>
        <w:r w:rsidR="000C5896" w:rsidDel="0043758C">
          <w:delText xml:space="preserve"> </w:delText>
        </w:r>
        <w:r w:rsidR="00D63E64" w:rsidDel="0043758C">
          <w:delText>the</w:delText>
        </w:r>
        <w:r w:rsidR="00CF4F56" w:rsidDel="0043758C">
          <w:delText xml:space="preserve"> congruency effect was absent in the </w:delText>
        </w:r>
      </w:del>
      <w:del w:id="752" w:author="Chen Heller" w:date="2022-09-14T17:12:00Z">
        <w:r w:rsidR="00CF4F56" w:rsidDel="00956ED9">
          <w:delText>traveled distance (M</w:delText>
        </w:r>
        <w:r w:rsidR="00CF4F56" w:rsidDel="00956ED9">
          <w:rPr>
            <w:vertAlign w:val="subscript"/>
          </w:rPr>
          <w:delText>con</w:delText>
        </w:r>
        <w:r w:rsidR="00CF4F56" w:rsidDel="00956ED9">
          <w:delText xml:space="preserve"> = 38.27, SD</w:delText>
        </w:r>
        <w:r w:rsidR="00CF4F56" w:rsidDel="00956ED9">
          <w:rPr>
            <w:vertAlign w:val="subscript"/>
          </w:rPr>
          <w:delText>con</w:delText>
        </w:r>
        <w:r w:rsidR="00CF4F56" w:rsidDel="00956ED9">
          <w:delText xml:space="preserve"> = 1.25, M</w:delText>
        </w:r>
        <w:r w:rsidR="00CF4F56" w:rsidDel="00956ED9">
          <w:rPr>
            <w:vertAlign w:val="subscript"/>
          </w:rPr>
          <w:delText>incon</w:delText>
        </w:r>
        <w:r w:rsidR="00CF4F56" w:rsidDel="00956ED9">
          <w:delText xml:space="preserve"> = 39.23, SD</w:delText>
        </w:r>
        <w:r w:rsidR="00CF4F56" w:rsidDel="00956ED9">
          <w:rPr>
            <w:vertAlign w:val="subscript"/>
          </w:rPr>
          <w:delText>incon</w:delText>
        </w:r>
        <w:r w:rsidR="00CF4F56" w:rsidDel="00956ED9">
          <w:delText xml:space="preserve"> = 1.74, p = </w:delText>
        </w:r>
      </w:del>
      <w:del w:id="753" w:author="Chen Heller" w:date="2022-09-14T11:32:00Z">
        <w:r w:rsidR="00CF4F56" w:rsidDel="00586E85">
          <w:delText>0.125</w:delText>
        </w:r>
      </w:del>
      <w:del w:id="754" w:author="Chen Heller" w:date="2022-09-14T17:12:00Z">
        <w:r w:rsidR="00CF4F56" w:rsidDel="00956ED9">
          <w:delText>, 95% CI [</w:delText>
        </w:r>
      </w:del>
      <w:del w:id="755" w:author="Chen Heller" w:date="2022-09-14T08:56:00Z">
        <w:r w:rsidR="00CF4F56" w:rsidDel="00BD3F24">
          <w:delText>-1.40, -0.51</w:delText>
        </w:r>
      </w:del>
      <w:del w:id="756" w:author="Chen Heller" w:date="2022-09-14T17:12:00Z">
        <w:r w:rsidR="00CF4F56" w:rsidDel="00956ED9">
          <w:delText xml:space="preserve">]), </w:delText>
        </w:r>
        <w:r w:rsidR="002A0697" w:rsidDel="00956ED9">
          <w:delText>the frequency of COM (M</w:delText>
        </w:r>
        <w:r w:rsidR="002A0697" w:rsidDel="00956ED9">
          <w:rPr>
            <w:vertAlign w:val="subscript"/>
          </w:rPr>
          <w:delText>con</w:delText>
        </w:r>
        <w:r w:rsidR="002A0697" w:rsidDel="00956ED9">
          <w:delText xml:space="preserve"> = 0.20, SD</w:delText>
        </w:r>
        <w:r w:rsidR="002A0697" w:rsidDel="00956ED9">
          <w:rPr>
            <w:vertAlign w:val="subscript"/>
          </w:rPr>
          <w:delText>con</w:delText>
        </w:r>
        <w:r w:rsidR="002A0697" w:rsidDel="00956ED9">
          <w:delText xml:space="preserve"> = 0.13, M</w:delText>
        </w:r>
        <w:r w:rsidR="002A0697" w:rsidDel="00956ED9">
          <w:rPr>
            <w:vertAlign w:val="subscript"/>
          </w:rPr>
          <w:delText>incon</w:delText>
        </w:r>
        <w:r w:rsidR="002A0697" w:rsidDel="00956ED9">
          <w:delText xml:space="preserve"> = 0.20, SD</w:delText>
        </w:r>
        <w:r w:rsidR="002A0697" w:rsidDel="00956ED9">
          <w:rPr>
            <w:vertAlign w:val="subscript"/>
          </w:rPr>
          <w:delText>incon</w:delText>
        </w:r>
        <w:r w:rsidR="002A0697" w:rsidDel="00956ED9">
          <w:delText xml:space="preserve"> = 0.15, t</w:delText>
        </w:r>
        <w:r w:rsidR="002A0697" w:rsidRPr="00632924" w:rsidDel="00956ED9">
          <w:delText>(</w:delText>
        </w:r>
        <w:r w:rsidR="002A0697" w:rsidDel="00956ED9">
          <w:delText>6</w:delText>
        </w:r>
        <w:r w:rsidR="002A0697" w:rsidRPr="00632924" w:rsidDel="00956ED9">
          <w:delText>)</w:delText>
        </w:r>
        <w:r w:rsidR="002A0697" w:rsidDel="00956ED9">
          <w:delText xml:space="preserve"> = -0.05, p = 0.959, 95% CI [-0.10, 0.10]), the reaction time (M</w:delText>
        </w:r>
        <w:r w:rsidR="002A0697" w:rsidDel="00956ED9">
          <w:rPr>
            <w:vertAlign w:val="subscript"/>
          </w:rPr>
          <w:delText>con</w:delText>
        </w:r>
        <w:r w:rsidR="002A0697" w:rsidDel="00956ED9">
          <w:delText xml:space="preserve"> = 164.46ms, SD</w:delText>
        </w:r>
        <w:r w:rsidR="002A0697" w:rsidDel="00956ED9">
          <w:rPr>
            <w:vertAlign w:val="subscript"/>
          </w:rPr>
          <w:delText>con</w:delText>
        </w:r>
        <w:r w:rsidR="002A0697" w:rsidDel="00956ED9">
          <w:delText xml:space="preserve"> = 26.10, M</w:delText>
        </w:r>
        <w:r w:rsidR="002A0697" w:rsidDel="00956ED9">
          <w:rPr>
            <w:vertAlign w:val="subscript"/>
          </w:rPr>
          <w:delText>incon</w:delText>
        </w:r>
        <w:r w:rsidR="002A0697" w:rsidDel="00956ED9">
          <w:delText xml:space="preserve"> = 175.93ms, SD</w:delText>
        </w:r>
        <w:r w:rsidR="002A0697" w:rsidDel="00956ED9">
          <w:rPr>
            <w:vertAlign w:val="subscript"/>
          </w:rPr>
          <w:delText>incon</w:delText>
        </w:r>
        <w:r w:rsidR="002A0697" w:rsidDel="00956ED9">
          <w:delText xml:space="preserve"> = 15.40, t</w:delText>
        </w:r>
        <w:r w:rsidR="002A0697" w:rsidRPr="00632924" w:rsidDel="00956ED9">
          <w:delText>(6)</w:delText>
        </w:r>
        <w:r w:rsidR="002A0697" w:rsidDel="00956ED9">
          <w:delText xml:space="preserve"> = -2.22, p = </w:delText>
        </w:r>
      </w:del>
      <w:del w:id="757" w:author="Chen Heller" w:date="2022-09-14T11:32:00Z">
        <w:r w:rsidR="002A0697" w:rsidDel="00586E85">
          <w:delText>0.125</w:delText>
        </w:r>
      </w:del>
      <w:del w:id="758" w:author="Chen Heller" w:date="2022-09-14T17:12:00Z">
        <w:r w:rsidR="002A0697" w:rsidDel="00956ED9">
          <w:delText xml:space="preserve">, 95% CI [-24.08, 1.12]) and the movement </w:delText>
        </w:r>
        <w:r w:rsidR="002A0697" w:rsidDel="00956ED9">
          <w:lastRenderedPageBreak/>
          <w:delText>duration (M</w:delText>
        </w:r>
        <w:r w:rsidR="002A0697" w:rsidDel="00956ED9">
          <w:rPr>
            <w:vertAlign w:val="subscript"/>
          </w:rPr>
          <w:delText>con</w:delText>
        </w:r>
        <w:r w:rsidR="002A0697" w:rsidDel="00956ED9">
          <w:delText xml:space="preserve"> = 391.95ms, SD</w:delText>
        </w:r>
        <w:r w:rsidR="002A0697" w:rsidDel="00956ED9">
          <w:rPr>
            <w:vertAlign w:val="subscript"/>
          </w:rPr>
          <w:delText>con</w:delText>
        </w:r>
        <w:r w:rsidR="002A0697" w:rsidDel="00956ED9">
          <w:delText xml:space="preserve"> = 32.91, M</w:delText>
        </w:r>
        <w:r w:rsidR="002A0697" w:rsidDel="00956ED9">
          <w:rPr>
            <w:vertAlign w:val="subscript"/>
          </w:rPr>
          <w:delText>incon</w:delText>
        </w:r>
        <w:r w:rsidR="002A0697" w:rsidDel="00956ED9">
          <w:delText xml:space="preserve"> = 403.35ms, SD</w:delText>
        </w:r>
        <w:r w:rsidR="002A0697" w:rsidDel="00956ED9">
          <w:rPr>
            <w:vertAlign w:val="subscript"/>
          </w:rPr>
          <w:delText>incon</w:delText>
        </w:r>
        <w:r w:rsidR="002A0697" w:rsidDel="00956ED9">
          <w:delText xml:space="preserve"> = 25.40, p = </w:delText>
        </w:r>
      </w:del>
      <w:del w:id="759" w:author="Chen Heller" w:date="2022-09-14T11:32:00Z">
        <w:r w:rsidR="002A0697" w:rsidDel="00586E85">
          <w:delText>0.125</w:delText>
        </w:r>
      </w:del>
      <w:del w:id="760" w:author="Chen Heller" w:date="2022-09-14T17:12:00Z">
        <w:r w:rsidR="002A0697" w:rsidDel="00956ED9">
          <w:delText>, 95% CI [</w:delText>
        </w:r>
      </w:del>
      <w:del w:id="761" w:author="Chen Heller" w:date="2022-09-14T08:56:00Z">
        <w:r w:rsidR="002A0697" w:rsidDel="00BD3F24">
          <w:delText>-20.18, -3.05</w:delText>
        </w:r>
      </w:del>
      <w:del w:id="762" w:author="Chen Heller" w:date="2022-09-14T17:12:00Z">
        <w:r w:rsidR="002A0697" w:rsidDel="00956ED9">
          <w:delText>])</w:delText>
        </w:r>
        <w:r w:rsidR="0097052D" w:rsidDel="00956ED9">
          <w:delText>.</w:delText>
        </w:r>
      </w:del>
      <w:r w:rsidR="00D826D9">
        <w:t xml:space="preserve"> </w:t>
      </w:r>
    </w:p>
    <w:p w14:paraId="42C02537" w14:textId="6467B61F" w:rsidR="00D826D9" w:rsidRDefault="00810BEA" w:rsidP="00212789">
      <w:r>
        <w:t>Different from my expectation</w:t>
      </w:r>
      <w:r w:rsidR="00A57CA5">
        <w:t xml:space="preserve">, </w:t>
      </w:r>
      <w:r>
        <w:t xml:space="preserve">no </w:t>
      </w:r>
      <w:r w:rsidR="00385C79">
        <w:t>difference</w:t>
      </w:r>
      <w:r>
        <w:t xml:space="preserve"> was found between </w:t>
      </w:r>
      <w:r w:rsidR="00A57CA5">
        <w:t>t</w:t>
      </w:r>
      <w:r w:rsidR="00B61734">
        <w:t xml:space="preserve">he response time </w:t>
      </w:r>
      <w:r w:rsidR="00385C79">
        <w:t xml:space="preserve">in </w:t>
      </w:r>
      <w:r w:rsidR="00B61734">
        <w:t>the first block of the first and the second day</w:t>
      </w:r>
      <w:r w:rsidR="00E95DDB">
        <w:t>s</w:t>
      </w:r>
      <w:r w:rsidR="005869EC">
        <w:t xml:space="preserve"> </w:t>
      </w:r>
      <w:r w:rsidR="00B61734">
        <w:t>(</w:t>
      </w:r>
      <w:r w:rsidR="00A47FEC">
        <w:t>M</w:t>
      </w:r>
      <w:r w:rsidR="00A47FEC">
        <w:rPr>
          <w:vertAlign w:val="subscript"/>
        </w:rPr>
        <w:t>1</w:t>
      </w:r>
      <w:r w:rsidR="00A47FEC">
        <w:t xml:space="preserve"> = </w:t>
      </w:r>
      <w:r w:rsidR="00367D35">
        <w:t>535.97</w:t>
      </w:r>
      <w:r w:rsidR="00A47FEC">
        <w:t>, SD</w:t>
      </w:r>
      <w:r w:rsidR="00A47FEC">
        <w:rPr>
          <w:vertAlign w:val="subscript"/>
        </w:rPr>
        <w:t>1</w:t>
      </w:r>
      <w:r w:rsidR="00A47FEC">
        <w:t xml:space="preserve"> = </w:t>
      </w:r>
      <w:r w:rsidR="00C62D8B">
        <w:t>63.18</w:t>
      </w:r>
      <w:r w:rsidR="00A47FEC">
        <w:t>, M</w:t>
      </w:r>
      <w:r w:rsidR="00A47FEC">
        <w:rPr>
          <w:vertAlign w:val="subscript"/>
        </w:rPr>
        <w:t>2</w:t>
      </w:r>
      <w:r w:rsidR="00A47FEC">
        <w:t xml:space="preserve"> = </w:t>
      </w:r>
      <w:r w:rsidR="00C62D8B">
        <w:t>455.76</w:t>
      </w:r>
      <w:r w:rsidR="00A47FEC">
        <w:t>, SD</w:t>
      </w:r>
      <w:r w:rsidR="00A47FEC">
        <w:rPr>
          <w:vertAlign w:val="subscript"/>
        </w:rPr>
        <w:t>2</w:t>
      </w:r>
      <w:r w:rsidR="00A47FEC">
        <w:t xml:space="preserve"> = </w:t>
      </w:r>
      <w:r w:rsidR="00C62D8B">
        <w:t>97.56</w:t>
      </w:r>
      <w:r w:rsidR="00A47FEC">
        <w:t>, t</w:t>
      </w:r>
      <w:r w:rsidR="00A47FEC" w:rsidRPr="008351C5">
        <w:t>(</w:t>
      </w:r>
      <w:r w:rsidR="00587EB6">
        <w:t>6</w:t>
      </w:r>
      <w:r w:rsidR="00A47FEC" w:rsidRPr="008351C5">
        <w:t>)</w:t>
      </w:r>
      <w:r w:rsidR="00A47FEC">
        <w:t xml:space="preserve"> = </w:t>
      </w:r>
      <w:r w:rsidR="00587EB6">
        <w:t>1.86</w:t>
      </w:r>
      <w:r w:rsidR="00A47FEC">
        <w:t>, p = 0.</w:t>
      </w:r>
      <w:r w:rsidR="0059682D">
        <w:t>1</w:t>
      </w:r>
      <w:r w:rsidR="00587EB6">
        <w:t>11</w:t>
      </w:r>
      <w:r w:rsidR="00A47FEC">
        <w:t>, 95% CI [</w:t>
      </w:r>
      <w:r w:rsidR="0059682D">
        <w:t>-</w:t>
      </w:r>
      <w:r w:rsidR="00587EB6">
        <w:t>24</w:t>
      </w:r>
      <w:r w:rsidR="0059682D">
        <w:t>.</w:t>
      </w:r>
      <w:r w:rsidR="00587EB6">
        <w:t>94</w:t>
      </w:r>
      <w:r w:rsidR="00A47FEC">
        <w:t xml:space="preserve">, </w:t>
      </w:r>
      <w:r w:rsidR="00587EB6">
        <w:t>185.36</w:t>
      </w:r>
      <w:r w:rsidR="00A47FEC">
        <w:t>]</w:t>
      </w:r>
      <w:r w:rsidR="00B61734">
        <w:t xml:space="preserve">). </w:t>
      </w:r>
      <w:r w:rsidR="00C05336">
        <w:t>Furthermore,</w:t>
      </w:r>
      <w:r w:rsidR="00B61734">
        <w:t xml:space="preserve"> </w:t>
      </w:r>
      <w:r w:rsidR="00D826D9">
        <w:t xml:space="preserve">the average number of valid trials </w:t>
      </w:r>
      <w:r w:rsidR="006E6D22">
        <w:t>exhibited a</w:t>
      </w:r>
      <w:r w:rsidR="00E11384">
        <w:t xml:space="preserve">n unexpected </w:t>
      </w:r>
      <w:r w:rsidR="006E6D22">
        <w:t xml:space="preserve">decreasing trend between </w:t>
      </w:r>
      <w:ins w:id="763" w:author="Chen Heller" w:date="2022-09-14T13:09:00Z">
        <w:r w:rsidR="002F313C" w:rsidRPr="002F313C">
          <w:t>Experiment 2</w:t>
        </w:r>
      </w:ins>
      <w:del w:id="764" w:author="Chen Heller" w:date="2022-09-14T13:09:00Z">
        <w:r w:rsidR="00461EEA" w:rsidDel="002F313C">
          <w:delText>Exp 2.</w:delText>
        </w:r>
      </w:del>
      <w:r w:rsidR="00461EEA">
        <w:t xml:space="preserve"> </w:t>
      </w:r>
      <w:ins w:id="765" w:author="Chen Heller" w:date="2022-09-15T09:56:00Z">
        <w:r w:rsidR="00E27440">
          <w:t>a</w:t>
        </w:r>
      </w:ins>
      <w:del w:id="766" w:author="Chen Heller" w:date="2022-09-15T09:56:00Z">
        <w:r w:rsidR="00547992" w:rsidDel="00E27440">
          <w:delText>A</w:delText>
        </w:r>
      </w:del>
      <w:r w:rsidR="00461EEA">
        <w:t xml:space="preserve">nd </w:t>
      </w:r>
      <w:ins w:id="767" w:author="Chen Heller" w:date="2022-09-14T13:10:00Z">
        <w:r w:rsidR="002F313C" w:rsidRPr="002F313C">
          <w:t>Experiment 3</w:t>
        </w:r>
      </w:ins>
      <w:del w:id="768" w:author="Chen Heller" w:date="2022-09-14T13:10:00Z">
        <w:r w:rsidR="00461EEA" w:rsidDel="002F313C">
          <w:delText>Exp 3</w:delText>
        </w:r>
        <w:r w:rsidR="00634E13" w:rsidDel="002F313C">
          <w:delText>.</w:delText>
        </w:r>
      </w:del>
      <w:r w:rsidR="00634E13">
        <w:t xml:space="preserve"> (</w:t>
      </w:r>
      <w:r w:rsidR="00DD7902">
        <w:t>M</w:t>
      </w:r>
      <w:r w:rsidR="00DD7902">
        <w:rPr>
          <w:vertAlign w:val="subscript"/>
        </w:rPr>
        <w:t>2</w:t>
      </w:r>
      <w:r w:rsidR="00DD7902">
        <w:t xml:space="preserve"> = </w:t>
      </w:r>
      <w:r w:rsidR="00E64905">
        <w:t>234.44</w:t>
      </w:r>
      <w:r w:rsidR="00DD7902">
        <w:t>, SD</w:t>
      </w:r>
      <w:r w:rsidR="00DD7902">
        <w:rPr>
          <w:vertAlign w:val="subscript"/>
        </w:rPr>
        <w:t>2</w:t>
      </w:r>
      <w:r w:rsidR="00DD7902">
        <w:t xml:space="preserve"> = </w:t>
      </w:r>
      <w:r w:rsidR="00E64905">
        <w:t>84.66</w:t>
      </w:r>
      <w:r w:rsidR="00DD7902">
        <w:t>, M</w:t>
      </w:r>
      <w:r w:rsidR="00DD7902">
        <w:rPr>
          <w:vertAlign w:val="subscript"/>
        </w:rPr>
        <w:t>3</w:t>
      </w:r>
      <w:r w:rsidR="00DD7902">
        <w:t xml:space="preserve"> = </w:t>
      </w:r>
      <w:r w:rsidR="00E64905">
        <w:t>162.57</w:t>
      </w:r>
      <w:r w:rsidR="00DD7902">
        <w:t>, SD</w:t>
      </w:r>
      <w:r w:rsidR="00DD7902">
        <w:rPr>
          <w:vertAlign w:val="subscript"/>
        </w:rPr>
        <w:t>3</w:t>
      </w:r>
      <w:r w:rsidR="00DD7902">
        <w:t xml:space="preserve"> = </w:t>
      </w:r>
      <w:r w:rsidR="00E64905">
        <w:t>63.23</w:t>
      </w:r>
      <w:r w:rsidR="00DD7902">
        <w:t>, t</w:t>
      </w:r>
      <w:r w:rsidR="00DD7902" w:rsidRPr="00113020">
        <w:t>(</w:t>
      </w:r>
      <w:r w:rsidR="00DD7902">
        <w:t>14</w:t>
      </w:r>
      <w:r w:rsidR="00DD7902" w:rsidRPr="00113020">
        <w:t>)</w:t>
      </w:r>
      <w:r w:rsidR="00DD7902">
        <w:t xml:space="preserve"> = -1.87, p = 0.082, 95% CI [-154.25, 10.51]</w:t>
      </w:r>
      <w:ins w:id="769" w:author="Chen Heller" w:date="2022-09-15T09:56:00Z">
        <w:r w:rsidR="00E27440">
          <w:t>; For a</w:t>
        </w:r>
      </w:ins>
      <w:ins w:id="770" w:author="Chen Heller" w:date="2022-09-15T09:59:00Z">
        <w:r w:rsidR="00FA4EF0">
          <w:t xml:space="preserve">n elaborative </w:t>
        </w:r>
      </w:ins>
      <w:ins w:id="771" w:author="Chen Heller" w:date="2022-09-15T09:56:00Z">
        <w:r w:rsidR="00E27440">
          <w:t xml:space="preserve">description of </w:t>
        </w:r>
      </w:ins>
      <w:ins w:id="772" w:author="Chen Heller" w:date="2022-09-15T09:59:00Z">
        <w:r w:rsidR="00FA4EF0">
          <w:t xml:space="preserve">excluded </w:t>
        </w:r>
      </w:ins>
      <w:ins w:id="773" w:author="Chen Heller" w:date="2022-09-15T09:57:00Z">
        <w:r w:rsidR="00114D69">
          <w:t>trials see</w:t>
        </w:r>
        <w:r w:rsidR="00E27440">
          <w:t xml:space="preserve"> </w:t>
        </w:r>
      </w:ins>
      <w:ins w:id="774" w:author="Chen Heller" w:date="2022-09-15T10:28:00Z">
        <w:r w:rsidR="006A1DF9">
          <w:fldChar w:fldCharType="begin"/>
        </w:r>
        <w:r w:rsidR="006A1DF9">
          <w:instrText xml:space="preserve"> REF _Ref114130120 \h </w:instrText>
        </w:r>
      </w:ins>
      <w:r w:rsidR="006A1DF9">
        <w:fldChar w:fldCharType="separate"/>
      </w:r>
      <w:ins w:id="775" w:author="Chen Heller" w:date="2022-09-15T10:28:00Z">
        <w:r w:rsidR="006A1DF9">
          <w:t xml:space="preserve">Supplementary Table </w:t>
        </w:r>
        <w:r w:rsidR="006A1DF9">
          <w:rPr>
            <w:noProof/>
          </w:rPr>
          <w:t>1</w:t>
        </w:r>
        <w:r w:rsidR="006A1DF9">
          <w:fldChar w:fldCharType="end"/>
        </w:r>
      </w:ins>
      <w:r w:rsidR="00634E13">
        <w:t>).</w:t>
      </w:r>
      <w:del w:id="776" w:author="Chen Heller" w:date="2022-09-15T09:59:00Z">
        <w:r w:rsidR="00D826D9" w:rsidDel="00A36939">
          <w:delText xml:space="preserve"> </w:delText>
        </w:r>
        <w:r w:rsidR="006E74E9" w:rsidDel="00A36939">
          <w:delText xml:space="preserve">More specifically, </w:delText>
        </w:r>
        <w:r w:rsidR="003334B5" w:rsidDel="00A36939">
          <w:delText>a</w:delText>
        </w:r>
        <w:r w:rsidR="007B7FD0" w:rsidDel="00A36939">
          <w:delText>n</w:delText>
        </w:r>
        <w:r w:rsidR="003334B5" w:rsidDel="00A36939">
          <w:delText xml:space="preserve"> increase was found in the number of short trajectories (</w:delText>
        </w:r>
        <w:r w:rsidR="00E1425A" w:rsidDel="00A36939">
          <w:delText>M</w:delText>
        </w:r>
        <w:r w:rsidR="00E1425A" w:rsidDel="00A36939">
          <w:rPr>
            <w:vertAlign w:val="subscript"/>
          </w:rPr>
          <w:delText>2</w:delText>
        </w:r>
        <w:r w:rsidR="00E1425A" w:rsidDel="00A36939">
          <w:delText xml:space="preserve"> = 14.55, SD</w:delText>
        </w:r>
        <w:r w:rsidR="00E1425A" w:rsidDel="00A36939">
          <w:rPr>
            <w:vertAlign w:val="subscript"/>
          </w:rPr>
          <w:delText>2</w:delText>
        </w:r>
        <w:r w:rsidR="00E1425A" w:rsidDel="00A36939">
          <w:delText xml:space="preserve"> = 17.59, M</w:delText>
        </w:r>
        <w:r w:rsidR="00E1425A" w:rsidDel="00A36939">
          <w:rPr>
            <w:vertAlign w:val="subscript"/>
          </w:rPr>
          <w:delText>3</w:delText>
        </w:r>
        <w:r w:rsidR="00E1425A" w:rsidDel="00A36939">
          <w:delText xml:space="preserve"> = 70.28, SD</w:delText>
        </w:r>
        <w:r w:rsidR="00E1425A" w:rsidDel="00A36939">
          <w:rPr>
            <w:vertAlign w:val="subscript"/>
          </w:rPr>
          <w:delText>3</w:delText>
        </w:r>
        <w:r w:rsidR="00E1425A" w:rsidDel="00A36939">
          <w:delText xml:space="preserve"> = 42.75, t</w:delText>
        </w:r>
        <w:r w:rsidR="00E1425A" w:rsidRPr="00113020" w:rsidDel="00A36939">
          <w:delText>(</w:delText>
        </w:r>
        <w:r w:rsidR="00E1425A" w:rsidDel="00A36939">
          <w:delText>14</w:delText>
        </w:r>
        <w:r w:rsidR="00E1425A" w:rsidRPr="00113020" w:rsidDel="00A36939">
          <w:delText>)</w:delText>
        </w:r>
        <w:r w:rsidR="00E1425A" w:rsidDel="00A36939">
          <w:delText xml:space="preserve"> = 3.56, p = 0.003, 95% CI [22.23, 89.22]</w:delText>
        </w:r>
        <w:r w:rsidR="003334B5" w:rsidDel="00A36939">
          <w:delText>)</w:delText>
        </w:r>
        <w:r w:rsidR="00D826D9" w:rsidDel="00A36939">
          <w:delText xml:space="preserve"> </w:delText>
        </w:r>
        <w:r w:rsidR="003334B5" w:rsidDel="00A36939">
          <w:delText>while an increasing trend was found for the number of early responses (</w:delText>
        </w:r>
        <w:r w:rsidR="00E1425A" w:rsidDel="00A36939">
          <w:delText>M</w:delText>
        </w:r>
        <w:r w:rsidR="00E1425A" w:rsidDel="00A36939">
          <w:rPr>
            <w:vertAlign w:val="subscript"/>
          </w:rPr>
          <w:delText>2</w:delText>
        </w:r>
        <w:r w:rsidR="00E1425A" w:rsidDel="00A36939">
          <w:delText xml:space="preserve"> = 36.77, SD</w:delText>
        </w:r>
        <w:r w:rsidR="00E1425A" w:rsidDel="00A36939">
          <w:rPr>
            <w:vertAlign w:val="subscript"/>
          </w:rPr>
          <w:delText>2</w:delText>
        </w:r>
        <w:r w:rsidR="00E1425A" w:rsidDel="00A36939">
          <w:delText xml:space="preserve"> = 40.96, M</w:delText>
        </w:r>
        <w:r w:rsidR="00E1425A" w:rsidDel="00A36939">
          <w:rPr>
            <w:vertAlign w:val="subscript"/>
          </w:rPr>
          <w:delText>3</w:delText>
        </w:r>
        <w:r w:rsidR="00E1425A" w:rsidDel="00A36939">
          <w:delText xml:space="preserve"> = 68, SD</w:delText>
        </w:r>
        <w:r w:rsidR="00E1425A" w:rsidDel="00A36939">
          <w:rPr>
            <w:vertAlign w:val="subscript"/>
          </w:rPr>
          <w:delText>3</w:delText>
        </w:r>
        <w:r w:rsidR="00E1425A" w:rsidDel="00A36939">
          <w:delText xml:space="preserve"> = 65.20, t</w:delText>
        </w:r>
        <w:r w:rsidR="00E1425A" w:rsidRPr="00113020" w:rsidDel="00A36939">
          <w:delText>(</w:delText>
        </w:r>
        <w:r w:rsidR="00E1425A" w:rsidDel="00A36939">
          <w:delText>14</w:delText>
        </w:r>
        <w:r w:rsidR="00E1425A" w:rsidRPr="00113020" w:rsidDel="00A36939">
          <w:delText>)</w:delText>
        </w:r>
        <w:r w:rsidR="00E1425A" w:rsidDel="00A36939">
          <w:delText xml:space="preserve"> = 1.17, p = 0.259, 95% CI [-25.77, 88.22]</w:delText>
        </w:r>
        <w:r w:rsidR="003334B5" w:rsidDel="00A36939">
          <w:delText xml:space="preserve">). Contrastingly, </w:delText>
        </w:r>
        <w:r w:rsidR="00E1425A" w:rsidDel="00A36939">
          <w:delText>and in-line with my expectations, decreasing trends were found for the number of late responses (M</w:delText>
        </w:r>
        <w:r w:rsidR="00E1425A" w:rsidDel="00A36939">
          <w:rPr>
            <w:vertAlign w:val="subscript"/>
          </w:rPr>
          <w:delText>2</w:delText>
        </w:r>
        <w:r w:rsidR="00E1425A" w:rsidDel="00A36939">
          <w:delText xml:space="preserve"> = 58.88, SD</w:delText>
        </w:r>
        <w:r w:rsidR="00E1425A" w:rsidDel="00A36939">
          <w:rPr>
            <w:vertAlign w:val="subscript"/>
          </w:rPr>
          <w:delText>2</w:delText>
        </w:r>
        <w:r w:rsidR="00E1425A" w:rsidDel="00A36939">
          <w:delText xml:space="preserve"> = 21.60, M</w:delText>
        </w:r>
        <w:r w:rsidR="00E1425A" w:rsidDel="00A36939">
          <w:rPr>
            <w:vertAlign w:val="subscript"/>
          </w:rPr>
          <w:delText>3</w:delText>
        </w:r>
        <w:r w:rsidR="00E1425A" w:rsidDel="00A36939">
          <w:delText xml:space="preserve"> = 54.57, SD</w:delText>
        </w:r>
        <w:r w:rsidR="00E1425A" w:rsidDel="00A36939">
          <w:rPr>
            <w:vertAlign w:val="subscript"/>
          </w:rPr>
          <w:delText>3</w:delText>
        </w:r>
        <w:r w:rsidR="00E1425A" w:rsidDel="00A36939">
          <w:delText xml:space="preserve"> = 28.37, t</w:delText>
        </w:r>
        <w:r w:rsidR="00E1425A" w:rsidRPr="00113020" w:rsidDel="00A36939">
          <w:delText>(</w:delText>
        </w:r>
        <w:r w:rsidR="00E1425A" w:rsidDel="00A36939">
          <w:delText>14</w:delText>
        </w:r>
        <w:r w:rsidR="00E1425A" w:rsidRPr="00113020" w:rsidDel="00A36939">
          <w:delText>)</w:delText>
        </w:r>
        <w:r w:rsidR="00E1425A" w:rsidDel="00A36939">
          <w:delText xml:space="preserve"> = -0.34, p = 0.734, 95% CI [-31.05, 22.41]), slow movements (M</w:delText>
        </w:r>
        <w:r w:rsidR="00E1425A" w:rsidDel="00A36939">
          <w:rPr>
            <w:vertAlign w:val="subscript"/>
          </w:rPr>
          <w:delText>2</w:delText>
        </w:r>
        <w:r w:rsidR="00E1425A" w:rsidDel="00A36939">
          <w:delText xml:space="preserve"> = 9.66, SD</w:delText>
        </w:r>
        <w:r w:rsidR="00E1425A" w:rsidDel="00A36939">
          <w:rPr>
            <w:vertAlign w:val="subscript"/>
          </w:rPr>
          <w:delText>2</w:delText>
        </w:r>
        <w:r w:rsidR="00E1425A" w:rsidDel="00A36939">
          <w:delText xml:space="preserve"> = 18.06, M</w:delText>
        </w:r>
        <w:r w:rsidR="00E1425A" w:rsidDel="00A36939">
          <w:rPr>
            <w:vertAlign w:val="subscript"/>
          </w:rPr>
          <w:delText>3</w:delText>
        </w:r>
        <w:r w:rsidR="00E1425A" w:rsidDel="00A36939">
          <w:delText xml:space="preserve"> = 0.57, SD</w:delText>
        </w:r>
        <w:r w:rsidR="00E1425A" w:rsidDel="00A36939">
          <w:rPr>
            <w:vertAlign w:val="subscript"/>
          </w:rPr>
          <w:delText>3</w:delText>
        </w:r>
        <w:r w:rsidR="00E1425A" w:rsidDel="00A36939">
          <w:delText xml:space="preserve"> = 0.78, t</w:delText>
        </w:r>
        <w:r w:rsidR="00E1425A" w:rsidRPr="00113020" w:rsidDel="00A36939">
          <w:delText>(</w:delText>
        </w:r>
        <w:r w:rsidR="00E1425A" w:rsidDel="00A36939">
          <w:delText>14</w:delText>
        </w:r>
        <w:r w:rsidR="00E1425A" w:rsidRPr="00113020" w:rsidDel="00A36939">
          <w:delText>)</w:delText>
        </w:r>
        <w:r w:rsidR="00E1425A" w:rsidDel="00A36939">
          <w:delText xml:space="preserve"> = -1.32, p = 0.207, 95% CI [--23.86, 5.67]) and incorrect answers (M</w:delText>
        </w:r>
        <w:r w:rsidR="00E1425A" w:rsidDel="00A36939">
          <w:rPr>
            <w:vertAlign w:val="subscript"/>
          </w:rPr>
          <w:delText>2</w:delText>
        </w:r>
        <w:r w:rsidR="00E1425A" w:rsidDel="00A36939">
          <w:delText xml:space="preserve"> = 72.11, SD</w:delText>
        </w:r>
        <w:r w:rsidR="00E1425A" w:rsidDel="00A36939">
          <w:rPr>
            <w:vertAlign w:val="subscript"/>
          </w:rPr>
          <w:delText>2</w:delText>
        </w:r>
        <w:r w:rsidR="00E1425A" w:rsidDel="00A36939">
          <w:delText xml:space="preserve"> = 21.22, M</w:delText>
        </w:r>
        <w:r w:rsidR="00E1425A" w:rsidDel="00A36939">
          <w:rPr>
            <w:vertAlign w:val="subscript"/>
          </w:rPr>
          <w:delText>3</w:delText>
        </w:r>
        <w:r w:rsidR="00E1425A" w:rsidDel="00A36939">
          <w:delText xml:space="preserve"> = 49, SD</w:delText>
        </w:r>
        <w:r w:rsidR="00E1425A" w:rsidDel="00A36939">
          <w:rPr>
            <w:vertAlign w:val="subscript"/>
          </w:rPr>
          <w:delText>3</w:delText>
        </w:r>
        <w:r w:rsidR="00E1425A" w:rsidDel="00A36939">
          <w:delText xml:space="preserve"> = 29.68, t</w:delText>
        </w:r>
        <w:r w:rsidR="00E1425A" w:rsidRPr="00113020" w:rsidDel="00A36939">
          <w:delText>(</w:delText>
        </w:r>
        <w:r w:rsidR="00E1425A" w:rsidDel="00A36939">
          <w:delText>14</w:delText>
        </w:r>
        <w:r w:rsidR="00E1425A" w:rsidRPr="00113020" w:rsidDel="00A36939">
          <w:delText>)</w:delText>
        </w:r>
        <w:r w:rsidR="00E1425A" w:rsidDel="00A36939">
          <w:delText xml:space="preserve"> = -1.82, p = 0.090, 95% CI [-50.34, 4.12]).</w:delText>
        </w:r>
      </w:del>
    </w:p>
    <w:p w14:paraId="3D3AA847" w14:textId="29D4F2DF" w:rsidR="001D150D" w:rsidRDefault="001D150D">
      <w:pPr>
        <w:pStyle w:val="Caption"/>
        <w:keepNext/>
        <w:rPr>
          <w:ins w:id="777" w:author="Chen Heller" w:date="2022-09-14T16:53:00Z"/>
        </w:rPr>
        <w:pPrChange w:id="778" w:author="Chen Heller" w:date="2022-09-14T16:53:00Z">
          <w:pPr/>
        </w:pPrChange>
      </w:pPr>
      <w:bookmarkStart w:id="779" w:name="_Ref114067946"/>
      <w:ins w:id="780" w:author="Chen Heller" w:date="2022-09-14T16:53:00Z">
        <w:r>
          <w:t xml:space="preserve">Table </w:t>
        </w:r>
        <w:r>
          <w:fldChar w:fldCharType="begin"/>
        </w:r>
        <w:r>
          <w:instrText xml:space="preserve"> SEQ Table \* ARABIC </w:instrText>
        </w:r>
      </w:ins>
      <w:r>
        <w:fldChar w:fldCharType="separate"/>
      </w:r>
      <w:ins w:id="781" w:author="Chen Heller" w:date="2022-09-14T17:06:00Z">
        <w:r w:rsidR="002436A8">
          <w:rPr>
            <w:noProof/>
          </w:rPr>
          <w:t>3</w:t>
        </w:r>
      </w:ins>
      <w:ins w:id="782" w:author="Chen Heller" w:date="2022-09-14T16:53:00Z">
        <w:r>
          <w:fldChar w:fldCharType="end"/>
        </w:r>
        <w:bookmarkEnd w:id="779"/>
        <w:r w:rsidR="004A776C">
          <w:t>. Results of Experiment 3</w:t>
        </w:r>
      </w:ins>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783" w:author="Chen Heller" w:date="2022-09-15T10:42:00Z">
          <w:tblPr>
            <w:tblStyle w:val="TableGrid"/>
            <w:tblW w:w="992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8"/>
        <w:gridCol w:w="1701"/>
        <w:gridCol w:w="1701"/>
        <w:gridCol w:w="709"/>
        <w:gridCol w:w="992"/>
        <w:gridCol w:w="1701"/>
        <w:gridCol w:w="709"/>
        <w:tblGridChange w:id="784">
          <w:tblGrid>
            <w:gridCol w:w="142"/>
            <w:gridCol w:w="142"/>
            <w:gridCol w:w="142"/>
            <w:gridCol w:w="1984"/>
            <w:gridCol w:w="142"/>
            <w:gridCol w:w="1559"/>
            <w:gridCol w:w="142"/>
            <w:gridCol w:w="1559"/>
            <w:gridCol w:w="142"/>
            <w:gridCol w:w="567"/>
            <w:gridCol w:w="142"/>
            <w:gridCol w:w="850"/>
            <w:gridCol w:w="142"/>
            <w:gridCol w:w="1559"/>
            <w:gridCol w:w="142"/>
            <w:gridCol w:w="567"/>
            <w:gridCol w:w="142"/>
          </w:tblGrid>
        </w:tblGridChange>
      </w:tblGrid>
      <w:tr w:rsidR="00B65BC7" w14:paraId="42055F2C" w14:textId="77777777" w:rsidTr="003538C4">
        <w:trPr>
          <w:trHeight w:val="510"/>
          <w:ins w:id="785" w:author="Chen Heller" w:date="2022-09-14T16:49:00Z"/>
          <w:trPrChange w:id="786" w:author="Chen Heller" w:date="2022-09-15T10:42:00Z">
            <w:trPr>
              <w:gridBefore w:val="1"/>
              <w:trHeight w:val="510"/>
            </w:trPr>
          </w:trPrChange>
        </w:trPr>
        <w:tc>
          <w:tcPr>
            <w:tcW w:w="284" w:type="dxa"/>
            <w:tcBorders>
              <w:top w:val="single" w:sz="12" w:space="0" w:color="auto"/>
            </w:tcBorders>
            <w:tcPrChange w:id="787" w:author="Chen Heller" w:date="2022-09-15T10:42:00Z">
              <w:tcPr>
                <w:tcW w:w="284" w:type="dxa"/>
                <w:gridSpan w:val="2"/>
              </w:tcPr>
            </w:tcPrChange>
          </w:tcPr>
          <w:p w14:paraId="3C2A7954" w14:textId="77777777" w:rsidR="00B65BC7" w:rsidRDefault="00B65BC7" w:rsidP="00EA2CED">
            <w:pPr>
              <w:ind w:firstLine="0"/>
              <w:rPr>
                <w:ins w:id="788" w:author="Chen Heller" w:date="2022-09-14T16:49:00Z"/>
              </w:rPr>
            </w:pPr>
          </w:p>
        </w:tc>
        <w:tc>
          <w:tcPr>
            <w:tcW w:w="2268" w:type="dxa"/>
            <w:tcBorders>
              <w:top w:val="single" w:sz="12" w:space="0" w:color="auto"/>
            </w:tcBorders>
            <w:tcPrChange w:id="789" w:author="Chen Heller" w:date="2022-09-15T10:42:00Z">
              <w:tcPr>
                <w:tcW w:w="2126" w:type="dxa"/>
                <w:gridSpan w:val="2"/>
              </w:tcPr>
            </w:tcPrChange>
          </w:tcPr>
          <w:p w14:paraId="447D5578" w14:textId="77777777" w:rsidR="00B65BC7" w:rsidRDefault="00B65BC7" w:rsidP="00EA2CED">
            <w:pPr>
              <w:ind w:firstLine="0"/>
              <w:rPr>
                <w:ins w:id="790" w:author="Chen Heller" w:date="2022-09-14T16:49:00Z"/>
              </w:rPr>
            </w:pPr>
          </w:p>
        </w:tc>
        <w:tc>
          <w:tcPr>
            <w:tcW w:w="1701" w:type="dxa"/>
            <w:tcBorders>
              <w:top w:val="single" w:sz="12" w:space="0" w:color="auto"/>
              <w:bottom w:val="single" w:sz="12" w:space="0" w:color="auto"/>
            </w:tcBorders>
            <w:tcPrChange w:id="791" w:author="Chen Heller" w:date="2022-09-15T10:42:00Z">
              <w:tcPr>
                <w:tcW w:w="1701" w:type="dxa"/>
                <w:gridSpan w:val="2"/>
                <w:tcBorders>
                  <w:bottom w:val="single" w:sz="12" w:space="0" w:color="auto"/>
                </w:tcBorders>
              </w:tcPr>
            </w:tcPrChange>
          </w:tcPr>
          <w:p w14:paraId="1744C126" w14:textId="77777777" w:rsidR="00B65BC7" w:rsidRPr="00EA2CED" w:rsidRDefault="00B65BC7" w:rsidP="00EA2CED">
            <w:pPr>
              <w:ind w:firstLine="0"/>
              <w:jc w:val="center"/>
              <w:rPr>
                <w:ins w:id="792" w:author="Chen Heller" w:date="2022-09-14T16:49:00Z"/>
                <w:b/>
                <w:bCs/>
              </w:rPr>
            </w:pPr>
            <w:ins w:id="793" w:author="Chen Heller" w:date="2022-09-14T16:49:00Z">
              <w:r w:rsidRPr="00EA2CED">
                <w:rPr>
                  <w:b/>
                  <w:bCs/>
                </w:rPr>
                <w:t>Congruent</w:t>
              </w:r>
            </w:ins>
          </w:p>
        </w:tc>
        <w:tc>
          <w:tcPr>
            <w:tcW w:w="1701" w:type="dxa"/>
            <w:tcBorders>
              <w:top w:val="single" w:sz="12" w:space="0" w:color="auto"/>
              <w:bottom w:val="single" w:sz="12" w:space="0" w:color="auto"/>
            </w:tcBorders>
            <w:tcPrChange w:id="794" w:author="Chen Heller" w:date="2022-09-15T10:42:00Z">
              <w:tcPr>
                <w:tcW w:w="1701" w:type="dxa"/>
                <w:gridSpan w:val="2"/>
                <w:tcBorders>
                  <w:bottom w:val="single" w:sz="12" w:space="0" w:color="auto"/>
                </w:tcBorders>
              </w:tcPr>
            </w:tcPrChange>
          </w:tcPr>
          <w:p w14:paraId="43B29F81" w14:textId="77777777" w:rsidR="00B65BC7" w:rsidRPr="00EA2CED" w:rsidRDefault="00B65BC7" w:rsidP="00E1685F">
            <w:pPr>
              <w:ind w:firstLine="0"/>
              <w:jc w:val="center"/>
              <w:rPr>
                <w:ins w:id="795" w:author="Chen Heller" w:date="2022-09-14T16:49:00Z"/>
                <w:b/>
                <w:bCs/>
              </w:rPr>
              <w:pPrChange w:id="796" w:author="Chen Heller" w:date="2022-09-15T10:19:00Z">
                <w:pPr>
                  <w:ind w:firstLine="0"/>
                </w:pPr>
              </w:pPrChange>
            </w:pPr>
            <w:ins w:id="797" w:author="Chen Heller" w:date="2022-09-14T16:49:00Z">
              <w:r w:rsidRPr="00EA2CED">
                <w:rPr>
                  <w:b/>
                  <w:bCs/>
                </w:rPr>
                <w:t>Incongruent</w:t>
              </w:r>
            </w:ins>
          </w:p>
        </w:tc>
        <w:tc>
          <w:tcPr>
            <w:tcW w:w="709" w:type="dxa"/>
            <w:tcBorders>
              <w:top w:val="single" w:sz="12" w:space="0" w:color="auto"/>
            </w:tcBorders>
            <w:tcPrChange w:id="798" w:author="Chen Heller" w:date="2022-09-15T10:42:00Z">
              <w:tcPr>
                <w:tcW w:w="709" w:type="dxa"/>
                <w:gridSpan w:val="2"/>
              </w:tcPr>
            </w:tcPrChange>
          </w:tcPr>
          <w:p w14:paraId="369DE364" w14:textId="77777777" w:rsidR="00B65BC7" w:rsidRPr="00EA2CED" w:rsidRDefault="00B65BC7" w:rsidP="00EA2CED">
            <w:pPr>
              <w:ind w:firstLine="0"/>
              <w:jc w:val="center"/>
              <w:rPr>
                <w:ins w:id="799" w:author="Chen Heller" w:date="2022-09-14T16:49:00Z"/>
                <w:b/>
                <w:bCs/>
              </w:rPr>
            </w:pPr>
          </w:p>
        </w:tc>
        <w:tc>
          <w:tcPr>
            <w:tcW w:w="992" w:type="dxa"/>
            <w:tcBorders>
              <w:top w:val="single" w:sz="12" w:space="0" w:color="auto"/>
            </w:tcBorders>
            <w:tcPrChange w:id="800" w:author="Chen Heller" w:date="2022-09-15T10:42:00Z">
              <w:tcPr>
                <w:tcW w:w="992" w:type="dxa"/>
                <w:gridSpan w:val="2"/>
              </w:tcPr>
            </w:tcPrChange>
          </w:tcPr>
          <w:p w14:paraId="622950C3" w14:textId="77777777" w:rsidR="00B65BC7" w:rsidRPr="00EA2CED" w:rsidRDefault="00B65BC7" w:rsidP="00EA2CED">
            <w:pPr>
              <w:ind w:firstLine="0"/>
              <w:jc w:val="center"/>
              <w:rPr>
                <w:ins w:id="801" w:author="Chen Heller" w:date="2022-09-14T16:49:00Z"/>
                <w:b/>
                <w:bCs/>
              </w:rPr>
            </w:pPr>
          </w:p>
        </w:tc>
        <w:tc>
          <w:tcPr>
            <w:tcW w:w="1701" w:type="dxa"/>
            <w:tcBorders>
              <w:top w:val="single" w:sz="12" w:space="0" w:color="auto"/>
            </w:tcBorders>
            <w:tcPrChange w:id="802" w:author="Chen Heller" w:date="2022-09-15T10:42:00Z">
              <w:tcPr>
                <w:tcW w:w="1701" w:type="dxa"/>
                <w:gridSpan w:val="2"/>
              </w:tcPr>
            </w:tcPrChange>
          </w:tcPr>
          <w:p w14:paraId="660C3615" w14:textId="77777777" w:rsidR="00B65BC7" w:rsidRDefault="00B65BC7" w:rsidP="00EA2CED">
            <w:pPr>
              <w:ind w:firstLine="0"/>
              <w:rPr>
                <w:ins w:id="803" w:author="Chen Heller" w:date="2022-09-14T16:49:00Z"/>
              </w:rPr>
            </w:pPr>
          </w:p>
        </w:tc>
        <w:tc>
          <w:tcPr>
            <w:tcW w:w="709" w:type="dxa"/>
            <w:tcBorders>
              <w:top w:val="single" w:sz="12" w:space="0" w:color="auto"/>
            </w:tcBorders>
            <w:tcPrChange w:id="804" w:author="Chen Heller" w:date="2022-09-15T10:42:00Z">
              <w:tcPr>
                <w:tcW w:w="709" w:type="dxa"/>
                <w:gridSpan w:val="2"/>
              </w:tcPr>
            </w:tcPrChange>
          </w:tcPr>
          <w:p w14:paraId="7D83BD62" w14:textId="77777777" w:rsidR="00B65BC7" w:rsidRDefault="00B65BC7" w:rsidP="00EA2CED">
            <w:pPr>
              <w:ind w:firstLine="0"/>
              <w:rPr>
                <w:ins w:id="805" w:author="Chen Heller" w:date="2022-09-14T16:49:00Z"/>
              </w:rPr>
            </w:pPr>
          </w:p>
        </w:tc>
      </w:tr>
      <w:tr w:rsidR="00B65BC7" w14:paraId="48C9E5AC" w14:textId="77777777" w:rsidTr="003538C4">
        <w:trPr>
          <w:trHeight w:val="254"/>
          <w:ins w:id="806" w:author="Chen Heller" w:date="2022-09-14T16:49:00Z"/>
          <w:trPrChange w:id="807" w:author="Chen Heller" w:date="2022-09-15T10:42:00Z">
            <w:trPr>
              <w:gridAfter w:val="0"/>
              <w:trHeight w:val="254"/>
            </w:trPr>
          </w:trPrChange>
        </w:trPr>
        <w:tc>
          <w:tcPr>
            <w:tcW w:w="284" w:type="dxa"/>
            <w:tcBorders>
              <w:bottom w:val="single" w:sz="12" w:space="0" w:color="auto"/>
            </w:tcBorders>
            <w:tcPrChange w:id="808" w:author="Chen Heller" w:date="2022-09-15T10:42:00Z">
              <w:tcPr>
                <w:tcW w:w="284" w:type="dxa"/>
                <w:gridSpan w:val="2"/>
                <w:tcBorders>
                  <w:bottom w:val="single" w:sz="12" w:space="0" w:color="auto"/>
                </w:tcBorders>
              </w:tcPr>
            </w:tcPrChange>
          </w:tcPr>
          <w:p w14:paraId="6320FD83" w14:textId="77777777" w:rsidR="00B65BC7" w:rsidRPr="00EA2CED" w:rsidRDefault="00B65BC7" w:rsidP="00EA2CED">
            <w:pPr>
              <w:ind w:firstLine="0"/>
              <w:rPr>
                <w:ins w:id="809" w:author="Chen Heller" w:date="2022-09-14T16:49:00Z"/>
                <w:b/>
                <w:bCs/>
              </w:rPr>
            </w:pPr>
          </w:p>
        </w:tc>
        <w:tc>
          <w:tcPr>
            <w:tcW w:w="2268" w:type="dxa"/>
            <w:tcBorders>
              <w:bottom w:val="single" w:sz="12" w:space="0" w:color="auto"/>
            </w:tcBorders>
            <w:tcPrChange w:id="810" w:author="Chen Heller" w:date="2022-09-15T10:42:00Z">
              <w:tcPr>
                <w:tcW w:w="2126" w:type="dxa"/>
                <w:gridSpan w:val="2"/>
                <w:tcBorders>
                  <w:bottom w:val="single" w:sz="12" w:space="0" w:color="auto"/>
                </w:tcBorders>
              </w:tcPr>
            </w:tcPrChange>
          </w:tcPr>
          <w:p w14:paraId="03AA8554" w14:textId="77777777" w:rsidR="00B65BC7" w:rsidRPr="00EA2CED" w:rsidRDefault="00B65BC7" w:rsidP="00EA2CED">
            <w:pPr>
              <w:ind w:firstLine="0"/>
              <w:rPr>
                <w:ins w:id="811" w:author="Chen Heller" w:date="2022-09-14T16:49:00Z"/>
                <w:b/>
                <w:bCs/>
              </w:rPr>
            </w:pPr>
          </w:p>
        </w:tc>
        <w:tc>
          <w:tcPr>
            <w:tcW w:w="1701" w:type="dxa"/>
            <w:tcBorders>
              <w:top w:val="single" w:sz="12" w:space="0" w:color="auto"/>
              <w:bottom w:val="single" w:sz="12" w:space="0" w:color="auto"/>
            </w:tcBorders>
            <w:tcPrChange w:id="812" w:author="Chen Heller" w:date="2022-09-15T10:42:00Z">
              <w:tcPr>
                <w:tcW w:w="1701" w:type="dxa"/>
                <w:gridSpan w:val="2"/>
                <w:tcBorders>
                  <w:top w:val="single" w:sz="12" w:space="0" w:color="auto"/>
                  <w:bottom w:val="single" w:sz="12" w:space="0" w:color="auto"/>
                </w:tcBorders>
              </w:tcPr>
            </w:tcPrChange>
          </w:tcPr>
          <w:p w14:paraId="3FC988DC" w14:textId="122D3DA5" w:rsidR="00B65BC7" w:rsidRPr="00EA2CED" w:rsidRDefault="00B65BC7" w:rsidP="00EA2CED">
            <w:pPr>
              <w:ind w:firstLine="0"/>
              <w:rPr>
                <w:ins w:id="813" w:author="Chen Heller" w:date="2022-09-14T16:49:00Z"/>
                <w:b/>
                <w:bCs/>
              </w:rPr>
            </w:pPr>
            <w:ins w:id="814" w:author="Chen Heller" w:date="2022-09-14T16:49:00Z">
              <w:r>
                <w:rPr>
                  <w:b/>
                  <w:bCs/>
                </w:rPr>
                <w:t>M</w:t>
              </w:r>
            </w:ins>
            <w:ins w:id="815" w:author="Chen Heller" w:date="2022-09-14T17:04:00Z">
              <w:r w:rsidR="00166A9B">
                <w:rPr>
                  <w:b/>
                  <w:bCs/>
                </w:rPr>
                <w:t xml:space="preserve"> </w:t>
              </w:r>
            </w:ins>
            <w:ins w:id="816" w:author="Chen Heller" w:date="2022-09-14T16:49:00Z">
              <w:r>
                <w:rPr>
                  <w:b/>
                  <w:bCs/>
                </w:rPr>
                <w:t>(SD)</w:t>
              </w:r>
            </w:ins>
          </w:p>
        </w:tc>
        <w:tc>
          <w:tcPr>
            <w:tcW w:w="1701" w:type="dxa"/>
            <w:tcBorders>
              <w:top w:val="single" w:sz="12" w:space="0" w:color="auto"/>
              <w:bottom w:val="single" w:sz="12" w:space="0" w:color="auto"/>
            </w:tcBorders>
            <w:tcPrChange w:id="817" w:author="Chen Heller" w:date="2022-09-15T10:42:00Z">
              <w:tcPr>
                <w:tcW w:w="1701" w:type="dxa"/>
                <w:gridSpan w:val="2"/>
                <w:tcBorders>
                  <w:top w:val="single" w:sz="12" w:space="0" w:color="auto"/>
                  <w:bottom w:val="single" w:sz="12" w:space="0" w:color="auto"/>
                </w:tcBorders>
              </w:tcPr>
            </w:tcPrChange>
          </w:tcPr>
          <w:p w14:paraId="3194333E" w14:textId="4DB6F5EA" w:rsidR="00B65BC7" w:rsidRPr="00EA2CED" w:rsidRDefault="00B65BC7" w:rsidP="00EA2CED">
            <w:pPr>
              <w:ind w:firstLine="0"/>
              <w:rPr>
                <w:ins w:id="818" w:author="Chen Heller" w:date="2022-09-14T16:49:00Z"/>
                <w:b/>
                <w:bCs/>
              </w:rPr>
            </w:pPr>
            <w:ins w:id="819" w:author="Chen Heller" w:date="2022-09-14T16:49:00Z">
              <w:r>
                <w:rPr>
                  <w:b/>
                  <w:bCs/>
                </w:rPr>
                <w:t>M</w:t>
              </w:r>
            </w:ins>
            <w:ins w:id="820" w:author="Chen Heller" w:date="2022-09-14T17:04:00Z">
              <w:r w:rsidR="00166A9B">
                <w:rPr>
                  <w:b/>
                  <w:bCs/>
                </w:rPr>
                <w:t xml:space="preserve"> </w:t>
              </w:r>
            </w:ins>
            <w:ins w:id="821" w:author="Chen Heller" w:date="2022-09-14T16:49:00Z">
              <w:r>
                <w:rPr>
                  <w:b/>
                  <w:bCs/>
                </w:rPr>
                <w:t>(SD)</w:t>
              </w:r>
            </w:ins>
          </w:p>
        </w:tc>
        <w:tc>
          <w:tcPr>
            <w:tcW w:w="709" w:type="dxa"/>
            <w:tcBorders>
              <w:bottom w:val="single" w:sz="12" w:space="0" w:color="auto"/>
            </w:tcBorders>
            <w:tcPrChange w:id="822" w:author="Chen Heller" w:date="2022-09-15T10:42:00Z">
              <w:tcPr>
                <w:tcW w:w="709" w:type="dxa"/>
                <w:gridSpan w:val="2"/>
                <w:tcBorders>
                  <w:bottom w:val="single" w:sz="12" w:space="0" w:color="auto"/>
                </w:tcBorders>
              </w:tcPr>
            </w:tcPrChange>
          </w:tcPr>
          <w:p w14:paraId="1D7EAAC4" w14:textId="77777777" w:rsidR="00B65BC7" w:rsidRPr="00EA2CED" w:rsidRDefault="00B65BC7" w:rsidP="00EA2CED">
            <w:pPr>
              <w:ind w:firstLine="0"/>
              <w:rPr>
                <w:ins w:id="823" w:author="Chen Heller" w:date="2022-09-14T16:49:00Z"/>
                <w:b/>
                <w:bCs/>
              </w:rPr>
            </w:pPr>
            <w:ins w:id="824" w:author="Chen Heller" w:date="2022-09-14T16:49:00Z">
              <w:r>
                <w:rPr>
                  <w:b/>
                  <w:bCs/>
                </w:rPr>
                <w:t>t(6)</w:t>
              </w:r>
            </w:ins>
          </w:p>
        </w:tc>
        <w:tc>
          <w:tcPr>
            <w:tcW w:w="992" w:type="dxa"/>
            <w:tcBorders>
              <w:bottom w:val="single" w:sz="12" w:space="0" w:color="auto"/>
            </w:tcBorders>
            <w:tcPrChange w:id="825" w:author="Chen Heller" w:date="2022-09-15T10:42:00Z">
              <w:tcPr>
                <w:tcW w:w="992" w:type="dxa"/>
                <w:gridSpan w:val="2"/>
                <w:tcBorders>
                  <w:bottom w:val="single" w:sz="12" w:space="0" w:color="auto"/>
                </w:tcBorders>
              </w:tcPr>
            </w:tcPrChange>
          </w:tcPr>
          <w:p w14:paraId="1F69E17E" w14:textId="77777777" w:rsidR="00B65BC7" w:rsidRPr="00EA2CED" w:rsidRDefault="00B65BC7" w:rsidP="00EA2CED">
            <w:pPr>
              <w:ind w:firstLine="0"/>
              <w:rPr>
                <w:ins w:id="826" w:author="Chen Heller" w:date="2022-09-14T16:49:00Z"/>
                <w:b/>
                <w:bCs/>
              </w:rPr>
            </w:pPr>
            <w:ins w:id="827" w:author="Chen Heller" w:date="2022-09-14T16:49:00Z">
              <w:r>
                <w:rPr>
                  <w:b/>
                  <w:bCs/>
                </w:rPr>
                <w:t>p</w:t>
              </w:r>
            </w:ins>
          </w:p>
        </w:tc>
        <w:tc>
          <w:tcPr>
            <w:tcW w:w="1701" w:type="dxa"/>
            <w:tcBorders>
              <w:bottom w:val="single" w:sz="12" w:space="0" w:color="auto"/>
            </w:tcBorders>
            <w:tcPrChange w:id="828" w:author="Chen Heller" w:date="2022-09-15T10:42:00Z">
              <w:tcPr>
                <w:tcW w:w="1701" w:type="dxa"/>
                <w:gridSpan w:val="2"/>
                <w:tcBorders>
                  <w:bottom w:val="single" w:sz="12" w:space="0" w:color="auto"/>
                </w:tcBorders>
              </w:tcPr>
            </w:tcPrChange>
          </w:tcPr>
          <w:p w14:paraId="3BFC72C5" w14:textId="77777777" w:rsidR="00B65BC7" w:rsidRPr="00EA2CED" w:rsidRDefault="00B65BC7" w:rsidP="00EA2CED">
            <w:pPr>
              <w:ind w:firstLine="0"/>
              <w:rPr>
                <w:ins w:id="829" w:author="Chen Heller" w:date="2022-09-14T16:49:00Z"/>
                <w:b/>
                <w:bCs/>
              </w:rPr>
            </w:pPr>
            <w:ins w:id="830" w:author="Chen Heller" w:date="2022-09-14T16:49:00Z">
              <w:r>
                <w:rPr>
                  <w:b/>
                  <w:bCs/>
                </w:rPr>
                <w:t>CI</w:t>
              </w:r>
            </w:ins>
          </w:p>
        </w:tc>
        <w:tc>
          <w:tcPr>
            <w:tcW w:w="709" w:type="dxa"/>
            <w:tcBorders>
              <w:bottom w:val="single" w:sz="12" w:space="0" w:color="auto"/>
            </w:tcBorders>
            <w:tcPrChange w:id="831" w:author="Chen Heller" w:date="2022-09-15T10:42:00Z">
              <w:tcPr>
                <w:tcW w:w="709" w:type="dxa"/>
                <w:gridSpan w:val="2"/>
                <w:tcBorders>
                  <w:bottom w:val="single" w:sz="12" w:space="0" w:color="auto"/>
                </w:tcBorders>
              </w:tcPr>
            </w:tcPrChange>
          </w:tcPr>
          <w:p w14:paraId="5ECBBACB" w14:textId="77777777" w:rsidR="00B65BC7" w:rsidRPr="00EA2CED" w:rsidRDefault="00B65BC7" w:rsidP="00EA2CED">
            <w:pPr>
              <w:ind w:firstLine="0"/>
              <w:rPr>
                <w:ins w:id="832" w:author="Chen Heller" w:date="2022-09-14T16:49:00Z"/>
                <w:b/>
                <w:bCs/>
              </w:rPr>
            </w:pPr>
            <w:ins w:id="833" w:author="Chen Heller" w:date="2022-09-14T16:49:00Z">
              <w:r>
                <w:rPr>
                  <w:b/>
                  <w:bCs/>
                </w:rPr>
                <w:t>d</w:t>
              </w:r>
            </w:ins>
          </w:p>
        </w:tc>
      </w:tr>
      <w:tr w:rsidR="00B65BC7" w14:paraId="43185318" w14:textId="77777777" w:rsidTr="003538C4">
        <w:trPr>
          <w:trHeight w:val="313"/>
          <w:ins w:id="834" w:author="Chen Heller" w:date="2022-09-14T16:49:00Z"/>
          <w:trPrChange w:id="835" w:author="Chen Heller" w:date="2022-09-15T10:41:00Z">
            <w:trPr>
              <w:gridAfter w:val="0"/>
              <w:trHeight w:val="313"/>
            </w:trPr>
          </w:trPrChange>
        </w:trPr>
        <w:tc>
          <w:tcPr>
            <w:tcW w:w="10065" w:type="dxa"/>
            <w:gridSpan w:val="8"/>
            <w:tcBorders>
              <w:top w:val="single" w:sz="12" w:space="0" w:color="auto"/>
            </w:tcBorders>
            <w:tcPrChange w:id="836" w:author="Chen Heller" w:date="2022-09-15T10:41:00Z">
              <w:tcPr>
                <w:tcW w:w="9923" w:type="dxa"/>
                <w:gridSpan w:val="16"/>
                <w:tcBorders>
                  <w:top w:val="single" w:sz="12" w:space="0" w:color="auto"/>
                </w:tcBorders>
              </w:tcPr>
            </w:tcPrChange>
          </w:tcPr>
          <w:p w14:paraId="047CCEDB" w14:textId="77777777" w:rsidR="00B65BC7" w:rsidRDefault="00B65BC7" w:rsidP="00EA2CED">
            <w:pPr>
              <w:ind w:firstLine="0"/>
              <w:rPr>
                <w:ins w:id="837" w:author="Chen Heller" w:date="2022-09-14T16:49:00Z"/>
              </w:rPr>
            </w:pPr>
            <w:ins w:id="838" w:author="Chen Heller" w:date="2022-09-14T16:49:00Z">
              <w:r>
                <w:rPr>
                  <w:b/>
                  <w:bCs/>
                </w:rPr>
                <w:t>Reaching</w:t>
              </w:r>
            </w:ins>
          </w:p>
        </w:tc>
      </w:tr>
      <w:tr w:rsidR="00B65BC7" w14:paraId="4FFCFB7D" w14:textId="77777777" w:rsidTr="003538C4">
        <w:trPr>
          <w:trHeight w:val="490"/>
          <w:ins w:id="839" w:author="Chen Heller" w:date="2022-09-14T16:49:00Z"/>
          <w:trPrChange w:id="840" w:author="Chen Heller" w:date="2022-09-15T10:42:00Z">
            <w:trPr>
              <w:gridAfter w:val="0"/>
              <w:trHeight w:val="490"/>
            </w:trPr>
          </w:trPrChange>
        </w:trPr>
        <w:tc>
          <w:tcPr>
            <w:tcW w:w="284" w:type="dxa"/>
            <w:vMerge w:val="restart"/>
            <w:tcBorders>
              <w:bottom w:val="single" w:sz="12" w:space="0" w:color="auto"/>
            </w:tcBorders>
            <w:tcPrChange w:id="841" w:author="Chen Heller" w:date="2022-09-15T10:42:00Z">
              <w:tcPr>
                <w:tcW w:w="284" w:type="dxa"/>
                <w:gridSpan w:val="2"/>
                <w:vMerge w:val="restart"/>
                <w:tcBorders>
                  <w:bottom w:val="single" w:sz="12" w:space="0" w:color="auto"/>
                </w:tcBorders>
              </w:tcPr>
            </w:tcPrChange>
          </w:tcPr>
          <w:p w14:paraId="173887A7" w14:textId="77777777" w:rsidR="00B65BC7" w:rsidRPr="00EA2CED" w:rsidRDefault="00B65BC7" w:rsidP="00EA2CED">
            <w:pPr>
              <w:ind w:firstLine="0"/>
              <w:rPr>
                <w:ins w:id="842" w:author="Chen Heller" w:date="2022-09-14T16:49:00Z"/>
                <w:b/>
                <w:bCs/>
              </w:rPr>
            </w:pPr>
          </w:p>
        </w:tc>
        <w:tc>
          <w:tcPr>
            <w:tcW w:w="2268" w:type="dxa"/>
            <w:tcPrChange w:id="843" w:author="Chen Heller" w:date="2022-09-15T10:42:00Z">
              <w:tcPr>
                <w:tcW w:w="2126" w:type="dxa"/>
                <w:gridSpan w:val="2"/>
              </w:tcPr>
            </w:tcPrChange>
          </w:tcPr>
          <w:p w14:paraId="6EB8D387" w14:textId="77777777" w:rsidR="00B65BC7" w:rsidRPr="00EA2CED" w:rsidRDefault="00B65BC7" w:rsidP="00EA2CED">
            <w:pPr>
              <w:ind w:firstLine="0"/>
              <w:rPr>
                <w:ins w:id="844" w:author="Chen Heller" w:date="2022-09-14T16:49:00Z"/>
                <w:b/>
                <w:bCs/>
              </w:rPr>
            </w:pPr>
            <w:ins w:id="845" w:author="Chen Heller" w:date="2022-09-14T16:49:00Z">
              <w:r w:rsidRPr="00EA2CED">
                <w:rPr>
                  <w:b/>
                  <w:bCs/>
                </w:rPr>
                <w:t>Reach area</w:t>
              </w:r>
            </w:ins>
          </w:p>
        </w:tc>
        <w:tc>
          <w:tcPr>
            <w:tcW w:w="1701" w:type="dxa"/>
            <w:tcPrChange w:id="846" w:author="Chen Heller" w:date="2022-09-15T10:42:00Z">
              <w:tcPr>
                <w:tcW w:w="1701" w:type="dxa"/>
                <w:gridSpan w:val="2"/>
              </w:tcPr>
            </w:tcPrChange>
          </w:tcPr>
          <w:p w14:paraId="4397D548" w14:textId="77777777" w:rsidR="00B65BC7" w:rsidRDefault="00B65BC7" w:rsidP="00EA2CED">
            <w:pPr>
              <w:ind w:firstLine="0"/>
              <w:rPr>
                <w:ins w:id="847" w:author="Chen Heller" w:date="2022-09-14T16:49:00Z"/>
              </w:rPr>
            </w:pPr>
            <w:ins w:id="848" w:author="Chen Heller" w:date="2022-09-14T16:49:00Z">
              <w:r>
                <w:t>2 (0.30)</w:t>
              </w:r>
            </w:ins>
          </w:p>
        </w:tc>
        <w:tc>
          <w:tcPr>
            <w:tcW w:w="1701" w:type="dxa"/>
            <w:tcPrChange w:id="849" w:author="Chen Heller" w:date="2022-09-15T10:42:00Z">
              <w:tcPr>
                <w:tcW w:w="1701" w:type="dxa"/>
                <w:gridSpan w:val="2"/>
              </w:tcPr>
            </w:tcPrChange>
          </w:tcPr>
          <w:p w14:paraId="32DE1315" w14:textId="77777777" w:rsidR="00B65BC7" w:rsidRDefault="00B65BC7" w:rsidP="00EA2CED">
            <w:pPr>
              <w:ind w:firstLine="0"/>
              <w:rPr>
                <w:ins w:id="850" w:author="Chen Heller" w:date="2022-09-14T16:49:00Z"/>
              </w:rPr>
            </w:pPr>
            <w:ins w:id="851" w:author="Chen Heller" w:date="2022-09-14T16:49:00Z">
              <w:r>
                <w:t>1.73 (0.25)</w:t>
              </w:r>
            </w:ins>
          </w:p>
        </w:tc>
        <w:tc>
          <w:tcPr>
            <w:tcW w:w="709" w:type="dxa"/>
            <w:tcPrChange w:id="852" w:author="Chen Heller" w:date="2022-09-15T10:42:00Z">
              <w:tcPr>
                <w:tcW w:w="709" w:type="dxa"/>
                <w:gridSpan w:val="2"/>
              </w:tcPr>
            </w:tcPrChange>
          </w:tcPr>
          <w:p w14:paraId="0C8EE400" w14:textId="77777777" w:rsidR="00B65BC7" w:rsidRDefault="00B65BC7" w:rsidP="00EA2CED">
            <w:pPr>
              <w:ind w:firstLine="0"/>
              <w:rPr>
                <w:ins w:id="853" w:author="Chen Heller" w:date="2022-09-14T16:49:00Z"/>
              </w:rPr>
            </w:pPr>
            <w:ins w:id="854" w:author="Chen Heller" w:date="2022-09-14T16:49:00Z">
              <w:r>
                <w:t>3.02</w:t>
              </w:r>
            </w:ins>
          </w:p>
        </w:tc>
        <w:tc>
          <w:tcPr>
            <w:tcW w:w="992" w:type="dxa"/>
            <w:tcPrChange w:id="855" w:author="Chen Heller" w:date="2022-09-15T10:42:00Z">
              <w:tcPr>
                <w:tcW w:w="992" w:type="dxa"/>
                <w:gridSpan w:val="2"/>
              </w:tcPr>
            </w:tcPrChange>
          </w:tcPr>
          <w:p w14:paraId="60CD7F88" w14:textId="77777777" w:rsidR="00B65BC7" w:rsidRDefault="00B65BC7" w:rsidP="00EA2CED">
            <w:pPr>
              <w:ind w:firstLine="0"/>
              <w:rPr>
                <w:ins w:id="856" w:author="Chen Heller" w:date="2022-09-14T16:49:00Z"/>
              </w:rPr>
            </w:pPr>
            <w:ins w:id="857" w:author="Chen Heller" w:date="2022-09-14T16:49:00Z">
              <w:r>
                <w:t>0.023</w:t>
              </w:r>
            </w:ins>
          </w:p>
        </w:tc>
        <w:tc>
          <w:tcPr>
            <w:tcW w:w="1701" w:type="dxa"/>
            <w:tcPrChange w:id="858" w:author="Chen Heller" w:date="2022-09-15T10:42:00Z">
              <w:tcPr>
                <w:tcW w:w="1701" w:type="dxa"/>
                <w:gridSpan w:val="2"/>
              </w:tcPr>
            </w:tcPrChange>
          </w:tcPr>
          <w:p w14:paraId="46A272B3" w14:textId="77777777" w:rsidR="00B65BC7" w:rsidRDefault="00B65BC7" w:rsidP="00EA2CED">
            <w:pPr>
              <w:ind w:firstLine="0"/>
              <w:rPr>
                <w:ins w:id="859" w:author="Chen Heller" w:date="2022-09-14T16:49:00Z"/>
              </w:rPr>
            </w:pPr>
            <w:ins w:id="860" w:author="Chen Heller" w:date="2022-09-14T16:49:00Z">
              <w:r>
                <w:t>0.05, 0.48</w:t>
              </w:r>
            </w:ins>
          </w:p>
        </w:tc>
        <w:tc>
          <w:tcPr>
            <w:tcW w:w="709" w:type="dxa"/>
            <w:tcPrChange w:id="861" w:author="Chen Heller" w:date="2022-09-15T10:42:00Z">
              <w:tcPr>
                <w:tcW w:w="709" w:type="dxa"/>
                <w:gridSpan w:val="2"/>
              </w:tcPr>
            </w:tcPrChange>
          </w:tcPr>
          <w:p w14:paraId="61172540" w14:textId="77777777" w:rsidR="00B65BC7" w:rsidRDefault="00B65BC7" w:rsidP="00EA2CED">
            <w:pPr>
              <w:ind w:firstLine="0"/>
              <w:rPr>
                <w:ins w:id="862" w:author="Chen Heller" w:date="2022-09-14T16:49:00Z"/>
              </w:rPr>
            </w:pPr>
            <w:ins w:id="863" w:author="Chen Heller" w:date="2022-09-14T16:49:00Z">
              <w:r>
                <w:t>1.14</w:t>
              </w:r>
            </w:ins>
          </w:p>
        </w:tc>
      </w:tr>
      <w:tr w:rsidR="00B65BC7" w14:paraId="11FBE247" w14:textId="77777777" w:rsidTr="003538C4">
        <w:trPr>
          <w:trHeight w:val="490"/>
          <w:ins w:id="864" w:author="Chen Heller" w:date="2022-09-14T16:49:00Z"/>
          <w:trPrChange w:id="865" w:author="Chen Heller" w:date="2022-09-15T10:42:00Z">
            <w:trPr>
              <w:gridAfter w:val="0"/>
              <w:trHeight w:val="490"/>
            </w:trPr>
          </w:trPrChange>
        </w:trPr>
        <w:tc>
          <w:tcPr>
            <w:tcW w:w="284" w:type="dxa"/>
            <w:vMerge/>
            <w:tcBorders>
              <w:top w:val="single" w:sz="12" w:space="0" w:color="auto"/>
              <w:bottom w:val="single" w:sz="12" w:space="0" w:color="auto"/>
            </w:tcBorders>
            <w:tcPrChange w:id="866" w:author="Chen Heller" w:date="2022-09-15T10:42:00Z">
              <w:tcPr>
                <w:tcW w:w="284" w:type="dxa"/>
                <w:gridSpan w:val="2"/>
                <w:vMerge/>
                <w:tcBorders>
                  <w:top w:val="single" w:sz="12" w:space="0" w:color="auto"/>
                  <w:bottom w:val="single" w:sz="12" w:space="0" w:color="auto"/>
                </w:tcBorders>
              </w:tcPr>
            </w:tcPrChange>
          </w:tcPr>
          <w:p w14:paraId="3748D230" w14:textId="77777777" w:rsidR="00B65BC7" w:rsidRPr="00EA2CED" w:rsidRDefault="00B65BC7" w:rsidP="00EA2CED">
            <w:pPr>
              <w:ind w:firstLine="0"/>
              <w:rPr>
                <w:ins w:id="867" w:author="Chen Heller" w:date="2022-09-14T16:49:00Z"/>
                <w:b/>
                <w:bCs/>
              </w:rPr>
            </w:pPr>
          </w:p>
        </w:tc>
        <w:tc>
          <w:tcPr>
            <w:tcW w:w="2268" w:type="dxa"/>
            <w:tcPrChange w:id="868" w:author="Chen Heller" w:date="2022-09-15T10:42:00Z">
              <w:tcPr>
                <w:tcW w:w="2126" w:type="dxa"/>
                <w:gridSpan w:val="2"/>
              </w:tcPr>
            </w:tcPrChange>
          </w:tcPr>
          <w:p w14:paraId="7FB444DD" w14:textId="77777777" w:rsidR="00B65BC7" w:rsidRPr="00EA2CED" w:rsidRDefault="00B65BC7" w:rsidP="00EA2CED">
            <w:pPr>
              <w:ind w:firstLine="0"/>
              <w:rPr>
                <w:ins w:id="869" w:author="Chen Heller" w:date="2022-09-14T16:49:00Z"/>
                <w:b/>
                <w:bCs/>
              </w:rPr>
            </w:pPr>
            <w:ins w:id="870" w:author="Chen Heller" w:date="2022-09-14T16:49:00Z">
              <w:r w:rsidRPr="00EA2CED">
                <w:rPr>
                  <w:b/>
                  <w:bCs/>
                </w:rPr>
                <w:t>Traveled distance</w:t>
              </w:r>
            </w:ins>
          </w:p>
        </w:tc>
        <w:tc>
          <w:tcPr>
            <w:tcW w:w="1701" w:type="dxa"/>
            <w:tcPrChange w:id="871" w:author="Chen Heller" w:date="2022-09-15T10:42:00Z">
              <w:tcPr>
                <w:tcW w:w="1701" w:type="dxa"/>
                <w:gridSpan w:val="2"/>
              </w:tcPr>
            </w:tcPrChange>
          </w:tcPr>
          <w:p w14:paraId="41C2D2CA" w14:textId="77777777" w:rsidR="00B65BC7" w:rsidRDefault="00B65BC7" w:rsidP="00EA2CED">
            <w:pPr>
              <w:ind w:firstLine="0"/>
              <w:rPr>
                <w:ins w:id="872" w:author="Chen Heller" w:date="2022-09-14T16:49:00Z"/>
              </w:rPr>
            </w:pPr>
            <w:ins w:id="873" w:author="Chen Heller" w:date="2022-09-14T16:49:00Z">
              <w:r>
                <w:t>38.27 (1.25)</w:t>
              </w:r>
            </w:ins>
          </w:p>
        </w:tc>
        <w:tc>
          <w:tcPr>
            <w:tcW w:w="1701" w:type="dxa"/>
            <w:tcPrChange w:id="874" w:author="Chen Heller" w:date="2022-09-15T10:42:00Z">
              <w:tcPr>
                <w:tcW w:w="1701" w:type="dxa"/>
                <w:gridSpan w:val="2"/>
              </w:tcPr>
            </w:tcPrChange>
          </w:tcPr>
          <w:p w14:paraId="6A1D56A3" w14:textId="77777777" w:rsidR="00B65BC7" w:rsidRDefault="00B65BC7" w:rsidP="00EA2CED">
            <w:pPr>
              <w:ind w:firstLine="0"/>
              <w:rPr>
                <w:ins w:id="875" w:author="Chen Heller" w:date="2022-09-14T16:49:00Z"/>
              </w:rPr>
            </w:pPr>
            <w:ins w:id="876" w:author="Chen Heller" w:date="2022-09-14T16:49:00Z">
              <w:r>
                <w:t>39.23 (1.74)</w:t>
              </w:r>
            </w:ins>
          </w:p>
        </w:tc>
        <w:tc>
          <w:tcPr>
            <w:tcW w:w="709" w:type="dxa"/>
            <w:tcPrChange w:id="877" w:author="Chen Heller" w:date="2022-09-15T10:42:00Z">
              <w:tcPr>
                <w:tcW w:w="709" w:type="dxa"/>
                <w:gridSpan w:val="2"/>
              </w:tcPr>
            </w:tcPrChange>
          </w:tcPr>
          <w:p w14:paraId="0291A175" w14:textId="77777777" w:rsidR="00B65BC7" w:rsidRDefault="00B65BC7" w:rsidP="00EA2CED">
            <w:pPr>
              <w:ind w:firstLine="0"/>
              <w:rPr>
                <w:ins w:id="878" w:author="Chen Heller" w:date="2022-09-14T16:49:00Z"/>
              </w:rPr>
            </w:pPr>
            <w:ins w:id="879" w:author="Chen Heller" w:date="2022-09-14T16:49:00Z">
              <w:r>
                <w:t>3.69</w:t>
              </w:r>
            </w:ins>
          </w:p>
        </w:tc>
        <w:tc>
          <w:tcPr>
            <w:tcW w:w="992" w:type="dxa"/>
            <w:tcPrChange w:id="880" w:author="Chen Heller" w:date="2022-09-15T10:42:00Z">
              <w:tcPr>
                <w:tcW w:w="992" w:type="dxa"/>
                <w:gridSpan w:val="2"/>
              </w:tcPr>
            </w:tcPrChange>
          </w:tcPr>
          <w:p w14:paraId="27EBAABF" w14:textId="77777777" w:rsidR="00B65BC7" w:rsidRDefault="00B65BC7" w:rsidP="00EA2CED">
            <w:pPr>
              <w:ind w:firstLine="0"/>
              <w:rPr>
                <w:ins w:id="881" w:author="Chen Heller" w:date="2022-09-14T16:49:00Z"/>
              </w:rPr>
            </w:pPr>
            <w:ins w:id="882" w:author="Chen Heller" w:date="2022-09-14T16:49:00Z">
              <w:r>
                <w:t>0.010</w:t>
              </w:r>
            </w:ins>
          </w:p>
        </w:tc>
        <w:tc>
          <w:tcPr>
            <w:tcW w:w="1701" w:type="dxa"/>
            <w:tcPrChange w:id="883" w:author="Chen Heller" w:date="2022-09-15T10:42:00Z">
              <w:tcPr>
                <w:tcW w:w="1701" w:type="dxa"/>
                <w:gridSpan w:val="2"/>
              </w:tcPr>
            </w:tcPrChange>
          </w:tcPr>
          <w:p w14:paraId="17021F6F" w14:textId="77777777" w:rsidR="00B65BC7" w:rsidRDefault="00B65BC7" w:rsidP="00EA2CED">
            <w:pPr>
              <w:ind w:firstLine="0"/>
              <w:rPr>
                <w:ins w:id="884" w:author="Chen Heller" w:date="2022-09-14T16:49:00Z"/>
              </w:rPr>
            </w:pPr>
            <w:ins w:id="885" w:author="Chen Heller" w:date="2022-09-14T16:49:00Z">
              <w:r>
                <w:t>-1.59, -0.32</w:t>
              </w:r>
            </w:ins>
          </w:p>
        </w:tc>
        <w:tc>
          <w:tcPr>
            <w:tcW w:w="709" w:type="dxa"/>
            <w:tcPrChange w:id="886" w:author="Chen Heller" w:date="2022-09-15T10:42:00Z">
              <w:tcPr>
                <w:tcW w:w="709" w:type="dxa"/>
                <w:gridSpan w:val="2"/>
              </w:tcPr>
            </w:tcPrChange>
          </w:tcPr>
          <w:p w14:paraId="477C98BA" w14:textId="77777777" w:rsidR="00B65BC7" w:rsidRDefault="00B65BC7" w:rsidP="00EA2CED">
            <w:pPr>
              <w:ind w:firstLine="0"/>
              <w:rPr>
                <w:ins w:id="887" w:author="Chen Heller" w:date="2022-09-14T16:49:00Z"/>
              </w:rPr>
            </w:pPr>
            <w:ins w:id="888" w:author="Chen Heller" w:date="2022-09-14T16:49:00Z">
              <w:r>
                <w:t>1.40</w:t>
              </w:r>
            </w:ins>
          </w:p>
        </w:tc>
      </w:tr>
      <w:tr w:rsidR="00B65BC7" w14:paraId="114D34EA" w14:textId="77777777" w:rsidTr="003538C4">
        <w:trPr>
          <w:trHeight w:val="490"/>
          <w:ins w:id="889" w:author="Chen Heller" w:date="2022-09-14T16:49:00Z"/>
          <w:trPrChange w:id="890" w:author="Chen Heller" w:date="2022-09-15T10:42:00Z">
            <w:trPr>
              <w:gridAfter w:val="0"/>
              <w:trHeight w:val="490"/>
            </w:trPr>
          </w:trPrChange>
        </w:trPr>
        <w:tc>
          <w:tcPr>
            <w:tcW w:w="284" w:type="dxa"/>
            <w:vMerge/>
            <w:tcBorders>
              <w:top w:val="single" w:sz="12" w:space="0" w:color="auto"/>
              <w:bottom w:val="single" w:sz="12" w:space="0" w:color="auto"/>
            </w:tcBorders>
            <w:tcPrChange w:id="891" w:author="Chen Heller" w:date="2022-09-15T10:42:00Z">
              <w:tcPr>
                <w:tcW w:w="284" w:type="dxa"/>
                <w:gridSpan w:val="2"/>
                <w:vMerge/>
                <w:tcBorders>
                  <w:top w:val="single" w:sz="12" w:space="0" w:color="auto"/>
                  <w:bottom w:val="single" w:sz="12" w:space="0" w:color="auto"/>
                </w:tcBorders>
              </w:tcPr>
            </w:tcPrChange>
          </w:tcPr>
          <w:p w14:paraId="072474F2" w14:textId="77777777" w:rsidR="00B65BC7" w:rsidRPr="00EA2CED" w:rsidRDefault="00B65BC7" w:rsidP="00EA2CED">
            <w:pPr>
              <w:ind w:firstLine="0"/>
              <w:rPr>
                <w:ins w:id="892" w:author="Chen Heller" w:date="2022-09-14T16:49:00Z"/>
                <w:b/>
                <w:bCs/>
              </w:rPr>
            </w:pPr>
          </w:p>
        </w:tc>
        <w:tc>
          <w:tcPr>
            <w:tcW w:w="2268" w:type="dxa"/>
            <w:tcPrChange w:id="893" w:author="Chen Heller" w:date="2022-09-15T10:42:00Z">
              <w:tcPr>
                <w:tcW w:w="2126" w:type="dxa"/>
                <w:gridSpan w:val="2"/>
              </w:tcPr>
            </w:tcPrChange>
          </w:tcPr>
          <w:p w14:paraId="1CA70F67" w14:textId="77777777" w:rsidR="00B65BC7" w:rsidRPr="00EA2CED" w:rsidRDefault="00B65BC7" w:rsidP="00EA2CED">
            <w:pPr>
              <w:ind w:firstLine="0"/>
              <w:rPr>
                <w:ins w:id="894" w:author="Chen Heller" w:date="2022-09-14T16:49:00Z"/>
                <w:b/>
                <w:bCs/>
              </w:rPr>
            </w:pPr>
            <w:ins w:id="895" w:author="Chen Heller" w:date="2022-09-14T16:49:00Z">
              <w:r w:rsidRPr="00EA2CED">
                <w:rPr>
                  <w:b/>
                  <w:bCs/>
                </w:rPr>
                <w:t>Reaction time</w:t>
              </w:r>
            </w:ins>
          </w:p>
        </w:tc>
        <w:tc>
          <w:tcPr>
            <w:tcW w:w="1701" w:type="dxa"/>
            <w:tcPrChange w:id="896" w:author="Chen Heller" w:date="2022-09-15T10:42:00Z">
              <w:tcPr>
                <w:tcW w:w="1701" w:type="dxa"/>
                <w:gridSpan w:val="2"/>
              </w:tcPr>
            </w:tcPrChange>
          </w:tcPr>
          <w:p w14:paraId="5006B1B1" w14:textId="77777777" w:rsidR="00B65BC7" w:rsidRDefault="00B65BC7" w:rsidP="00EA2CED">
            <w:pPr>
              <w:ind w:firstLine="0"/>
              <w:rPr>
                <w:ins w:id="897" w:author="Chen Heller" w:date="2022-09-14T16:49:00Z"/>
              </w:rPr>
            </w:pPr>
            <w:ins w:id="898" w:author="Chen Heller" w:date="2022-09-14T16:49:00Z">
              <w:r>
                <w:t>164.46 (26.10)</w:t>
              </w:r>
            </w:ins>
          </w:p>
        </w:tc>
        <w:tc>
          <w:tcPr>
            <w:tcW w:w="1701" w:type="dxa"/>
            <w:tcPrChange w:id="899" w:author="Chen Heller" w:date="2022-09-15T10:42:00Z">
              <w:tcPr>
                <w:tcW w:w="1701" w:type="dxa"/>
                <w:gridSpan w:val="2"/>
              </w:tcPr>
            </w:tcPrChange>
          </w:tcPr>
          <w:p w14:paraId="2BDBB3E3" w14:textId="77777777" w:rsidR="00B65BC7" w:rsidRDefault="00B65BC7" w:rsidP="00EA2CED">
            <w:pPr>
              <w:ind w:firstLine="0"/>
              <w:rPr>
                <w:ins w:id="900" w:author="Chen Heller" w:date="2022-09-14T16:49:00Z"/>
              </w:rPr>
            </w:pPr>
            <w:ins w:id="901" w:author="Chen Heller" w:date="2022-09-14T16:49:00Z">
              <w:r>
                <w:t>175.93 (15.40)</w:t>
              </w:r>
            </w:ins>
          </w:p>
        </w:tc>
        <w:tc>
          <w:tcPr>
            <w:tcW w:w="709" w:type="dxa"/>
            <w:tcPrChange w:id="902" w:author="Chen Heller" w:date="2022-09-15T10:42:00Z">
              <w:tcPr>
                <w:tcW w:w="709" w:type="dxa"/>
                <w:gridSpan w:val="2"/>
              </w:tcPr>
            </w:tcPrChange>
          </w:tcPr>
          <w:p w14:paraId="2690C41D" w14:textId="77777777" w:rsidR="00B65BC7" w:rsidRDefault="00B65BC7" w:rsidP="00EA2CED">
            <w:pPr>
              <w:ind w:firstLine="0"/>
              <w:rPr>
                <w:ins w:id="903" w:author="Chen Heller" w:date="2022-09-14T16:49:00Z"/>
              </w:rPr>
            </w:pPr>
            <w:ins w:id="904" w:author="Chen Heller" w:date="2022-09-14T16:49:00Z">
              <w:r>
                <w:t>2.22</w:t>
              </w:r>
            </w:ins>
          </w:p>
        </w:tc>
        <w:tc>
          <w:tcPr>
            <w:tcW w:w="992" w:type="dxa"/>
            <w:tcPrChange w:id="905" w:author="Chen Heller" w:date="2022-09-15T10:42:00Z">
              <w:tcPr>
                <w:tcW w:w="992" w:type="dxa"/>
                <w:gridSpan w:val="2"/>
              </w:tcPr>
            </w:tcPrChange>
          </w:tcPr>
          <w:p w14:paraId="1AC04C4D" w14:textId="77777777" w:rsidR="00B65BC7" w:rsidRDefault="00B65BC7" w:rsidP="00EA2CED">
            <w:pPr>
              <w:ind w:firstLine="0"/>
              <w:rPr>
                <w:ins w:id="906" w:author="Chen Heller" w:date="2022-09-14T16:49:00Z"/>
              </w:rPr>
            </w:pPr>
            <w:ins w:id="907" w:author="Chen Heller" w:date="2022-09-14T16:49:00Z">
              <w:r>
                <w:t>0.067</w:t>
              </w:r>
            </w:ins>
          </w:p>
        </w:tc>
        <w:tc>
          <w:tcPr>
            <w:tcW w:w="1701" w:type="dxa"/>
            <w:tcPrChange w:id="908" w:author="Chen Heller" w:date="2022-09-15T10:42:00Z">
              <w:tcPr>
                <w:tcW w:w="1701" w:type="dxa"/>
                <w:gridSpan w:val="2"/>
              </w:tcPr>
            </w:tcPrChange>
          </w:tcPr>
          <w:p w14:paraId="5E3BEF8D" w14:textId="77777777" w:rsidR="00B65BC7" w:rsidRDefault="00B65BC7" w:rsidP="00EA2CED">
            <w:pPr>
              <w:ind w:firstLine="0"/>
              <w:rPr>
                <w:ins w:id="909" w:author="Chen Heller" w:date="2022-09-14T16:49:00Z"/>
              </w:rPr>
            </w:pPr>
            <w:ins w:id="910" w:author="Chen Heller" w:date="2022-09-14T16:49:00Z">
              <w:r>
                <w:t>-24.08, 1.12</w:t>
              </w:r>
            </w:ins>
          </w:p>
        </w:tc>
        <w:tc>
          <w:tcPr>
            <w:tcW w:w="709" w:type="dxa"/>
            <w:tcPrChange w:id="911" w:author="Chen Heller" w:date="2022-09-15T10:42:00Z">
              <w:tcPr>
                <w:tcW w:w="709" w:type="dxa"/>
                <w:gridSpan w:val="2"/>
              </w:tcPr>
            </w:tcPrChange>
          </w:tcPr>
          <w:p w14:paraId="3C61DC4C" w14:textId="77777777" w:rsidR="00B65BC7" w:rsidRDefault="00B65BC7" w:rsidP="00EA2CED">
            <w:pPr>
              <w:ind w:firstLine="0"/>
              <w:rPr>
                <w:ins w:id="912" w:author="Chen Heller" w:date="2022-09-14T16:49:00Z"/>
              </w:rPr>
            </w:pPr>
            <w:ins w:id="913" w:author="Chen Heller" w:date="2022-09-14T16:49:00Z">
              <w:r>
                <w:t>0.84</w:t>
              </w:r>
            </w:ins>
          </w:p>
        </w:tc>
      </w:tr>
      <w:tr w:rsidR="00B65BC7" w14:paraId="2B49790C" w14:textId="77777777" w:rsidTr="003538C4">
        <w:trPr>
          <w:trHeight w:val="490"/>
          <w:ins w:id="914" w:author="Chen Heller" w:date="2022-09-14T16:49:00Z"/>
          <w:trPrChange w:id="915" w:author="Chen Heller" w:date="2022-09-15T10:42:00Z">
            <w:trPr>
              <w:gridBefore w:val="1"/>
              <w:trHeight w:val="490"/>
            </w:trPr>
          </w:trPrChange>
        </w:trPr>
        <w:tc>
          <w:tcPr>
            <w:tcW w:w="284" w:type="dxa"/>
            <w:vMerge/>
            <w:tcBorders>
              <w:top w:val="single" w:sz="12" w:space="0" w:color="auto"/>
              <w:bottom w:val="single" w:sz="12" w:space="0" w:color="auto"/>
            </w:tcBorders>
            <w:tcPrChange w:id="916" w:author="Chen Heller" w:date="2022-09-15T10:42:00Z">
              <w:tcPr>
                <w:tcW w:w="284" w:type="dxa"/>
                <w:gridSpan w:val="2"/>
                <w:vMerge/>
                <w:tcBorders>
                  <w:top w:val="single" w:sz="12" w:space="0" w:color="auto"/>
                  <w:bottom w:val="single" w:sz="12" w:space="0" w:color="auto"/>
                </w:tcBorders>
              </w:tcPr>
            </w:tcPrChange>
          </w:tcPr>
          <w:p w14:paraId="59F3BEA9" w14:textId="77777777" w:rsidR="00B65BC7" w:rsidRPr="00EA2CED" w:rsidRDefault="00B65BC7" w:rsidP="00EA2CED">
            <w:pPr>
              <w:ind w:firstLine="0"/>
              <w:rPr>
                <w:ins w:id="917" w:author="Chen Heller" w:date="2022-09-14T16:49:00Z"/>
                <w:b/>
                <w:bCs/>
              </w:rPr>
            </w:pPr>
          </w:p>
        </w:tc>
        <w:tc>
          <w:tcPr>
            <w:tcW w:w="2268" w:type="dxa"/>
            <w:tcPrChange w:id="918" w:author="Chen Heller" w:date="2022-09-15T10:42:00Z">
              <w:tcPr>
                <w:tcW w:w="2126" w:type="dxa"/>
                <w:gridSpan w:val="2"/>
              </w:tcPr>
            </w:tcPrChange>
          </w:tcPr>
          <w:p w14:paraId="76E6486F" w14:textId="4C8C1B69" w:rsidR="00B65BC7" w:rsidRPr="00EA2CED" w:rsidRDefault="00B65BC7" w:rsidP="00EA2CED">
            <w:pPr>
              <w:ind w:firstLine="0"/>
              <w:rPr>
                <w:ins w:id="919" w:author="Chen Heller" w:date="2022-09-14T16:49:00Z"/>
                <w:b/>
                <w:bCs/>
              </w:rPr>
            </w:pPr>
            <w:ins w:id="920" w:author="Chen Heller" w:date="2022-09-14T16:49:00Z">
              <w:r w:rsidRPr="00EA2CED">
                <w:rPr>
                  <w:b/>
                  <w:bCs/>
                </w:rPr>
                <w:t xml:space="preserve">Movement </w:t>
              </w:r>
            </w:ins>
            <w:ins w:id="921" w:author="Chen Heller" w:date="2022-09-15T10:41:00Z">
              <w:r w:rsidR="003538C4">
                <w:rPr>
                  <w:b/>
                  <w:bCs/>
                </w:rPr>
                <w:t>duration</w:t>
              </w:r>
            </w:ins>
          </w:p>
        </w:tc>
        <w:tc>
          <w:tcPr>
            <w:tcW w:w="1701" w:type="dxa"/>
            <w:tcPrChange w:id="922" w:author="Chen Heller" w:date="2022-09-15T10:42:00Z">
              <w:tcPr>
                <w:tcW w:w="1701" w:type="dxa"/>
                <w:gridSpan w:val="2"/>
              </w:tcPr>
            </w:tcPrChange>
          </w:tcPr>
          <w:p w14:paraId="7B75D1DE" w14:textId="77777777" w:rsidR="00B65BC7" w:rsidRDefault="00B65BC7" w:rsidP="00EA2CED">
            <w:pPr>
              <w:ind w:firstLine="0"/>
              <w:rPr>
                <w:ins w:id="923" w:author="Chen Heller" w:date="2022-09-14T16:49:00Z"/>
              </w:rPr>
            </w:pPr>
            <w:ins w:id="924" w:author="Chen Heller" w:date="2022-09-14T16:49:00Z">
              <w:r>
                <w:t>391.95 (32.91)</w:t>
              </w:r>
            </w:ins>
          </w:p>
        </w:tc>
        <w:tc>
          <w:tcPr>
            <w:tcW w:w="1701" w:type="dxa"/>
            <w:tcPrChange w:id="925" w:author="Chen Heller" w:date="2022-09-15T10:42:00Z">
              <w:tcPr>
                <w:tcW w:w="1701" w:type="dxa"/>
                <w:gridSpan w:val="2"/>
              </w:tcPr>
            </w:tcPrChange>
          </w:tcPr>
          <w:p w14:paraId="7201221D" w14:textId="77777777" w:rsidR="00B65BC7" w:rsidRDefault="00B65BC7" w:rsidP="00EA2CED">
            <w:pPr>
              <w:ind w:firstLine="0"/>
              <w:rPr>
                <w:ins w:id="926" w:author="Chen Heller" w:date="2022-09-14T16:49:00Z"/>
              </w:rPr>
            </w:pPr>
            <w:ins w:id="927" w:author="Chen Heller" w:date="2022-09-14T16:49:00Z">
              <w:r>
                <w:t>403.35 (25.40)</w:t>
              </w:r>
            </w:ins>
          </w:p>
        </w:tc>
        <w:tc>
          <w:tcPr>
            <w:tcW w:w="709" w:type="dxa"/>
            <w:tcPrChange w:id="928" w:author="Chen Heller" w:date="2022-09-15T10:42:00Z">
              <w:tcPr>
                <w:tcW w:w="709" w:type="dxa"/>
                <w:gridSpan w:val="2"/>
              </w:tcPr>
            </w:tcPrChange>
          </w:tcPr>
          <w:p w14:paraId="3086A51A" w14:textId="77777777" w:rsidR="00B65BC7" w:rsidRDefault="00B65BC7" w:rsidP="00EA2CED">
            <w:pPr>
              <w:ind w:firstLine="0"/>
              <w:rPr>
                <w:ins w:id="929" w:author="Chen Heller" w:date="2022-09-14T16:49:00Z"/>
              </w:rPr>
            </w:pPr>
            <w:ins w:id="930" w:author="Chen Heller" w:date="2022-09-14T16:49:00Z">
              <w:r>
                <w:t>2.41</w:t>
              </w:r>
            </w:ins>
          </w:p>
        </w:tc>
        <w:tc>
          <w:tcPr>
            <w:tcW w:w="992" w:type="dxa"/>
            <w:tcPrChange w:id="931" w:author="Chen Heller" w:date="2022-09-15T10:42:00Z">
              <w:tcPr>
                <w:tcW w:w="992" w:type="dxa"/>
                <w:gridSpan w:val="2"/>
              </w:tcPr>
            </w:tcPrChange>
          </w:tcPr>
          <w:p w14:paraId="3878A5F2" w14:textId="77777777" w:rsidR="00B65BC7" w:rsidRDefault="00B65BC7" w:rsidP="00EA2CED">
            <w:pPr>
              <w:ind w:firstLine="0"/>
              <w:rPr>
                <w:ins w:id="932" w:author="Chen Heller" w:date="2022-09-14T16:49:00Z"/>
              </w:rPr>
            </w:pPr>
            <w:ins w:id="933" w:author="Chen Heller" w:date="2022-09-14T16:49:00Z">
              <w:r>
                <w:t>0.051</w:t>
              </w:r>
            </w:ins>
          </w:p>
        </w:tc>
        <w:tc>
          <w:tcPr>
            <w:tcW w:w="1701" w:type="dxa"/>
            <w:tcPrChange w:id="934" w:author="Chen Heller" w:date="2022-09-15T10:42:00Z">
              <w:tcPr>
                <w:tcW w:w="1701" w:type="dxa"/>
                <w:gridSpan w:val="2"/>
              </w:tcPr>
            </w:tcPrChange>
          </w:tcPr>
          <w:p w14:paraId="0783040B" w14:textId="77777777" w:rsidR="00B65BC7" w:rsidRDefault="00B65BC7" w:rsidP="00EA2CED">
            <w:pPr>
              <w:ind w:firstLine="0"/>
              <w:rPr>
                <w:ins w:id="935" w:author="Chen Heller" w:date="2022-09-14T16:49:00Z"/>
              </w:rPr>
            </w:pPr>
            <w:ins w:id="936" w:author="Chen Heller" w:date="2022-09-14T16:49:00Z">
              <w:r>
                <w:t>-22.92, 0.13</w:t>
              </w:r>
            </w:ins>
          </w:p>
        </w:tc>
        <w:tc>
          <w:tcPr>
            <w:tcW w:w="709" w:type="dxa"/>
            <w:tcPrChange w:id="937" w:author="Chen Heller" w:date="2022-09-15T10:42:00Z">
              <w:tcPr>
                <w:tcW w:w="709" w:type="dxa"/>
                <w:gridSpan w:val="2"/>
              </w:tcPr>
            </w:tcPrChange>
          </w:tcPr>
          <w:p w14:paraId="483EC647" w14:textId="77777777" w:rsidR="00B65BC7" w:rsidRDefault="00B65BC7" w:rsidP="00EA2CED">
            <w:pPr>
              <w:ind w:firstLine="0"/>
              <w:rPr>
                <w:ins w:id="938" w:author="Chen Heller" w:date="2022-09-14T16:49:00Z"/>
              </w:rPr>
            </w:pPr>
            <w:ins w:id="939" w:author="Chen Heller" w:date="2022-09-14T16:49:00Z">
              <w:r>
                <w:t>0.91</w:t>
              </w:r>
            </w:ins>
          </w:p>
        </w:tc>
      </w:tr>
      <w:tr w:rsidR="00B65BC7" w14:paraId="67060BE0" w14:textId="77777777" w:rsidTr="003538C4">
        <w:trPr>
          <w:trHeight w:val="490"/>
          <w:ins w:id="940" w:author="Chen Heller" w:date="2022-09-14T16:49:00Z"/>
          <w:trPrChange w:id="941" w:author="Chen Heller" w:date="2022-09-15T10:42:00Z">
            <w:trPr>
              <w:gridBefore w:val="1"/>
              <w:trHeight w:val="490"/>
            </w:trPr>
          </w:trPrChange>
        </w:trPr>
        <w:tc>
          <w:tcPr>
            <w:tcW w:w="284" w:type="dxa"/>
            <w:vMerge/>
            <w:tcBorders>
              <w:top w:val="single" w:sz="12" w:space="0" w:color="auto"/>
              <w:bottom w:val="single" w:sz="12" w:space="0" w:color="auto"/>
            </w:tcBorders>
            <w:tcPrChange w:id="942" w:author="Chen Heller" w:date="2022-09-15T10:42:00Z">
              <w:tcPr>
                <w:tcW w:w="284" w:type="dxa"/>
                <w:gridSpan w:val="2"/>
                <w:vMerge/>
                <w:tcBorders>
                  <w:top w:val="single" w:sz="12" w:space="0" w:color="auto"/>
                  <w:bottom w:val="single" w:sz="12" w:space="0" w:color="auto"/>
                </w:tcBorders>
              </w:tcPr>
            </w:tcPrChange>
          </w:tcPr>
          <w:p w14:paraId="3CB58060" w14:textId="77777777" w:rsidR="00B65BC7" w:rsidRPr="00EA2CED" w:rsidRDefault="00B65BC7" w:rsidP="00EA2CED">
            <w:pPr>
              <w:ind w:firstLine="0"/>
              <w:rPr>
                <w:ins w:id="943" w:author="Chen Heller" w:date="2022-09-14T16:49:00Z"/>
                <w:b/>
                <w:bCs/>
              </w:rPr>
            </w:pPr>
          </w:p>
        </w:tc>
        <w:tc>
          <w:tcPr>
            <w:tcW w:w="2268" w:type="dxa"/>
            <w:tcBorders>
              <w:bottom w:val="single" w:sz="12" w:space="0" w:color="auto"/>
            </w:tcBorders>
            <w:tcPrChange w:id="944" w:author="Chen Heller" w:date="2022-09-15T10:42:00Z">
              <w:tcPr>
                <w:tcW w:w="2126" w:type="dxa"/>
                <w:gridSpan w:val="2"/>
                <w:tcBorders>
                  <w:bottom w:val="single" w:sz="12" w:space="0" w:color="auto"/>
                </w:tcBorders>
              </w:tcPr>
            </w:tcPrChange>
          </w:tcPr>
          <w:p w14:paraId="1A0AB380" w14:textId="77777777" w:rsidR="00B65BC7" w:rsidRPr="00EA2CED" w:rsidRDefault="00B65BC7" w:rsidP="00EA2CED">
            <w:pPr>
              <w:ind w:firstLine="0"/>
              <w:rPr>
                <w:ins w:id="945" w:author="Chen Heller" w:date="2022-09-14T16:49:00Z"/>
                <w:b/>
                <w:bCs/>
              </w:rPr>
            </w:pPr>
            <w:ins w:id="946" w:author="Chen Heller" w:date="2022-09-14T16:49:00Z">
              <w:r w:rsidRPr="00EA2CED">
                <w:rPr>
                  <w:b/>
                  <w:bCs/>
                </w:rPr>
                <w:t>COM</w:t>
              </w:r>
            </w:ins>
          </w:p>
        </w:tc>
        <w:tc>
          <w:tcPr>
            <w:tcW w:w="1701" w:type="dxa"/>
            <w:tcBorders>
              <w:bottom w:val="single" w:sz="12" w:space="0" w:color="auto"/>
            </w:tcBorders>
            <w:tcPrChange w:id="947" w:author="Chen Heller" w:date="2022-09-15T10:42:00Z">
              <w:tcPr>
                <w:tcW w:w="1701" w:type="dxa"/>
                <w:gridSpan w:val="2"/>
                <w:tcBorders>
                  <w:bottom w:val="single" w:sz="12" w:space="0" w:color="auto"/>
                </w:tcBorders>
              </w:tcPr>
            </w:tcPrChange>
          </w:tcPr>
          <w:p w14:paraId="2794FA10" w14:textId="77777777" w:rsidR="00B65BC7" w:rsidRDefault="00B65BC7" w:rsidP="00EA2CED">
            <w:pPr>
              <w:ind w:firstLine="0"/>
              <w:rPr>
                <w:ins w:id="948" w:author="Chen Heller" w:date="2022-09-14T16:49:00Z"/>
              </w:rPr>
            </w:pPr>
            <w:ins w:id="949" w:author="Chen Heller" w:date="2022-09-14T16:49:00Z">
              <w:r>
                <w:t>0.20 (0.13)</w:t>
              </w:r>
            </w:ins>
          </w:p>
        </w:tc>
        <w:tc>
          <w:tcPr>
            <w:tcW w:w="1701" w:type="dxa"/>
            <w:tcBorders>
              <w:bottom w:val="single" w:sz="12" w:space="0" w:color="auto"/>
            </w:tcBorders>
            <w:tcPrChange w:id="950" w:author="Chen Heller" w:date="2022-09-15T10:42:00Z">
              <w:tcPr>
                <w:tcW w:w="1701" w:type="dxa"/>
                <w:gridSpan w:val="2"/>
                <w:tcBorders>
                  <w:bottom w:val="single" w:sz="12" w:space="0" w:color="auto"/>
                </w:tcBorders>
              </w:tcPr>
            </w:tcPrChange>
          </w:tcPr>
          <w:p w14:paraId="1949F302" w14:textId="77777777" w:rsidR="00B65BC7" w:rsidRDefault="00B65BC7" w:rsidP="00EA2CED">
            <w:pPr>
              <w:ind w:firstLine="0"/>
              <w:rPr>
                <w:ins w:id="951" w:author="Chen Heller" w:date="2022-09-14T16:49:00Z"/>
              </w:rPr>
            </w:pPr>
            <w:ins w:id="952" w:author="Chen Heller" w:date="2022-09-14T16:49:00Z">
              <w:r>
                <w:t>0.20 (0.15)</w:t>
              </w:r>
            </w:ins>
          </w:p>
        </w:tc>
        <w:tc>
          <w:tcPr>
            <w:tcW w:w="709" w:type="dxa"/>
            <w:tcBorders>
              <w:bottom w:val="single" w:sz="12" w:space="0" w:color="auto"/>
            </w:tcBorders>
            <w:tcPrChange w:id="953" w:author="Chen Heller" w:date="2022-09-15T10:42:00Z">
              <w:tcPr>
                <w:tcW w:w="709" w:type="dxa"/>
                <w:gridSpan w:val="2"/>
                <w:tcBorders>
                  <w:bottom w:val="single" w:sz="12" w:space="0" w:color="auto"/>
                </w:tcBorders>
              </w:tcPr>
            </w:tcPrChange>
          </w:tcPr>
          <w:p w14:paraId="44FC5A3C" w14:textId="77777777" w:rsidR="00B65BC7" w:rsidRDefault="00B65BC7" w:rsidP="00EA2CED">
            <w:pPr>
              <w:ind w:firstLine="0"/>
              <w:rPr>
                <w:ins w:id="954" w:author="Chen Heller" w:date="2022-09-14T16:49:00Z"/>
              </w:rPr>
            </w:pPr>
            <w:ins w:id="955" w:author="Chen Heller" w:date="2022-09-14T16:49:00Z">
              <w:r>
                <w:t>0.05</w:t>
              </w:r>
            </w:ins>
          </w:p>
        </w:tc>
        <w:tc>
          <w:tcPr>
            <w:tcW w:w="992" w:type="dxa"/>
            <w:tcBorders>
              <w:bottom w:val="single" w:sz="12" w:space="0" w:color="auto"/>
            </w:tcBorders>
            <w:tcPrChange w:id="956" w:author="Chen Heller" w:date="2022-09-15T10:42:00Z">
              <w:tcPr>
                <w:tcW w:w="992" w:type="dxa"/>
                <w:gridSpan w:val="2"/>
                <w:tcBorders>
                  <w:bottom w:val="single" w:sz="12" w:space="0" w:color="auto"/>
                </w:tcBorders>
              </w:tcPr>
            </w:tcPrChange>
          </w:tcPr>
          <w:p w14:paraId="201E86B7" w14:textId="77777777" w:rsidR="00B65BC7" w:rsidRDefault="00B65BC7" w:rsidP="00EA2CED">
            <w:pPr>
              <w:ind w:firstLine="0"/>
              <w:rPr>
                <w:ins w:id="957" w:author="Chen Heller" w:date="2022-09-14T16:49:00Z"/>
              </w:rPr>
            </w:pPr>
            <w:ins w:id="958" w:author="Chen Heller" w:date="2022-09-14T16:49:00Z">
              <w:r>
                <w:t>0.959</w:t>
              </w:r>
            </w:ins>
          </w:p>
        </w:tc>
        <w:tc>
          <w:tcPr>
            <w:tcW w:w="1701" w:type="dxa"/>
            <w:tcBorders>
              <w:bottom w:val="single" w:sz="12" w:space="0" w:color="auto"/>
            </w:tcBorders>
            <w:tcPrChange w:id="959" w:author="Chen Heller" w:date="2022-09-15T10:42:00Z">
              <w:tcPr>
                <w:tcW w:w="1701" w:type="dxa"/>
                <w:gridSpan w:val="2"/>
                <w:tcBorders>
                  <w:bottom w:val="single" w:sz="12" w:space="0" w:color="auto"/>
                </w:tcBorders>
              </w:tcPr>
            </w:tcPrChange>
          </w:tcPr>
          <w:p w14:paraId="4E22E8EE" w14:textId="77777777" w:rsidR="00B65BC7" w:rsidRDefault="00B65BC7" w:rsidP="00EA2CED">
            <w:pPr>
              <w:ind w:firstLine="0"/>
              <w:rPr>
                <w:ins w:id="960" w:author="Chen Heller" w:date="2022-09-14T16:49:00Z"/>
              </w:rPr>
            </w:pPr>
            <w:ins w:id="961" w:author="Chen Heller" w:date="2022-09-14T16:49:00Z">
              <w:r>
                <w:t>-0.10, 0.10</w:t>
              </w:r>
            </w:ins>
          </w:p>
        </w:tc>
        <w:tc>
          <w:tcPr>
            <w:tcW w:w="709" w:type="dxa"/>
            <w:tcBorders>
              <w:bottom w:val="single" w:sz="12" w:space="0" w:color="auto"/>
            </w:tcBorders>
            <w:tcPrChange w:id="962" w:author="Chen Heller" w:date="2022-09-15T10:42:00Z">
              <w:tcPr>
                <w:tcW w:w="709" w:type="dxa"/>
                <w:gridSpan w:val="2"/>
                <w:tcBorders>
                  <w:bottom w:val="single" w:sz="12" w:space="0" w:color="auto"/>
                </w:tcBorders>
              </w:tcPr>
            </w:tcPrChange>
          </w:tcPr>
          <w:p w14:paraId="2C4ED31F" w14:textId="77777777" w:rsidR="00B65BC7" w:rsidRDefault="00B65BC7" w:rsidP="00EA2CED">
            <w:pPr>
              <w:ind w:firstLine="0"/>
              <w:rPr>
                <w:ins w:id="963" w:author="Chen Heller" w:date="2022-09-14T16:49:00Z"/>
              </w:rPr>
            </w:pPr>
            <w:ins w:id="964" w:author="Chen Heller" w:date="2022-09-14T16:49:00Z">
              <w:r>
                <w:t>0.02</w:t>
              </w:r>
            </w:ins>
          </w:p>
        </w:tc>
      </w:tr>
      <w:tr w:rsidR="005A7125" w14:paraId="2FC93DC2" w14:textId="77777777" w:rsidTr="003538C4">
        <w:trPr>
          <w:trHeight w:val="490"/>
          <w:ins w:id="965" w:author="Chen Heller" w:date="2022-09-14T16:50:00Z"/>
          <w:trPrChange w:id="966" w:author="Chen Heller" w:date="2022-09-15T10:41:00Z">
            <w:trPr>
              <w:gridAfter w:val="0"/>
              <w:trHeight w:val="490"/>
            </w:trPr>
          </w:trPrChange>
        </w:trPr>
        <w:tc>
          <w:tcPr>
            <w:tcW w:w="10065" w:type="dxa"/>
            <w:gridSpan w:val="8"/>
            <w:tcBorders>
              <w:top w:val="single" w:sz="12" w:space="0" w:color="auto"/>
            </w:tcBorders>
            <w:tcPrChange w:id="967" w:author="Chen Heller" w:date="2022-09-15T10:41:00Z">
              <w:tcPr>
                <w:tcW w:w="9923" w:type="dxa"/>
                <w:gridSpan w:val="16"/>
                <w:tcBorders>
                  <w:top w:val="single" w:sz="12" w:space="0" w:color="auto"/>
                </w:tcBorders>
              </w:tcPr>
            </w:tcPrChange>
          </w:tcPr>
          <w:p w14:paraId="1AD67167" w14:textId="3806DFB0" w:rsidR="00F45D87" w:rsidRDefault="004A776C">
            <w:pPr>
              <w:spacing w:line="240" w:lineRule="auto"/>
              <w:ind w:firstLine="0"/>
              <w:rPr>
                <w:ins w:id="968" w:author="Chen Heller" w:date="2022-09-14T16:50:00Z"/>
              </w:rPr>
              <w:pPrChange w:id="969" w:author="Chen Heller" w:date="2022-09-14T16:58:00Z">
                <w:pPr>
                  <w:ind w:firstLine="0"/>
                </w:pPr>
              </w:pPrChange>
            </w:pPr>
            <w:ins w:id="970" w:author="Chen Heller" w:date="2022-09-14T16:54:00Z">
              <w:r w:rsidRPr="00F06B6B">
                <w:rPr>
                  <w:i/>
                  <w:iCs/>
                  <w:sz w:val="22"/>
                  <w:szCs w:val="22"/>
                  <w:rPrChange w:id="971" w:author="Chen Heller" w:date="2022-09-14T16:58:00Z">
                    <w:rPr/>
                  </w:rPrChange>
                </w:rPr>
                <w:t xml:space="preserve">Note. </w:t>
              </w:r>
            </w:ins>
            <w:ins w:id="972" w:author="Chen Heller" w:date="2022-09-14T16:56:00Z">
              <w:r w:rsidR="00DE67F7" w:rsidRPr="000A01BF">
                <w:rPr>
                  <w:sz w:val="22"/>
                  <w:szCs w:val="22"/>
                  <w:rPrChange w:id="973" w:author="Chen Heller" w:date="2022-09-14T16:59:00Z">
                    <w:rPr>
                      <w:i/>
                      <w:iCs/>
                    </w:rPr>
                  </w:rPrChange>
                </w:rPr>
                <w:t>t</w:t>
              </w:r>
            </w:ins>
            <w:ins w:id="974" w:author="Chen Heller" w:date="2022-09-14T17:00:00Z">
              <w:r w:rsidR="001C7715">
                <w:rPr>
                  <w:sz w:val="22"/>
                  <w:szCs w:val="22"/>
                </w:rPr>
                <w:t>(</w:t>
              </w:r>
              <w:proofErr w:type="spellStart"/>
              <w:r w:rsidR="001C7715">
                <w:rPr>
                  <w:sz w:val="22"/>
                  <w:szCs w:val="22"/>
                </w:rPr>
                <w:t>df</w:t>
              </w:r>
              <w:proofErr w:type="spellEnd"/>
              <w:r w:rsidR="001C7715">
                <w:rPr>
                  <w:sz w:val="22"/>
                  <w:szCs w:val="22"/>
                </w:rPr>
                <w:t>)</w:t>
              </w:r>
            </w:ins>
            <w:ins w:id="975" w:author="Chen Heller" w:date="2022-09-14T16:56:00Z">
              <w:r w:rsidR="00DE67F7" w:rsidRPr="000A01BF">
                <w:rPr>
                  <w:sz w:val="22"/>
                  <w:szCs w:val="22"/>
                  <w:rPrChange w:id="976" w:author="Chen Heller" w:date="2022-09-14T16:59:00Z">
                    <w:rPr>
                      <w:i/>
                      <w:iCs/>
                    </w:rPr>
                  </w:rPrChange>
                </w:rPr>
                <w:t xml:space="preserve"> = t-test score, degrees of freedom are in parenthesis; p = </w:t>
              </w:r>
            </w:ins>
            <w:ins w:id="977" w:author="Chen Heller" w:date="2022-09-14T16:59:00Z">
              <w:r w:rsidR="00E80D8B">
                <w:rPr>
                  <w:sz w:val="22"/>
                  <w:szCs w:val="22"/>
                </w:rPr>
                <w:t>Tree-BH corrected p-value for multiple comp</w:t>
              </w:r>
            </w:ins>
            <w:ins w:id="978" w:author="Chen Heller" w:date="2022-09-14T17:00:00Z">
              <w:r w:rsidR="00E80D8B">
                <w:rPr>
                  <w:sz w:val="22"/>
                  <w:szCs w:val="22"/>
                </w:rPr>
                <w:t xml:space="preserve">arisons; </w:t>
              </w:r>
            </w:ins>
            <w:ins w:id="979" w:author="Chen Heller" w:date="2022-09-14T16:56:00Z">
              <w:r w:rsidR="00DE67F7" w:rsidRPr="000A01BF">
                <w:rPr>
                  <w:sz w:val="22"/>
                  <w:szCs w:val="22"/>
                  <w:rPrChange w:id="980" w:author="Chen Heller" w:date="2022-09-14T16:59:00Z">
                    <w:rPr>
                      <w:i/>
                      <w:iCs/>
                    </w:rPr>
                  </w:rPrChange>
                </w:rPr>
                <w:t>CI = 95% confidence interval</w:t>
              </w:r>
            </w:ins>
            <w:ins w:id="981" w:author="Chen Heller" w:date="2022-09-14T17:00:00Z">
              <w:r w:rsidR="001C7715">
                <w:rPr>
                  <w:sz w:val="22"/>
                  <w:szCs w:val="22"/>
                </w:rPr>
                <w:t>s</w:t>
              </w:r>
            </w:ins>
            <w:ins w:id="982" w:author="Chen Heller" w:date="2022-09-14T16:57:00Z">
              <w:r w:rsidR="00F45D87" w:rsidRPr="000A01BF">
                <w:rPr>
                  <w:sz w:val="22"/>
                  <w:szCs w:val="22"/>
                  <w:rPrChange w:id="983" w:author="Chen Heller" w:date="2022-09-14T16:59:00Z">
                    <w:rPr>
                      <w:i/>
                      <w:iCs/>
                    </w:rPr>
                  </w:rPrChange>
                </w:rPr>
                <w:t>; d = Cohen's d.</w:t>
              </w:r>
            </w:ins>
            <w:ins w:id="984" w:author="Chen Heller" w:date="2022-09-14T16:58:00Z">
              <w:r w:rsidR="00F06B6B" w:rsidRPr="00F06B6B">
                <w:rPr>
                  <w:i/>
                  <w:iCs/>
                  <w:sz w:val="22"/>
                  <w:szCs w:val="22"/>
                  <w:rPrChange w:id="985" w:author="Chen Heller" w:date="2022-09-14T16:58:00Z">
                    <w:rPr>
                      <w:i/>
                      <w:iCs/>
                    </w:rPr>
                  </w:rPrChange>
                </w:rPr>
                <w:t xml:space="preserve"> </w:t>
              </w:r>
            </w:ins>
          </w:p>
        </w:tc>
      </w:tr>
    </w:tbl>
    <w:p w14:paraId="555AEE0E" w14:textId="4FCA097D" w:rsidR="00853A02" w:rsidRDefault="00853A02" w:rsidP="00853A02">
      <w:pPr>
        <w:ind w:firstLine="0"/>
      </w:pPr>
    </w:p>
    <w:p w14:paraId="14DAD7B4" w14:textId="77777777" w:rsidR="00063624" w:rsidRDefault="00063624" w:rsidP="00853A02">
      <w:pPr>
        <w:ind w:firstLine="0"/>
      </w:pPr>
    </w:p>
    <w:p w14:paraId="752F3A22" w14:textId="6853BF0B" w:rsidR="005D59F2" w:rsidRDefault="005D59F2" w:rsidP="005D59F2">
      <w:pPr>
        <w:pStyle w:val="NoSpacing"/>
        <w:keepNext/>
        <w:bidi w:val="0"/>
      </w:pPr>
      <w:r w:rsidRPr="005D59F2">
        <w:rPr>
          <w:noProof/>
        </w:rPr>
        <w:lastRenderedPageBreak/>
        <w:drawing>
          <wp:inline distT="0" distB="0" distL="0" distR="0" wp14:anchorId="528396C7" wp14:editId="34F189D3">
            <wp:extent cx="5895975" cy="394013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894" t="1745" r="24672" b="10365"/>
                    <a:stretch/>
                  </pic:blipFill>
                  <pic:spPr bwMode="auto">
                    <a:xfrm>
                      <a:off x="0" y="0"/>
                      <a:ext cx="5903216" cy="3944972"/>
                    </a:xfrm>
                    <a:prstGeom prst="rect">
                      <a:avLst/>
                    </a:prstGeom>
                    <a:noFill/>
                    <a:ln>
                      <a:noFill/>
                    </a:ln>
                    <a:extLst>
                      <a:ext uri="{53640926-AAD7-44D8-BBD7-CCE9431645EC}">
                        <a14:shadowObscured xmlns:a14="http://schemas.microsoft.com/office/drawing/2010/main"/>
                      </a:ext>
                    </a:extLst>
                  </pic:spPr>
                </pic:pic>
              </a:graphicData>
            </a:graphic>
          </wp:inline>
        </w:drawing>
      </w:r>
    </w:p>
    <w:p w14:paraId="3DC74FC5" w14:textId="659E68DD" w:rsidR="00861172" w:rsidRDefault="00F3771A" w:rsidP="008351C5">
      <w:pPr>
        <w:pStyle w:val="Caption"/>
        <w:jc w:val="left"/>
      </w:pPr>
      <w:bookmarkStart w:id="986" w:name="_Ref113877436"/>
      <w:r>
        <w:t xml:space="preserve">Figure </w:t>
      </w:r>
      <w:r>
        <w:fldChar w:fldCharType="begin"/>
      </w:r>
      <w:r>
        <w:instrText xml:space="preserve"> SEQ Figure \* ARABIC </w:instrText>
      </w:r>
      <w:r>
        <w:fldChar w:fldCharType="separate"/>
      </w:r>
      <w:r w:rsidR="007E2512">
        <w:rPr>
          <w:noProof/>
        </w:rPr>
        <w:t>5</w:t>
      </w:r>
      <w:r>
        <w:rPr>
          <w:noProof/>
        </w:rPr>
        <w:fldChar w:fldCharType="end"/>
      </w:r>
      <w:bookmarkEnd w:id="986"/>
      <w:r>
        <w:t>.</w:t>
      </w:r>
      <w:r w:rsidRPr="00F3771A">
        <w:rPr>
          <w:i w:val="0"/>
          <w:iCs w:val="0"/>
          <w:color w:val="auto"/>
          <w:sz w:val="24"/>
          <w:szCs w:val="24"/>
        </w:rPr>
        <w:t xml:space="preserve"> </w:t>
      </w:r>
      <w:r w:rsidRPr="00F3771A">
        <w:t xml:space="preserve">Results of Experiment </w:t>
      </w:r>
      <w:r>
        <w:t>3</w:t>
      </w:r>
      <w:r w:rsidRPr="00F3771A">
        <w:t xml:space="preserve">. </w:t>
      </w:r>
      <w:ins w:id="987" w:author="Chen Heller" w:date="2022-09-14T18:53:00Z">
        <w:r w:rsidR="00246539">
          <w:t xml:space="preserve">(a) Reaching trajectories in trials where a correct answer was given by choosing the left and right targets, averaged across all participants. Shaded areas are the </w:t>
        </w:r>
      </w:ins>
      <w:ins w:id="988" w:author="Chen Heller" w:date="2022-09-14T18:58:00Z">
        <w:r w:rsidR="00D17299">
          <w:t>SE</w:t>
        </w:r>
      </w:ins>
      <w:ins w:id="989" w:author="Chen Heller" w:date="2022-09-14T18:53:00Z">
        <w:r w:rsidR="00246539">
          <w:t xml:space="preserve">. </w:t>
        </w:r>
      </w:ins>
      <w:moveToRangeStart w:id="990" w:author="Chen Heller" w:date="2022-09-14T18:53:00Z" w:name="move114074052"/>
      <w:moveTo w:id="991" w:author="Chen Heller" w:date="2022-09-14T18:53:00Z">
        <w:r w:rsidR="00246539" w:rsidRPr="00F3771A">
          <w:t>(b</w:t>
        </w:r>
        <w:r w:rsidR="00246539">
          <w:t>) Response time in the first block of the first and second days.</w:t>
        </w:r>
      </w:moveTo>
      <w:moveToRangeEnd w:id="990"/>
      <w:ins w:id="992" w:author="Chen Heller" w:date="2022-09-14T18:53:00Z">
        <w:r w:rsidR="00246539">
          <w:t xml:space="preserve"> (b-f) Dots are single participant averages while the </w:t>
        </w:r>
      </w:ins>
      <w:ins w:id="993" w:author="Chen Heller" w:date="2022-09-14T18:54:00Z">
        <w:r w:rsidR="00ED7D7C">
          <w:t>colored</w:t>
        </w:r>
      </w:ins>
      <w:ins w:id="994" w:author="Chen Heller" w:date="2022-09-14T18:53:00Z">
        <w:r w:rsidR="00246539">
          <w:t xml:space="preserve"> horizontal lines are the average of all participants. Black error bars symbol the </w:t>
        </w:r>
      </w:ins>
      <w:ins w:id="995" w:author="Chen Heller" w:date="2022-09-14T18:58:00Z">
        <w:r w:rsidR="00205DCC">
          <w:t>SE</w:t>
        </w:r>
      </w:ins>
      <w:ins w:id="996" w:author="Chen Heller" w:date="2022-09-14T18:53:00Z">
        <w:r w:rsidR="00246539">
          <w:t>. Full/dashed grey lines represent a numerical incline/decline (respectively) between the congruent and incongruent conditions</w:t>
        </w:r>
      </w:ins>
      <w:del w:id="997" w:author="Chen Heller" w:date="2022-09-14T18:53:00Z">
        <w:r w:rsidRPr="00F3771A" w:rsidDel="00246539">
          <w:delText>(a) Reaching trajectories</w:delText>
        </w:r>
        <w:r w:rsidR="00547992" w:rsidDel="00246539">
          <w:delText xml:space="preserve"> of valid trials</w:delText>
        </w:r>
        <w:r w:rsidRPr="00F3771A" w:rsidDel="00246539">
          <w:delText xml:space="preserve"> to left and right targets, averaged across all participants.</w:delText>
        </w:r>
      </w:del>
      <w:r w:rsidRPr="00F3771A">
        <w:t xml:space="preserve"> </w:t>
      </w:r>
      <w:moveFromRangeStart w:id="998" w:author="Chen Heller" w:date="2022-09-14T18:53:00Z" w:name="move114074052"/>
      <w:moveFrom w:id="999" w:author="Chen Heller" w:date="2022-09-14T18:53:00Z">
        <w:r w:rsidRPr="00F3771A" w:rsidDel="00246539">
          <w:t>(b</w:t>
        </w:r>
        <w:r w:rsidR="00EC5E25" w:rsidDel="00246539">
          <w:t xml:space="preserve">) Response time </w:t>
        </w:r>
        <w:r w:rsidR="00656B04" w:rsidDel="00246539">
          <w:t>in the first block of the first and second days</w:t>
        </w:r>
        <w:del w:id="1000" w:author="Chen Heller" w:date="2022-09-14T18:55:00Z">
          <w:r w:rsidR="00656B04" w:rsidDel="00ED7D7C">
            <w:delText xml:space="preserve">. </w:delText>
          </w:r>
        </w:del>
      </w:moveFrom>
      <w:moveFromRangeEnd w:id="998"/>
      <w:del w:id="1001" w:author="Chen Heller" w:date="2022-09-14T18:55:00Z">
        <w:r w:rsidR="00EC5E25" w:rsidDel="00ED7D7C">
          <w:delText>(</w:delText>
        </w:r>
        <w:r w:rsidR="00656B04" w:rsidDel="00ED7D7C">
          <w:delText>b</w:delText>
        </w:r>
        <w:r w:rsidRPr="00F3771A" w:rsidDel="00ED7D7C">
          <w:delText xml:space="preserve">-f) Dots are single participant averages while the </w:delText>
        </w:r>
        <w:r w:rsidR="00FA5D66" w:rsidDel="00ED7D7C">
          <w:delText xml:space="preserve">colored </w:delText>
        </w:r>
        <w:r w:rsidRPr="00F3771A" w:rsidDel="00ED7D7C">
          <w:delText>horizontal lines are the average of all participants. Black error bars symbol the standard error (SE). Full/dashed grey lines represent a numerical incline/decline between the congruent and incongruent conditions</w:delText>
        </w:r>
      </w:del>
      <w:r w:rsidRPr="00F3771A">
        <w:t>.</w:t>
      </w:r>
    </w:p>
    <w:p w14:paraId="606097A7" w14:textId="001D673D" w:rsidR="00D826D9" w:rsidRDefault="00D826D9" w:rsidP="006238E0">
      <w:pPr>
        <w:pStyle w:val="Heading3"/>
      </w:pPr>
      <w:bookmarkStart w:id="1002" w:name="_Toc114053546"/>
      <w:r>
        <w:t>Discussion</w:t>
      </w:r>
      <w:bookmarkEnd w:id="1002"/>
    </w:p>
    <w:p w14:paraId="04CA93E9" w14:textId="5922AB0D" w:rsidR="000E0EDB" w:rsidRDefault="00BA3CA8" w:rsidP="00B25647">
      <w:pPr>
        <w:ind w:firstLine="0"/>
      </w:pPr>
      <w:r>
        <w:t xml:space="preserve">Experiment 3 incorporated </w:t>
      </w:r>
      <w:r w:rsidR="00336EE6">
        <w:t xml:space="preserve">a prolonged practice session in order to decrease the </w:t>
      </w:r>
      <w:r w:rsidR="007109DD">
        <w:t>number</w:t>
      </w:r>
      <w:r w:rsidR="00336EE6">
        <w:t xml:space="preserve"> of excluded trials and improve the probability of detecting the unconscious effects. </w:t>
      </w:r>
      <w:ins w:id="1003" w:author="Chen Heller" w:date="2022-09-14T12:40:00Z">
        <w:r w:rsidR="006B6AC7">
          <w:t xml:space="preserve">Notably, </w:t>
        </w:r>
      </w:ins>
      <w:ins w:id="1004" w:author="Chen Heller" w:date="2022-09-15T10:36:00Z">
        <w:r w:rsidR="00E85366">
          <w:t xml:space="preserve">none of the comparisons </w:t>
        </w:r>
      </w:ins>
      <w:ins w:id="1005" w:author="Chen Heller" w:date="2022-09-14T12:38:00Z">
        <w:r w:rsidR="005D7C3E">
          <w:t>pass</w:t>
        </w:r>
      </w:ins>
      <w:ins w:id="1006" w:author="Chen Heller" w:date="2022-09-15T10:36:00Z">
        <w:r w:rsidR="00E85366">
          <w:t>ed</w:t>
        </w:r>
      </w:ins>
      <w:ins w:id="1007" w:author="Chen Heller" w:date="2022-09-14T12:38:00Z">
        <w:r w:rsidR="005D7C3E">
          <w:t xml:space="preserve"> the multiple comparisons correction</w:t>
        </w:r>
      </w:ins>
      <w:ins w:id="1008" w:author="Chen Heller" w:date="2022-09-14T12:40:00Z">
        <w:r w:rsidR="006B6AC7">
          <w:t xml:space="preserve">. However </w:t>
        </w:r>
      </w:ins>
      <w:ins w:id="1009" w:author="Chen Heller" w:date="2022-09-14T12:38:00Z">
        <w:r w:rsidR="005D7C3E">
          <w:t xml:space="preserve">interesting trends </w:t>
        </w:r>
      </w:ins>
      <w:ins w:id="1010" w:author="Chen Heller" w:date="2022-09-14T12:40:00Z">
        <w:r w:rsidR="006B6AC7">
          <w:t xml:space="preserve">did imply </w:t>
        </w:r>
      </w:ins>
      <w:ins w:id="1011" w:author="Chen Heller" w:date="2022-09-14T12:38:00Z">
        <w:r w:rsidR="005D7C3E">
          <w:t>of a congruency effect</w:t>
        </w:r>
      </w:ins>
      <w:del w:id="1012" w:author="Chen Heller" w:date="2022-09-14T12:39:00Z">
        <w:r w:rsidR="00336EE6" w:rsidDel="00385459">
          <w:delText xml:space="preserve">The results </w:delText>
        </w:r>
        <w:r w:rsidR="00E40999" w:rsidDel="00385459">
          <w:delText>demonstrate</w:delText>
        </w:r>
        <w:r w:rsidR="00407760" w:rsidDel="00385459">
          <w:delText>d</w:delText>
        </w:r>
        <w:r w:rsidR="00E40999" w:rsidDel="00385459">
          <w:delText xml:space="preserve"> the </w:delText>
        </w:r>
        <w:r w:rsidR="006E2379" w:rsidDel="00385459">
          <w:delText xml:space="preserve">expected </w:delText>
        </w:r>
        <w:r w:rsidR="00E40999" w:rsidDel="00385459">
          <w:delText>congruency effect</w:delText>
        </w:r>
        <w:r w:rsidR="005D420E" w:rsidDel="00385459">
          <w:delText xml:space="preserve"> </w:delText>
        </w:r>
        <w:r w:rsidR="007D0199" w:rsidDel="00385459">
          <w:delText>on the reaching trajectories</w:delText>
        </w:r>
        <w:r w:rsidR="00EC1BFD" w:rsidDel="00385459">
          <w:delText xml:space="preserve">, </w:delText>
        </w:r>
      </w:del>
      <w:ins w:id="1013" w:author="Chen Heller" w:date="2022-09-14T12:36:00Z">
        <w:r w:rsidR="007A4A6D">
          <w:t xml:space="preserve"> </w:t>
        </w:r>
      </w:ins>
      <w:ins w:id="1014" w:author="Chen Heller" w:date="2022-09-14T12:39:00Z">
        <w:r w:rsidR="00385459">
          <w:t xml:space="preserve">which </w:t>
        </w:r>
      </w:ins>
      <w:r w:rsidR="009C3286">
        <w:t xml:space="preserve">manifested </w:t>
      </w:r>
      <w:del w:id="1015" w:author="Chen Heller" w:date="2022-09-14T12:39:00Z">
        <w:r w:rsidR="009872FC" w:rsidDel="00385459">
          <w:delText>by</w:delText>
        </w:r>
        <w:r w:rsidR="00EC1BFD" w:rsidDel="00385459">
          <w:delText xml:space="preserve"> the </w:delText>
        </w:r>
      </w:del>
      <w:ins w:id="1016" w:author="Chen Heller" w:date="2022-09-14T12:39:00Z">
        <w:r w:rsidR="00385459">
          <w:t xml:space="preserve">as a </w:t>
        </w:r>
      </w:ins>
      <w:r w:rsidR="00E40999">
        <w:t xml:space="preserve">bias </w:t>
      </w:r>
      <w:ins w:id="1017" w:author="Chen Heller" w:date="2022-09-14T12:40:00Z">
        <w:r w:rsidR="00B16D05">
          <w:t>in the trajec</w:t>
        </w:r>
      </w:ins>
      <w:ins w:id="1018" w:author="Chen Heller" w:date="2022-09-14T12:41:00Z">
        <w:r w:rsidR="00B16D05">
          <w:t xml:space="preserve">tories </w:t>
        </w:r>
      </w:ins>
      <w:r w:rsidR="00E40999">
        <w:t xml:space="preserve">towards the incorrect answer in the incongruent trials. This bias </w:t>
      </w:r>
      <w:r w:rsidR="001B2C33">
        <w:t>was expressed in</w:t>
      </w:r>
      <w:r w:rsidR="007B1390">
        <w:t xml:space="preserve"> a </w:t>
      </w:r>
      <w:del w:id="1019" w:author="Chen Heller" w:date="2022-09-14T12:42:00Z">
        <w:r w:rsidR="00E40999" w:rsidDel="00497BB2">
          <w:delText xml:space="preserve">decrease </w:delText>
        </w:r>
      </w:del>
      <w:ins w:id="1020" w:author="Chen Heller" w:date="2022-09-14T12:42:00Z">
        <w:r w:rsidR="00497BB2">
          <w:t xml:space="preserve">decreasing trend </w:t>
        </w:r>
      </w:ins>
      <w:r w:rsidR="00E40999">
        <w:t>in the reach area for incongruent trials.</w:t>
      </w:r>
      <w:r w:rsidR="0084046E">
        <w:t xml:space="preserve"> </w:t>
      </w:r>
      <w:r w:rsidR="009872FC">
        <w:t>The</w:t>
      </w:r>
      <w:r w:rsidR="00CD7735">
        <w:t xml:space="preserve"> results are in</w:t>
      </w:r>
      <w:r w:rsidR="0084046E">
        <w:t>-</w:t>
      </w:r>
      <w:r w:rsidR="00CD7735">
        <w:t xml:space="preserve">line with previous papers that </w:t>
      </w:r>
      <w:r w:rsidR="0084046E">
        <w:t xml:space="preserve">found a larger </w:t>
      </w:r>
      <w:r w:rsidR="00CD7735">
        <w:t xml:space="preserve">Area Under the </w:t>
      </w:r>
      <w:r w:rsidR="00CD7735">
        <w:lastRenderedPageBreak/>
        <w:t>Curve (AUC)</w:t>
      </w:r>
      <w:r w:rsidR="006E6F98">
        <w:t xml:space="preserve"> for incongruent as opposed to congruent trials</w:t>
      </w:r>
      <w:r w:rsidR="0084046E">
        <w:t xml:space="preserve"> </w:t>
      </w:r>
      <w:r w:rsidR="00824B02">
        <w:fldChar w:fldCharType="begin"/>
      </w:r>
      <w:r w:rsidR="00824B02">
        <w:instrText xml:space="preserve"> ADDIN ZOTERO_ITEM CSL_CITATION {"citationID":"CfecE9i1","properties":{"formattedCitation":"(Almeida et al., 2014; Xiao &amp; Yamauchi, 2017)","plainCitation":"(Almeida et al., 2014; Xiao &amp; Yamauchi, 2017)","noteIndex":0},"citationItems":[{"id":331,"uris":["http://zotero.org/users/8275165/items/DXBQJLPT"],"itemData":{"id":331,"type":"article-journal","container-title":"Cognitive,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Frederico"},{"family":"Caramazza","given":"Alfonso"}],"issued":{"date-parts":[["2014",3]]}}},{"id":333,"uris":["http://zotero.org/users/8275165/items/464RDB9E"],"itemData":{"id":333,"type":"article-journal","container-title":"PLOS ONE","DOI":"10.1371/journal.pone.0178740","ISSN":"1932-6203","issue":"6","journalAbbreviation":"PLoS ONE","language":"en","page":"e0178740","source":"DOI.org (Crossref)","title":"The role of attention in subliminal semantic processing: A mouse tracking study","title-short":"The role of attention in subliminal semantic processing","volume":"12","author":[{"family":"Xiao","given":"Kunchen"},{"family":"Yamauchi","given":"Takashi"}],"editor":[{"family":"Allen","given":"Philip"}],"issued":{"date-parts":[["2017",6,13]]}}}],"schema":"https://github.com/citation-style-language/schema/raw/master/csl-citation.json"} </w:instrText>
      </w:r>
      <w:r w:rsidR="00824B02">
        <w:fldChar w:fldCharType="separate"/>
      </w:r>
      <w:r w:rsidR="00824B02" w:rsidRPr="00824B02">
        <w:rPr>
          <w:rFonts w:ascii="Times New Roman" w:hAnsi="Times New Roman" w:cs="Times New Roman"/>
        </w:rPr>
        <w:t>(Almeida et al., 2014; Xiao &amp; Yamauchi, 2017)</w:t>
      </w:r>
      <w:r w:rsidR="00824B02">
        <w:fldChar w:fldCharType="end"/>
      </w:r>
      <w:r w:rsidR="0084046E">
        <w:t>.</w:t>
      </w:r>
    </w:p>
    <w:p w14:paraId="071F8DE0" w14:textId="153CBF46" w:rsidR="00FC3846" w:rsidRDefault="00865203" w:rsidP="00212789">
      <w:r>
        <w:t>Surprisingly</w:t>
      </w:r>
      <w:r w:rsidR="00D826D9">
        <w:t xml:space="preserve">, </w:t>
      </w:r>
      <w:r w:rsidR="00F8123B">
        <w:t xml:space="preserve">the </w:t>
      </w:r>
      <w:r w:rsidR="0058739A">
        <w:t xml:space="preserve">additional practice day in </w:t>
      </w:r>
      <w:ins w:id="1021" w:author="Chen Heller" w:date="2022-09-14T13:10:00Z">
        <w:r w:rsidR="002F313C" w:rsidRPr="002F313C">
          <w:t>Experiment 3</w:t>
        </w:r>
      </w:ins>
      <w:del w:id="1022" w:author="Chen Heller" w:date="2022-09-14T13:10:00Z">
        <w:r w:rsidR="0058739A" w:rsidDel="002F313C">
          <w:delText>Exp 3</w:delText>
        </w:r>
        <w:r w:rsidR="00AF3C98" w:rsidDel="002F313C">
          <w:delText>.</w:delText>
        </w:r>
      </w:del>
      <w:r w:rsidR="0058739A">
        <w:t xml:space="preserve"> </w:t>
      </w:r>
      <w:r w:rsidR="00E47313">
        <w:t>D</w:t>
      </w:r>
      <w:r w:rsidR="0058739A">
        <w:t>id not</w:t>
      </w:r>
      <w:r w:rsidR="004917DF">
        <w:t xml:space="preserve"> significantly</w:t>
      </w:r>
      <w:r w:rsidR="0058739A">
        <w:t xml:space="preserve"> reduce the participants' response time or proportion of </w:t>
      </w:r>
      <w:commentRangeStart w:id="1023"/>
      <w:r w:rsidR="0058739A">
        <w:t>excluded trials</w:t>
      </w:r>
      <w:commentRangeEnd w:id="1023"/>
      <w:r w:rsidR="00EB2FF8">
        <w:rPr>
          <w:rStyle w:val="CommentReference"/>
        </w:rPr>
        <w:commentReference w:id="1023"/>
      </w:r>
      <w:r w:rsidR="0058739A">
        <w:t xml:space="preserve">, and was therefore </w:t>
      </w:r>
      <w:r w:rsidR="00B45E24">
        <w:t>forgone</w:t>
      </w:r>
      <w:r w:rsidR="0058739A">
        <w:t xml:space="preserve"> in the next experiment.</w:t>
      </w:r>
      <w:r w:rsidR="00D826D9" w:rsidRPr="00A329D6">
        <w:t xml:space="preserve"> </w:t>
      </w:r>
    </w:p>
    <w:p w14:paraId="310B486A" w14:textId="2424ED40" w:rsidR="002B4328" w:rsidRDefault="002B4328" w:rsidP="006238E0"/>
    <w:p w14:paraId="1176DED7" w14:textId="4E998FB7" w:rsidR="00ED60E1" w:rsidRDefault="00ED60E1" w:rsidP="006238E0">
      <w:pPr>
        <w:pStyle w:val="Heading2"/>
      </w:pPr>
      <w:bookmarkStart w:id="1024" w:name="_Toc114053547"/>
      <w:del w:id="1025" w:author="Chen Heller" w:date="2022-09-14T13:10:00Z">
        <w:r w:rsidDel="00CE37CA">
          <w:delText>Exp 4</w:delText>
        </w:r>
      </w:del>
      <w:ins w:id="1026" w:author="Chen Heller" w:date="2022-09-14T13:10:00Z">
        <w:r w:rsidR="00CE37CA">
          <w:t>Experiment 4</w:t>
        </w:r>
      </w:ins>
      <w:bookmarkEnd w:id="1024"/>
    </w:p>
    <w:p w14:paraId="3D3FAF54" w14:textId="7053D0C2" w:rsidR="00D826D9" w:rsidRDefault="00A8788A" w:rsidP="00B25647">
      <w:pPr>
        <w:ind w:firstLine="0"/>
      </w:pPr>
      <w:r>
        <w:t>Experiment 4</w:t>
      </w:r>
      <w:r w:rsidR="00FC3846">
        <w:t xml:space="preserve"> was preregistered </w:t>
      </w:r>
      <w:r w:rsidR="006D2FC7">
        <w:t>[</w:t>
      </w:r>
      <w:commentRangeStart w:id="1027"/>
      <w:r w:rsidR="006D2FC7">
        <w:t>ref</w:t>
      </w:r>
      <w:commentRangeEnd w:id="1027"/>
      <w:r w:rsidR="006D2FC7">
        <w:rPr>
          <w:rStyle w:val="CommentReference"/>
        </w:rPr>
        <w:commentReference w:id="1027"/>
      </w:r>
      <w:r w:rsidR="006D2FC7">
        <w:t>]</w:t>
      </w:r>
      <w:r w:rsidR="00FC3846">
        <w:t xml:space="preserve">, aimed at </w:t>
      </w:r>
      <w:r w:rsidR="00D826D9">
        <w:t>examin</w:t>
      </w:r>
      <w:r w:rsidR="00FC3846">
        <w:t>ing</w:t>
      </w:r>
      <w:r w:rsidR="00D826D9">
        <w:t xml:space="preserve"> whether motion tracking is preferable over keyboard response</w:t>
      </w:r>
      <w:r w:rsidR="005824BE">
        <w:t>s</w:t>
      </w:r>
      <w:r w:rsidR="00D826D9">
        <w:t xml:space="preserve"> when studying unconscious processing. </w:t>
      </w:r>
      <w:r w:rsidR="008008B1">
        <w:t>Accordingly, it</w:t>
      </w:r>
      <w:r w:rsidR="005824BE">
        <w:t xml:space="preserve"> included both motion tracking and keyboard responses </w:t>
      </w:r>
      <w:r w:rsidR="0035029B">
        <w:t>sessions</w:t>
      </w:r>
      <w:r w:rsidR="005824BE">
        <w:t xml:space="preserve">, allowing me to </w:t>
      </w:r>
      <w:r w:rsidR="00D826D9">
        <w:t>compar</w:t>
      </w:r>
      <w:r w:rsidR="005824BE">
        <w:t>e</w:t>
      </w:r>
      <w:r w:rsidR="00D826D9">
        <w:t xml:space="preserve"> the sensitivity of both measures on an identical task. </w:t>
      </w:r>
      <w:r w:rsidR="00C77E69">
        <w:t>My</w:t>
      </w:r>
      <w:r w:rsidR="0035029B">
        <w:t xml:space="preserve"> approach followed the one by </w:t>
      </w:r>
      <w:r w:rsidR="006E3515">
        <w:fldChar w:fldCharType="begin"/>
      </w:r>
      <w:r w:rsidR="008D13A3">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6E3515">
        <w:fldChar w:fldCharType="separate"/>
      </w:r>
      <w:r w:rsidR="00285237" w:rsidRPr="00285237">
        <w:rPr>
          <w:rFonts w:ascii="Times New Roman" w:hAnsi="Times New Roman" w:cs="Times New Roman"/>
        </w:rPr>
        <w:t xml:space="preserve">Xiao et al. </w:t>
      </w:r>
      <w:r w:rsidR="00285237">
        <w:rPr>
          <w:rFonts w:ascii="Times New Roman" w:hAnsi="Times New Roman" w:cs="Times New Roman"/>
        </w:rPr>
        <w:t>(</w:t>
      </w:r>
      <w:r w:rsidR="00285237" w:rsidRPr="00285237">
        <w:rPr>
          <w:rFonts w:ascii="Times New Roman" w:hAnsi="Times New Roman" w:cs="Times New Roman"/>
        </w:rPr>
        <w:t>2015)</w:t>
      </w:r>
      <w:r w:rsidR="006E3515">
        <w:fldChar w:fldCharType="end"/>
      </w:r>
      <w:r w:rsidR="0035029B">
        <w:t>, but</w:t>
      </w:r>
      <w:r w:rsidR="003F65E8">
        <w:t xml:space="preserve"> replace</w:t>
      </w:r>
      <w:r w:rsidR="00335088">
        <w:t>d</w:t>
      </w:r>
      <w:r w:rsidR="003F65E8">
        <w:t xml:space="preserve"> the mouse </w:t>
      </w:r>
      <w:r w:rsidR="008921B2">
        <w:t xml:space="preserve">response </w:t>
      </w:r>
      <w:r w:rsidR="003F65E8">
        <w:t xml:space="preserve">with a more </w:t>
      </w:r>
      <w:r w:rsidR="008921B2">
        <w:t>intuitive</w:t>
      </w:r>
      <w:r w:rsidR="003F65E8">
        <w:t xml:space="preserve"> </w:t>
      </w:r>
      <w:r w:rsidR="008921B2">
        <w:t xml:space="preserve">and less </w:t>
      </w:r>
      <w:r w:rsidR="007E08AD">
        <w:t>effortful</w:t>
      </w:r>
      <w:r w:rsidR="008921B2">
        <w:t xml:space="preserve"> reaching response </w:t>
      </w:r>
      <w:r w:rsidR="00335088">
        <w:t>which does not constrain free movement</w:t>
      </w:r>
      <w:r w:rsidR="00A65CA7">
        <w:t xml:space="preserve"> </w:t>
      </w:r>
      <w:r w:rsidR="006911C5">
        <w:fldChar w:fldCharType="begin"/>
      </w:r>
      <w:r w:rsidR="006911C5">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6911C5">
        <w:fldChar w:fldCharType="separate"/>
      </w:r>
      <w:r w:rsidR="006911C5" w:rsidRPr="006911C5">
        <w:rPr>
          <w:rFonts w:ascii="Times New Roman" w:hAnsi="Times New Roman" w:cs="Times New Roman"/>
        </w:rPr>
        <w:t>(Desmurget et al., 1997; Palluel-Germain et al., 2004)</w:t>
      </w:r>
      <w:r w:rsidR="006911C5">
        <w:fldChar w:fldCharType="end"/>
      </w:r>
      <w:r w:rsidR="00335088">
        <w:t xml:space="preserve">. </w:t>
      </w:r>
      <w:r w:rsidR="00901A79">
        <w:t>Additionally,</w:t>
      </w:r>
      <w:r w:rsidR="00335088">
        <w:t xml:space="preserve"> I </w:t>
      </w:r>
      <w:r w:rsidR="002566AD">
        <w:t>improve</w:t>
      </w:r>
      <w:r w:rsidR="00335088">
        <w:t>d</w:t>
      </w:r>
      <w:r w:rsidR="002566AD">
        <w:t xml:space="preserve"> the validity of the unconscious </w:t>
      </w:r>
      <w:r w:rsidR="005D7980">
        <w:t>results</w:t>
      </w:r>
      <w:r w:rsidR="002566AD">
        <w:t xml:space="preserve"> by applying a rigorous awareness</w:t>
      </w:r>
      <w:r w:rsidR="005D7980">
        <w:t xml:space="preserve"> detection procedure </w:t>
      </w:r>
      <w:r w:rsidR="002566AD">
        <w:t xml:space="preserve">that includes both </w:t>
      </w:r>
      <w:r w:rsidR="00B93159">
        <w:t xml:space="preserve">an objective </w:t>
      </w:r>
      <w:r w:rsidR="00596EDB">
        <w:t xml:space="preserve">awareness </w:t>
      </w:r>
      <w:r w:rsidR="00B93159">
        <w:t>measure (prime 2-forced-choice recognition)</w:t>
      </w:r>
      <w:r w:rsidR="00596EDB">
        <w:t xml:space="preserve"> and </w:t>
      </w:r>
      <w:r w:rsidR="002566AD">
        <w:t xml:space="preserve">a </w:t>
      </w:r>
      <w:r w:rsidR="00C073DB">
        <w:t xml:space="preserve">subjective </w:t>
      </w:r>
      <w:r w:rsidR="002566AD">
        <w:t xml:space="preserve">trial by trial </w:t>
      </w:r>
      <w:r w:rsidR="00B93159">
        <w:t>awareness measure (</w:t>
      </w:r>
      <w:r w:rsidR="00C073DB">
        <w:t>PAS</w:t>
      </w:r>
      <w:r w:rsidR="00B93159">
        <w:t>)</w:t>
      </w:r>
      <w:r w:rsidR="00596EDB">
        <w:t xml:space="preserve">. </w:t>
      </w:r>
      <w:r w:rsidR="00C63DE1">
        <w:t xml:space="preserve">As opposed </w:t>
      </w:r>
      <w:r w:rsidR="005D7980">
        <w:t>to Xiao et al</w:t>
      </w:r>
      <w:r w:rsidR="00A24DAE">
        <w:t>.</w:t>
      </w:r>
      <w:r w:rsidR="005D7980">
        <w:t xml:space="preserve"> </w:t>
      </w:r>
      <w:r w:rsidR="00470746">
        <w:t>(</w:t>
      </w:r>
      <w:r w:rsidR="00750710">
        <w:fldChar w:fldCharType="begin"/>
      </w:r>
      <w:r w:rsidR="00364024">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50710">
        <w:fldChar w:fldCharType="separate"/>
      </w:r>
      <w:r w:rsidR="00111021" w:rsidRPr="00111021">
        <w:rPr>
          <w:rFonts w:ascii="Times New Roman" w:hAnsi="Times New Roman" w:cs="Times New Roman"/>
        </w:rPr>
        <w:t>2015)</w:t>
      </w:r>
      <w:r w:rsidR="00750710">
        <w:fldChar w:fldCharType="end"/>
      </w:r>
      <w:r w:rsidR="00AA7D91">
        <w:t xml:space="preserve"> which </w:t>
      </w:r>
      <w:r w:rsidR="00B65CCC">
        <w:t xml:space="preserve">used an </w:t>
      </w:r>
      <w:r w:rsidR="00AA7D91">
        <w:t xml:space="preserve">awareness </w:t>
      </w:r>
      <w:r w:rsidR="00B65CCC">
        <w:t xml:space="preserve">measure </w:t>
      </w:r>
      <w:r w:rsidR="00AA7D91">
        <w:t>on a separate block</w:t>
      </w:r>
      <w:r w:rsidR="005D7980">
        <w:t xml:space="preserve">, </w:t>
      </w:r>
      <w:r w:rsidR="00AA7D91">
        <w:t>awareness in my experiment was</w:t>
      </w:r>
      <w:r w:rsidR="005D7980">
        <w:t xml:space="preserve"> </w:t>
      </w:r>
      <w:r w:rsidR="00B65CCC">
        <w:t>estimated</w:t>
      </w:r>
      <w:r w:rsidR="005D7980">
        <w:t xml:space="preserve"> </w:t>
      </w:r>
      <w:r w:rsidR="00111021">
        <w:t xml:space="preserve">in </w:t>
      </w:r>
      <w:r w:rsidR="00596EDB">
        <w:t xml:space="preserve">the trials </w:t>
      </w:r>
      <w:r w:rsidR="0098458E">
        <w:t xml:space="preserve">of </w:t>
      </w:r>
      <w:r w:rsidR="00026588">
        <w:t xml:space="preserve">the </w:t>
      </w:r>
      <w:r w:rsidR="00596EDB">
        <w:t>main task</w:t>
      </w:r>
      <w:r w:rsidR="00C77E69">
        <w:t xml:space="preserve">. </w:t>
      </w:r>
      <w:r w:rsidR="00D826D9">
        <w:t xml:space="preserve">Since </w:t>
      </w:r>
      <w:r w:rsidR="006A7B52">
        <w:t>E</w:t>
      </w:r>
      <w:r w:rsidR="00D826D9">
        <w:t xml:space="preserve">xperiment </w:t>
      </w:r>
      <w:r w:rsidR="00B65CCC">
        <w:t xml:space="preserve">3 </w:t>
      </w:r>
      <w:r w:rsidR="00D826D9">
        <w:t xml:space="preserve">have shown that additional practice does not improve the number of valid trials, a separate training day was not included in </w:t>
      </w:r>
      <w:r w:rsidR="00B948B2">
        <w:t>E</w:t>
      </w:r>
      <w:r w:rsidR="00D826D9">
        <w:t xml:space="preserve">xperiment </w:t>
      </w:r>
      <w:r w:rsidR="00B65CCC">
        <w:t>4</w:t>
      </w:r>
      <w:r w:rsidR="0035029B">
        <w:t xml:space="preserve">, </w:t>
      </w:r>
      <w:r w:rsidR="00D826D9">
        <w:t xml:space="preserve">and only one practice block was used for each </w:t>
      </w:r>
      <w:r w:rsidR="0035029B">
        <w:t>session</w:t>
      </w:r>
      <w:r w:rsidR="00D826D9">
        <w:t xml:space="preserve">. </w:t>
      </w:r>
      <w:r w:rsidR="0035029B">
        <w:t xml:space="preserve">To prevent fatigue, each session included half </w:t>
      </w:r>
      <w:r w:rsidR="00D826D9">
        <w:t xml:space="preserve">the number of trials </w:t>
      </w:r>
      <w:r w:rsidR="0035029B">
        <w:t xml:space="preserve">(after testing that the effect found in </w:t>
      </w:r>
      <w:del w:id="1028" w:author="Chen Heller" w:date="2022-09-14T19:01:00Z">
        <w:r w:rsidR="0035029B" w:rsidDel="00B85208">
          <w:delText>Exp.</w:delText>
        </w:r>
      </w:del>
      <w:ins w:id="1029" w:author="Chen Heller" w:date="2022-09-14T19:01:00Z">
        <w:r w:rsidR="00B85208">
          <w:t>Experiment</w:t>
        </w:r>
      </w:ins>
      <w:r w:rsidR="0035029B">
        <w:t xml:space="preserve"> 3 is found also when half the trials are used)</w:t>
      </w:r>
      <w:r w:rsidR="00D826D9">
        <w:t xml:space="preserve">. In accordance with previous findings </w:t>
      </w:r>
      <w:r w:rsidR="009A3064">
        <w:fldChar w:fldCharType="begin"/>
      </w:r>
      <w:r w:rsidR="0036402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9A3064">
        <w:fldChar w:fldCharType="separate"/>
      </w:r>
      <w:r w:rsidR="009A3064" w:rsidRPr="009A3064">
        <w:rPr>
          <w:rFonts w:ascii="Times New Roman" w:hAnsi="Times New Roman" w:cs="Times New Roman"/>
        </w:rPr>
        <w:t>(Xiao et al., 2015</w:t>
      </w:r>
      <w:r w:rsidR="009A3064">
        <w:fldChar w:fldCharType="end"/>
      </w:r>
      <w:r w:rsidR="009A3064">
        <w:t>; but see</w:t>
      </w:r>
      <w:r w:rsidR="0018350F">
        <w:t xml:space="preserve"> </w:t>
      </w:r>
      <w:r w:rsidR="0018350F">
        <w:fldChar w:fldCharType="begin"/>
      </w:r>
      <w:r w:rsidR="0036402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18350F">
        <w:fldChar w:fldCharType="separate"/>
      </w:r>
      <w:r w:rsidR="0018350F" w:rsidRPr="0018350F">
        <w:rPr>
          <w:rFonts w:ascii="Times New Roman" w:hAnsi="Times New Roman" w:cs="Times New Roman"/>
        </w:rPr>
        <w:t>Dehaene et al., 2001</w:t>
      </w:r>
      <w:r w:rsidR="0018350F">
        <w:rPr>
          <w:rFonts w:ascii="Times New Roman" w:hAnsi="Times New Roman" w:cs="Times New Roman"/>
        </w:rPr>
        <w:t>,</w:t>
      </w:r>
      <w:r w:rsidR="0018350F">
        <w:fldChar w:fldCharType="end"/>
      </w:r>
      <w:r w:rsidR="009A3064">
        <w:t xml:space="preserve"> </w:t>
      </w:r>
      <w:r w:rsidR="0018350F">
        <w:t>were a large effect was found using a keyboard)</w:t>
      </w:r>
      <w:r w:rsidR="009A3064">
        <w:t xml:space="preserve"> </w:t>
      </w:r>
      <w:r w:rsidR="00C46CA3">
        <w:t xml:space="preserve">I </w:t>
      </w:r>
      <w:r w:rsidR="00D826D9">
        <w:t>expect</w:t>
      </w:r>
      <w:r w:rsidR="009F470F">
        <w:t>ed</w:t>
      </w:r>
      <w:r w:rsidR="00D826D9">
        <w:t xml:space="preserve"> that the </w:t>
      </w:r>
      <w:r w:rsidR="0035029B">
        <w:t xml:space="preserve">effect found in </w:t>
      </w:r>
      <w:r w:rsidR="004F066D">
        <w:t xml:space="preserve">the </w:t>
      </w:r>
      <w:r w:rsidR="0035029B">
        <w:t xml:space="preserve">motion tracking </w:t>
      </w:r>
      <w:r w:rsidR="004F066D">
        <w:t xml:space="preserve">session </w:t>
      </w:r>
      <w:r w:rsidR="0035029B">
        <w:t xml:space="preserve">(namely, the </w:t>
      </w:r>
      <w:r w:rsidR="00D826D9">
        <w:t>reach area variable</w:t>
      </w:r>
      <w:r w:rsidR="0035029B">
        <w:t>)</w:t>
      </w:r>
      <w:r w:rsidR="00D826D9">
        <w:t xml:space="preserve"> would produce a larger congruency effect than the </w:t>
      </w:r>
      <w:r w:rsidR="0035029B">
        <w:t>effect in the keyboard session (</w:t>
      </w:r>
      <w:r w:rsidR="00D826D9">
        <w:t>RT variable</w:t>
      </w:r>
      <w:r w:rsidR="0035029B">
        <w:t>)</w:t>
      </w:r>
      <w:r w:rsidR="00D826D9">
        <w:t>.</w:t>
      </w:r>
    </w:p>
    <w:p w14:paraId="62416052" w14:textId="77777777" w:rsidR="001C0104" w:rsidRDefault="001C0104" w:rsidP="00B25647">
      <w:pPr>
        <w:ind w:firstLine="0"/>
      </w:pPr>
    </w:p>
    <w:p w14:paraId="4F35F08C" w14:textId="1E5D7171" w:rsidR="00D826D9" w:rsidRDefault="00D826D9" w:rsidP="006238E0">
      <w:pPr>
        <w:pStyle w:val="Heading3"/>
      </w:pPr>
      <w:bookmarkStart w:id="1030" w:name="_Toc114053548"/>
      <w:r>
        <w:t>Methods</w:t>
      </w:r>
      <w:bookmarkEnd w:id="1030"/>
    </w:p>
    <w:p w14:paraId="635A0C30" w14:textId="77777777" w:rsidR="00D826D9" w:rsidRDefault="00D826D9" w:rsidP="006238E0">
      <w:pPr>
        <w:pStyle w:val="Heading4"/>
      </w:pPr>
      <w:bookmarkStart w:id="1031" w:name="_Toc114053549"/>
      <w:r>
        <w:lastRenderedPageBreak/>
        <w:t>Participants</w:t>
      </w:r>
      <w:bookmarkEnd w:id="1031"/>
    </w:p>
    <w:p w14:paraId="10928BC5" w14:textId="0DA025DC" w:rsidR="00D826D9" w:rsidRDefault="004543AF" w:rsidP="005E6629">
      <w:pPr>
        <w:ind w:firstLine="0"/>
      </w:pPr>
      <w:r>
        <w:t>The recruitment procedure and criteri</w:t>
      </w:r>
      <w:r w:rsidR="00E432DA">
        <w:t>a</w:t>
      </w:r>
      <w:r>
        <w:t xml:space="preserve"> were identical to those of </w:t>
      </w:r>
      <w:del w:id="1032" w:author="Chen Heller" w:date="2022-09-14T13:08:00Z">
        <w:r w:rsidDel="00035FA8">
          <w:delText>Exp 1</w:delText>
        </w:r>
      </w:del>
      <w:ins w:id="1033" w:author="Chen Heller" w:date="2022-09-14T13:08:00Z">
        <w:r w:rsidR="00035FA8">
          <w:t>Experiment 1</w:t>
        </w:r>
      </w:ins>
      <w:r>
        <w:t xml:space="preserve">. </w:t>
      </w:r>
      <w:r w:rsidR="00E432DA">
        <w:t xml:space="preserve">Thirty </w:t>
      </w:r>
      <w:r>
        <w:t xml:space="preserve">participants </w:t>
      </w:r>
      <w:r w:rsidR="00EB6DE4">
        <w:t>(</w:t>
      </w:r>
      <w:r w:rsidR="00FF20F9">
        <w:t>17</w:t>
      </w:r>
      <w:r w:rsidR="00EB6DE4">
        <w:t xml:space="preserve"> female</w:t>
      </w:r>
      <w:r w:rsidR="00FF20F9">
        <w:t>s</w:t>
      </w:r>
      <w:r w:rsidR="00EB6DE4">
        <w:t xml:space="preserve">) </w:t>
      </w:r>
      <w:r>
        <w:t xml:space="preserve">were recruited (age: M = </w:t>
      </w:r>
      <w:r w:rsidR="00EB6DE4">
        <w:t>26.9</w:t>
      </w:r>
      <w:r>
        <w:t xml:space="preserve">, SD = </w:t>
      </w:r>
      <w:r w:rsidR="00EB6DE4">
        <w:t>3.66</w:t>
      </w:r>
      <w:r>
        <w:t>) and additional 1</w:t>
      </w:r>
      <w:r w:rsidR="000E32D8">
        <w:t>5</w:t>
      </w:r>
      <w:r>
        <w:t xml:space="preserve"> participants were excluded. Five of them were excluded because they had significantly less than 70% correct answers in the target classification task according to a binomial test. </w:t>
      </w:r>
      <w:r w:rsidR="00460A6A">
        <w:t>Seven</w:t>
      </w:r>
      <w:r>
        <w:t xml:space="preserve"> participants were excluded since they had less </w:t>
      </w:r>
      <w:r w:rsidR="004F066D">
        <w:t>than</w:t>
      </w:r>
      <w:r>
        <w:t xml:space="preserve"> 25 valid trials in each condition. </w:t>
      </w:r>
      <w:r w:rsidR="00934069">
        <w:t>Three</w:t>
      </w:r>
      <w:r>
        <w:t xml:space="preserve"> more participants were excluded due to technical issues: one since a reflective object she wore interfered with the motion tracking system's recordings, another participant since the program crashed in the middle of her experiment, and </w:t>
      </w:r>
      <w:r w:rsidR="00C66BC3">
        <w:t>one</w:t>
      </w:r>
      <w:r>
        <w:t xml:space="preserve"> more quit before completing the experiment. </w:t>
      </w:r>
      <w:r w:rsidR="00C859DE">
        <w:t xml:space="preserve">The </w:t>
      </w:r>
      <w:r w:rsidR="00EA0563">
        <w:t xml:space="preserve">sample size was determined following a power analysis, </w:t>
      </w:r>
      <w:r w:rsidR="00D826D9">
        <w:t xml:space="preserve">calculated </w:t>
      </w:r>
      <w:r w:rsidR="00EA0563">
        <w:t xml:space="preserve">on </w:t>
      </w:r>
      <w:r w:rsidR="00D826D9">
        <w:t xml:space="preserve">the average </w:t>
      </w:r>
      <w:r w:rsidR="00A1537D">
        <w:t xml:space="preserve">of the </w:t>
      </w:r>
      <w:r w:rsidR="00D826D9">
        <w:t>effect</w:t>
      </w:r>
      <w:r w:rsidR="00A1537D">
        <w:t>s</w:t>
      </w:r>
      <w:r w:rsidR="00D826D9">
        <w:t xml:space="preserve"> in </w:t>
      </w:r>
      <w:r w:rsidR="00334D5D">
        <w:t xml:space="preserve">Experiments </w:t>
      </w:r>
      <w:r w:rsidR="002A67DA">
        <w:t xml:space="preserve">2 </w:t>
      </w:r>
      <w:r w:rsidR="00D826D9">
        <w:t xml:space="preserve">and </w:t>
      </w:r>
      <w:r w:rsidR="002A67DA">
        <w:t>3</w:t>
      </w:r>
      <w:r w:rsidR="00EA0563">
        <w:t xml:space="preserve">, </w:t>
      </w:r>
      <w:r w:rsidR="00D826D9">
        <w:t xml:space="preserve">when using only half of the trials in each experiment. </w:t>
      </w:r>
      <w:r w:rsidR="00D826D9" w:rsidRPr="006852A2">
        <w:t xml:space="preserve">The average effect size was 0.88 (Cohen's </w:t>
      </w:r>
      <w:proofErr w:type="spellStart"/>
      <w:r w:rsidR="00D826D9" w:rsidRPr="006852A2">
        <w:t>d</w:t>
      </w:r>
      <w:r w:rsidR="00D826D9" w:rsidRPr="005E6629">
        <w:rPr>
          <w:vertAlign w:val="subscript"/>
        </w:rPr>
        <w:t>z</w:t>
      </w:r>
      <w:proofErr w:type="spellEnd"/>
      <w:r w:rsidR="00D826D9" w:rsidRPr="006852A2">
        <w:t xml:space="preserve">). </w:t>
      </w:r>
      <w:r w:rsidR="00C46CA3">
        <w:t>I</w:t>
      </w:r>
      <w:r w:rsidR="00D826D9" w:rsidRPr="006852A2">
        <w:t xml:space="preserve"> estimated the keyboard task's effect size to be around 30% smaller (</w:t>
      </w:r>
      <w:r w:rsidR="00626236" w:rsidRPr="006852A2">
        <w:t xml:space="preserve">Cohen's </w:t>
      </w:r>
      <w:proofErr w:type="spellStart"/>
      <w:r w:rsidR="00626236" w:rsidRPr="006852A2">
        <w:t>d</w:t>
      </w:r>
      <w:r w:rsidR="00626236" w:rsidRPr="000C068B">
        <w:rPr>
          <w:vertAlign w:val="subscript"/>
        </w:rPr>
        <w:t>z</w:t>
      </w:r>
      <w:proofErr w:type="spellEnd"/>
      <w:r w:rsidR="00D826D9" w:rsidRPr="006852A2">
        <w:t xml:space="preserve"> = 0.61), in line with </w:t>
      </w:r>
      <w:r w:rsidR="00333DEB">
        <w:t>my</w:t>
      </w:r>
      <w:r w:rsidR="00D826D9" w:rsidRPr="006852A2">
        <w:t xml:space="preserve"> hypothesis for a smaller RT effect, and in accordance with a previous study (Xiao et al., 2015, d=0.65, though see </w:t>
      </w:r>
      <w:proofErr w:type="spellStart"/>
      <w:r w:rsidR="00D826D9" w:rsidRPr="006852A2">
        <w:t>Dehaene</w:t>
      </w:r>
      <w:proofErr w:type="spellEnd"/>
      <w:r w:rsidR="00D826D9" w:rsidRPr="006852A2">
        <w:t xml:space="preserve"> et al., 2001, where the effect size was 0.8). To find such 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4F026497" w14:textId="77777777" w:rsidR="001C0104" w:rsidRDefault="001C0104" w:rsidP="005E6629">
      <w:pPr>
        <w:ind w:firstLine="0"/>
        <w:rPr>
          <w:rtl/>
        </w:rPr>
      </w:pPr>
    </w:p>
    <w:p w14:paraId="5FC1E55D" w14:textId="6E2C75F8" w:rsidR="00D826D9" w:rsidRDefault="00D826D9" w:rsidP="006238E0">
      <w:pPr>
        <w:pStyle w:val="Heading3"/>
      </w:pPr>
      <w:bookmarkStart w:id="1034" w:name="_Toc114053550"/>
      <w:r>
        <w:t>Stimuli</w:t>
      </w:r>
      <w:r w:rsidR="00521037">
        <w:t xml:space="preserve">, Apparatus and </w:t>
      </w:r>
      <w:r>
        <w:t>Procedure</w:t>
      </w:r>
      <w:bookmarkEnd w:id="1034"/>
    </w:p>
    <w:p w14:paraId="2C88FD2C" w14:textId="6E0B0AF1" w:rsidR="00D826D9" w:rsidRDefault="00521037" w:rsidP="00D966CD">
      <w:pPr>
        <w:ind w:firstLine="0"/>
      </w:pPr>
      <w:r>
        <w:t xml:space="preserve">The methods were identical to those used in Experiment 3, besides the following changes: first, </w:t>
      </w:r>
      <w:r w:rsidR="000A4571">
        <w:t xml:space="preserve">the separate practice day was omitted and instead </w:t>
      </w:r>
      <w:r w:rsidR="00D826D9">
        <w:t>two</w:t>
      </w:r>
      <w:r>
        <w:t xml:space="preserve"> main</w:t>
      </w:r>
      <w:r w:rsidR="00D826D9">
        <w:t xml:space="preserve"> </w:t>
      </w:r>
      <w:r w:rsidR="00D826D9" w:rsidRPr="00400416">
        <w:t>session</w:t>
      </w:r>
      <w:r w:rsidR="00D826D9">
        <w:t>s</w:t>
      </w:r>
      <w:r w:rsidR="00560506">
        <w:t xml:space="preserve"> </w:t>
      </w:r>
      <w:r w:rsidR="000A4571">
        <w:t xml:space="preserve">were </w:t>
      </w:r>
      <w:r w:rsidR="00560506">
        <w:t>conducted on the same day</w:t>
      </w:r>
      <w:r>
        <w:t>, one for keyboard response and the other for motion tracking.</w:t>
      </w:r>
      <w:r w:rsidR="00D826D9" w:rsidRPr="00400416">
        <w:t xml:space="preserve"> </w:t>
      </w:r>
      <w:r>
        <w:t xml:space="preserve">Each </w:t>
      </w:r>
      <w:r w:rsidR="00D826D9" w:rsidRPr="00400416">
        <w:t>include</w:t>
      </w:r>
      <w:r w:rsidR="00D826D9">
        <w:t>d</w:t>
      </w:r>
      <w:r w:rsidR="00D826D9" w:rsidRPr="00400416">
        <w:t xml:space="preserve"> a practice block and </w:t>
      </w:r>
      <w:r w:rsidR="00D826D9">
        <w:t xml:space="preserve">six </w:t>
      </w:r>
      <w:r w:rsidR="00D826D9" w:rsidRPr="00400416">
        <w:t xml:space="preserve">test blocks (i.e., 40 practice trials and </w:t>
      </w:r>
      <w:r w:rsidR="00D826D9">
        <w:t xml:space="preserve">240 </w:t>
      </w:r>
      <w:r w:rsidR="00D826D9" w:rsidRPr="00400416">
        <w:t>test trials)</w:t>
      </w:r>
      <w:r w:rsidR="00D442AA">
        <w:t>. They</w:t>
      </w:r>
      <w:r w:rsidR="00D826D9">
        <w:t xml:space="preserve"> were run consecutively, </w:t>
      </w:r>
      <w:r w:rsidR="00E326FF">
        <w:t xml:space="preserve">with </w:t>
      </w:r>
      <w:r w:rsidR="00D826D9">
        <w:t xml:space="preserve">the order counterbalanced between </w:t>
      </w:r>
      <w:r w:rsidR="00135A50">
        <w:t>participants</w:t>
      </w:r>
      <w:r w:rsidR="00D826D9" w:rsidRPr="00400416">
        <w:t xml:space="preserve">. Stimuli order </w:t>
      </w:r>
      <w:r w:rsidR="00D826D9">
        <w:t xml:space="preserve">in the experimental blocks was </w:t>
      </w:r>
      <w:r w:rsidR="00D826D9" w:rsidRPr="00400416">
        <w:t xml:space="preserve">dictated by </w:t>
      </w:r>
      <w:r w:rsidR="00D826D9">
        <w:t xml:space="preserve">a </w:t>
      </w:r>
      <w:r w:rsidR="00D826D9" w:rsidRPr="00400416">
        <w:t xml:space="preserve">list that </w:t>
      </w:r>
      <w:r w:rsidR="00D826D9">
        <w:t xml:space="preserve">was </w:t>
      </w:r>
      <w:r w:rsidR="00D826D9" w:rsidRPr="00400416">
        <w:t xml:space="preserve">randomly sampled (without replacement) out of </w:t>
      </w:r>
      <w:r w:rsidR="00D826D9">
        <w:t xml:space="preserve">twenty </w:t>
      </w:r>
      <w:r w:rsidR="00D826D9" w:rsidRPr="00400416">
        <w:t xml:space="preserve">pre-composed lists of trial condition and stimulus. </w:t>
      </w:r>
      <w:r w:rsidR="00D826D9">
        <w:t xml:space="preserve">Reaching responses were bound to the same movement onset and duration constraints as in experiment three. However, here </w:t>
      </w:r>
      <w:r w:rsidR="00450658">
        <w:t>to make sure participants touch the screen</w:t>
      </w:r>
      <w:r w:rsidR="00497833">
        <w:t>,</w:t>
      </w:r>
      <w:r w:rsidR="00450658">
        <w:t xml:space="preserve"> </w:t>
      </w:r>
      <w:r w:rsidR="00D826D9">
        <w:t>movement ended when the finger was 0.7cm away from the screen (on the Z axis)</w:t>
      </w:r>
      <w:r w:rsidR="0032042D">
        <w:t xml:space="preserve">, </w:t>
      </w:r>
      <w:r w:rsidR="00D826D9">
        <w:t xml:space="preserve">and </w:t>
      </w:r>
      <w:r w:rsidR="00450658">
        <w:t>to avoid interrupting the participant's movement</w:t>
      </w:r>
      <w:r w:rsidR="00497833">
        <w:t>,</w:t>
      </w:r>
      <w:r w:rsidR="00450658">
        <w:t xml:space="preserve"> </w:t>
      </w:r>
      <w:r w:rsidR="00D826D9">
        <w:t xml:space="preserve">the "Too slow" feedback was given after </w:t>
      </w:r>
      <w:r w:rsidR="00450658">
        <w:t xml:space="preserve">the </w:t>
      </w:r>
      <w:r w:rsidR="00D826D9">
        <w:t>movement was completed. In the k</w:t>
      </w:r>
      <w:r w:rsidR="00D826D9" w:rsidRPr="007C1188">
        <w:t xml:space="preserve">eyboard </w:t>
      </w:r>
      <w:r w:rsidR="00D826D9">
        <w:t xml:space="preserve">task participants pressed </w:t>
      </w:r>
      <w:r w:rsidR="00D826D9" w:rsidRPr="007C1188">
        <w:t>"</w:t>
      </w:r>
      <w:r w:rsidR="00D826D9">
        <w:t>E</w:t>
      </w:r>
      <w:r w:rsidR="00D826D9" w:rsidRPr="007C1188">
        <w:t>"/"</w:t>
      </w:r>
      <w:r w:rsidR="00D826D9">
        <w:t>Y</w:t>
      </w:r>
      <w:r w:rsidR="00D826D9" w:rsidRPr="007C1188">
        <w:t>" keys</w:t>
      </w:r>
      <w:r w:rsidR="00D826D9">
        <w:t xml:space="preserve"> with the left/right hand to select the left/right side accordingly. Response had to be given within a time </w:t>
      </w:r>
      <w:r w:rsidR="00D826D9">
        <w:lastRenderedPageBreak/>
        <w:t xml:space="preserve">window of 100-740ms from target display, otherwise "Too Early"/ "Too Late" feedback was given. Response </w:t>
      </w:r>
      <w:r w:rsidR="00EF5E42">
        <w:t xml:space="preserve">in the prime recognition task </w:t>
      </w:r>
      <w:r w:rsidR="00D826D9">
        <w:t>was given in an identical fashion to the target classification task, within a seven second response window.</w:t>
      </w:r>
    </w:p>
    <w:p w14:paraId="38AFA958" w14:textId="77777777" w:rsidR="001C0104" w:rsidRPr="00892F96" w:rsidRDefault="001C0104" w:rsidP="00D966CD">
      <w:pPr>
        <w:ind w:firstLine="0"/>
      </w:pPr>
    </w:p>
    <w:p w14:paraId="1E655967" w14:textId="71773DEA" w:rsidR="00D826D9" w:rsidRDefault="00D826D9" w:rsidP="006238E0">
      <w:pPr>
        <w:pStyle w:val="Heading3"/>
      </w:pPr>
      <w:bookmarkStart w:id="1035" w:name="_Toc114053551"/>
      <w:r>
        <w:t>Exclusion criteria</w:t>
      </w:r>
      <w:bookmarkEnd w:id="1035"/>
    </w:p>
    <w:p w14:paraId="312384C8" w14:textId="15419B68" w:rsidR="00D826D9" w:rsidRDefault="00D826D9" w:rsidP="007D1A08">
      <w:pPr>
        <w:ind w:firstLine="0"/>
      </w:pPr>
      <w:r>
        <w:t xml:space="preserve">The exclusion criteria in the reaching session </w:t>
      </w:r>
      <w:r w:rsidR="003B3AF4">
        <w:t xml:space="preserve">were </w:t>
      </w:r>
      <w:r>
        <w:t xml:space="preserve">identical to </w:t>
      </w:r>
      <w:r w:rsidR="00290E67">
        <w:t xml:space="preserve">those </w:t>
      </w:r>
      <w:r>
        <w:t>used in experiment</w:t>
      </w:r>
      <w:r w:rsidR="003B3AF4">
        <w:t>s</w:t>
      </w:r>
      <w:r>
        <w:t xml:space="preserve"> </w:t>
      </w:r>
      <w:r w:rsidR="003B3AF4">
        <w:t>2 and 3</w:t>
      </w:r>
      <w:r>
        <w:t>. Additional exclusion criteria were used in the keyboard session</w:t>
      </w:r>
      <w:r w:rsidR="003B3AF4">
        <w:t>,</w:t>
      </w:r>
      <w:r>
        <w:t xml:space="preserve"> where trials were excluded if no response was given or if it was given less than 100ms or more than 740ms after target display.</w:t>
      </w:r>
    </w:p>
    <w:p w14:paraId="3AA9C79F" w14:textId="69DF0122" w:rsidR="00D826D9" w:rsidRDefault="00D826D9" w:rsidP="006238E0">
      <w:pPr>
        <w:pStyle w:val="Heading3"/>
      </w:pPr>
      <w:bookmarkStart w:id="1036" w:name="_Toc114053552"/>
      <w:commentRangeStart w:id="1037"/>
      <w:commentRangeStart w:id="1038"/>
      <w:r>
        <w:t>Results</w:t>
      </w:r>
      <w:commentRangeEnd w:id="1037"/>
      <w:r w:rsidR="0013510A">
        <w:rPr>
          <w:rStyle w:val="CommentReference"/>
          <w:rFonts w:asciiTheme="majorBidi" w:eastAsiaTheme="minorEastAsia" w:hAnsiTheme="majorBidi" w:cstheme="majorBidi"/>
          <w:b w:val="0"/>
          <w:bCs w:val="0"/>
          <w:kern w:val="0"/>
          <w:lang w:eastAsia="en-US" w:bidi="he-IL"/>
        </w:rPr>
        <w:commentReference w:id="1037"/>
      </w:r>
      <w:bookmarkEnd w:id="1036"/>
      <w:commentRangeEnd w:id="1038"/>
      <w:r w:rsidR="00C97FE0">
        <w:rPr>
          <w:rStyle w:val="CommentReference"/>
          <w:rFonts w:asciiTheme="majorBidi" w:eastAsiaTheme="minorEastAsia" w:hAnsiTheme="majorBidi" w:cstheme="majorBidi"/>
          <w:b w:val="0"/>
          <w:bCs w:val="0"/>
          <w:kern w:val="0"/>
          <w:lang w:eastAsia="en-US" w:bidi="he-IL"/>
        </w:rPr>
        <w:commentReference w:id="1038"/>
      </w:r>
    </w:p>
    <w:p w14:paraId="438C6938" w14:textId="6C960440" w:rsidR="00DB7DD5" w:rsidRDefault="00BA4221">
      <w:pPr>
        <w:ind w:firstLine="0"/>
        <w:rPr>
          <w:rtl/>
        </w:rPr>
        <w:pPrChange w:id="1039" w:author="Chen Heller" w:date="2022-09-12T16:29:00Z">
          <w:pPr/>
        </w:pPrChange>
      </w:pPr>
      <w:r>
        <w:t>Prime visibility:</w:t>
      </w:r>
      <w:r w:rsidR="00012635">
        <w:t xml:space="preserve"> </w:t>
      </w:r>
      <w:ins w:id="1040" w:author="Chen Heller" w:date="2022-09-14T13:48:00Z">
        <w:r w:rsidR="004731EE">
          <w:t>I</w:t>
        </w:r>
      </w:ins>
      <w:del w:id="1041" w:author="Chen Heller" w:date="2022-09-14T13:47:00Z">
        <w:r w:rsidDel="004F1986">
          <w:delText>overall</w:delText>
        </w:r>
        <w:r w:rsidR="00BF4777" w:rsidDel="004F1986">
          <w:delText>,</w:delText>
        </w:r>
      </w:del>
      <w:ins w:id="1042" w:author="Chen Heller" w:date="2022-09-14T13:47:00Z">
        <w:r w:rsidR="004F1986">
          <w:t>n the reaching session,</w:t>
        </w:r>
      </w:ins>
      <w:r w:rsidR="00BF4777">
        <w:t xml:space="preserve"> </w:t>
      </w:r>
      <w:r w:rsidR="001F6E52">
        <w:t>9</w:t>
      </w:r>
      <w:r w:rsidR="004E2179">
        <w:t>4</w:t>
      </w:r>
      <w:r w:rsidR="001F6E52">
        <w:t>.</w:t>
      </w:r>
      <w:r w:rsidR="004E2179">
        <w:t>41</w:t>
      </w:r>
      <w:r>
        <w:t xml:space="preserve">% of the trials </w:t>
      </w:r>
      <w:del w:id="1043" w:author="Chen Heller" w:date="2022-09-14T13:47:00Z">
        <w:r w:rsidR="00012635" w:rsidDel="004F1986">
          <w:delText xml:space="preserve">in the reaching session </w:delText>
        </w:r>
        <w:r w:rsidDel="004F1986">
          <w:delText xml:space="preserve">were rated as </w:delText>
        </w:r>
      </w:del>
      <w:ins w:id="1044" w:author="Chen Heller" w:date="2022-09-14T13:47:00Z">
        <w:r w:rsidR="004F1986">
          <w:t xml:space="preserve">were given a </w:t>
        </w:r>
      </w:ins>
      <w:r>
        <w:t xml:space="preserve">visibility </w:t>
      </w:r>
      <w:ins w:id="1045" w:author="Chen Heller" w:date="2022-09-14T13:47:00Z">
        <w:r w:rsidR="004F1986">
          <w:t xml:space="preserve">rating of </w:t>
        </w:r>
      </w:ins>
      <w:r>
        <w:t xml:space="preserve">1, </w:t>
      </w:r>
      <w:r w:rsidR="004E2179">
        <w:t>4.79</w:t>
      </w:r>
      <w:r>
        <w:t>% a</w:t>
      </w:r>
      <w:del w:id="1046" w:author="Chen Heller" w:date="2022-09-14T13:48:00Z">
        <w:r w:rsidDel="004731EE">
          <w:delText>s</w:delText>
        </w:r>
      </w:del>
      <w:r>
        <w:t xml:space="preserve"> visibility </w:t>
      </w:r>
      <w:ins w:id="1047" w:author="Chen Heller" w:date="2022-09-14T13:48:00Z">
        <w:r w:rsidR="004731EE">
          <w:t xml:space="preserve">rating of </w:t>
        </w:r>
      </w:ins>
      <w:r>
        <w:t xml:space="preserve">2, </w:t>
      </w:r>
      <w:r w:rsidR="001F6E52">
        <w:t>0.</w:t>
      </w:r>
      <w:r w:rsidR="004E2179">
        <w:t>63</w:t>
      </w:r>
      <w:r>
        <w:t>% a</w:t>
      </w:r>
      <w:del w:id="1048" w:author="Chen Heller" w:date="2022-09-14T13:48:00Z">
        <w:r w:rsidDel="004731EE">
          <w:delText>s</w:delText>
        </w:r>
      </w:del>
      <w:r>
        <w:t xml:space="preserve"> visibility </w:t>
      </w:r>
      <w:ins w:id="1049" w:author="Chen Heller" w:date="2022-09-14T13:48:00Z">
        <w:r w:rsidR="004731EE">
          <w:t xml:space="preserve">rating of </w:t>
        </w:r>
      </w:ins>
      <w:r>
        <w:t xml:space="preserve">3 and </w:t>
      </w:r>
      <w:r w:rsidR="001F6E52">
        <w:t>0.1</w:t>
      </w:r>
      <w:r w:rsidR="004E2179">
        <w:t>5</w:t>
      </w:r>
      <w:r>
        <w:t>% a</w:t>
      </w:r>
      <w:del w:id="1050" w:author="Chen Heller" w:date="2022-09-14T13:48:00Z">
        <w:r w:rsidDel="004731EE">
          <w:delText>s</w:delText>
        </w:r>
      </w:del>
      <w:r>
        <w:t xml:space="preserve"> visibility </w:t>
      </w:r>
      <w:ins w:id="1051" w:author="Chen Heller" w:date="2022-09-14T13:48:00Z">
        <w:r w:rsidR="004731EE">
          <w:t xml:space="preserve">rating of </w:t>
        </w:r>
      </w:ins>
      <w:r>
        <w:t>4</w:t>
      </w:r>
      <w:r w:rsidR="00012635">
        <w:t xml:space="preserve">, while in the keyboard session </w:t>
      </w:r>
      <w:r w:rsidR="004E2179">
        <w:t>92.12</w:t>
      </w:r>
      <w:r w:rsidR="00012635">
        <w:t xml:space="preserve">% of </w:t>
      </w:r>
      <w:ins w:id="1052" w:author="Chen Heller" w:date="2022-09-14T13:43:00Z">
        <w:r w:rsidR="00EE5C8B">
          <w:t xml:space="preserve">them </w:t>
        </w:r>
      </w:ins>
      <w:r w:rsidR="00012635">
        <w:t xml:space="preserve">were </w:t>
      </w:r>
      <w:del w:id="1053" w:author="Chen Heller" w:date="2022-09-14T13:49:00Z">
        <w:r w:rsidR="00012635" w:rsidDel="00835861">
          <w:delText>rated as visibility</w:delText>
        </w:r>
      </w:del>
      <w:ins w:id="1054" w:author="Chen Heller" w:date="2022-09-14T13:49:00Z">
        <w:r w:rsidR="00835861">
          <w:t>given a visibility rating of</w:t>
        </w:r>
      </w:ins>
      <w:r w:rsidR="00012635">
        <w:t xml:space="preserve"> 1, 7.</w:t>
      </w:r>
      <w:r w:rsidR="004E2179">
        <w:t>04</w:t>
      </w:r>
      <w:r w:rsidR="00012635">
        <w:t>% a</w:t>
      </w:r>
      <w:del w:id="1055" w:author="Chen Heller" w:date="2022-09-14T13:49:00Z">
        <w:r w:rsidR="00012635" w:rsidDel="00835861">
          <w:delText>s</w:delText>
        </w:r>
      </w:del>
      <w:r w:rsidR="00012635">
        <w:t xml:space="preserve"> visibility </w:t>
      </w:r>
      <w:ins w:id="1056" w:author="Chen Heller" w:date="2022-09-14T13:49:00Z">
        <w:r w:rsidR="00835861">
          <w:t xml:space="preserve">rating of </w:t>
        </w:r>
      </w:ins>
      <w:r w:rsidR="00012635">
        <w:t>2, 0.</w:t>
      </w:r>
      <w:r w:rsidR="004733D7">
        <w:t>70</w:t>
      </w:r>
      <w:r w:rsidR="00012635">
        <w:t>% a</w:t>
      </w:r>
      <w:del w:id="1057" w:author="Chen Heller" w:date="2022-09-14T13:49:00Z">
        <w:r w:rsidR="00012635" w:rsidDel="00835861">
          <w:delText>s</w:delText>
        </w:r>
      </w:del>
      <w:r w:rsidR="00012635">
        <w:t xml:space="preserve"> visibility </w:t>
      </w:r>
      <w:ins w:id="1058" w:author="Chen Heller" w:date="2022-09-14T13:49:00Z">
        <w:r w:rsidR="00835861">
          <w:t xml:space="preserve">rating of </w:t>
        </w:r>
      </w:ins>
      <w:r w:rsidR="00012635">
        <w:t>3 and 0.12% a</w:t>
      </w:r>
      <w:del w:id="1059" w:author="Chen Heller" w:date="2022-09-14T13:49:00Z">
        <w:r w:rsidR="00012635" w:rsidDel="00835861">
          <w:delText>s</w:delText>
        </w:r>
      </w:del>
      <w:r w:rsidR="00012635">
        <w:t xml:space="preserve"> visibility </w:t>
      </w:r>
      <w:ins w:id="1060" w:author="Chen Heller" w:date="2022-09-14T13:49:00Z">
        <w:r w:rsidR="00835861">
          <w:t xml:space="preserve">rating of </w:t>
        </w:r>
      </w:ins>
      <w:r w:rsidR="00012635">
        <w:t>4.</w:t>
      </w:r>
      <w:r>
        <w:t xml:space="preserve"> </w:t>
      </w:r>
      <w:ins w:id="1061" w:author="Chen Heller" w:date="2022-09-14T13:34:00Z">
        <w:r w:rsidR="00FD5D3D">
          <w:t xml:space="preserve">Objective </w:t>
        </w:r>
      </w:ins>
      <w:ins w:id="1062" w:author="Chen Heller" w:date="2022-09-14T13:35:00Z">
        <w:r w:rsidR="00FD5D3D">
          <w:t xml:space="preserve">recognition </w:t>
        </w:r>
      </w:ins>
      <w:ins w:id="1063" w:author="Chen Heller" w:date="2022-09-14T13:34:00Z">
        <w:r w:rsidR="00FD5D3D">
          <w:t>performance for the subjectively invisible stimuli was at chance level,</w:t>
        </w:r>
      </w:ins>
      <w:del w:id="1064" w:author="Chen Heller" w:date="2022-09-14T13:34:00Z">
        <w:r w:rsidR="00F01249" w:rsidDel="00FD5D3D">
          <w:delText>When participants rated the prime as invisible, they were not better than chance at recognizing it,</w:delText>
        </w:r>
      </w:del>
      <w:r w:rsidR="00E4208B">
        <w:t xml:space="preserve"> both in the reaching session (</w:t>
      </w:r>
      <w:r w:rsidR="00F01249">
        <w:t>M = 50.</w:t>
      </w:r>
      <w:r w:rsidR="00830FF6">
        <w:t>82</w:t>
      </w:r>
      <w:r w:rsidR="00F01249">
        <w:t>%, SD = 4.3</w:t>
      </w:r>
      <w:r w:rsidR="00830FF6">
        <w:t>2</w:t>
      </w:r>
      <w:r w:rsidR="00F01249">
        <w:t>, t</w:t>
      </w:r>
      <w:r w:rsidR="00F01249" w:rsidRPr="00342DA7">
        <w:rPr>
          <w:rPrChange w:id="1065" w:author="Chen Heller" w:date="2022-08-30T13:56:00Z">
            <w:rPr>
              <w:vertAlign w:val="subscript"/>
            </w:rPr>
          </w:rPrChange>
        </w:rPr>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del w:id="1066" w:author="Chen Heller" w:date="2022-09-14T13:36:00Z">
        <w:r w:rsidR="008116EA" w:rsidDel="00467225">
          <w:delText xml:space="preserve">the subjective and the objective </w:delText>
        </w:r>
      </w:del>
      <w:ins w:id="1067" w:author="Chen Heller" w:date="2022-09-14T13:36:00Z">
        <w:r w:rsidR="00467225">
          <w:t xml:space="preserve">awareness </w:t>
        </w:r>
      </w:ins>
      <w:r w:rsidR="008116EA">
        <w:t xml:space="preserve">measures </w:t>
      </w:r>
      <w:del w:id="1068" w:author="Chen Heller" w:date="2022-09-14T13:36:00Z">
        <w:r w:rsidR="008116EA" w:rsidDel="00467225">
          <w:delText xml:space="preserve">confirm </w:delText>
        </w:r>
      </w:del>
      <w:ins w:id="1069" w:author="Chen Heller" w:date="2022-09-14T13:36:00Z">
        <w:r w:rsidR="00467225">
          <w:t xml:space="preserve">indicate </w:t>
        </w:r>
      </w:ins>
      <w:r w:rsidR="008116EA">
        <w:t xml:space="preserve">that </w:t>
      </w:r>
      <w:del w:id="1070" w:author="Chen Heller" w:date="2022-09-14T13:36:00Z">
        <w:r w:rsidR="008116EA" w:rsidDel="00467225">
          <w:delText>masking was effective in rendering the stimuli invisible</w:delText>
        </w:r>
      </w:del>
      <w:ins w:id="1071" w:author="Chen Heller" w:date="2022-09-14T13:36:00Z">
        <w:r w:rsidR="00467225">
          <w:t xml:space="preserve">the subjectively invisible stimuli was not consciously </w:t>
        </w:r>
      </w:ins>
      <w:r w:rsidR="00E47313">
        <w:pgNum/>
      </w:r>
      <w:proofErr w:type="spellStart"/>
      <w:r w:rsidR="00E47313">
        <w:t>erceived</w:t>
      </w:r>
      <w:proofErr w:type="spellEnd"/>
      <w:r w:rsidR="008116EA">
        <w:t>.</w:t>
      </w:r>
    </w:p>
    <w:p w14:paraId="592EF16E" w14:textId="78B6E7AC" w:rsidR="00691DE5" w:rsidRDefault="00652B7D" w:rsidP="006063A2">
      <w:pPr>
        <w:rPr>
          <w:ins w:id="1072" w:author="Liad Mudrik" w:date="2022-09-12T17:06:00Z"/>
        </w:rPr>
      </w:pPr>
      <w:r>
        <w:t xml:space="preserve">Congruency effect: </w:t>
      </w:r>
      <w:del w:id="1073" w:author="Chen Heller" w:date="2022-09-14T12:42:00Z">
        <w:r w:rsidR="00A264EA" w:rsidDel="00EE4616">
          <w:delText xml:space="preserve">All </w:delText>
        </w:r>
        <w:r w:rsidR="0045341F" w:rsidDel="00EE4616">
          <w:delText xml:space="preserve">the </w:delText>
        </w:r>
        <w:r w:rsidR="00542968" w:rsidDel="00EE4616">
          <w:delText>comparisons</w:delText>
        </w:r>
        <w:r w:rsidR="0045341F" w:rsidDel="00EE4616">
          <w:delText xml:space="preserve"> contrasting between the </w:delText>
        </w:r>
        <w:r w:rsidR="00542968" w:rsidDel="00EE4616">
          <w:delText>congruent</w:delText>
        </w:r>
        <w:r w:rsidR="0045341F" w:rsidDel="00EE4616">
          <w:delText xml:space="preserve"> and </w:delText>
        </w:r>
        <w:r w:rsidR="00542968" w:rsidDel="00EE4616">
          <w:delText>incongruent</w:delText>
        </w:r>
        <w:r w:rsidR="0045341F" w:rsidDel="00EE4616">
          <w:delText xml:space="preserve"> conditions were </w:delText>
        </w:r>
        <w:r w:rsidR="00A264EA" w:rsidDel="00EE4616">
          <w:delText>corrected for multiple comparison</w:delText>
        </w:r>
        <w:r w:rsidR="007305EA" w:rsidDel="00EE4616">
          <w:delText>s</w:delText>
        </w:r>
        <w:r w:rsidR="00A264EA" w:rsidDel="00EE4616">
          <w:delText xml:space="preserve"> </w:delText>
        </w:r>
        <w:r w:rsidR="00502C41" w:rsidDel="00EE4616">
          <w:delText xml:space="preserve">with a procedure identical to that used in </w:delText>
        </w:r>
        <w:r w:rsidR="00A264EA" w:rsidDel="00EE4616">
          <w:delText xml:space="preserve">Exp. 1. </w:delText>
        </w:r>
        <w:r w:rsidR="007F6BCE" w:rsidDel="00EE4616">
          <w:delText>Since reach area</w:delText>
        </w:r>
      </w:del>
      <w:del w:id="1074" w:author="Chen Heller" w:date="2022-09-14T11:13:00Z">
        <w:r w:rsidR="007F6BCE" w:rsidDel="00B059DB">
          <w:delText xml:space="preserve">'s residuals </w:delText>
        </w:r>
      </w:del>
      <w:del w:id="1075" w:author="Chen Heller" w:date="2022-09-14T12:42:00Z">
        <w:r w:rsidR="007F6BCE" w:rsidDel="00EE4616">
          <w:delText xml:space="preserve">did not distribute normally, </w:delText>
        </w:r>
        <w:r w:rsidR="00934D68" w:rsidDel="00EE4616">
          <w:delText xml:space="preserve">I used a </w:delText>
        </w:r>
        <w:r w:rsidR="005304B6" w:rsidDel="00EE4616">
          <w:delText>permutation test</w:delText>
        </w:r>
        <w:r w:rsidR="00934D68" w:rsidDel="00EE4616">
          <w:delText xml:space="preserve"> to estimate </w:delText>
        </w:r>
      </w:del>
      <w:del w:id="1076" w:author="Chen Heller" w:date="2022-09-14T11:14:00Z">
        <w:r w:rsidR="00934D68" w:rsidDel="00B059DB">
          <w:delText xml:space="preserve">its </w:delText>
        </w:r>
      </w:del>
      <w:del w:id="1077" w:author="Chen Heller" w:date="2022-09-14T12:42:00Z">
        <w:r w:rsidR="00AA0A1B" w:rsidDel="00EE4616">
          <w:delText>p-value</w:delText>
        </w:r>
        <w:r w:rsidR="005304B6" w:rsidDel="00EE4616">
          <w:delText xml:space="preserve">. </w:delText>
        </w:r>
      </w:del>
      <w:r w:rsidR="00F01249">
        <w:t>A congruency effect was found in both measures, as was evident by the smaller reach area</w:t>
      </w:r>
      <w:del w:id="1078" w:author="Chen Heller" w:date="2022-09-14T17:14:00Z">
        <w:r w:rsidR="00F01249" w:rsidDel="00EC38FA">
          <w:delText xml:space="preserve"> </w:delText>
        </w:r>
      </w:del>
      <w:del w:id="1079" w:author="Chen Heller" w:date="2022-09-14T17:13:00Z">
        <w:r w:rsidR="00F01249" w:rsidDel="00EC38FA">
          <w:delText>(M</w:delText>
        </w:r>
        <w:r w:rsidR="00F01249" w:rsidDel="00EC38FA">
          <w:rPr>
            <w:vertAlign w:val="subscript"/>
          </w:rPr>
          <w:delText>con</w:delText>
        </w:r>
        <w:r w:rsidR="00F01249" w:rsidDel="00EC38FA">
          <w:delText xml:space="preserve"> = </w:delText>
        </w:r>
        <w:r w:rsidR="00E0705B" w:rsidDel="00EC38FA">
          <w:delText>2.09</w:delText>
        </w:r>
        <w:r w:rsidR="00F01249" w:rsidDel="00EC38FA">
          <w:delText>, SD</w:delText>
        </w:r>
        <w:r w:rsidR="00F01249" w:rsidDel="00EC38FA">
          <w:rPr>
            <w:vertAlign w:val="subscript"/>
          </w:rPr>
          <w:delText>con</w:delText>
        </w:r>
        <w:r w:rsidR="00F01249" w:rsidDel="00EC38FA">
          <w:delText xml:space="preserve"> = </w:delText>
        </w:r>
        <w:r w:rsidR="00E0705B" w:rsidDel="00EC38FA">
          <w:delText>0.51</w:delText>
        </w:r>
        <w:r w:rsidR="00F01249" w:rsidDel="00EC38FA">
          <w:delText>, M</w:delText>
        </w:r>
        <w:r w:rsidR="00F01249" w:rsidDel="00EC38FA">
          <w:rPr>
            <w:vertAlign w:val="subscript"/>
          </w:rPr>
          <w:delText>incon</w:delText>
        </w:r>
        <w:r w:rsidR="00F01249" w:rsidDel="00EC38FA">
          <w:delText xml:space="preserve"> = </w:delText>
        </w:r>
        <w:r w:rsidR="00E0705B" w:rsidDel="00EC38FA">
          <w:delText>1.74</w:delText>
        </w:r>
        <w:r w:rsidR="00F01249" w:rsidDel="00EC38FA">
          <w:delText>, SD</w:delText>
        </w:r>
        <w:r w:rsidR="00F01249" w:rsidDel="00EC38FA">
          <w:rPr>
            <w:vertAlign w:val="subscript"/>
          </w:rPr>
          <w:delText>incon</w:delText>
        </w:r>
        <w:r w:rsidR="00F01249" w:rsidDel="00EC38FA">
          <w:delText xml:space="preserve"> = </w:delText>
        </w:r>
        <w:r w:rsidR="00E0705B" w:rsidDel="00EC38FA">
          <w:delText>0.49</w:delText>
        </w:r>
        <w:r w:rsidR="00F01249" w:rsidDel="00EC38FA">
          <w:delText xml:space="preserve">, p </w:delText>
        </w:r>
      </w:del>
      <w:del w:id="1080" w:author="Chen Heller" w:date="2022-09-14T11:34:00Z">
        <w:r w:rsidR="00E21850" w:rsidDel="00E6114A">
          <w:delText>&lt;</w:delText>
        </w:r>
        <w:r w:rsidR="00F01249" w:rsidDel="00E6114A">
          <w:delText xml:space="preserve"> </w:delText>
        </w:r>
      </w:del>
      <w:del w:id="1081" w:author="Chen Heller" w:date="2022-09-14T17:13:00Z">
        <w:r w:rsidR="00F01249" w:rsidDel="00EC38FA">
          <w:delText>0.00</w:delText>
        </w:r>
        <w:r w:rsidR="00B86BD4" w:rsidDel="00EC38FA">
          <w:delText>1</w:delText>
        </w:r>
        <w:r w:rsidR="00F01249" w:rsidDel="00EC38FA">
          <w:delText>, 95% CI [</w:delText>
        </w:r>
        <w:r w:rsidR="003A4FC0" w:rsidDel="00EC38FA">
          <w:delText>0.16</w:delText>
        </w:r>
        <w:r w:rsidR="00F01249" w:rsidDel="00EC38FA">
          <w:delText xml:space="preserve">, </w:delText>
        </w:r>
        <w:r w:rsidR="003A4FC0" w:rsidDel="00EC38FA">
          <w:delText>0.52</w:delText>
        </w:r>
        <w:r w:rsidR="00F01249" w:rsidDel="00EC38FA">
          <w:delText>])</w:delText>
        </w:r>
      </w:del>
      <w:r w:rsidR="00F01249">
        <w:t xml:space="preserve"> and slower keyboard-RT</w:t>
      </w:r>
      <w:del w:id="1082" w:author="Chen Heller" w:date="2022-09-14T17:14:00Z">
        <w:r w:rsidR="00F01249" w:rsidDel="00EC38FA">
          <w:delText xml:space="preserve"> (M</w:delText>
        </w:r>
        <w:r w:rsidR="00F01249" w:rsidDel="00EC38FA">
          <w:rPr>
            <w:vertAlign w:val="subscript"/>
          </w:rPr>
          <w:delText>con</w:delText>
        </w:r>
        <w:r w:rsidR="00F01249" w:rsidDel="00EC38FA">
          <w:delText xml:space="preserve"> = </w:delText>
        </w:r>
        <w:r w:rsidR="00FB47B2" w:rsidDel="00EC38FA">
          <w:delText>525.53</w:delText>
        </w:r>
        <w:r w:rsidR="00F01249" w:rsidDel="00EC38FA">
          <w:delText>ms, SD</w:delText>
        </w:r>
        <w:r w:rsidR="00F01249" w:rsidDel="00EC38FA">
          <w:rPr>
            <w:vertAlign w:val="subscript"/>
          </w:rPr>
          <w:delText>con</w:delText>
        </w:r>
        <w:r w:rsidR="00F01249" w:rsidDel="00EC38FA">
          <w:delText xml:space="preserve"> = 35.</w:delText>
        </w:r>
        <w:r w:rsidR="00FB47B2" w:rsidDel="00EC38FA">
          <w:delText>76</w:delText>
        </w:r>
        <w:r w:rsidR="00F01249" w:rsidDel="00EC38FA">
          <w:delText>, M</w:delText>
        </w:r>
        <w:r w:rsidR="00F01249" w:rsidDel="00EC38FA">
          <w:rPr>
            <w:vertAlign w:val="subscript"/>
          </w:rPr>
          <w:delText>incon</w:delText>
        </w:r>
        <w:r w:rsidR="00F01249" w:rsidDel="00EC38FA">
          <w:delText xml:space="preserve"> = 545.</w:delText>
        </w:r>
        <w:r w:rsidR="00FB47B2" w:rsidDel="00EC38FA">
          <w:delText>46</w:delText>
        </w:r>
        <w:r w:rsidR="00F01249" w:rsidDel="00EC38FA">
          <w:delText>ms, SD</w:delText>
        </w:r>
        <w:r w:rsidR="00F01249" w:rsidDel="00EC38FA">
          <w:rPr>
            <w:vertAlign w:val="subscript"/>
          </w:rPr>
          <w:delText>incon</w:delText>
        </w:r>
        <w:r w:rsidR="00F01249" w:rsidDel="00EC38FA">
          <w:delText xml:space="preserve"> = 32.</w:delText>
        </w:r>
        <w:r w:rsidR="00FB47B2" w:rsidDel="00EC38FA">
          <w:delText>87</w:delText>
        </w:r>
        <w:r w:rsidR="00F01249" w:rsidDel="00EC38FA">
          <w:delText>, t</w:delText>
        </w:r>
        <w:r w:rsidR="00342DA7" w:rsidRPr="00632924" w:rsidDel="00EC38FA">
          <w:delText>(29)</w:delText>
        </w:r>
        <w:r w:rsidR="00F01249" w:rsidDel="00EC38FA">
          <w:delText xml:space="preserve"> = -6.</w:delText>
        </w:r>
        <w:r w:rsidR="00CC047D" w:rsidDel="00EC38FA">
          <w:delText>42</w:delText>
        </w:r>
        <w:r w:rsidR="00F01249" w:rsidDel="00EC38FA">
          <w:delText xml:space="preserve">, p </w:delText>
        </w:r>
        <w:r w:rsidR="007704FA" w:rsidDel="00EC38FA">
          <w:delText>&lt; 0.001</w:delText>
        </w:r>
        <w:r w:rsidR="00F01249" w:rsidDel="00EC38FA">
          <w:delText>, 95% CI [-26.</w:delText>
        </w:r>
        <w:r w:rsidR="00FB47B2" w:rsidDel="00EC38FA">
          <w:delText>27</w:delText>
        </w:r>
        <w:r w:rsidR="00F01249" w:rsidDel="00EC38FA">
          <w:delText>, -</w:delText>
        </w:r>
        <w:r w:rsidR="00FB47B2" w:rsidDel="00EC38FA">
          <w:delText>13.58</w:delText>
        </w:r>
        <w:r w:rsidR="00F01249" w:rsidDel="00EC38FA">
          <w:delText>])</w:delText>
        </w:r>
      </w:del>
      <w:r w:rsidR="00F01249">
        <w:t xml:space="preserve"> in the incongruent condition</w:t>
      </w:r>
      <w:ins w:id="1083" w:author="Chen Heller" w:date="2022-09-14T17:14:00Z">
        <w:r w:rsidR="00EC38FA">
          <w:t xml:space="preserve"> (</w:t>
        </w:r>
        <w:r w:rsidR="00EC38FA">
          <w:fldChar w:fldCharType="begin"/>
        </w:r>
        <w:r w:rsidR="00EC38FA">
          <w:instrText xml:space="preserve"> REF _Ref114068072 \h </w:instrText>
        </w:r>
      </w:ins>
      <w:r w:rsidR="00EC38FA">
        <w:fldChar w:fldCharType="separate"/>
      </w:r>
      <w:ins w:id="1084" w:author="Chen Heller" w:date="2022-09-14T17:14:00Z">
        <w:r w:rsidR="00EC38FA">
          <w:t xml:space="preserve">Table </w:t>
        </w:r>
        <w:r w:rsidR="00EC38FA">
          <w:rPr>
            <w:noProof/>
          </w:rPr>
          <w:t>4</w:t>
        </w:r>
        <w:r w:rsidR="00EC38FA">
          <w:fldChar w:fldCharType="end"/>
        </w:r>
        <w:r w:rsidR="00EC38FA">
          <w:t>)</w:t>
        </w:r>
      </w:ins>
      <w:r w:rsidR="00F01249">
        <w:t>.</w:t>
      </w:r>
      <w:r w:rsidR="000C177A">
        <w:t xml:space="preserve"> </w:t>
      </w:r>
      <w:r w:rsidR="00CB5A32">
        <w:t>Comparison of the effect sizes revealed t</w:t>
      </w:r>
      <w:r w:rsidR="00E74CD9">
        <w:t>hat t</w:t>
      </w:r>
      <w:r w:rsidR="00CB5A32">
        <w:t xml:space="preserve">he keyboard-RT effect (Cohen's d = </w:t>
      </w:r>
      <w:r w:rsidR="00E74CD9">
        <w:t>-1.17</w:t>
      </w:r>
      <w:r w:rsidR="00CB5A32">
        <w:t xml:space="preserve">) </w:t>
      </w:r>
      <w:r w:rsidR="00346BB1">
        <w:t>was</w:t>
      </w:r>
      <w:r w:rsidR="00E74CD9">
        <w:t xml:space="preserve"> </w:t>
      </w:r>
      <w:r w:rsidR="00CB5A32">
        <w:t xml:space="preserve">larger than the reach area effect (Cohen's d = </w:t>
      </w:r>
      <w:r w:rsidR="00E74CD9">
        <w:t>0.69</w:t>
      </w:r>
      <w:r w:rsidR="00CB5A32">
        <w:t xml:space="preserve">). </w:t>
      </w:r>
      <w:r w:rsidR="00F01249">
        <w:t xml:space="preserve">A bias towards the incorrect answer in incongruent </w:t>
      </w:r>
      <w:r w:rsidR="00F01249">
        <w:lastRenderedPageBreak/>
        <w:t>trials was evident in the trajectory from 1</w:t>
      </w:r>
      <w:r w:rsidR="00B26836">
        <w:t>7</w:t>
      </w:r>
      <w:r w:rsidR="00F01249">
        <w:t>5</w:t>
      </w:r>
      <w:r w:rsidR="0085100F">
        <w:t>.</w:t>
      </w:r>
      <w:r w:rsidR="00B26836">
        <w:t>66</w:t>
      </w:r>
      <w:r w:rsidR="00F01249">
        <w:t>ms to 39</w:t>
      </w:r>
      <w:r w:rsidR="00B26836">
        <w:t>0</w:t>
      </w:r>
      <w:r w:rsidR="0085100F">
        <w:t>.</w:t>
      </w:r>
      <w:r w:rsidR="00B26836">
        <w:t>88</w:t>
      </w:r>
      <w:r w:rsidR="00F01249">
        <w:t>ms post target onset (</w:t>
      </w:r>
      <w:r w:rsidR="00B26836">
        <w:t>24</w:t>
      </w:r>
      <w:r w:rsidR="00F01249">
        <w:t>-</w:t>
      </w:r>
      <w:r w:rsidR="00B26836">
        <w:t>94% path</w:t>
      </w:r>
      <w:r w:rsidR="00F01249">
        <w:t xml:space="preserve">) as was found using a permutation and clustering procedure </w:t>
      </w:r>
      <w:r w:rsidR="007131CE">
        <w:t>(</w:t>
      </w:r>
      <w:r w:rsidR="007131CE">
        <w:fldChar w:fldCharType="begin"/>
      </w:r>
      <w:r w:rsidR="007131CE">
        <w:instrText xml:space="preserve"> REF _Ref113906821 \h </w:instrText>
      </w:r>
      <w:r w:rsidR="007131CE">
        <w:fldChar w:fldCharType="separate"/>
      </w:r>
      <w:r w:rsidR="007131CE">
        <w:t xml:space="preserve">Figure </w:t>
      </w:r>
      <w:r w:rsidR="007131CE">
        <w:rPr>
          <w:noProof/>
        </w:rPr>
        <w:t>6</w:t>
      </w:r>
      <w:r w:rsidR="007131CE">
        <w:fldChar w:fldCharType="end"/>
      </w:r>
      <w:r w:rsidR="007131CE">
        <w:t>, (a))</w:t>
      </w:r>
      <w:r w:rsidR="00F01249">
        <w:t>.</w:t>
      </w:r>
      <w:r w:rsidR="008C13FB">
        <w:t xml:space="preserve"> </w:t>
      </w:r>
      <w:r w:rsidR="00F01249">
        <w:t xml:space="preserve">The bias resulted in </w:t>
      </w:r>
      <w:r w:rsidR="00285F78">
        <w:t xml:space="preserve">an </w:t>
      </w:r>
      <w:r w:rsidR="00F01249">
        <w:t xml:space="preserve">extended traveled distance </w:t>
      </w:r>
      <w:del w:id="1085" w:author="Chen Heller" w:date="2022-09-14T17:14:00Z">
        <w:r w:rsidR="00F01249" w:rsidDel="00EC38FA">
          <w:delText>(M</w:delText>
        </w:r>
        <w:r w:rsidR="00F01249" w:rsidDel="00EC38FA">
          <w:rPr>
            <w:vertAlign w:val="subscript"/>
          </w:rPr>
          <w:delText>con</w:delText>
        </w:r>
        <w:r w:rsidR="00F01249" w:rsidDel="00EC38FA">
          <w:delText xml:space="preserve"> = </w:delText>
        </w:r>
        <w:r w:rsidR="00090482" w:rsidDel="00EC38FA">
          <w:delText>38.20</w:delText>
        </w:r>
        <w:r w:rsidR="00F01249" w:rsidDel="00EC38FA">
          <w:delText>, SD</w:delText>
        </w:r>
        <w:r w:rsidR="00F01249" w:rsidDel="00EC38FA">
          <w:rPr>
            <w:vertAlign w:val="subscript"/>
          </w:rPr>
          <w:delText>con</w:delText>
        </w:r>
        <w:r w:rsidR="00F01249" w:rsidDel="00EC38FA">
          <w:delText xml:space="preserve"> = </w:delText>
        </w:r>
        <w:r w:rsidR="00090482" w:rsidDel="00EC38FA">
          <w:delText>1.44</w:delText>
        </w:r>
        <w:r w:rsidR="00F01249" w:rsidDel="00EC38FA">
          <w:delText>, M</w:delText>
        </w:r>
        <w:r w:rsidR="00F01249" w:rsidDel="00EC38FA">
          <w:rPr>
            <w:vertAlign w:val="subscript"/>
          </w:rPr>
          <w:delText>incon</w:delText>
        </w:r>
        <w:r w:rsidR="00F01249" w:rsidDel="00EC38FA">
          <w:delText xml:space="preserve"> = </w:delText>
        </w:r>
        <w:r w:rsidR="00090482" w:rsidDel="00EC38FA">
          <w:delText>39.09</w:delText>
        </w:r>
        <w:r w:rsidR="00F01249" w:rsidDel="00EC38FA">
          <w:delText>, SD</w:delText>
        </w:r>
        <w:r w:rsidR="00F01249" w:rsidDel="00EC38FA">
          <w:rPr>
            <w:vertAlign w:val="subscript"/>
          </w:rPr>
          <w:delText>incon</w:delText>
        </w:r>
        <w:r w:rsidR="00F01249" w:rsidDel="00EC38FA">
          <w:delText xml:space="preserve"> = </w:delText>
        </w:r>
        <w:r w:rsidR="00090482" w:rsidDel="00EC38FA">
          <w:delText>1.67</w:delText>
        </w:r>
        <w:r w:rsidR="00F01249" w:rsidDel="00EC38FA">
          <w:delText xml:space="preserve">, </w:delText>
        </w:r>
      </w:del>
      <w:del w:id="1086" w:author="Chen Heller" w:date="2022-09-14T11:16:00Z">
        <w:r w:rsidR="00F01249" w:rsidDel="00C91E33">
          <w:delText>t</w:delText>
        </w:r>
        <w:r w:rsidR="00342DA7" w:rsidRPr="00632924" w:rsidDel="00C91E33">
          <w:delText>(29)</w:delText>
        </w:r>
        <w:r w:rsidR="00F01249" w:rsidDel="00C91E33">
          <w:delText xml:space="preserve"> = -5</w:delText>
        </w:r>
        <w:r w:rsidR="00AA5A37" w:rsidDel="00C91E33">
          <w:delText>.19</w:delText>
        </w:r>
        <w:r w:rsidR="00F01249" w:rsidDel="00C91E33">
          <w:delText xml:space="preserve">, </w:delText>
        </w:r>
      </w:del>
      <w:del w:id="1087" w:author="Chen Heller" w:date="2022-09-14T17:14:00Z">
        <w:r w:rsidR="00F01249" w:rsidDel="00EC38FA">
          <w:delText xml:space="preserve">p </w:delText>
        </w:r>
        <w:r w:rsidR="00BD5703" w:rsidDel="00EC38FA">
          <w:delText>&lt; 0.001</w:delText>
        </w:r>
        <w:r w:rsidR="00F01249" w:rsidDel="00EC38FA">
          <w:delText>, 95% CI [-</w:delText>
        </w:r>
        <w:r w:rsidR="00AA5A37" w:rsidDel="00EC38FA">
          <w:delText>1.25</w:delText>
        </w:r>
        <w:r w:rsidR="00F01249" w:rsidDel="00EC38FA">
          <w:delText>, -0.</w:delText>
        </w:r>
      </w:del>
      <w:del w:id="1088" w:author="Chen Heller" w:date="2022-09-14T11:16:00Z">
        <w:r w:rsidR="00AA5A37" w:rsidDel="00E90A57">
          <w:delText>54</w:delText>
        </w:r>
      </w:del>
      <w:del w:id="1089" w:author="Chen Heller" w:date="2022-09-14T17:14:00Z">
        <w:r w:rsidR="00F01249" w:rsidDel="00EC38FA">
          <w:delText>], Cohen's d</w:delText>
        </w:r>
      </w:del>
      <w:del w:id="1090" w:author="Chen Heller" w:date="2022-09-14T11:16:00Z">
        <w:r w:rsidR="00F01249" w:rsidDel="00E90A57">
          <w:rPr>
            <w:vertAlign w:val="subscript"/>
          </w:rPr>
          <w:delText>z</w:delText>
        </w:r>
      </w:del>
      <w:del w:id="1091" w:author="Chen Heller" w:date="2022-09-14T17:14:00Z">
        <w:r w:rsidR="00F01249" w:rsidDel="00EC38FA">
          <w:delText xml:space="preserve"> = -0.9</w:delText>
        </w:r>
        <w:r w:rsidR="00E239C4" w:rsidDel="00EC38FA">
          <w:delText>5</w:delText>
        </w:r>
        <w:r w:rsidR="00F01249" w:rsidDel="00EC38FA">
          <w:delText xml:space="preserve">) </w:delText>
        </w:r>
      </w:del>
      <w:r w:rsidR="00F01249">
        <w:t xml:space="preserve">and </w:t>
      </w:r>
      <w:r w:rsidR="00285F78">
        <w:t xml:space="preserve">a </w:t>
      </w:r>
      <w:r w:rsidR="00F01249">
        <w:t xml:space="preserve">prolonged movement duration </w:t>
      </w:r>
      <w:del w:id="1092" w:author="Chen Heller" w:date="2022-09-14T17:14:00Z">
        <w:r w:rsidR="00F01249" w:rsidDel="00EC38FA">
          <w:delText>(M</w:delText>
        </w:r>
        <w:r w:rsidR="00F01249" w:rsidDel="00EC38FA">
          <w:rPr>
            <w:vertAlign w:val="subscript"/>
          </w:rPr>
          <w:delText>con</w:delText>
        </w:r>
        <w:r w:rsidR="00F01249" w:rsidDel="00EC38FA">
          <w:delText xml:space="preserve"> = 41</w:delText>
        </w:r>
        <w:r w:rsidR="00665CA4" w:rsidDel="00EC38FA">
          <w:delText>5</w:delText>
        </w:r>
        <w:r w:rsidR="00F01249" w:rsidDel="00EC38FA">
          <w:delText>.</w:delText>
        </w:r>
        <w:r w:rsidR="00665CA4" w:rsidDel="00EC38FA">
          <w:delText>88</w:delText>
        </w:r>
        <w:r w:rsidR="00F01249" w:rsidDel="00EC38FA">
          <w:delText>ms, SD</w:delText>
        </w:r>
        <w:r w:rsidR="00F01249" w:rsidDel="00EC38FA">
          <w:rPr>
            <w:vertAlign w:val="subscript"/>
          </w:rPr>
          <w:delText>con</w:delText>
        </w:r>
        <w:r w:rsidR="00F01249" w:rsidDel="00EC38FA">
          <w:delText xml:space="preserve"> = 29.</w:delText>
        </w:r>
        <w:r w:rsidR="00665CA4" w:rsidDel="00EC38FA">
          <w:delText>76</w:delText>
        </w:r>
        <w:r w:rsidR="00F01249" w:rsidDel="00EC38FA">
          <w:delText>, M</w:delText>
        </w:r>
        <w:r w:rsidR="00F01249" w:rsidDel="00EC38FA">
          <w:rPr>
            <w:vertAlign w:val="subscript"/>
          </w:rPr>
          <w:delText>incon</w:delText>
        </w:r>
        <w:r w:rsidR="00F01249" w:rsidDel="00EC38FA">
          <w:delText xml:space="preserve"> = 4</w:delText>
        </w:r>
        <w:r w:rsidR="00665CA4" w:rsidDel="00EC38FA">
          <w:delText>29</w:delText>
        </w:r>
        <w:r w:rsidR="00F01249" w:rsidDel="00EC38FA">
          <w:delText>ms, SD</w:delText>
        </w:r>
        <w:r w:rsidR="00F01249" w:rsidDel="00EC38FA">
          <w:rPr>
            <w:vertAlign w:val="subscript"/>
          </w:rPr>
          <w:delText>incon</w:delText>
        </w:r>
        <w:r w:rsidR="00F01249" w:rsidDel="00EC38FA">
          <w:delText xml:space="preserve"> = 28.</w:delText>
        </w:r>
        <w:r w:rsidR="00665CA4" w:rsidDel="00EC38FA">
          <w:delText>32</w:delText>
        </w:r>
        <w:r w:rsidR="00F01249" w:rsidDel="00EC38FA">
          <w:delText>, t</w:delText>
        </w:r>
        <w:r w:rsidR="00342DA7" w:rsidRPr="00632924" w:rsidDel="00EC38FA">
          <w:delText>(29)</w:delText>
        </w:r>
        <w:r w:rsidR="00F01249" w:rsidDel="00EC38FA">
          <w:delText xml:space="preserve"> = -6.</w:delText>
        </w:r>
        <w:r w:rsidR="00665CA4" w:rsidDel="00EC38FA">
          <w:delText>40</w:delText>
        </w:r>
        <w:r w:rsidR="00F01249" w:rsidDel="00EC38FA">
          <w:delText xml:space="preserve">, p </w:delText>
        </w:r>
        <w:r w:rsidR="004A638A" w:rsidDel="00EC38FA">
          <w:delText>&lt; 0.001</w:delText>
        </w:r>
        <w:r w:rsidR="00F01249" w:rsidDel="00EC38FA">
          <w:delText>, 95% CI [-17.</w:delText>
        </w:r>
        <w:r w:rsidR="00665CA4" w:rsidDel="00EC38FA">
          <w:delText>32</w:delText>
        </w:r>
        <w:r w:rsidR="00F01249" w:rsidDel="00EC38FA">
          <w:delText>, -</w:delText>
        </w:r>
        <w:r w:rsidR="00665CA4" w:rsidDel="00EC38FA">
          <w:delText>8.93</w:delText>
        </w:r>
        <w:r w:rsidR="00F01249" w:rsidDel="00EC38FA">
          <w:delText>], Cohen's d</w:delText>
        </w:r>
      </w:del>
      <w:del w:id="1093" w:author="Chen Heller" w:date="2022-09-14T11:17:00Z">
        <w:r w:rsidR="00F01249" w:rsidDel="00E90A57">
          <w:rPr>
            <w:vertAlign w:val="subscript"/>
          </w:rPr>
          <w:delText>z</w:delText>
        </w:r>
      </w:del>
      <w:del w:id="1094" w:author="Chen Heller" w:date="2022-09-14T17:14:00Z">
        <w:r w:rsidR="00F01249" w:rsidDel="00EC38FA">
          <w:delText xml:space="preserve"> = -1.</w:delText>
        </w:r>
        <w:r w:rsidR="000122BA" w:rsidDel="00EC38FA">
          <w:delText>1</w:delText>
        </w:r>
        <w:r w:rsidR="00160C1A" w:rsidDel="00EC38FA">
          <w:delText>7</w:delText>
        </w:r>
        <w:r w:rsidR="00F01249" w:rsidDel="00EC38FA">
          <w:delText xml:space="preserve">) </w:delText>
        </w:r>
      </w:del>
      <w:r w:rsidR="00F01249">
        <w:t xml:space="preserve">in incongruent trials. Contrastingly, reaction time </w:t>
      </w:r>
      <w:del w:id="1095" w:author="Chen Heller" w:date="2022-09-14T17:14:00Z">
        <w:r w:rsidR="00F01249" w:rsidDel="00EC38FA">
          <w:delText>(M</w:delText>
        </w:r>
        <w:r w:rsidR="00F01249" w:rsidDel="00EC38FA">
          <w:rPr>
            <w:vertAlign w:val="subscript"/>
          </w:rPr>
          <w:delText>con</w:delText>
        </w:r>
        <w:r w:rsidR="00F01249" w:rsidDel="00EC38FA">
          <w:delText xml:space="preserve"> = 17</w:delText>
        </w:r>
        <w:r w:rsidR="009339FA" w:rsidDel="00EC38FA">
          <w:delText>1</w:delText>
        </w:r>
        <w:r w:rsidR="00F01249" w:rsidDel="00EC38FA">
          <w:delText>.</w:delText>
        </w:r>
        <w:r w:rsidR="009339FA" w:rsidDel="00EC38FA">
          <w:delText>29</w:delText>
        </w:r>
        <w:r w:rsidR="00F01249" w:rsidDel="00EC38FA">
          <w:delText>ms, SD</w:delText>
        </w:r>
        <w:r w:rsidR="00F01249" w:rsidDel="00EC38FA">
          <w:rPr>
            <w:vertAlign w:val="subscript"/>
          </w:rPr>
          <w:delText>con</w:delText>
        </w:r>
        <w:r w:rsidR="00F01249" w:rsidDel="00EC38FA">
          <w:delText xml:space="preserve"> = </w:delText>
        </w:r>
        <w:r w:rsidR="009339FA" w:rsidDel="00EC38FA">
          <w:delText>22.42</w:delText>
        </w:r>
        <w:r w:rsidR="00F01249" w:rsidDel="00EC38FA">
          <w:delText>, M</w:delText>
        </w:r>
        <w:r w:rsidR="00F01249" w:rsidDel="00EC38FA">
          <w:rPr>
            <w:vertAlign w:val="subscript"/>
          </w:rPr>
          <w:delText>incon</w:delText>
        </w:r>
        <w:r w:rsidR="00F01249" w:rsidDel="00EC38FA">
          <w:delText xml:space="preserve"> = 173.</w:delText>
        </w:r>
        <w:r w:rsidR="009339FA" w:rsidDel="00EC38FA">
          <w:delText>06</w:delText>
        </w:r>
        <w:r w:rsidR="00F01249" w:rsidDel="00EC38FA">
          <w:delText>, SD</w:delText>
        </w:r>
        <w:r w:rsidR="00F01249" w:rsidDel="00EC38FA">
          <w:rPr>
            <w:vertAlign w:val="subscript"/>
          </w:rPr>
          <w:delText>incon</w:delText>
        </w:r>
        <w:r w:rsidR="00F01249" w:rsidDel="00EC38FA">
          <w:delText xml:space="preserve"> = </w:delText>
        </w:r>
        <w:r w:rsidR="009339FA" w:rsidDel="00EC38FA">
          <w:delText>23.95</w:delText>
        </w:r>
        <w:r w:rsidR="00F01249" w:rsidDel="00EC38FA">
          <w:delText>, t</w:delText>
        </w:r>
        <w:r w:rsidR="00342DA7" w:rsidRPr="00632924" w:rsidDel="00EC38FA">
          <w:delText>(29)</w:delText>
        </w:r>
        <w:r w:rsidR="00F01249" w:rsidDel="00EC38FA">
          <w:delText xml:space="preserve"> = </w:delText>
        </w:r>
        <w:r w:rsidR="009339FA" w:rsidDel="00EC38FA">
          <w:delText>-1.01</w:delText>
        </w:r>
        <w:r w:rsidR="00F01249" w:rsidDel="00EC38FA">
          <w:delText>, p = 0.</w:delText>
        </w:r>
        <w:r w:rsidR="004818C9" w:rsidDel="00EC38FA">
          <w:delText>318</w:delText>
        </w:r>
        <w:r w:rsidR="00F01249" w:rsidDel="00EC38FA">
          <w:delText>, 95% CI [</w:delText>
        </w:r>
        <w:r w:rsidR="00924F8B" w:rsidDel="00EC38FA">
          <w:delText>-5.31</w:delText>
        </w:r>
        <w:r w:rsidR="00F01249" w:rsidDel="00EC38FA">
          <w:delText xml:space="preserve">, </w:delText>
        </w:r>
        <w:r w:rsidR="00924F8B" w:rsidDel="00EC38FA">
          <w:delText>1.79</w:delText>
        </w:r>
        <w:r w:rsidR="00F01249" w:rsidDel="00EC38FA">
          <w:delText xml:space="preserve">]) </w:delText>
        </w:r>
      </w:del>
      <w:r w:rsidR="00F01249">
        <w:t xml:space="preserve">and the number of changes of </w:t>
      </w:r>
      <w:del w:id="1096" w:author="Chen Heller" w:date="2022-09-14T17:14:00Z">
        <w:r w:rsidR="00F01249" w:rsidDel="00EC38FA">
          <w:delText>mind (M</w:delText>
        </w:r>
        <w:r w:rsidR="00F01249" w:rsidDel="00EC38FA">
          <w:rPr>
            <w:vertAlign w:val="subscript"/>
          </w:rPr>
          <w:delText>con</w:delText>
        </w:r>
        <w:r w:rsidR="00F01249" w:rsidDel="00EC38FA">
          <w:delText xml:space="preserve"> = 0.24, SD</w:delText>
        </w:r>
        <w:r w:rsidR="00F01249" w:rsidDel="00EC38FA">
          <w:rPr>
            <w:vertAlign w:val="subscript"/>
          </w:rPr>
          <w:delText>con</w:delText>
        </w:r>
        <w:r w:rsidR="00F01249" w:rsidDel="00EC38FA">
          <w:delText xml:space="preserve"> = 0.12, M</w:delText>
        </w:r>
        <w:r w:rsidR="00F01249" w:rsidDel="00EC38FA">
          <w:rPr>
            <w:vertAlign w:val="subscript"/>
          </w:rPr>
          <w:delText>incon</w:delText>
        </w:r>
        <w:r w:rsidR="00F01249" w:rsidDel="00EC38FA">
          <w:delText xml:space="preserve"> = 0.22, SD</w:delText>
        </w:r>
        <w:r w:rsidR="00F01249" w:rsidDel="00EC38FA">
          <w:rPr>
            <w:vertAlign w:val="subscript"/>
          </w:rPr>
          <w:delText>incon</w:delText>
        </w:r>
        <w:r w:rsidR="00F01249" w:rsidDel="00EC38FA">
          <w:delText xml:space="preserve"> = 0.</w:delText>
        </w:r>
        <w:r w:rsidR="00DC51F0" w:rsidDel="00EC38FA">
          <w:delText>1</w:delText>
        </w:r>
        <w:r w:rsidR="00F01249" w:rsidDel="00EC38FA">
          <w:delText>1, t</w:delText>
        </w:r>
        <w:r w:rsidR="00342DA7" w:rsidRPr="00632924" w:rsidDel="00EC38FA">
          <w:delText>(29)</w:delText>
        </w:r>
        <w:r w:rsidR="00F01249" w:rsidDel="00EC38FA">
          <w:delText xml:space="preserve"> = 1.</w:delText>
        </w:r>
        <w:r w:rsidR="00DC51F0" w:rsidDel="00EC38FA">
          <w:delText>06</w:delText>
        </w:r>
        <w:r w:rsidR="00F01249" w:rsidDel="00EC38FA">
          <w:delText>, p = 0.</w:delText>
        </w:r>
        <w:r w:rsidR="004818C9" w:rsidDel="00EC38FA">
          <w:delText>318</w:delText>
        </w:r>
        <w:r w:rsidR="00F01249" w:rsidDel="00EC38FA">
          <w:delText>, 95% CI [-0.0</w:delText>
        </w:r>
        <w:r w:rsidR="00243720" w:rsidDel="00EC38FA">
          <w:delText>2</w:delText>
        </w:r>
        <w:r w:rsidR="00F01249" w:rsidDel="00EC38FA">
          <w:delText xml:space="preserve">, 0.06]) </w:delText>
        </w:r>
      </w:del>
      <w:r w:rsidR="00404743">
        <w:t xml:space="preserve">in the reaching session </w:t>
      </w:r>
      <w:r w:rsidR="00F01249">
        <w:t>did not differ between the conditions.</w:t>
      </w:r>
      <w:r w:rsidR="00594DA5">
        <w:t xml:space="preserve"> </w:t>
      </w:r>
    </w:p>
    <w:p w14:paraId="1C709955" w14:textId="2C47E2F2" w:rsidR="006119BA" w:rsidRDefault="00F01249" w:rsidP="00FE0AE9">
      <w:r>
        <w:t xml:space="preserve">As predicted by </w:t>
      </w:r>
      <w:ins w:id="1097" w:author="Chen Heller" w:date="2022-09-14T13:09:00Z">
        <w:r w:rsidR="002F313C" w:rsidRPr="002F313C">
          <w:t>Experiment 2</w:t>
        </w:r>
      </w:ins>
      <w:del w:id="1098" w:author="Chen Heller" w:date="2022-09-14T13:09:00Z">
        <w:r w:rsidR="00367B60" w:rsidDel="002F313C">
          <w:delText xml:space="preserve">Exp </w:delText>
        </w:r>
        <w:r w:rsidR="00EB57B5" w:rsidDel="002F313C">
          <w:delText>2.</w:delText>
        </w:r>
      </w:del>
      <w:r w:rsidR="00EB57B5">
        <w:t xml:space="preserve"> </w:t>
      </w:r>
      <w:r w:rsidR="00E31540">
        <w:t>A</w:t>
      </w:r>
      <w:r w:rsidR="00EB57B5">
        <w:t xml:space="preserve">nd </w:t>
      </w:r>
      <w:ins w:id="1099" w:author="Chen Heller" w:date="2022-09-14T13:10:00Z">
        <w:r w:rsidR="002F313C" w:rsidRPr="002F313C">
          <w:t>Experiment 3</w:t>
        </w:r>
      </w:ins>
      <w:del w:id="1100" w:author="Chen Heller" w:date="2022-09-14T13:10:00Z">
        <w:r w:rsidR="00EB57B5" w:rsidDel="002F313C">
          <w:delText>Exp 3.</w:delText>
        </w:r>
      </w:del>
      <w:r w:rsidR="00EB57B5">
        <w:t xml:space="preserve"> </w:t>
      </w:r>
      <w:r w:rsidR="00E31540">
        <w:t>T</w:t>
      </w:r>
      <w:r>
        <w:t>he number of excluded trials</w:t>
      </w:r>
      <w:r w:rsidR="001F3AF5">
        <w:t xml:space="preserve"> </w:t>
      </w:r>
      <w:r>
        <w:t>in the reaching task was high and</w:t>
      </w:r>
      <w:r w:rsidR="00367B60">
        <w:t xml:space="preserve"> in fact</w:t>
      </w:r>
      <w:r>
        <w:t xml:space="preserve"> exceeded that of the keyboard task (</w:t>
      </w:r>
      <w:proofErr w:type="spellStart"/>
      <w:r>
        <w:t>M</w:t>
      </w:r>
      <w:r>
        <w:rPr>
          <w:vertAlign w:val="subscript"/>
        </w:rPr>
        <w:t>reach</w:t>
      </w:r>
      <w:proofErr w:type="spellEnd"/>
      <w:r>
        <w:t xml:space="preserve"> = </w:t>
      </w:r>
      <w:r w:rsidR="00E24AF9">
        <w:t>128.76</w:t>
      </w:r>
      <w:r>
        <w:t xml:space="preserve">, </w:t>
      </w:r>
      <w:proofErr w:type="spellStart"/>
      <w:r>
        <w:t>SD</w:t>
      </w:r>
      <w:r>
        <w:rPr>
          <w:vertAlign w:val="subscript"/>
        </w:rPr>
        <w:t>reach</w:t>
      </w:r>
      <w:proofErr w:type="spellEnd"/>
      <w:r>
        <w:t xml:space="preserve"> = </w:t>
      </w:r>
      <w:r w:rsidR="00E24AF9">
        <w:t>35.52</w:t>
      </w:r>
      <w:r>
        <w:t xml:space="preserve">, </w:t>
      </w:r>
      <w:proofErr w:type="spellStart"/>
      <w:r>
        <w:t>M</w:t>
      </w:r>
      <w:r>
        <w:rPr>
          <w:vertAlign w:val="subscript"/>
        </w:rPr>
        <w:t>keyboard</w:t>
      </w:r>
      <w:proofErr w:type="spellEnd"/>
      <w:r>
        <w:t xml:space="preserve"> = 5</w:t>
      </w:r>
      <w:r w:rsidR="00E24AF9">
        <w:t>0</w:t>
      </w:r>
      <w:r>
        <w:t xml:space="preserve">.2, </w:t>
      </w:r>
      <w:proofErr w:type="spellStart"/>
      <w:r>
        <w:t>SD</w:t>
      </w:r>
      <w:r>
        <w:rPr>
          <w:vertAlign w:val="subscript"/>
        </w:rPr>
        <w:t>keyboard</w:t>
      </w:r>
      <w:proofErr w:type="spellEnd"/>
      <w:r>
        <w:t xml:space="preserve"> = </w:t>
      </w:r>
      <w:r w:rsidR="00E24AF9">
        <w:t>14.47</w:t>
      </w:r>
      <w:r>
        <w:t>, t</w:t>
      </w:r>
      <w:r w:rsidRPr="008C7284">
        <w:rPr>
          <w:rPrChange w:id="1101" w:author="Chen Heller" w:date="2022-08-30T13:57:00Z">
            <w:rPr>
              <w:vertAlign w:val="subscript"/>
            </w:rPr>
          </w:rPrChange>
        </w:rPr>
        <w:t>(</w:t>
      </w:r>
      <w:r w:rsidR="00FC47E3">
        <w:t>29</w:t>
      </w:r>
      <w:r w:rsidRPr="008C7284">
        <w:rPr>
          <w:rPrChange w:id="1102" w:author="Chen Heller" w:date="2022-08-30T13:57:00Z">
            <w:rPr>
              <w:vertAlign w:val="subscript"/>
            </w:rPr>
          </w:rPrChange>
        </w:rPr>
        <w:t>)</w:t>
      </w:r>
      <w:r>
        <w:t xml:space="preserve"> = </w:t>
      </w:r>
      <w:r w:rsidR="00FC47E3">
        <w:t>12.70</w:t>
      </w:r>
      <w:r>
        <w:t xml:space="preserve">, p </w:t>
      </w:r>
      <w:r w:rsidR="00FC47E3">
        <w:t>&lt;</w:t>
      </w:r>
      <w:r>
        <w:t xml:space="preserve"> 0</w:t>
      </w:r>
      <w:r w:rsidR="00FC47E3">
        <w:t>.001</w:t>
      </w:r>
      <w:r>
        <w:t>, 95% CI [6</w:t>
      </w:r>
      <w:r w:rsidR="00FC47E3">
        <w:t>5</w:t>
      </w:r>
      <w:r>
        <w:t>.</w:t>
      </w:r>
      <w:r w:rsidR="00FC47E3">
        <w:t>91</w:t>
      </w:r>
      <w:r>
        <w:t xml:space="preserve">, </w:t>
      </w:r>
      <w:r w:rsidR="00FC47E3">
        <w:t>91.21</w:t>
      </w:r>
      <w:r>
        <w:t xml:space="preserve">], Cohen's </w:t>
      </w:r>
      <w:proofErr w:type="spellStart"/>
      <w:r>
        <w:t>d</w:t>
      </w:r>
      <w:r>
        <w:rPr>
          <w:vertAlign w:val="subscript"/>
        </w:rPr>
        <w:t>z</w:t>
      </w:r>
      <w:proofErr w:type="spellEnd"/>
      <w:r>
        <w:t xml:space="preserve"> = 2.3</w:t>
      </w:r>
      <w:r w:rsidR="00FC47E3">
        <w:t>1</w:t>
      </w:r>
      <w:r>
        <w:t>)</w:t>
      </w:r>
      <w:r w:rsidR="00EB57B5">
        <w:t>.</w:t>
      </w:r>
      <w:r>
        <w:t xml:space="preserve"> </w:t>
      </w:r>
      <w:r w:rsidR="00EB57B5">
        <w:t>F</w:t>
      </w:r>
      <w:r>
        <w:t xml:space="preserve">urther inspection </w:t>
      </w:r>
      <w:r w:rsidR="00EB57B5">
        <w:t xml:space="preserve">however </w:t>
      </w:r>
      <w:r>
        <w:t>reveal</w:t>
      </w:r>
      <w:r w:rsidR="00EB57B5">
        <w:t>ed</w:t>
      </w:r>
      <w:r>
        <w:t xml:space="preserve"> this was true for late responses </w:t>
      </w:r>
      <w:del w:id="1103" w:author="Chen Heller" w:date="2022-09-15T10:16:00Z">
        <w:r w:rsidDel="007C13FD">
          <w:delText>(M</w:delText>
        </w:r>
        <w:r w:rsidDel="007C13FD">
          <w:rPr>
            <w:vertAlign w:val="subscript"/>
          </w:rPr>
          <w:delText>reach</w:delText>
        </w:r>
        <w:r w:rsidDel="007C13FD">
          <w:delText xml:space="preserve"> = 32.</w:delText>
        </w:r>
        <w:r w:rsidR="001979E7" w:rsidDel="007C13FD">
          <w:delText>0</w:delText>
        </w:r>
        <w:r w:rsidDel="007C13FD">
          <w:delText>6, SD</w:delText>
        </w:r>
        <w:r w:rsidDel="007C13FD">
          <w:rPr>
            <w:vertAlign w:val="subscript"/>
          </w:rPr>
          <w:delText>reach</w:delText>
        </w:r>
        <w:r w:rsidDel="007C13FD">
          <w:delText xml:space="preserve"> = </w:delText>
        </w:r>
        <w:r w:rsidR="001979E7" w:rsidDel="007C13FD">
          <w:delText>19.24</w:delText>
        </w:r>
        <w:r w:rsidDel="007C13FD">
          <w:delText>, M</w:delText>
        </w:r>
        <w:r w:rsidDel="007C13FD">
          <w:rPr>
            <w:vertAlign w:val="subscript"/>
          </w:rPr>
          <w:delText>keyboard</w:delText>
        </w:r>
        <w:r w:rsidDel="007C13FD">
          <w:delText xml:space="preserve"> = 1</w:delText>
        </w:r>
        <w:r w:rsidR="001979E7" w:rsidDel="007C13FD">
          <w:delText>4.06</w:delText>
        </w:r>
        <w:r w:rsidDel="007C13FD">
          <w:delText>, SD</w:delText>
        </w:r>
        <w:r w:rsidDel="007C13FD">
          <w:rPr>
            <w:vertAlign w:val="subscript"/>
          </w:rPr>
          <w:delText>keyboard</w:delText>
        </w:r>
        <w:r w:rsidDel="007C13FD">
          <w:delText xml:space="preserve"> = 1</w:delText>
        </w:r>
        <w:r w:rsidR="001979E7" w:rsidDel="007C13FD">
          <w:delText>0.33</w:delText>
        </w:r>
        <w:r w:rsidDel="007C13FD">
          <w:delText>, t</w:delText>
        </w:r>
        <w:r w:rsidRPr="001F3AF5" w:rsidDel="007C13FD">
          <w:rPr>
            <w:rPrChange w:id="1104" w:author="Chen Heller" w:date="2022-08-30T13:58:00Z">
              <w:rPr>
                <w:vertAlign w:val="subscript"/>
              </w:rPr>
            </w:rPrChange>
          </w:rPr>
          <w:delText>(</w:delText>
        </w:r>
        <w:r w:rsidR="001979E7" w:rsidDel="007C13FD">
          <w:delText>29</w:delText>
        </w:r>
        <w:r w:rsidRPr="001F3AF5" w:rsidDel="007C13FD">
          <w:rPr>
            <w:rPrChange w:id="1105" w:author="Chen Heller" w:date="2022-08-30T13:58:00Z">
              <w:rPr>
                <w:vertAlign w:val="subscript"/>
              </w:rPr>
            </w:rPrChange>
          </w:rPr>
          <w:delText>)</w:delText>
        </w:r>
        <w:r w:rsidDel="007C13FD">
          <w:delText xml:space="preserve"> = 4</w:delText>
        </w:r>
        <w:r w:rsidR="001979E7" w:rsidDel="007C13FD">
          <w:delText>.71</w:delText>
        </w:r>
        <w:r w:rsidDel="007C13FD">
          <w:delText xml:space="preserve">, p </w:delText>
        </w:r>
        <w:r w:rsidR="0052374D" w:rsidDel="007C13FD">
          <w:delText>&lt; 0.001</w:delText>
        </w:r>
        <w:r w:rsidDel="007C13FD">
          <w:delText>, 95% CI [</w:delText>
        </w:r>
        <w:r w:rsidR="001979E7" w:rsidDel="007C13FD">
          <w:delText>10.19</w:delText>
        </w:r>
        <w:r w:rsidDel="007C13FD">
          <w:delText>, 2</w:delText>
        </w:r>
        <w:r w:rsidR="001979E7" w:rsidDel="007C13FD">
          <w:delText>5</w:delText>
        </w:r>
        <w:r w:rsidDel="007C13FD">
          <w:delText>.</w:delText>
        </w:r>
        <w:r w:rsidR="001979E7" w:rsidDel="007C13FD">
          <w:delText>80</w:delText>
        </w:r>
        <w:r w:rsidDel="007C13FD">
          <w:delText>], Cohen's d</w:delText>
        </w:r>
        <w:r w:rsidDel="007C13FD">
          <w:rPr>
            <w:vertAlign w:val="subscript"/>
          </w:rPr>
          <w:delText>z</w:delText>
        </w:r>
        <w:r w:rsidDel="007C13FD">
          <w:delText xml:space="preserve"> = 0.</w:delText>
        </w:r>
        <w:r w:rsidR="001979E7" w:rsidDel="007C13FD">
          <w:delText>86</w:delText>
        </w:r>
        <w:r w:rsidDel="007C13FD">
          <w:delText>)</w:delText>
        </w:r>
        <w:r w:rsidR="003A5BBB" w:rsidDel="007C13FD">
          <w:delText xml:space="preserve"> </w:delText>
        </w:r>
      </w:del>
      <w:r w:rsidR="003A5BBB">
        <w:t>and</w:t>
      </w:r>
      <w:r>
        <w:t xml:space="preserve"> early responses</w:t>
      </w:r>
      <w:del w:id="1106" w:author="Chen Heller" w:date="2022-09-15T10:16:00Z">
        <w:r w:rsidDel="007C13FD">
          <w:delText xml:space="preserve"> (M</w:delText>
        </w:r>
        <w:r w:rsidDel="007C13FD">
          <w:rPr>
            <w:vertAlign w:val="subscript"/>
          </w:rPr>
          <w:delText>reach</w:delText>
        </w:r>
        <w:r w:rsidDel="007C13FD">
          <w:delText xml:space="preserve"> = </w:delText>
        </w:r>
        <w:r w:rsidR="00B06F06" w:rsidDel="007C13FD">
          <w:delText>23.26</w:delText>
        </w:r>
        <w:r w:rsidDel="007C13FD">
          <w:delText>, SD</w:delText>
        </w:r>
        <w:r w:rsidDel="007C13FD">
          <w:rPr>
            <w:vertAlign w:val="subscript"/>
          </w:rPr>
          <w:delText>reach</w:delText>
        </w:r>
        <w:r w:rsidDel="007C13FD">
          <w:delText xml:space="preserve"> = </w:delText>
        </w:r>
        <w:r w:rsidR="00B06F06" w:rsidDel="007C13FD">
          <w:delText>19.79</w:delText>
        </w:r>
        <w:r w:rsidDel="007C13FD">
          <w:delText>, M</w:delText>
        </w:r>
        <w:r w:rsidDel="007C13FD">
          <w:rPr>
            <w:vertAlign w:val="subscript"/>
          </w:rPr>
          <w:delText>keyboard</w:delText>
        </w:r>
        <w:r w:rsidDel="007C13FD">
          <w:delText xml:space="preserve"> = </w:delText>
        </w:r>
        <w:r w:rsidR="00466CE8" w:rsidDel="007C13FD">
          <w:delText>0</w:delText>
        </w:r>
        <w:r w:rsidDel="007C13FD">
          <w:delText>, SD</w:delText>
        </w:r>
        <w:r w:rsidDel="007C13FD">
          <w:rPr>
            <w:vertAlign w:val="subscript"/>
          </w:rPr>
          <w:delText>keyboard</w:delText>
        </w:r>
        <w:r w:rsidDel="007C13FD">
          <w:delText xml:space="preserve"> = </w:delText>
        </w:r>
        <w:r w:rsidR="00466CE8" w:rsidDel="007C13FD">
          <w:delText>0</w:delText>
        </w:r>
        <w:r w:rsidDel="007C13FD">
          <w:delText>, t</w:delText>
        </w:r>
        <w:r w:rsidRPr="001F3AF5" w:rsidDel="007C13FD">
          <w:rPr>
            <w:rPrChange w:id="1107" w:author="Chen Heller" w:date="2022-08-30T13:58:00Z">
              <w:rPr>
                <w:vertAlign w:val="subscript"/>
              </w:rPr>
            </w:rPrChange>
          </w:rPr>
          <w:delText>(</w:delText>
        </w:r>
        <w:r w:rsidR="008257B9" w:rsidDel="007C13FD">
          <w:delText>29</w:delText>
        </w:r>
        <w:r w:rsidRPr="001F3AF5" w:rsidDel="007C13FD">
          <w:rPr>
            <w:rPrChange w:id="1108" w:author="Chen Heller" w:date="2022-08-30T13:58:00Z">
              <w:rPr>
                <w:vertAlign w:val="subscript"/>
              </w:rPr>
            </w:rPrChange>
          </w:rPr>
          <w:delText>)</w:delText>
        </w:r>
        <w:r w:rsidDel="007C13FD">
          <w:delText xml:space="preserve"> = </w:delText>
        </w:r>
        <w:r w:rsidR="008257B9" w:rsidDel="007C13FD">
          <w:delText>6.43</w:delText>
        </w:r>
        <w:r w:rsidDel="007C13FD">
          <w:delText xml:space="preserve">, p </w:delText>
        </w:r>
        <w:r w:rsidR="008257B9" w:rsidDel="007C13FD">
          <w:delText>&lt; 0.001</w:delText>
        </w:r>
        <w:r w:rsidDel="007C13FD">
          <w:delText xml:space="preserve"> , 95% CI [1</w:delText>
        </w:r>
        <w:r w:rsidR="00BB5023" w:rsidDel="007C13FD">
          <w:delText>5.87</w:delText>
        </w:r>
        <w:r w:rsidDel="007C13FD">
          <w:delText>, 30</w:delText>
        </w:r>
        <w:r w:rsidR="00BB5023" w:rsidDel="007C13FD">
          <w:delText>.65</w:delText>
        </w:r>
        <w:r w:rsidDel="007C13FD">
          <w:delText>], Cohen's d</w:delText>
        </w:r>
        <w:r w:rsidDel="007C13FD">
          <w:rPr>
            <w:vertAlign w:val="subscript"/>
          </w:rPr>
          <w:delText>z</w:delText>
        </w:r>
        <w:r w:rsidDel="007C13FD">
          <w:delText xml:space="preserve"> = 1.1</w:delText>
        </w:r>
        <w:r w:rsidR="00BB5023" w:rsidDel="007C13FD">
          <w:delText>7</w:delText>
        </w:r>
        <w:r w:rsidDel="007C13FD">
          <w:delText>)</w:delText>
        </w:r>
      </w:del>
      <w:r>
        <w:t xml:space="preserve"> </w:t>
      </w:r>
      <w:r w:rsidR="003A5BBB">
        <w:t>b</w:t>
      </w:r>
      <w:r>
        <w:t xml:space="preserve">ut not for incorrect answers </w:t>
      </w:r>
      <w:r w:rsidR="00531D8F">
        <w:t>which were less common in the reaching</w:t>
      </w:r>
      <w:ins w:id="1109" w:author="Chen Heller" w:date="2022-09-15T10:16:00Z">
        <w:r w:rsidR="007C13FD">
          <w:t xml:space="preserve"> (for </w:t>
        </w:r>
      </w:ins>
      <w:ins w:id="1110" w:author="Chen Heller" w:date="2022-09-15T10:17:00Z">
        <w:r w:rsidR="007C13FD">
          <w:t xml:space="preserve">an elaborative description of the excluded trials see </w:t>
        </w:r>
      </w:ins>
      <w:ins w:id="1111" w:author="Chen Heller" w:date="2022-09-15T10:28:00Z">
        <w:r w:rsidR="006A1DF9">
          <w:fldChar w:fldCharType="begin"/>
        </w:r>
        <w:r w:rsidR="006A1DF9">
          <w:instrText xml:space="preserve"> REF _Ref114130105 \h </w:instrText>
        </w:r>
      </w:ins>
      <w:r w:rsidR="006A1DF9">
        <w:fldChar w:fldCharType="separate"/>
      </w:r>
      <w:ins w:id="1112" w:author="Chen Heller" w:date="2022-09-15T10:28:00Z">
        <w:r w:rsidR="006A1DF9">
          <w:t xml:space="preserve">Supplementary Table </w:t>
        </w:r>
        <w:r w:rsidR="006A1DF9">
          <w:rPr>
            <w:noProof/>
          </w:rPr>
          <w:t>2</w:t>
        </w:r>
        <w:r w:rsidR="006A1DF9">
          <w:fldChar w:fldCharType="end"/>
        </w:r>
      </w:ins>
      <w:ins w:id="1113" w:author="Chen Heller" w:date="2022-09-15T10:17:00Z">
        <w:r w:rsidR="007C13FD">
          <w:t>)</w:t>
        </w:r>
      </w:ins>
      <w:del w:id="1114" w:author="Chen Heller" w:date="2022-09-15T10:16:00Z">
        <w:r w:rsidR="00531D8F" w:rsidDel="007C13FD">
          <w:delText xml:space="preserve"> task </w:delText>
        </w:r>
        <w:r w:rsidDel="007C13FD">
          <w:delText>(M</w:delText>
        </w:r>
        <w:r w:rsidDel="007C13FD">
          <w:rPr>
            <w:vertAlign w:val="subscript"/>
          </w:rPr>
          <w:delText>reach</w:delText>
        </w:r>
        <w:r w:rsidDel="007C13FD">
          <w:delText xml:space="preserve"> = </w:delText>
        </w:r>
        <w:r w:rsidR="007471EE" w:rsidDel="007C13FD">
          <w:delText>21.90</w:delText>
        </w:r>
        <w:r w:rsidDel="007C13FD">
          <w:delText>, SD</w:delText>
        </w:r>
        <w:r w:rsidDel="007C13FD">
          <w:rPr>
            <w:vertAlign w:val="subscript"/>
          </w:rPr>
          <w:delText>reach</w:delText>
        </w:r>
        <w:r w:rsidDel="007C13FD">
          <w:delText xml:space="preserve"> = </w:delText>
        </w:r>
        <w:r w:rsidR="007471EE" w:rsidDel="007C13FD">
          <w:delText>12.33</w:delText>
        </w:r>
        <w:r w:rsidDel="007C13FD">
          <w:delText>, M</w:delText>
        </w:r>
        <w:r w:rsidDel="007C13FD">
          <w:rPr>
            <w:vertAlign w:val="subscript"/>
          </w:rPr>
          <w:delText>keyboard</w:delText>
        </w:r>
        <w:r w:rsidDel="007C13FD">
          <w:delText xml:space="preserve"> = 3</w:delText>
        </w:r>
        <w:r w:rsidR="007471EE" w:rsidDel="007C13FD">
          <w:delText>6.13</w:delText>
        </w:r>
        <w:r w:rsidDel="007C13FD">
          <w:delText>, SD</w:delText>
        </w:r>
        <w:r w:rsidDel="007C13FD">
          <w:rPr>
            <w:vertAlign w:val="subscript"/>
          </w:rPr>
          <w:delText>keyboard</w:delText>
        </w:r>
        <w:r w:rsidDel="007C13FD">
          <w:delText xml:space="preserve"> = </w:delText>
        </w:r>
        <w:r w:rsidR="007471EE" w:rsidDel="007C13FD">
          <w:delText>15.29</w:delText>
        </w:r>
        <w:r w:rsidDel="007C13FD">
          <w:delText>, t</w:delText>
        </w:r>
        <w:r w:rsidRPr="001F3AF5" w:rsidDel="007C13FD">
          <w:rPr>
            <w:rPrChange w:id="1115" w:author="Chen Heller" w:date="2022-08-30T13:58:00Z">
              <w:rPr>
                <w:vertAlign w:val="subscript"/>
              </w:rPr>
            </w:rPrChange>
          </w:rPr>
          <w:delText>(</w:delText>
        </w:r>
        <w:r w:rsidR="007471EE" w:rsidDel="007C13FD">
          <w:delText>29</w:delText>
        </w:r>
        <w:r w:rsidRPr="001F3AF5" w:rsidDel="007C13FD">
          <w:rPr>
            <w:rPrChange w:id="1116" w:author="Chen Heller" w:date="2022-08-30T13:58:00Z">
              <w:rPr>
                <w:vertAlign w:val="subscript"/>
              </w:rPr>
            </w:rPrChange>
          </w:rPr>
          <w:delText>)</w:delText>
        </w:r>
        <w:r w:rsidDel="007C13FD">
          <w:delText xml:space="preserve"> = -</w:delText>
        </w:r>
        <w:r w:rsidR="007471EE" w:rsidDel="007C13FD">
          <w:delText>6.31</w:delText>
        </w:r>
        <w:r w:rsidDel="007C13FD">
          <w:delText xml:space="preserve">, p </w:delText>
        </w:r>
        <w:r w:rsidR="007471EE" w:rsidDel="007C13FD">
          <w:delText>&lt; 0.001</w:delText>
        </w:r>
        <w:r w:rsidDel="007C13FD">
          <w:delText>, 95% CI [-1</w:delText>
        </w:r>
        <w:r w:rsidR="007471EE" w:rsidDel="007C13FD">
          <w:delText>8</w:delText>
        </w:r>
        <w:r w:rsidDel="007C13FD">
          <w:delText>.</w:delText>
        </w:r>
        <w:r w:rsidR="007471EE" w:rsidDel="007C13FD">
          <w:delText>84</w:delText>
        </w:r>
        <w:r w:rsidDel="007C13FD">
          <w:delText>, -</w:delText>
        </w:r>
        <w:r w:rsidR="007471EE" w:rsidDel="007C13FD">
          <w:delText>9</w:delText>
        </w:r>
        <w:r w:rsidDel="007C13FD">
          <w:delText>.</w:delText>
        </w:r>
        <w:r w:rsidR="007471EE" w:rsidDel="007C13FD">
          <w:delText>62</w:delText>
        </w:r>
        <w:r w:rsidDel="007C13FD">
          <w:delText>], Cohen's d</w:delText>
        </w:r>
        <w:r w:rsidDel="007C13FD">
          <w:rPr>
            <w:vertAlign w:val="subscript"/>
          </w:rPr>
          <w:delText>z</w:delText>
        </w:r>
        <w:r w:rsidDel="007C13FD">
          <w:delText xml:space="preserve"> = -</w:delText>
        </w:r>
        <w:r w:rsidR="00521B41" w:rsidDel="007C13FD">
          <w:delText>1.15</w:delText>
        </w:r>
        <w:r w:rsidDel="007C13FD">
          <w:delText>)</w:delText>
        </w:r>
      </w:del>
      <w:r>
        <w:t>.</w:t>
      </w:r>
    </w:p>
    <w:p w14:paraId="53CA5193" w14:textId="43D6BC32" w:rsidR="002436A8" w:rsidRDefault="002436A8">
      <w:pPr>
        <w:pStyle w:val="Caption"/>
        <w:pPrChange w:id="1117" w:author="Chen Heller" w:date="2022-09-14T17:06:00Z">
          <w:pPr>
            <w:ind w:firstLine="0"/>
          </w:pPr>
        </w:pPrChange>
      </w:pPr>
      <w:bookmarkStart w:id="1118" w:name="_Ref114068072"/>
      <w:ins w:id="1119" w:author="Chen Heller" w:date="2022-09-14T17:06:00Z">
        <w:r>
          <w:t xml:space="preserve">Table </w:t>
        </w:r>
        <w:r>
          <w:fldChar w:fldCharType="begin"/>
        </w:r>
        <w:r>
          <w:instrText xml:space="preserve"> SEQ Table \* ARABIC </w:instrText>
        </w:r>
      </w:ins>
      <w:r>
        <w:fldChar w:fldCharType="separate"/>
      </w:r>
      <w:ins w:id="1120" w:author="Chen Heller" w:date="2022-09-14T17:06:00Z">
        <w:r>
          <w:rPr>
            <w:noProof/>
          </w:rPr>
          <w:t>4</w:t>
        </w:r>
        <w:r>
          <w:fldChar w:fldCharType="end"/>
        </w:r>
        <w:bookmarkEnd w:id="1118"/>
        <w:r>
          <w:t>. Results of Experiment 4</w:t>
        </w:r>
      </w:ins>
    </w:p>
    <w:tbl>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121" w:author="Chen Heller" w:date="2022-09-15T10:41:00Z">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9"/>
        <w:gridCol w:w="1701"/>
        <w:gridCol w:w="1701"/>
        <w:gridCol w:w="708"/>
        <w:gridCol w:w="1134"/>
        <w:gridCol w:w="1701"/>
        <w:gridCol w:w="709"/>
        <w:tblGridChange w:id="1122">
          <w:tblGrid>
            <w:gridCol w:w="284"/>
            <w:gridCol w:w="142"/>
            <w:gridCol w:w="1985"/>
            <w:gridCol w:w="1701"/>
            <w:gridCol w:w="1701"/>
            <w:gridCol w:w="708"/>
            <w:gridCol w:w="1134"/>
            <w:gridCol w:w="1701"/>
            <w:gridCol w:w="709"/>
            <w:gridCol w:w="284"/>
          </w:tblGrid>
        </w:tblGridChange>
      </w:tblGrid>
      <w:tr w:rsidR="001D2361" w14:paraId="010F9CD6" w14:textId="77777777" w:rsidTr="003538C4">
        <w:trPr>
          <w:trHeight w:val="510"/>
          <w:ins w:id="1123" w:author="Chen Heller" w:date="2022-09-14T21:59:00Z"/>
          <w:trPrChange w:id="1124" w:author="Chen Heller" w:date="2022-09-15T10:41:00Z">
            <w:trPr>
              <w:gridAfter w:val="0"/>
              <w:trHeight w:val="510"/>
            </w:trPr>
          </w:trPrChange>
        </w:trPr>
        <w:tc>
          <w:tcPr>
            <w:tcW w:w="284" w:type="dxa"/>
            <w:tcBorders>
              <w:top w:val="single" w:sz="12" w:space="0" w:color="auto"/>
            </w:tcBorders>
            <w:tcPrChange w:id="1125" w:author="Chen Heller" w:date="2022-09-15T10:41:00Z">
              <w:tcPr>
                <w:tcW w:w="284" w:type="dxa"/>
              </w:tcPr>
            </w:tcPrChange>
          </w:tcPr>
          <w:p w14:paraId="140CFCFF" w14:textId="77777777" w:rsidR="001D2361" w:rsidRDefault="001D2361" w:rsidP="001D2361">
            <w:pPr>
              <w:ind w:firstLine="0"/>
              <w:rPr>
                <w:ins w:id="1126" w:author="Chen Heller" w:date="2022-09-14T21:59:00Z"/>
              </w:rPr>
            </w:pPr>
          </w:p>
        </w:tc>
        <w:tc>
          <w:tcPr>
            <w:tcW w:w="2269" w:type="dxa"/>
            <w:tcBorders>
              <w:top w:val="single" w:sz="12" w:space="0" w:color="auto"/>
            </w:tcBorders>
            <w:tcPrChange w:id="1127" w:author="Chen Heller" w:date="2022-09-15T10:41:00Z">
              <w:tcPr>
                <w:tcW w:w="2127" w:type="dxa"/>
                <w:gridSpan w:val="2"/>
              </w:tcPr>
            </w:tcPrChange>
          </w:tcPr>
          <w:p w14:paraId="51526E05" w14:textId="77777777" w:rsidR="001D2361" w:rsidRDefault="001D2361" w:rsidP="001D2361">
            <w:pPr>
              <w:ind w:firstLine="0"/>
              <w:rPr>
                <w:ins w:id="1128" w:author="Chen Heller" w:date="2022-09-14T21:59:00Z"/>
              </w:rPr>
            </w:pPr>
          </w:p>
        </w:tc>
        <w:tc>
          <w:tcPr>
            <w:tcW w:w="1701" w:type="dxa"/>
            <w:tcBorders>
              <w:top w:val="single" w:sz="12" w:space="0" w:color="auto"/>
              <w:bottom w:val="single" w:sz="12" w:space="0" w:color="auto"/>
            </w:tcBorders>
            <w:tcPrChange w:id="1129" w:author="Chen Heller" w:date="2022-09-15T10:41:00Z">
              <w:tcPr>
                <w:tcW w:w="1701" w:type="dxa"/>
                <w:tcBorders>
                  <w:bottom w:val="single" w:sz="12" w:space="0" w:color="auto"/>
                </w:tcBorders>
              </w:tcPr>
            </w:tcPrChange>
          </w:tcPr>
          <w:p w14:paraId="6253962C" w14:textId="77777777" w:rsidR="001D2361" w:rsidRPr="00EA2CED" w:rsidRDefault="001D2361" w:rsidP="001D2361">
            <w:pPr>
              <w:ind w:firstLine="0"/>
              <w:jc w:val="center"/>
              <w:rPr>
                <w:ins w:id="1130" w:author="Chen Heller" w:date="2022-09-14T21:59:00Z"/>
                <w:b/>
                <w:bCs/>
              </w:rPr>
            </w:pPr>
            <w:ins w:id="1131" w:author="Chen Heller" w:date="2022-09-14T21:59:00Z">
              <w:r w:rsidRPr="00EA2CED">
                <w:rPr>
                  <w:b/>
                  <w:bCs/>
                </w:rPr>
                <w:t>Congruent</w:t>
              </w:r>
            </w:ins>
          </w:p>
        </w:tc>
        <w:tc>
          <w:tcPr>
            <w:tcW w:w="1701" w:type="dxa"/>
            <w:tcBorders>
              <w:top w:val="single" w:sz="12" w:space="0" w:color="auto"/>
              <w:bottom w:val="single" w:sz="12" w:space="0" w:color="auto"/>
            </w:tcBorders>
            <w:tcPrChange w:id="1132" w:author="Chen Heller" w:date="2022-09-15T10:41:00Z">
              <w:tcPr>
                <w:tcW w:w="1701" w:type="dxa"/>
                <w:tcBorders>
                  <w:bottom w:val="single" w:sz="12" w:space="0" w:color="auto"/>
                </w:tcBorders>
              </w:tcPr>
            </w:tcPrChange>
          </w:tcPr>
          <w:p w14:paraId="3BB50674" w14:textId="77777777" w:rsidR="001D2361" w:rsidRPr="00EA2CED" w:rsidRDefault="001D2361" w:rsidP="00873FA3">
            <w:pPr>
              <w:ind w:firstLine="0"/>
              <w:jc w:val="center"/>
              <w:rPr>
                <w:ins w:id="1133" w:author="Chen Heller" w:date="2022-09-14T21:59:00Z"/>
                <w:b/>
                <w:bCs/>
              </w:rPr>
              <w:pPrChange w:id="1134" w:author="Chen Heller" w:date="2022-09-15T10:19:00Z">
                <w:pPr>
                  <w:ind w:firstLine="0"/>
                </w:pPr>
              </w:pPrChange>
            </w:pPr>
            <w:ins w:id="1135" w:author="Chen Heller" w:date="2022-09-14T21:59:00Z">
              <w:r w:rsidRPr="00EA2CED">
                <w:rPr>
                  <w:b/>
                  <w:bCs/>
                </w:rPr>
                <w:t>Incongruent</w:t>
              </w:r>
            </w:ins>
          </w:p>
        </w:tc>
        <w:tc>
          <w:tcPr>
            <w:tcW w:w="708" w:type="dxa"/>
            <w:tcBorders>
              <w:top w:val="single" w:sz="12" w:space="0" w:color="auto"/>
            </w:tcBorders>
            <w:tcPrChange w:id="1136" w:author="Chen Heller" w:date="2022-09-15T10:41:00Z">
              <w:tcPr>
                <w:tcW w:w="708" w:type="dxa"/>
              </w:tcPr>
            </w:tcPrChange>
          </w:tcPr>
          <w:p w14:paraId="2AC55C45" w14:textId="77777777" w:rsidR="001D2361" w:rsidRPr="00EA2CED" w:rsidRDefault="001D2361" w:rsidP="001D2361">
            <w:pPr>
              <w:ind w:firstLine="0"/>
              <w:jc w:val="center"/>
              <w:rPr>
                <w:ins w:id="1137" w:author="Chen Heller" w:date="2022-09-14T21:59:00Z"/>
                <w:b/>
                <w:bCs/>
              </w:rPr>
            </w:pPr>
          </w:p>
        </w:tc>
        <w:tc>
          <w:tcPr>
            <w:tcW w:w="1134" w:type="dxa"/>
            <w:tcBorders>
              <w:top w:val="single" w:sz="12" w:space="0" w:color="auto"/>
            </w:tcBorders>
            <w:tcPrChange w:id="1138" w:author="Chen Heller" w:date="2022-09-15T10:41:00Z">
              <w:tcPr>
                <w:tcW w:w="1134" w:type="dxa"/>
              </w:tcPr>
            </w:tcPrChange>
          </w:tcPr>
          <w:p w14:paraId="70718B85" w14:textId="77777777" w:rsidR="001D2361" w:rsidRPr="00EA2CED" w:rsidRDefault="001D2361" w:rsidP="001D2361">
            <w:pPr>
              <w:ind w:firstLine="0"/>
              <w:jc w:val="center"/>
              <w:rPr>
                <w:ins w:id="1139" w:author="Chen Heller" w:date="2022-09-14T21:59:00Z"/>
                <w:b/>
                <w:bCs/>
              </w:rPr>
            </w:pPr>
          </w:p>
        </w:tc>
        <w:tc>
          <w:tcPr>
            <w:tcW w:w="1701" w:type="dxa"/>
            <w:tcBorders>
              <w:top w:val="single" w:sz="12" w:space="0" w:color="auto"/>
            </w:tcBorders>
            <w:tcPrChange w:id="1140" w:author="Chen Heller" w:date="2022-09-15T10:41:00Z">
              <w:tcPr>
                <w:tcW w:w="1701" w:type="dxa"/>
              </w:tcPr>
            </w:tcPrChange>
          </w:tcPr>
          <w:p w14:paraId="4F025FF5" w14:textId="77777777" w:rsidR="001D2361" w:rsidRDefault="001D2361" w:rsidP="001D2361">
            <w:pPr>
              <w:ind w:firstLine="0"/>
              <w:rPr>
                <w:ins w:id="1141" w:author="Chen Heller" w:date="2022-09-14T21:59:00Z"/>
              </w:rPr>
            </w:pPr>
          </w:p>
        </w:tc>
        <w:tc>
          <w:tcPr>
            <w:tcW w:w="709" w:type="dxa"/>
            <w:tcBorders>
              <w:top w:val="single" w:sz="12" w:space="0" w:color="auto"/>
            </w:tcBorders>
            <w:tcPrChange w:id="1142" w:author="Chen Heller" w:date="2022-09-15T10:41:00Z">
              <w:tcPr>
                <w:tcW w:w="709" w:type="dxa"/>
              </w:tcPr>
            </w:tcPrChange>
          </w:tcPr>
          <w:p w14:paraId="2928108C" w14:textId="77777777" w:rsidR="001D2361" w:rsidRDefault="001D2361" w:rsidP="001D2361">
            <w:pPr>
              <w:ind w:firstLine="0"/>
              <w:rPr>
                <w:ins w:id="1143" w:author="Chen Heller" w:date="2022-09-14T21:59:00Z"/>
              </w:rPr>
            </w:pPr>
          </w:p>
        </w:tc>
      </w:tr>
      <w:tr w:rsidR="001D2361" w14:paraId="3A036BAF" w14:textId="77777777" w:rsidTr="003538C4">
        <w:trPr>
          <w:trHeight w:val="254"/>
          <w:ins w:id="1144" w:author="Chen Heller" w:date="2022-09-14T21:59:00Z"/>
          <w:trPrChange w:id="1145" w:author="Chen Heller" w:date="2022-09-15T10:41:00Z">
            <w:trPr>
              <w:gridAfter w:val="0"/>
              <w:trHeight w:val="254"/>
            </w:trPr>
          </w:trPrChange>
        </w:trPr>
        <w:tc>
          <w:tcPr>
            <w:tcW w:w="284" w:type="dxa"/>
            <w:tcBorders>
              <w:bottom w:val="single" w:sz="12" w:space="0" w:color="auto"/>
            </w:tcBorders>
            <w:tcPrChange w:id="1146" w:author="Chen Heller" w:date="2022-09-15T10:41:00Z">
              <w:tcPr>
                <w:tcW w:w="284" w:type="dxa"/>
                <w:tcBorders>
                  <w:bottom w:val="single" w:sz="12" w:space="0" w:color="auto"/>
                </w:tcBorders>
              </w:tcPr>
            </w:tcPrChange>
          </w:tcPr>
          <w:p w14:paraId="4F006647" w14:textId="77777777" w:rsidR="001D2361" w:rsidRPr="00EA2CED" w:rsidRDefault="001D2361" w:rsidP="001D2361">
            <w:pPr>
              <w:ind w:firstLine="0"/>
              <w:rPr>
                <w:ins w:id="1147" w:author="Chen Heller" w:date="2022-09-14T21:59:00Z"/>
                <w:b/>
                <w:bCs/>
              </w:rPr>
            </w:pPr>
          </w:p>
        </w:tc>
        <w:tc>
          <w:tcPr>
            <w:tcW w:w="2269" w:type="dxa"/>
            <w:tcBorders>
              <w:bottom w:val="single" w:sz="12" w:space="0" w:color="auto"/>
            </w:tcBorders>
            <w:tcPrChange w:id="1148" w:author="Chen Heller" w:date="2022-09-15T10:41:00Z">
              <w:tcPr>
                <w:tcW w:w="2127" w:type="dxa"/>
                <w:gridSpan w:val="2"/>
                <w:tcBorders>
                  <w:bottom w:val="single" w:sz="12" w:space="0" w:color="auto"/>
                </w:tcBorders>
              </w:tcPr>
            </w:tcPrChange>
          </w:tcPr>
          <w:p w14:paraId="5D6095E6" w14:textId="77777777" w:rsidR="001D2361" w:rsidRPr="00EA2CED" w:rsidRDefault="001D2361" w:rsidP="001D2361">
            <w:pPr>
              <w:ind w:firstLine="0"/>
              <w:rPr>
                <w:ins w:id="1149" w:author="Chen Heller" w:date="2022-09-14T21:59:00Z"/>
                <w:b/>
                <w:bCs/>
              </w:rPr>
            </w:pPr>
          </w:p>
        </w:tc>
        <w:tc>
          <w:tcPr>
            <w:tcW w:w="1701" w:type="dxa"/>
            <w:tcBorders>
              <w:top w:val="single" w:sz="12" w:space="0" w:color="auto"/>
              <w:bottom w:val="single" w:sz="12" w:space="0" w:color="auto"/>
            </w:tcBorders>
            <w:tcPrChange w:id="1150" w:author="Chen Heller" w:date="2022-09-15T10:41:00Z">
              <w:tcPr>
                <w:tcW w:w="1701" w:type="dxa"/>
                <w:tcBorders>
                  <w:top w:val="single" w:sz="12" w:space="0" w:color="auto"/>
                  <w:bottom w:val="single" w:sz="12" w:space="0" w:color="auto"/>
                </w:tcBorders>
              </w:tcPr>
            </w:tcPrChange>
          </w:tcPr>
          <w:p w14:paraId="5D637145" w14:textId="77777777" w:rsidR="001D2361" w:rsidRPr="00EA2CED" w:rsidRDefault="001D2361" w:rsidP="001D2361">
            <w:pPr>
              <w:ind w:firstLine="0"/>
              <w:rPr>
                <w:ins w:id="1151" w:author="Chen Heller" w:date="2022-09-14T21:59:00Z"/>
                <w:b/>
                <w:bCs/>
              </w:rPr>
            </w:pPr>
            <w:ins w:id="1152" w:author="Chen Heller" w:date="2022-09-14T21:59:00Z">
              <w:r>
                <w:rPr>
                  <w:b/>
                  <w:bCs/>
                </w:rPr>
                <w:t>M (SD)</w:t>
              </w:r>
            </w:ins>
          </w:p>
        </w:tc>
        <w:tc>
          <w:tcPr>
            <w:tcW w:w="1701" w:type="dxa"/>
            <w:tcBorders>
              <w:top w:val="single" w:sz="12" w:space="0" w:color="auto"/>
              <w:bottom w:val="single" w:sz="12" w:space="0" w:color="auto"/>
            </w:tcBorders>
            <w:tcPrChange w:id="1153" w:author="Chen Heller" w:date="2022-09-15T10:41:00Z">
              <w:tcPr>
                <w:tcW w:w="1701" w:type="dxa"/>
                <w:tcBorders>
                  <w:top w:val="single" w:sz="12" w:space="0" w:color="auto"/>
                  <w:bottom w:val="single" w:sz="12" w:space="0" w:color="auto"/>
                </w:tcBorders>
              </w:tcPr>
            </w:tcPrChange>
          </w:tcPr>
          <w:p w14:paraId="4AFD404E" w14:textId="77777777" w:rsidR="001D2361" w:rsidRPr="00EA2CED" w:rsidRDefault="001D2361" w:rsidP="001D2361">
            <w:pPr>
              <w:ind w:firstLine="0"/>
              <w:rPr>
                <w:ins w:id="1154" w:author="Chen Heller" w:date="2022-09-14T21:59:00Z"/>
                <w:b/>
                <w:bCs/>
              </w:rPr>
            </w:pPr>
            <w:ins w:id="1155" w:author="Chen Heller" w:date="2022-09-14T21:59:00Z">
              <w:r>
                <w:rPr>
                  <w:b/>
                  <w:bCs/>
                </w:rPr>
                <w:t>M (SD)</w:t>
              </w:r>
            </w:ins>
          </w:p>
        </w:tc>
        <w:tc>
          <w:tcPr>
            <w:tcW w:w="708" w:type="dxa"/>
            <w:tcBorders>
              <w:bottom w:val="single" w:sz="12" w:space="0" w:color="auto"/>
            </w:tcBorders>
            <w:tcPrChange w:id="1156" w:author="Chen Heller" w:date="2022-09-15T10:41:00Z">
              <w:tcPr>
                <w:tcW w:w="708" w:type="dxa"/>
                <w:tcBorders>
                  <w:bottom w:val="single" w:sz="12" w:space="0" w:color="auto"/>
                </w:tcBorders>
              </w:tcPr>
            </w:tcPrChange>
          </w:tcPr>
          <w:p w14:paraId="7098BAD0" w14:textId="77777777" w:rsidR="001D2361" w:rsidRPr="00EA2CED" w:rsidRDefault="001D2361" w:rsidP="001D2361">
            <w:pPr>
              <w:ind w:firstLine="0"/>
              <w:rPr>
                <w:ins w:id="1157" w:author="Chen Heller" w:date="2022-09-14T21:59:00Z"/>
                <w:b/>
                <w:bCs/>
              </w:rPr>
            </w:pPr>
            <w:ins w:id="1158" w:author="Chen Heller" w:date="2022-09-14T21:59:00Z">
              <w:r>
                <w:rPr>
                  <w:b/>
                  <w:bCs/>
                </w:rPr>
                <w:t>t(29)</w:t>
              </w:r>
            </w:ins>
          </w:p>
        </w:tc>
        <w:tc>
          <w:tcPr>
            <w:tcW w:w="1134" w:type="dxa"/>
            <w:tcBorders>
              <w:bottom w:val="single" w:sz="12" w:space="0" w:color="auto"/>
            </w:tcBorders>
            <w:tcPrChange w:id="1159" w:author="Chen Heller" w:date="2022-09-15T10:41:00Z">
              <w:tcPr>
                <w:tcW w:w="1134" w:type="dxa"/>
                <w:tcBorders>
                  <w:bottom w:val="single" w:sz="12" w:space="0" w:color="auto"/>
                </w:tcBorders>
              </w:tcPr>
            </w:tcPrChange>
          </w:tcPr>
          <w:p w14:paraId="2E43AC88" w14:textId="77777777" w:rsidR="001D2361" w:rsidRPr="00EA2CED" w:rsidRDefault="001D2361" w:rsidP="001D2361">
            <w:pPr>
              <w:ind w:firstLine="0"/>
              <w:rPr>
                <w:ins w:id="1160" w:author="Chen Heller" w:date="2022-09-14T21:59:00Z"/>
                <w:b/>
                <w:bCs/>
              </w:rPr>
            </w:pPr>
            <w:ins w:id="1161" w:author="Chen Heller" w:date="2022-09-14T21:59:00Z">
              <w:r>
                <w:rPr>
                  <w:b/>
                  <w:bCs/>
                </w:rPr>
                <w:t>p</w:t>
              </w:r>
            </w:ins>
          </w:p>
        </w:tc>
        <w:tc>
          <w:tcPr>
            <w:tcW w:w="1701" w:type="dxa"/>
            <w:tcBorders>
              <w:bottom w:val="single" w:sz="12" w:space="0" w:color="auto"/>
            </w:tcBorders>
            <w:tcPrChange w:id="1162" w:author="Chen Heller" w:date="2022-09-15T10:41:00Z">
              <w:tcPr>
                <w:tcW w:w="1701" w:type="dxa"/>
                <w:tcBorders>
                  <w:bottom w:val="single" w:sz="12" w:space="0" w:color="auto"/>
                </w:tcBorders>
              </w:tcPr>
            </w:tcPrChange>
          </w:tcPr>
          <w:p w14:paraId="753EB7B1" w14:textId="77777777" w:rsidR="001D2361" w:rsidRPr="00EA2CED" w:rsidRDefault="001D2361" w:rsidP="001D2361">
            <w:pPr>
              <w:ind w:firstLine="0"/>
              <w:rPr>
                <w:ins w:id="1163" w:author="Chen Heller" w:date="2022-09-14T21:59:00Z"/>
                <w:b/>
                <w:bCs/>
              </w:rPr>
            </w:pPr>
            <w:ins w:id="1164" w:author="Chen Heller" w:date="2022-09-14T21:59:00Z">
              <w:r>
                <w:rPr>
                  <w:b/>
                  <w:bCs/>
                </w:rPr>
                <w:t>CI</w:t>
              </w:r>
            </w:ins>
          </w:p>
        </w:tc>
        <w:tc>
          <w:tcPr>
            <w:tcW w:w="709" w:type="dxa"/>
            <w:tcBorders>
              <w:bottom w:val="single" w:sz="12" w:space="0" w:color="auto"/>
            </w:tcBorders>
            <w:tcPrChange w:id="1165" w:author="Chen Heller" w:date="2022-09-15T10:41:00Z">
              <w:tcPr>
                <w:tcW w:w="709" w:type="dxa"/>
                <w:tcBorders>
                  <w:bottom w:val="single" w:sz="12" w:space="0" w:color="auto"/>
                </w:tcBorders>
              </w:tcPr>
            </w:tcPrChange>
          </w:tcPr>
          <w:p w14:paraId="0219FCC9" w14:textId="77777777" w:rsidR="001D2361" w:rsidRPr="00EA2CED" w:rsidRDefault="001D2361" w:rsidP="001D2361">
            <w:pPr>
              <w:ind w:firstLine="0"/>
              <w:rPr>
                <w:ins w:id="1166" w:author="Chen Heller" w:date="2022-09-14T21:59:00Z"/>
                <w:b/>
                <w:bCs/>
              </w:rPr>
            </w:pPr>
            <w:ins w:id="1167" w:author="Chen Heller" w:date="2022-09-14T21:59:00Z">
              <w:r>
                <w:rPr>
                  <w:b/>
                  <w:bCs/>
                </w:rPr>
                <w:t>d</w:t>
              </w:r>
            </w:ins>
          </w:p>
        </w:tc>
      </w:tr>
      <w:tr w:rsidR="001D2361" w14:paraId="2B67655A" w14:textId="77777777" w:rsidTr="003538C4">
        <w:trPr>
          <w:trHeight w:val="313"/>
          <w:ins w:id="1168" w:author="Chen Heller" w:date="2022-09-14T21:59:00Z"/>
          <w:trPrChange w:id="1169" w:author="Chen Heller" w:date="2022-09-15T10:41:00Z">
            <w:trPr>
              <w:gridAfter w:val="0"/>
              <w:trHeight w:val="313"/>
            </w:trPr>
          </w:trPrChange>
        </w:trPr>
        <w:tc>
          <w:tcPr>
            <w:tcW w:w="10207" w:type="dxa"/>
            <w:gridSpan w:val="8"/>
            <w:tcBorders>
              <w:top w:val="single" w:sz="12" w:space="0" w:color="auto"/>
            </w:tcBorders>
            <w:tcPrChange w:id="1170" w:author="Chen Heller" w:date="2022-09-15T10:41:00Z">
              <w:tcPr>
                <w:tcW w:w="10065" w:type="dxa"/>
                <w:gridSpan w:val="9"/>
                <w:tcBorders>
                  <w:top w:val="single" w:sz="12" w:space="0" w:color="auto"/>
                </w:tcBorders>
              </w:tcPr>
            </w:tcPrChange>
          </w:tcPr>
          <w:p w14:paraId="3046E90D" w14:textId="77777777" w:rsidR="001D2361" w:rsidRDefault="001D2361" w:rsidP="001D2361">
            <w:pPr>
              <w:ind w:firstLine="0"/>
              <w:rPr>
                <w:ins w:id="1171" w:author="Chen Heller" w:date="2022-09-14T21:59:00Z"/>
              </w:rPr>
            </w:pPr>
            <w:ins w:id="1172" w:author="Chen Heller" w:date="2022-09-14T21:59:00Z">
              <w:r>
                <w:rPr>
                  <w:b/>
                  <w:bCs/>
                </w:rPr>
                <w:t>Reaching</w:t>
              </w:r>
            </w:ins>
          </w:p>
        </w:tc>
      </w:tr>
      <w:tr w:rsidR="001D2361" w14:paraId="169766B4" w14:textId="77777777" w:rsidTr="003538C4">
        <w:trPr>
          <w:trHeight w:val="490"/>
          <w:ins w:id="1173" w:author="Chen Heller" w:date="2022-09-14T21:59:00Z"/>
          <w:trPrChange w:id="1174" w:author="Chen Heller" w:date="2022-09-15T10:41:00Z">
            <w:trPr>
              <w:gridAfter w:val="0"/>
              <w:trHeight w:val="490"/>
            </w:trPr>
          </w:trPrChange>
        </w:trPr>
        <w:tc>
          <w:tcPr>
            <w:tcW w:w="284" w:type="dxa"/>
            <w:vMerge w:val="restart"/>
            <w:tcBorders>
              <w:bottom w:val="single" w:sz="12" w:space="0" w:color="auto"/>
            </w:tcBorders>
            <w:tcPrChange w:id="1175" w:author="Chen Heller" w:date="2022-09-15T10:41:00Z">
              <w:tcPr>
                <w:tcW w:w="284" w:type="dxa"/>
                <w:vMerge w:val="restart"/>
                <w:tcBorders>
                  <w:bottom w:val="single" w:sz="12" w:space="0" w:color="auto"/>
                </w:tcBorders>
              </w:tcPr>
            </w:tcPrChange>
          </w:tcPr>
          <w:p w14:paraId="38A7E811" w14:textId="77777777" w:rsidR="001D2361" w:rsidRPr="00EA2CED" w:rsidRDefault="001D2361" w:rsidP="001D2361">
            <w:pPr>
              <w:ind w:firstLine="0"/>
              <w:rPr>
                <w:ins w:id="1176" w:author="Chen Heller" w:date="2022-09-14T21:59:00Z"/>
                <w:b/>
                <w:bCs/>
              </w:rPr>
            </w:pPr>
          </w:p>
        </w:tc>
        <w:tc>
          <w:tcPr>
            <w:tcW w:w="2269" w:type="dxa"/>
            <w:tcPrChange w:id="1177" w:author="Chen Heller" w:date="2022-09-15T10:41:00Z">
              <w:tcPr>
                <w:tcW w:w="2127" w:type="dxa"/>
                <w:gridSpan w:val="2"/>
              </w:tcPr>
            </w:tcPrChange>
          </w:tcPr>
          <w:p w14:paraId="1C7E9AC3" w14:textId="77777777" w:rsidR="001D2361" w:rsidRPr="00EA2CED" w:rsidRDefault="001D2361" w:rsidP="001D2361">
            <w:pPr>
              <w:ind w:firstLine="0"/>
              <w:rPr>
                <w:ins w:id="1178" w:author="Chen Heller" w:date="2022-09-14T21:59:00Z"/>
                <w:b/>
                <w:bCs/>
              </w:rPr>
            </w:pPr>
            <w:ins w:id="1179" w:author="Chen Heller" w:date="2022-09-14T21:59:00Z">
              <w:r w:rsidRPr="00EA2CED">
                <w:rPr>
                  <w:b/>
                  <w:bCs/>
                </w:rPr>
                <w:t>Reach area</w:t>
              </w:r>
            </w:ins>
          </w:p>
        </w:tc>
        <w:tc>
          <w:tcPr>
            <w:tcW w:w="1701" w:type="dxa"/>
            <w:tcPrChange w:id="1180" w:author="Chen Heller" w:date="2022-09-15T10:41:00Z">
              <w:tcPr>
                <w:tcW w:w="1701" w:type="dxa"/>
              </w:tcPr>
            </w:tcPrChange>
          </w:tcPr>
          <w:p w14:paraId="4003E25D" w14:textId="77777777" w:rsidR="001D2361" w:rsidRDefault="001D2361" w:rsidP="001D2361">
            <w:pPr>
              <w:ind w:firstLine="0"/>
              <w:rPr>
                <w:ins w:id="1181" w:author="Chen Heller" w:date="2022-09-14T21:59:00Z"/>
              </w:rPr>
            </w:pPr>
            <w:ins w:id="1182" w:author="Chen Heller" w:date="2022-09-14T21:59:00Z">
              <w:r>
                <w:t>2.09 (0.51)</w:t>
              </w:r>
            </w:ins>
          </w:p>
        </w:tc>
        <w:tc>
          <w:tcPr>
            <w:tcW w:w="1701" w:type="dxa"/>
            <w:tcPrChange w:id="1183" w:author="Chen Heller" w:date="2022-09-15T10:41:00Z">
              <w:tcPr>
                <w:tcW w:w="1701" w:type="dxa"/>
              </w:tcPr>
            </w:tcPrChange>
          </w:tcPr>
          <w:p w14:paraId="700FD41D" w14:textId="77777777" w:rsidR="001D2361" w:rsidRDefault="001D2361" w:rsidP="001D2361">
            <w:pPr>
              <w:ind w:firstLine="0"/>
              <w:rPr>
                <w:ins w:id="1184" w:author="Chen Heller" w:date="2022-09-14T21:59:00Z"/>
              </w:rPr>
            </w:pPr>
            <w:ins w:id="1185" w:author="Chen Heller" w:date="2022-09-14T21:59:00Z">
              <w:r>
                <w:t>1.74 (0.49)</w:t>
              </w:r>
            </w:ins>
          </w:p>
        </w:tc>
        <w:tc>
          <w:tcPr>
            <w:tcW w:w="708" w:type="dxa"/>
            <w:tcPrChange w:id="1186" w:author="Chen Heller" w:date="2022-09-15T10:41:00Z">
              <w:tcPr>
                <w:tcW w:w="708" w:type="dxa"/>
              </w:tcPr>
            </w:tcPrChange>
          </w:tcPr>
          <w:p w14:paraId="2A493D92" w14:textId="77777777" w:rsidR="001D2361" w:rsidRDefault="001D2361" w:rsidP="001D2361">
            <w:pPr>
              <w:ind w:firstLine="0"/>
              <w:rPr>
                <w:ins w:id="1187" w:author="Chen Heller" w:date="2022-09-14T21:59:00Z"/>
              </w:rPr>
            </w:pPr>
          </w:p>
        </w:tc>
        <w:tc>
          <w:tcPr>
            <w:tcW w:w="1134" w:type="dxa"/>
            <w:tcPrChange w:id="1188" w:author="Chen Heller" w:date="2022-09-15T10:41:00Z">
              <w:tcPr>
                <w:tcW w:w="1134" w:type="dxa"/>
              </w:tcPr>
            </w:tcPrChange>
          </w:tcPr>
          <w:p w14:paraId="56CBC635" w14:textId="77777777" w:rsidR="001D2361" w:rsidRDefault="001D2361" w:rsidP="001D2361">
            <w:pPr>
              <w:ind w:firstLine="0"/>
              <w:rPr>
                <w:ins w:id="1189" w:author="Chen Heller" w:date="2022-09-14T21:59:00Z"/>
              </w:rPr>
            </w:pPr>
            <w:ins w:id="1190" w:author="Chen Heller" w:date="2022-09-14T21:59:00Z">
              <w:r>
                <w:t>0.001*</w:t>
              </w:r>
            </w:ins>
          </w:p>
        </w:tc>
        <w:tc>
          <w:tcPr>
            <w:tcW w:w="1701" w:type="dxa"/>
            <w:tcPrChange w:id="1191" w:author="Chen Heller" w:date="2022-09-15T10:41:00Z">
              <w:tcPr>
                <w:tcW w:w="1701" w:type="dxa"/>
              </w:tcPr>
            </w:tcPrChange>
          </w:tcPr>
          <w:p w14:paraId="627FB39F" w14:textId="77777777" w:rsidR="001D2361" w:rsidRDefault="001D2361" w:rsidP="001D2361">
            <w:pPr>
              <w:ind w:firstLine="0"/>
              <w:rPr>
                <w:ins w:id="1192" w:author="Chen Heller" w:date="2022-09-14T21:59:00Z"/>
              </w:rPr>
            </w:pPr>
            <w:ins w:id="1193" w:author="Chen Heller" w:date="2022-09-14T21:59:00Z">
              <w:r>
                <w:t>0.16, 0.52</w:t>
              </w:r>
            </w:ins>
          </w:p>
        </w:tc>
        <w:tc>
          <w:tcPr>
            <w:tcW w:w="709" w:type="dxa"/>
            <w:tcPrChange w:id="1194" w:author="Chen Heller" w:date="2022-09-15T10:41:00Z">
              <w:tcPr>
                <w:tcW w:w="709" w:type="dxa"/>
              </w:tcPr>
            </w:tcPrChange>
          </w:tcPr>
          <w:p w14:paraId="581AC8D5" w14:textId="77777777" w:rsidR="001D2361" w:rsidRDefault="001D2361" w:rsidP="001D2361">
            <w:pPr>
              <w:ind w:firstLine="0"/>
              <w:rPr>
                <w:ins w:id="1195" w:author="Chen Heller" w:date="2022-09-14T21:59:00Z"/>
              </w:rPr>
            </w:pPr>
            <w:ins w:id="1196" w:author="Chen Heller" w:date="2022-09-14T21:59:00Z">
              <w:r>
                <w:t>0.69</w:t>
              </w:r>
            </w:ins>
          </w:p>
        </w:tc>
      </w:tr>
      <w:tr w:rsidR="001D2361" w14:paraId="4B03AE91" w14:textId="77777777" w:rsidTr="003538C4">
        <w:trPr>
          <w:trHeight w:val="490"/>
          <w:ins w:id="1197" w:author="Chen Heller" w:date="2022-09-14T21:59:00Z"/>
          <w:trPrChange w:id="1198" w:author="Chen Heller" w:date="2022-09-15T10:41:00Z">
            <w:trPr>
              <w:gridAfter w:val="0"/>
              <w:trHeight w:val="490"/>
            </w:trPr>
          </w:trPrChange>
        </w:trPr>
        <w:tc>
          <w:tcPr>
            <w:tcW w:w="284" w:type="dxa"/>
            <w:vMerge/>
            <w:tcBorders>
              <w:top w:val="single" w:sz="12" w:space="0" w:color="auto"/>
              <w:bottom w:val="single" w:sz="12" w:space="0" w:color="auto"/>
            </w:tcBorders>
            <w:tcPrChange w:id="1199" w:author="Chen Heller" w:date="2022-09-15T10:41:00Z">
              <w:tcPr>
                <w:tcW w:w="284" w:type="dxa"/>
                <w:vMerge/>
                <w:tcBorders>
                  <w:top w:val="single" w:sz="12" w:space="0" w:color="auto"/>
                  <w:bottom w:val="single" w:sz="12" w:space="0" w:color="auto"/>
                </w:tcBorders>
              </w:tcPr>
            </w:tcPrChange>
          </w:tcPr>
          <w:p w14:paraId="494BBA44" w14:textId="77777777" w:rsidR="001D2361" w:rsidRPr="00EA2CED" w:rsidRDefault="001D2361" w:rsidP="001D2361">
            <w:pPr>
              <w:ind w:firstLine="0"/>
              <w:rPr>
                <w:ins w:id="1200" w:author="Chen Heller" w:date="2022-09-14T21:59:00Z"/>
                <w:b/>
                <w:bCs/>
              </w:rPr>
            </w:pPr>
          </w:p>
        </w:tc>
        <w:tc>
          <w:tcPr>
            <w:tcW w:w="2269" w:type="dxa"/>
            <w:tcPrChange w:id="1201" w:author="Chen Heller" w:date="2022-09-15T10:41:00Z">
              <w:tcPr>
                <w:tcW w:w="2127" w:type="dxa"/>
                <w:gridSpan w:val="2"/>
              </w:tcPr>
            </w:tcPrChange>
          </w:tcPr>
          <w:p w14:paraId="7935A95A" w14:textId="77777777" w:rsidR="001D2361" w:rsidRPr="00EA2CED" w:rsidRDefault="001D2361" w:rsidP="001D2361">
            <w:pPr>
              <w:ind w:firstLine="0"/>
              <w:rPr>
                <w:ins w:id="1202" w:author="Chen Heller" w:date="2022-09-14T21:59:00Z"/>
                <w:b/>
                <w:bCs/>
              </w:rPr>
            </w:pPr>
            <w:ins w:id="1203" w:author="Chen Heller" w:date="2022-09-14T21:59:00Z">
              <w:r w:rsidRPr="00EA2CED">
                <w:rPr>
                  <w:b/>
                  <w:bCs/>
                </w:rPr>
                <w:t>Traveled distance</w:t>
              </w:r>
            </w:ins>
          </w:p>
        </w:tc>
        <w:tc>
          <w:tcPr>
            <w:tcW w:w="1701" w:type="dxa"/>
            <w:tcPrChange w:id="1204" w:author="Chen Heller" w:date="2022-09-15T10:41:00Z">
              <w:tcPr>
                <w:tcW w:w="1701" w:type="dxa"/>
              </w:tcPr>
            </w:tcPrChange>
          </w:tcPr>
          <w:p w14:paraId="1AAEDC0E" w14:textId="77777777" w:rsidR="001D2361" w:rsidRDefault="001D2361" w:rsidP="001D2361">
            <w:pPr>
              <w:ind w:firstLine="0"/>
              <w:rPr>
                <w:ins w:id="1205" w:author="Chen Heller" w:date="2022-09-14T21:59:00Z"/>
              </w:rPr>
            </w:pPr>
            <w:ins w:id="1206" w:author="Chen Heller" w:date="2022-09-14T21:59:00Z">
              <w:r>
                <w:t>38.20 (1.44)</w:t>
              </w:r>
            </w:ins>
          </w:p>
        </w:tc>
        <w:tc>
          <w:tcPr>
            <w:tcW w:w="1701" w:type="dxa"/>
            <w:tcPrChange w:id="1207" w:author="Chen Heller" w:date="2022-09-15T10:41:00Z">
              <w:tcPr>
                <w:tcW w:w="1701" w:type="dxa"/>
              </w:tcPr>
            </w:tcPrChange>
          </w:tcPr>
          <w:p w14:paraId="413CD064" w14:textId="77777777" w:rsidR="001D2361" w:rsidRDefault="001D2361" w:rsidP="001D2361">
            <w:pPr>
              <w:ind w:firstLine="0"/>
              <w:rPr>
                <w:ins w:id="1208" w:author="Chen Heller" w:date="2022-09-14T21:59:00Z"/>
              </w:rPr>
            </w:pPr>
            <w:ins w:id="1209" w:author="Chen Heller" w:date="2022-09-14T21:59:00Z">
              <w:r>
                <w:t>39.09 (1.67)</w:t>
              </w:r>
            </w:ins>
          </w:p>
        </w:tc>
        <w:tc>
          <w:tcPr>
            <w:tcW w:w="708" w:type="dxa"/>
            <w:tcPrChange w:id="1210" w:author="Chen Heller" w:date="2022-09-15T10:41:00Z">
              <w:tcPr>
                <w:tcW w:w="708" w:type="dxa"/>
              </w:tcPr>
            </w:tcPrChange>
          </w:tcPr>
          <w:p w14:paraId="551354DC" w14:textId="77777777" w:rsidR="001D2361" w:rsidRDefault="001D2361" w:rsidP="001D2361">
            <w:pPr>
              <w:ind w:firstLine="0"/>
              <w:rPr>
                <w:ins w:id="1211" w:author="Chen Heller" w:date="2022-09-14T21:59:00Z"/>
              </w:rPr>
            </w:pPr>
          </w:p>
        </w:tc>
        <w:tc>
          <w:tcPr>
            <w:tcW w:w="1134" w:type="dxa"/>
            <w:tcPrChange w:id="1212" w:author="Chen Heller" w:date="2022-09-15T10:41:00Z">
              <w:tcPr>
                <w:tcW w:w="1134" w:type="dxa"/>
              </w:tcPr>
            </w:tcPrChange>
          </w:tcPr>
          <w:p w14:paraId="61AB4F2A" w14:textId="77777777" w:rsidR="001D2361" w:rsidRDefault="001D2361" w:rsidP="001D2361">
            <w:pPr>
              <w:ind w:firstLine="0"/>
              <w:rPr>
                <w:ins w:id="1213" w:author="Chen Heller" w:date="2022-09-14T21:59:00Z"/>
              </w:rPr>
            </w:pPr>
            <w:ins w:id="1214" w:author="Chen Heller" w:date="2022-09-14T21:59:00Z">
              <w:r>
                <w:t>&lt;0.001*</w:t>
              </w:r>
            </w:ins>
          </w:p>
        </w:tc>
        <w:tc>
          <w:tcPr>
            <w:tcW w:w="1701" w:type="dxa"/>
            <w:tcPrChange w:id="1215" w:author="Chen Heller" w:date="2022-09-15T10:41:00Z">
              <w:tcPr>
                <w:tcW w:w="1701" w:type="dxa"/>
              </w:tcPr>
            </w:tcPrChange>
          </w:tcPr>
          <w:p w14:paraId="0408F6E5" w14:textId="77777777" w:rsidR="001D2361" w:rsidRDefault="001D2361" w:rsidP="001D2361">
            <w:pPr>
              <w:ind w:firstLine="0"/>
              <w:rPr>
                <w:ins w:id="1216" w:author="Chen Heller" w:date="2022-09-14T21:59:00Z"/>
              </w:rPr>
            </w:pPr>
            <w:ins w:id="1217" w:author="Chen Heller" w:date="2022-09-14T21:59:00Z">
              <w:r>
                <w:t>-1.25, -0.56</w:t>
              </w:r>
            </w:ins>
          </w:p>
        </w:tc>
        <w:tc>
          <w:tcPr>
            <w:tcW w:w="709" w:type="dxa"/>
            <w:tcPrChange w:id="1218" w:author="Chen Heller" w:date="2022-09-15T10:41:00Z">
              <w:tcPr>
                <w:tcW w:w="709" w:type="dxa"/>
              </w:tcPr>
            </w:tcPrChange>
          </w:tcPr>
          <w:p w14:paraId="66F47399" w14:textId="77777777" w:rsidR="001D2361" w:rsidRDefault="001D2361" w:rsidP="001D2361">
            <w:pPr>
              <w:ind w:firstLine="0"/>
              <w:rPr>
                <w:ins w:id="1219" w:author="Chen Heller" w:date="2022-09-14T21:59:00Z"/>
              </w:rPr>
            </w:pPr>
            <w:ins w:id="1220" w:author="Chen Heller" w:date="2022-09-14T21:59:00Z">
              <w:r>
                <w:t>0.95</w:t>
              </w:r>
            </w:ins>
          </w:p>
        </w:tc>
      </w:tr>
      <w:tr w:rsidR="001D2361" w14:paraId="5AF17B24" w14:textId="77777777" w:rsidTr="003538C4">
        <w:trPr>
          <w:trHeight w:val="490"/>
          <w:ins w:id="1221" w:author="Chen Heller" w:date="2022-09-14T21:59:00Z"/>
          <w:trPrChange w:id="1222" w:author="Chen Heller" w:date="2022-09-15T10:41:00Z">
            <w:trPr>
              <w:gridAfter w:val="0"/>
              <w:trHeight w:val="490"/>
            </w:trPr>
          </w:trPrChange>
        </w:trPr>
        <w:tc>
          <w:tcPr>
            <w:tcW w:w="284" w:type="dxa"/>
            <w:vMerge/>
            <w:tcBorders>
              <w:top w:val="single" w:sz="12" w:space="0" w:color="auto"/>
              <w:bottom w:val="single" w:sz="12" w:space="0" w:color="auto"/>
            </w:tcBorders>
            <w:tcPrChange w:id="1223" w:author="Chen Heller" w:date="2022-09-15T10:41:00Z">
              <w:tcPr>
                <w:tcW w:w="284" w:type="dxa"/>
                <w:vMerge/>
                <w:tcBorders>
                  <w:top w:val="single" w:sz="12" w:space="0" w:color="auto"/>
                  <w:bottom w:val="single" w:sz="12" w:space="0" w:color="auto"/>
                </w:tcBorders>
              </w:tcPr>
            </w:tcPrChange>
          </w:tcPr>
          <w:p w14:paraId="674CBF6C" w14:textId="77777777" w:rsidR="001D2361" w:rsidRPr="00EA2CED" w:rsidRDefault="001D2361" w:rsidP="001D2361">
            <w:pPr>
              <w:ind w:firstLine="0"/>
              <w:rPr>
                <w:ins w:id="1224" w:author="Chen Heller" w:date="2022-09-14T21:59:00Z"/>
                <w:b/>
                <w:bCs/>
              </w:rPr>
            </w:pPr>
          </w:p>
        </w:tc>
        <w:tc>
          <w:tcPr>
            <w:tcW w:w="2269" w:type="dxa"/>
            <w:tcPrChange w:id="1225" w:author="Chen Heller" w:date="2022-09-15T10:41:00Z">
              <w:tcPr>
                <w:tcW w:w="2127" w:type="dxa"/>
                <w:gridSpan w:val="2"/>
              </w:tcPr>
            </w:tcPrChange>
          </w:tcPr>
          <w:p w14:paraId="06588EC5" w14:textId="77777777" w:rsidR="001D2361" w:rsidRPr="00EA2CED" w:rsidRDefault="001D2361" w:rsidP="001D2361">
            <w:pPr>
              <w:ind w:firstLine="0"/>
              <w:rPr>
                <w:ins w:id="1226" w:author="Chen Heller" w:date="2022-09-14T21:59:00Z"/>
                <w:b/>
                <w:bCs/>
              </w:rPr>
            </w:pPr>
            <w:ins w:id="1227" w:author="Chen Heller" w:date="2022-09-14T21:59:00Z">
              <w:r w:rsidRPr="00EA2CED">
                <w:rPr>
                  <w:b/>
                  <w:bCs/>
                </w:rPr>
                <w:t>Reaction time</w:t>
              </w:r>
            </w:ins>
          </w:p>
        </w:tc>
        <w:tc>
          <w:tcPr>
            <w:tcW w:w="1701" w:type="dxa"/>
            <w:tcPrChange w:id="1228" w:author="Chen Heller" w:date="2022-09-15T10:41:00Z">
              <w:tcPr>
                <w:tcW w:w="1701" w:type="dxa"/>
              </w:tcPr>
            </w:tcPrChange>
          </w:tcPr>
          <w:p w14:paraId="0E69CAB3" w14:textId="77777777" w:rsidR="001D2361" w:rsidRDefault="001D2361" w:rsidP="001D2361">
            <w:pPr>
              <w:ind w:firstLine="0"/>
              <w:rPr>
                <w:ins w:id="1229" w:author="Chen Heller" w:date="2022-09-14T21:59:00Z"/>
              </w:rPr>
            </w:pPr>
            <w:ins w:id="1230" w:author="Chen Heller" w:date="2022-09-14T21:59:00Z">
              <w:r>
                <w:t>171.29 (22.42)</w:t>
              </w:r>
            </w:ins>
          </w:p>
        </w:tc>
        <w:tc>
          <w:tcPr>
            <w:tcW w:w="1701" w:type="dxa"/>
            <w:tcPrChange w:id="1231" w:author="Chen Heller" w:date="2022-09-15T10:41:00Z">
              <w:tcPr>
                <w:tcW w:w="1701" w:type="dxa"/>
              </w:tcPr>
            </w:tcPrChange>
          </w:tcPr>
          <w:p w14:paraId="0B91F22C" w14:textId="77777777" w:rsidR="001D2361" w:rsidRDefault="001D2361" w:rsidP="001D2361">
            <w:pPr>
              <w:ind w:firstLine="0"/>
              <w:rPr>
                <w:ins w:id="1232" w:author="Chen Heller" w:date="2022-09-14T21:59:00Z"/>
              </w:rPr>
            </w:pPr>
            <w:ins w:id="1233" w:author="Chen Heller" w:date="2022-09-14T21:59:00Z">
              <w:r>
                <w:t>173.06 (23.95)</w:t>
              </w:r>
            </w:ins>
          </w:p>
        </w:tc>
        <w:tc>
          <w:tcPr>
            <w:tcW w:w="708" w:type="dxa"/>
            <w:tcPrChange w:id="1234" w:author="Chen Heller" w:date="2022-09-15T10:41:00Z">
              <w:tcPr>
                <w:tcW w:w="708" w:type="dxa"/>
              </w:tcPr>
            </w:tcPrChange>
          </w:tcPr>
          <w:p w14:paraId="79043DD9" w14:textId="77777777" w:rsidR="001D2361" w:rsidRDefault="001D2361" w:rsidP="001D2361">
            <w:pPr>
              <w:ind w:firstLine="0"/>
              <w:rPr>
                <w:ins w:id="1235" w:author="Chen Heller" w:date="2022-09-14T21:59:00Z"/>
              </w:rPr>
            </w:pPr>
            <w:ins w:id="1236" w:author="Chen Heller" w:date="2022-09-14T21:59:00Z">
              <w:r>
                <w:t>1.01</w:t>
              </w:r>
            </w:ins>
          </w:p>
        </w:tc>
        <w:tc>
          <w:tcPr>
            <w:tcW w:w="1134" w:type="dxa"/>
            <w:tcPrChange w:id="1237" w:author="Chen Heller" w:date="2022-09-15T10:41:00Z">
              <w:tcPr>
                <w:tcW w:w="1134" w:type="dxa"/>
              </w:tcPr>
            </w:tcPrChange>
          </w:tcPr>
          <w:p w14:paraId="32C5B30E" w14:textId="77777777" w:rsidR="001D2361" w:rsidRDefault="001D2361" w:rsidP="001D2361">
            <w:pPr>
              <w:ind w:firstLine="0"/>
              <w:rPr>
                <w:ins w:id="1238" w:author="Chen Heller" w:date="2022-09-14T21:59:00Z"/>
              </w:rPr>
            </w:pPr>
            <w:ins w:id="1239" w:author="Chen Heller" w:date="2022-09-14T21:59:00Z">
              <w:r>
                <w:t>0.318</w:t>
              </w:r>
            </w:ins>
          </w:p>
        </w:tc>
        <w:tc>
          <w:tcPr>
            <w:tcW w:w="1701" w:type="dxa"/>
            <w:tcPrChange w:id="1240" w:author="Chen Heller" w:date="2022-09-15T10:41:00Z">
              <w:tcPr>
                <w:tcW w:w="1701" w:type="dxa"/>
              </w:tcPr>
            </w:tcPrChange>
          </w:tcPr>
          <w:p w14:paraId="6572F86D" w14:textId="77777777" w:rsidR="001D2361" w:rsidRDefault="001D2361" w:rsidP="001D2361">
            <w:pPr>
              <w:ind w:firstLine="0"/>
              <w:rPr>
                <w:ins w:id="1241" w:author="Chen Heller" w:date="2022-09-14T21:59:00Z"/>
              </w:rPr>
            </w:pPr>
            <w:ins w:id="1242" w:author="Chen Heller" w:date="2022-09-14T21:59:00Z">
              <w:r>
                <w:t>-5.31, 1.79</w:t>
              </w:r>
            </w:ins>
          </w:p>
        </w:tc>
        <w:tc>
          <w:tcPr>
            <w:tcW w:w="709" w:type="dxa"/>
            <w:tcPrChange w:id="1243" w:author="Chen Heller" w:date="2022-09-15T10:41:00Z">
              <w:tcPr>
                <w:tcW w:w="709" w:type="dxa"/>
              </w:tcPr>
            </w:tcPrChange>
          </w:tcPr>
          <w:p w14:paraId="06B14D5C" w14:textId="77777777" w:rsidR="001D2361" w:rsidRDefault="001D2361" w:rsidP="001D2361">
            <w:pPr>
              <w:ind w:firstLine="0"/>
              <w:rPr>
                <w:ins w:id="1244" w:author="Chen Heller" w:date="2022-09-14T21:59:00Z"/>
              </w:rPr>
            </w:pPr>
            <w:ins w:id="1245" w:author="Chen Heller" w:date="2022-09-14T21:59:00Z">
              <w:r>
                <w:t>0.19</w:t>
              </w:r>
            </w:ins>
          </w:p>
        </w:tc>
      </w:tr>
      <w:tr w:rsidR="001D2361" w14:paraId="7098FF48" w14:textId="77777777" w:rsidTr="003538C4">
        <w:trPr>
          <w:trHeight w:val="490"/>
          <w:ins w:id="1246" w:author="Chen Heller" w:date="2022-09-14T21:59:00Z"/>
          <w:trPrChange w:id="1247" w:author="Chen Heller" w:date="2022-09-15T10:41:00Z">
            <w:trPr>
              <w:gridAfter w:val="0"/>
              <w:trHeight w:val="490"/>
            </w:trPr>
          </w:trPrChange>
        </w:trPr>
        <w:tc>
          <w:tcPr>
            <w:tcW w:w="284" w:type="dxa"/>
            <w:vMerge/>
            <w:tcBorders>
              <w:top w:val="single" w:sz="12" w:space="0" w:color="auto"/>
              <w:bottom w:val="single" w:sz="12" w:space="0" w:color="auto"/>
            </w:tcBorders>
            <w:tcPrChange w:id="1248" w:author="Chen Heller" w:date="2022-09-15T10:41:00Z">
              <w:tcPr>
                <w:tcW w:w="284" w:type="dxa"/>
                <w:vMerge/>
                <w:tcBorders>
                  <w:top w:val="single" w:sz="12" w:space="0" w:color="auto"/>
                  <w:bottom w:val="single" w:sz="12" w:space="0" w:color="auto"/>
                </w:tcBorders>
              </w:tcPr>
            </w:tcPrChange>
          </w:tcPr>
          <w:p w14:paraId="7D0E012C" w14:textId="77777777" w:rsidR="001D2361" w:rsidRPr="00EA2CED" w:rsidRDefault="001D2361" w:rsidP="001D2361">
            <w:pPr>
              <w:ind w:firstLine="0"/>
              <w:rPr>
                <w:ins w:id="1249" w:author="Chen Heller" w:date="2022-09-14T21:59:00Z"/>
                <w:b/>
                <w:bCs/>
              </w:rPr>
            </w:pPr>
          </w:p>
        </w:tc>
        <w:tc>
          <w:tcPr>
            <w:tcW w:w="2269" w:type="dxa"/>
            <w:tcPrChange w:id="1250" w:author="Chen Heller" w:date="2022-09-15T10:41:00Z">
              <w:tcPr>
                <w:tcW w:w="2127" w:type="dxa"/>
                <w:gridSpan w:val="2"/>
              </w:tcPr>
            </w:tcPrChange>
          </w:tcPr>
          <w:p w14:paraId="1D4FE0CF" w14:textId="154D1439" w:rsidR="001D2361" w:rsidRPr="00EA2CED" w:rsidRDefault="001D2361" w:rsidP="001D2361">
            <w:pPr>
              <w:ind w:firstLine="0"/>
              <w:rPr>
                <w:ins w:id="1251" w:author="Chen Heller" w:date="2022-09-14T21:59:00Z"/>
                <w:b/>
                <w:bCs/>
              </w:rPr>
            </w:pPr>
            <w:ins w:id="1252" w:author="Chen Heller" w:date="2022-09-14T21:59:00Z">
              <w:r w:rsidRPr="00EA2CED">
                <w:rPr>
                  <w:b/>
                  <w:bCs/>
                </w:rPr>
                <w:t xml:space="preserve">Movement </w:t>
              </w:r>
            </w:ins>
            <w:ins w:id="1253" w:author="Chen Heller" w:date="2022-09-15T10:41:00Z">
              <w:r w:rsidR="003538C4">
                <w:rPr>
                  <w:b/>
                  <w:bCs/>
                </w:rPr>
                <w:t>duration</w:t>
              </w:r>
            </w:ins>
          </w:p>
        </w:tc>
        <w:tc>
          <w:tcPr>
            <w:tcW w:w="1701" w:type="dxa"/>
            <w:tcPrChange w:id="1254" w:author="Chen Heller" w:date="2022-09-15T10:41:00Z">
              <w:tcPr>
                <w:tcW w:w="1701" w:type="dxa"/>
              </w:tcPr>
            </w:tcPrChange>
          </w:tcPr>
          <w:p w14:paraId="1C70275D" w14:textId="77777777" w:rsidR="001D2361" w:rsidRDefault="001D2361" w:rsidP="001D2361">
            <w:pPr>
              <w:ind w:firstLine="0"/>
              <w:rPr>
                <w:ins w:id="1255" w:author="Chen Heller" w:date="2022-09-14T21:59:00Z"/>
              </w:rPr>
            </w:pPr>
            <w:ins w:id="1256" w:author="Chen Heller" w:date="2022-09-14T21:59:00Z">
              <w:r>
                <w:t>415.88 (29.76)</w:t>
              </w:r>
            </w:ins>
          </w:p>
        </w:tc>
        <w:tc>
          <w:tcPr>
            <w:tcW w:w="1701" w:type="dxa"/>
            <w:tcPrChange w:id="1257" w:author="Chen Heller" w:date="2022-09-15T10:41:00Z">
              <w:tcPr>
                <w:tcW w:w="1701" w:type="dxa"/>
              </w:tcPr>
            </w:tcPrChange>
          </w:tcPr>
          <w:p w14:paraId="15A2DD2D" w14:textId="77777777" w:rsidR="001D2361" w:rsidRDefault="001D2361" w:rsidP="001D2361">
            <w:pPr>
              <w:ind w:firstLine="0"/>
              <w:rPr>
                <w:ins w:id="1258" w:author="Chen Heller" w:date="2022-09-14T21:59:00Z"/>
              </w:rPr>
            </w:pPr>
            <w:ins w:id="1259" w:author="Chen Heller" w:date="2022-09-14T21:59:00Z">
              <w:r>
                <w:t>429 (28.32)</w:t>
              </w:r>
            </w:ins>
          </w:p>
        </w:tc>
        <w:tc>
          <w:tcPr>
            <w:tcW w:w="708" w:type="dxa"/>
            <w:tcPrChange w:id="1260" w:author="Chen Heller" w:date="2022-09-15T10:41:00Z">
              <w:tcPr>
                <w:tcW w:w="708" w:type="dxa"/>
              </w:tcPr>
            </w:tcPrChange>
          </w:tcPr>
          <w:p w14:paraId="240BB847" w14:textId="77777777" w:rsidR="001D2361" w:rsidRDefault="001D2361" w:rsidP="001D2361">
            <w:pPr>
              <w:ind w:firstLine="0"/>
              <w:rPr>
                <w:ins w:id="1261" w:author="Chen Heller" w:date="2022-09-14T21:59:00Z"/>
              </w:rPr>
            </w:pPr>
            <w:ins w:id="1262" w:author="Chen Heller" w:date="2022-09-14T21:59:00Z">
              <w:r>
                <w:t>6.40</w:t>
              </w:r>
            </w:ins>
          </w:p>
        </w:tc>
        <w:tc>
          <w:tcPr>
            <w:tcW w:w="1134" w:type="dxa"/>
            <w:tcPrChange w:id="1263" w:author="Chen Heller" w:date="2022-09-15T10:41:00Z">
              <w:tcPr>
                <w:tcW w:w="1134" w:type="dxa"/>
              </w:tcPr>
            </w:tcPrChange>
          </w:tcPr>
          <w:p w14:paraId="70A946B8" w14:textId="77777777" w:rsidR="001D2361" w:rsidRDefault="001D2361" w:rsidP="001D2361">
            <w:pPr>
              <w:ind w:firstLine="0"/>
              <w:rPr>
                <w:ins w:id="1264" w:author="Chen Heller" w:date="2022-09-14T21:59:00Z"/>
              </w:rPr>
            </w:pPr>
            <w:ins w:id="1265" w:author="Chen Heller" w:date="2022-09-14T21:59:00Z">
              <w:r>
                <w:t>&lt;0.001*</w:t>
              </w:r>
            </w:ins>
          </w:p>
        </w:tc>
        <w:tc>
          <w:tcPr>
            <w:tcW w:w="1701" w:type="dxa"/>
            <w:tcPrChange w:id="1266" w:author="Chen Heller" w:date="2022-09-15T10:41:00Z">
              <w:tcPr>
                <w:tcW w:w="1701" w:type="dxa"/>
              </w:tcPr>
            </w:tcPrChange>
          </w:tcPr>
          <w:p w14:paraId="290AF343" w14:textId="77777777" w:rsidR="001D2361" w:rsidRDefault="001D2361" w:rsidP="001D2361">
            <w:pPr>
              <w:ind w:firstLine="0"/>
              <w:rPr>
                <w:ins w:id="1267" w:author="Chen Heller" w:date="2022-09-14T21:59:00Z"/>
              </w:rPr>
            </w:pPr>
            <w:ins w:id="1268" w:author="Chen Heller" w:date="2022-09-14T21:59:00Z">
              <w:r>
                <w:t>-17.32, -8.93</w:t>
              </w:r>
            </w:ins>
          </w:p>
        </w:tc>
        <w:tc>
          <w:tcPr>
            <w:tcW w:w="709" w:type="dxa"/>
            <w:tcPrChange w:id="1269" w:author="Chen Heller" w:date="2022-09-15T10:41:00Z">
              <w:tcPr>
                <w:tcW w:w="709" w:type="dxa"/>
              </w:tcPr>
            </w:tcPrChange>
          </w:tcPr>
          <w:p w14:paraId="242312E7" w14:textId="77777777" w:rsidR="001D2361" w:rsidRDefault="001D2361" w:rsidP="001D2361">
            <w:pPr>
              <w:ind w:firstLine="0"/>
              <w:rPr>
                <w:ins w:id="1270" w:author="Chen Heller" w:date="2022-09-14T21:59:00Z"/>
              </w:rPr>
            </w:pPr>
            <w:ins w:id="1271" w:author="Chen Heller" w:date="2022-09-14T21:59:00Z">
              <w:r>
                <w:t>1.17</w:t>
              </w:r>
            </w:ins>
          </w:p>
        </w:tc>
      </w:tr>
      <w:tr w:rsidR="001D2361" w14:paraId="4B08520B" w14:textId="77777777" w:rsidTr="003538C4">
        <w:trPr>
          <w:trHeight w:val="490"/>
          <w:ins w:id="1272" w:author="Chen Heller" w:date="2022-09-14T21:59:00Z"/>
          <w:trPrChange w:id="1273" w:author="Chen Heller" w:date="2022-09-15T10:41:00Z">
            <w:trPr>
              <w:gridAfter w:val="0"/>
              <w:trHeight w:val="490"/>
            </w:trPr>
          </w:trPrChange>
        </w:trPr>
        <w:tc>
          <w:tcPr>
            <w:tcW w:w="284" w:type="dxa"/>
            <w:vMerge/>
            <w:tcBorders>
              <w:top w:val="single" w:sz="12" w:space="0" w:color="auto"/>
              <w:bottom w:val="single" w:sz="12" w:space="0" w:color="auto"/>
            </w:tcBorders>
            <w:tcPrChange w:id="1274" w:author="Chen Heller" w:date="2022-09-15T10:41:00Z">
              <w:tcPr>
                <w:tcW w:w="284" w:type="dxa"/>
                <w:vMerge/>
                <w:tcBorders>
                  <w:top w:val="single" w:sz="12" w:space="0" w:color="auto"/>
                  <w:bottom w:val="single" w:sz="12" w:space="0" w:color="auto"/>
                </w:tcBorders>
              </w:tcPr>
            </w:tcPrChange>
          </w:tcPr>
          <w:p w14:paraId="3886656B" w14:textId="77777777" w:rsidR="001D2361" w:rsidRPr="00EA2CED" w:rsidRDefault="001D2361" w:rsidP="001D2361">
            <w:pPr>
              <w:ind w:firstLine="0"/>
              <w:rPr>
                <w:ins w:id="1275" w:author="Chen Heller" w:date="2022-09-14T21:59:00Z"/>
                <w:b/>
                <w:bCs/>
              </w:rPr>
            </w:pPr>
          </w:p>
        </w:tc>
        <w:tc>
          <w:tcPr>
            <w:tcW w:w="2269" w:type="dxa"/>
            <w:tcBorders>
              <w:bottom w:val="single" w:sz="12" w:space="0" w:color="auto"/>
            </w:tcBorders>
            <w:tcPrChange w:id="1276" w:author="Chen Heller" w:date="2022-09-15T10:41:00Z">
              <w:tcPr>
                <w:tcW w:w="2127" w:type="dxa"/>
                <w:gridSpan w:val="2"/>
                <w:tcBorders>
                  <w:bottom w:val="single" w:sz="12" w:space="0" w:color="auto"/>
                </w:tcBorders>
              </w:tcPr>
            </w:tcPrChange>
          </w:tcPr>
          <w:p w14:paraId="16ED81E1" w14:textId="77777777" w:rsidR="001D2361" w:rsidRPr="00EA2CED" w:rsidRDefault="001D2361" w:rsidP="001D2361">
            <w:pPr>
              <w:ind w:firstLine="0"/>
              <w:rPr>
                <w:ins w:id="1277" w:author="Chen Heller" w:date="2022-09-14T21:59:00Z"/>
                <w:b/>
                <w:bCs/>
              </w:rPr>
            </w:pPr>
            <w:ins w:id="1278" w:author="Chen Heller" w:date="2022-09-14T21:59:00Z">
              <w:r w:rsidRPr="00EA2CED">
                <w:rPr>
                  <w:b/>
                  <w:bCs/>
                </w:rPr>
                <w:t>COM</w:t>
              </w:r>
            </w:ins>
          </w:p>
        </w:tc>
        <w:tc>
          <w:tcPr>
            <w:tcW w:w="1701" w:type="dxa"/>
            <w:tcBorders>
              <w:bottom w:val="single" w:sz="12" w:space="0" w:color="auto"/>
            </w:tcBorders>
            <w:tcPrChange w:id="1279" w:author="Chen Heller" w:date="2022-09-15T10:41:00Z">
              <w:tcPr>
                <w:tcW w:w="1701" w:type="dxa"/>
                <w:tcBorders>
                  <w:bottom w:val="single" w:sz="12" w:space="0" w:color="auto"/>
                </w:tcBorders>
              </w:tcPr>
            </w:tcPrChange>
          </w:tcPr>
          <w:p w14:paraId="309C5D92" w14:textId="77777777" w:rsidR="001D2361" w:rsidRDefault="001D2361" w:rsidP="001D2361">
            <w:pPr>
              <w:ind w:firstLine="0"/>
              <w:rPr>
                <w:ins w:id="1280" w:author="Chen Heller" w:date="2022-09-14T21:59:00Z"/>
              </w:rPr>
            </w:pPr>
            <w:ins w:id="1281" w:author="Chen Heller" w:date="2022-09-14T21:59:00Z">
              <w:r>
                <w:t>0.24 (0.12)</w:t>
              </w:r>
            </w:ins>
          </w:p>
        </w:tc>
        <w:tc>
          <w:tcPr>
            <w:tcW w:w="1701" w:type="dxa"/>
            <w:tcBorders>
              <w:bottom w:val="single" w:sz="12" w:space="0" w:color="auto"/>
            </w:tcBorders>
            <w:tcPrChange w:id="1282" w:author="Chen Heller" w:date="2022-09-15T10:41:00Z">
              <w:tcPr>
                <w:tcW w:w="1701" w:type="dxa"/>
                <w:tcBorders>
                  <w:bottom w:val="single" w:sz="12" w:space="0" w:color="auto"/>
                </w:tcBorders>
              </w:tcPr>
            </w:tcPrChange>
          </w:tcPr>
          <w:p w14:paraId="79BE72CB" w14:textId="77777777" w:rsidR="001D2361" w:rsidRDefault="001D2361" w:rsidP="001D2361">
            <w:pPr>
              <w:ind w:firstLine="0"/>
              <w:rPr>
                <w:ins w:id="1283" w:author="Chen Heller" w:date="2022-09-14T21:59:00Z"/>
              </w:rPr>
            </w:pPr>
            <w:ins w:id="1284" w:author="Chen Heller" w:date="2022-09-14T21:59:00Z">
              <w:r>
                <w:t>0.22 (0.11)</w:t>
              </w:r>
            </w:ins>
          </w:p>
        </w:tc>
        <w:tc>
          <w:tcPr>
            <w:tcW w:w="708" w:type="dxa"/>
            <w:tcBorders>
              <w:bottom w:val="single" w:sz="12" w:space="0" w:color="auto"/>
            </w:tcBorders>
            <w:tcPrChange w:id="1285" w:author="Chen Heller" w:date="2022-09-15T10:41:00Z">
              <w:tcPr>
                <w:tcW w:w="708" w:type="dxa"/>
                <w:tcBorders>
                  <w:bottom w:val="single" w:sz="12" w:space="0" w:color="auto"/>
                </w:tcBorders>
              </w:tcPr>
            </w:tcPrChange>
          </w:tcPr>
          <w:p w14:paraId="1A46BDE6" w14:textId="77777777" w:rsidR="001D2361" w:rsidRDefault="001D2361" w:rsidP="001D2361">
            <w:pPr>
              <w:ind w:firstLine="0"/>
              <w:rPr>
                <w:ins w:id="1286" w:author="Chen Heller" w:date="2022-09-14T21:59:00Z"/>
              </w:rPr>
            </w:pPr>
            <w:ins w:id="1287" w:author="Chen Heller" w:date="2022-09-14T21:59:00Z">
              <w:r>
                <w:t>1.06</w:t>
              </w:r>
            </w:ins>
          </w:p>
        </w:tc>
        <w:tc>
          <w:tcPr>
            <w:tcW w:w="1134" w:type="dxa"/>
            <w:tcBorders>
              <w:bottom w:val="single" w:sz="12" w:space="0" w:color="auto"/>
            </w:tcBorders>
            <w:tcPrChange w:id="1288" w:author="Chen Heller" w:date="2022-09-15T10:41:00Z">
              <w:tcPr>
                <w:tcW w:w="1134" w:type="dxa"/>
                <w:tcBorders>
                  <w:bottom w:val="single" w:sz="12" w:space="0" w:color="auto"/>
                </w:tcBorders>
              </w:tcPr>
            </w:tcPrChange>
          </w:tcPr>
          <w:p w14:paraId="26EFE69D" w14:textId="77777777" w:rsidR="001D2361" w:rsidRDefault="001D2361" w:rsidP="001D2361">
            <w:pPr>
              <w:ind w:firstLine="0"/>
              <w:rPr>
                <w:ins w:id="1289" w:author="Chen Heller" w:date="2022-09-14T21:59:00Z"/>
              </w:rPr>
            </w:pPr>
            <w:ins w:id="1290" w:author="Chen Heller" w:date="2022-09-14T21:59:00Z">
              <w:r>
                <w:t>0.318</w:t>
              </w:r>
            </w:ins>
          </w:p>
        </w:tc>
        <w:tc>
          <w:tcPr>
            <w:tcW w:w="1701" w:type="dxa"/>
            <w:tcBorders>
              <w:bottom w:val="single" w:sz="12" w:space="0" w:color="auto"/>
            </w:tcBorders>
            <w:tcPrChange w:id="1291" w:author="Chen Heller" w:date="2022-09-15T10:41:00Z">
              <w:tcPr>
                <w:tcW w:w="1701" w:type="dxa"/>
                <w:tcBorders>
                  <w:bottom w:val="single" w:sz="12" w:space="0" w:color="auto"/>
                </w:tcBorders>
              </w:tcPr>
            </w:tcPrChange>
          </w:tcPr>
          <w:p w14:paraId="5C6EE881" w14:textId="77777777" w:rsidR="001D2361" w:rsidRDefault="001D2361" w:rsidP="001D2361">
            <w:pPr>
              <w:ind w:firstLine="0"/>
              <w:rPr>
                <w:ins w:id="1292" w:author="Chen Heller" w:date="2022-09-14T21:59:00Z"/>
              </w:rPr>
            </w:pPr>
            <w:ins w:id="1293" w:author="Chen Heller" w:date="2022-09-14T21:59:00Z">
              <w:r>
                <w:t>-0.02, 0.06</w:t>
              </w:r>
            </w:ins>
          </w:p>
        </w:tc>
        <w:tc>
          <w:tcPr>
            <w:tcW w:w="709" w:type="dxa"/>
            <w:tcBorders>
              <w:bottom w:val="single" w:sz="12" w:space="0" w:color="auto"/>
            </w:tcBorders>
            <w:tcPrChange w:id="1294" w:author="Chen Heller" w:date="2022-09-15T10:41:00Z">
              <w:tcPr>
                <w:tcW w:w="709" w:type="dxa"/>
                <w:tcBorders>
                  <w:bottom w:val="single" w:sz="12" w:space="0" w:color="auto"/>
                </w:tcBorders>
              </w:tcPr>
            </w:tcPrChange>
          </w:tcPr>
          <w:p w14:paraId="25DA840B" w14:textId="77777777" w:rsidR="001D2361" w:rsidRDefault="001D2361" w:rsidP="001D2361">
            <w:pPr>
              <w:ind w:firstLine="0"/>
              <w:rPr>
                <w:ins w:id="1295" w:author="Chen Heller" w:date="2022-09-14T21:59:00Z"/>
              </w:rPr>
            </w:pPr>
            <w:ins w:id="1296" w:author="Chen Heller" w:date="2022-09-14T21:59:00Z">
              <w:r>
                <w:t>0.19</w:t>
              </w:r>
            </w:ins>
          </w:p>
        </w:tc>
      </w:tr>
      <w:tr w:rsidR="001D2361" w14:paraId="5199F135" w14:textId="77777777" w:rsidTr="003538C4">
        <w:trPr>
          <w:trHeight w:val="285"/>
          <w:ins w:id="1297" w:author="Chen Heller" w:date="2022-09-14T21:59:00Z"/>
          <w:trPrChange w:id="1298" w:author="Chen Heller" w:date="2022-09-15T10:41:00Z">
            <w:trPr>
              <w:gridAfter w:val="0"/>
              <w:trHeight w:val="285"/>
            </w:trPr>
          </w:trPrChange>
        </w:trPr>
        <w:tc>
          <w:tcPr>
            <w:tcW w:w="10207" w:type="dxa"/>
            <w:gridSpan w:val="8"/>
            <w:tcPrChange w:id="1299" w:author="Chen Heller" w:date="2022-09-15T10:41:00Z">
              <w:tcPr>
                <w:tcW w:w="10065" w:type="dxa"/>
                <w:gridSpan w:val="9"/>
              </w:tcPr>
            </w:tcPrChange>
          </w:tcPr>
          <w:p w14:paraId="194044BE" w14:textId="77777777" w:rsidR="001D2361" w:rsidRDefault="001D2361" w:rsidP="001D2361">
            <w:pPr>
              <w:ind w:firstLine="0"/>
              <w:rPr>
                <w:ins w:id="1300" w:author="Chen Heller" w:date="2022-09-14T21:59:00Z"/>
              </w:rPr>
            </w:pPr>
            <w:ins w:id="1301" w:author="Chen Heller" w:date="2022-09-14T21:59:00Z">
              <w:r>
                <w:rPr>
                  <w:b/>
                  <w:bCs/>
                </w:rPr>
                <w:lastRenderedPageBreak/>
                <w:t>Keyboard</w:t>
              </w:r>
            </w:ins>
          </w:p>
        </w:tc>
      </w:tr>
      <w:tr w:rsidR="001D2361" w14:paraId="25841132" w14:textId="77777777" w:rsidTr="003538C4">
        <w:trPr>
          <w:trHeight w:val="490"/>
          <w:ins w:id="1302" w:author="Chen Heller" w:date="2022-09-14T21:59:00Z"/>
          <w:trPrChange w:id="1303" w:author="Chen Heller" w:date="2022-09-15T10:41:00Z">
            <w:trPr>
              <w:gridAfter w:val="0"/>
              <w:trHeight w:val="490"/>
            </w:trPr>
          </w:trPrChange>
        </w:trPr>
        <w:tc>
          <w:tcPr>
            <w:tcW w:w="284" w:type="dxa"/>
            <w:tcBorders>
              <w:bottom w:val="single" w:sz="12" w:space="0" w:color="auto"/>
            </w:tcBorders>
            <w:tcPrChange w:id="1304" w:author="Chen Heller" w:date="2022-09-15T10:41:00Z">
              <w:tcPr>
                <w:tcW w:w="284" w:type="dxa"/>
                <w:tcBorders>
                  <w:bottom w:val="single" w:sz="12" w:space="0" w:color="auto"/>
                </w:tcBorders>
              </w:tcPr>
            </w:tcPrChange>
          </w:tcPr>
          <w:p w14:paraId="19C76356" w14:textId="77777777" w:rsidR="001D2361" w:rsidRPr="00EA2CED" w:rsidRDefault="001D2361" w:rsidP="001D2361">
            <w:pPr>
              <w:ind w:firstLine="0"/>
              <w:rPr>
                <w:ins w:id="1305" w:author="Chen Heller" w:date="2022-09-14T21:59:00Z"/>
                <w:b/>
                <w:bCs/>
              </w:rPr>
            </w:pPr>
          </w:p>
        </w:tc>
        <w:tc>
          <w:tcPr>
            <w:tcW w:w="2269" w:type="dxa"/>
            <w:tcBorders>
              <w:bottom w:val="single" w:sz="12" w:space="0" w:color="auto"/>
            </w:tcBorders>
            <w:tcPrChange w:id="1306" w:author="Chen Heller" w:date="2022-09-15T10:41:00Z">
              <w:tcPr>
                <w:tcW w:w="2127" w:type="dxa"/>
                <w:gridSpan w:val="2"/>
                <w:tcBorders>
                  <w:bottom w:val="single" w:sz="12" w:space="0" w:color="auto"/>
                </w:tcBorders>
              </w:tcPr>
            </w:tcPrChange>
          </w:tcPr>
          <w:p w14:paraId="113A8EFF" w14:textId="77777777" w:rsidR="001D2361" w:rsidRPr="00EA2CED" w:rsidRDefault="001D2361" w:rsidP="001D2361">
            <w:pPr>
              <w:ind w:firstLine="0"/>
              <w:rPr>
                <w:ins w:id="1307" w:author="Chen Heller" w:date="2022-09-14T21:59:00Z"/>
                <w:b/>
                <w:bCs/>
              </w:rPr>
            </w:pPr>
            <w:ins w:id="1308" w:author="Chen Heller" w:date="2022-09-14T21:59:00Z">
              <w:r>
                <w:rPr>
                  <w:b/>
                  <w:bCs/>
                </w:rPr>
                <w:t>Response Time</w:t>
              </w:r>
            </w:ins>
          </w:p>
        </w:tc>
        <w:tc>
          <w:tcPr>
            <w:tcW w:w="1701" w:type="dxa"/>
            <w:tcBorders>
              <w:bottom w:val="single" w:sz="12" w:space="0" w:color="auto"/>
            </w:tcBorders>
            <w:tcPrChange w:id="1309" w:author="Chen Heller" w:date="2022-09-15T10:41:00Z">
              <w:tcPr>
                <w:tcW w:w="1701" w:type="dxa"/>
                <w:tcBorders>
                  <w:bottom w:val="single" w:sz="12" w:space="0" w:color="auto"/>
                </w:tcBorders>
              </w:tcPr>
            </w:tcPrChange>
          </w:tcPr>
          <w:p w14:paraId="0E8C7B52" w14:textId="77777777" w:rsidR="001D2361" w:rsidRDefault="001D2361" w:rsidP="001D2361">
            <w:pPr>
              <w:ind w:firstLine="0"/>
              <w:rPr>
                <w:ins w:id="1310" w:author="Chen Heller" w:date="2022-09-14T21:59:00Z"/>
              </w:rPr>
            </w:pPr>
            <w:ins w:id="1311" w:author="Chen Heller" w:date="2022-09-14T21:59:00Z">
              <w:r>
                <w:t>525.53 (35.76)</w:t>
              </w:r>
            </w:ins>
          </w:p>
        </w:tc>
        <w:tc>
          <w:tcPr>
            <w:tcW w:w="1701" w:type="dxa"/>
            <w:tcBorders>
              <w:bottom w:val="single" w:sz="12" w:space="0" w:color="auto"/>
            </w:tcBorders>
            <w:tcPrChange w:id="1312" w:author="Chen Heller" w:date="2022-09-15T10:41:00Z">
              <w:tcPr>
                <w:tcW w:w="1701" w:type="dxa"/>
                <w:tcBorders>
                  <w:bottom w:val="single" w:sz="12" w:space="0" w:color="auto"/>
                </w:tcBorders>
              </w:tcPr>
            </w:tcPrChange>
          </w:tcPr>
          <w:p w14:paraId="3E63B27C" w14:textId="77777777" w:rsidR="001D2361" w:rsidRDefault="001D2361" w:rsidP="001D2361">
            <w:pPr>
              <w:ind w:firstLine="0"/>
              <w:rPr>
                <w:ins w:id="1313" w:author="Chen Heller" w:date="2022-09-14T21:59:00Z"/>
              </w:rPr>
            </w:pPr>
            <w:ins w:id="1314" w:author="Chen Heller" w:date="2022-09-14T21:59:00Z">
              <w:r>
                <w:t>545.46 (32.87)</w:t>
              </w:r>
            </w:ins>
          </w:p>
        </w:tc>
        <w:tc>
          <w:tcPr>
            <w:tcW w:w="708" w:type="dxa"/>
            <w:tcBorders>
              <w:bottom w:val="single" w:sz="12" w:space="0" w:color="auto"/>
            </w:tcBorders>
            <w:tcPrChange w:id="1315" w:author="Chen Heller" w:date="2022-09-15T10:41:00Z">
              <w:tcPr>
                <w:tcW w:w="708" w:type="dxa"/>
                <w:tcBorders>
                  <w:bottom w:val="single" w:sz="12" w:space="0" w:color="auto"/>
                </w:tcBorders>
              </w:tcPr>
            </w:tcPrChange>
          </w:tcPr>
          <w:p w14:paraId="11C313A5" w14:textId="77777777" w:rsidR="001D2361" w:rsidRDefault="001D2361" w:rsidP="001D2361">
            <w:pPr>
              <w:ind w:firstLine="0"/>
              <w:rPr>
                <w:ins w:id="1316" w:author="Chen Heller" w:date="2022-09-14T21:59:00Z"/>
              </w:rPr>
            </w:pPr>
            <w:ins w:id="1317" w:author="Chen Heller" w:date="2022-09-14T21:59:00Z">
              <w:r>
                <w:t>6.42</w:t>
              </w:r>
            </w:ins>
          </w:p>
        </w:tc>
        <w:tc>
          <w:tcPr>
            <w:tcW w:w="1134" w:type="dxa"/>
            <w:tcBorders>
              <w:bottom w:val="single" w:sz="12" w:space="0" w:color="auto"/>
            </w:tcBorders>
            <w:tcPrChange w:id="1318" w:author="Chen Heller" w:date="2022-09-15T10:41:00Z">
              <w:tcPr>
                <w:tcW w:w="1134" w:type="dxa"/>
                <w:tcBorders>
                  <w:bottom w:val="single" w:sz="12" w:space="0" w:color="auto"/>
                </w:tcBorders>
              </w:tcPr>
            </w:tcPrChange>
          </w:tcPr>
          <w:p w14:paraId="03D55732" w14:textId="77777777" w:rsidR="001D2361" w:rsidRDefault="001D2361" w:rsidP="001D2361">
            <w:pPr>
              <w:ind w:firstLine="0"/>
              <w:rPr>
                <w:ins w:id="1319" w:author="Chen Heller" w:date="2022-09-14T21:59:00Z"/>
              </w:rPr>
            </w:pPr>
            <w:ins w:id="1320" w:author="Chen Heller" w:date="2022-09-14T21:59:00Z">
              <w:r>
                <w:t>&lt;0.001*</w:t>
              </w:r>
            </w:ins>
          </w:p>
        </w:tc>
        <w:tc>
          <w:tcPr>
            <w:tcW w:w="1701" w:type="dxa"/>
            <w:tcBorders>
              <w:bottom w:val="single" w:sz="12" w:space="0" w:color="auto"/>
            </w:tcBorders>
            <w:tcPrChange w:id="1321" w:author="Chen Heller" w:date="2022-09-15T10:41:00Z">
              <w:tcPr>
                <w:tcW w:w="1701" w:type="dxa"/>
                <w:tcBorders>
                  <w:bottom w:val="single" w:sz="12" w:space="0" w:color="auto"/>
                </w:tcBorders>
              </w:tcPr>
            </w:tcPrChange>
          </w:tcPr>
          <w:p w14:paraId="2A7EB9C2" w14:textId="77777777" w:rsidR="001D2361" w:rsidRDefault="001D2361" w:rsidP="001D2361">
            <w:pPr>
              <w:ind w:firstLine="0"/>
              <w:rPr>
                <w:ins w:id="1322" w:author="Chen Heller" w:date="2022-09-14T21:59:00Z"/>
              </w:rPr>
            </w:pPr>
            <w:ins w:id="1323" w:author="Chen Heller" w:date="2022-09-14T21:59:00Z">
              <w:r>
                <w:t>-26.27, -13.58</w:t>
              </w:r>
            </w:ins>
          </w:p>
        </w:tc>
        <w:tc>
          <w:tcPr>
            <w:tcW w:w="709" w:type="dxa"/>
            <w:tcBorders>
              <w:bottom w:val="single" w:sz="12" w:space="0" w:color="auto"/>
            </w:tcBorders>
            <w:tcPrChange w:id="1324" w:author="Chen Heller" w:date="2022-09-15T10:41:00Z">
              <w:tcPr>
                <w:tcW w:w="709" w:type="dxa"/>
                <w:tcBorders>
                  <w:bottom w:val="single" w:sz="12" w:space="0" w:color="auto"/>
                </w:tcBorders>
              </w:tcPr>
            </w:tcPrChange>
          </w:tcPr>
          <w:p w14:paraId="5AA921D7" w14:textId="77777777" w:rsidR="001D2361" w:rsidRDefault="001D2361" w:rsidP="001D2361">
            <w:pPr>
              <w:ind w:firstLine="0"/>
              <w:rPr>
                <w:ins w:id="1325" w:author="Chen Heller" w:date="2022-09-14T21:59:00Z"/>
              </w:rPr>
            </w:pPr>
            <w:ins w:id="1326" w:author="Chen Heller" w:date="2022-09-14T21:59:00Z">
              <w:r>
                <w:t>1.17</w:t>
              </w:r>
            </w:ins>
          </w:p>
        </w:tc>
      </w:tr>
      <w:tr w:rsidR="001D2361" w14:paraId="49D5FC69" w14:textId="77777777" w:rsidTr="003538C4">
        <w:tblPrEx>
          <w:tblPrExChange w:id="1327" w:author="Chen Heller" w:date="2022-09-15T10:41:00Z">
            <w:tblPrEx>
              <w:tblW w:w="9923" w:type="dxa"/>
              <w:tblInd w:w="-142" w:type="dxa"/>
            </w:tblPrEx>
          </w:tblPrExChange>
        </w:tblPrEx>
        <w:trPr>
          <w:trHeight w:val="490"/>
          <w:ins w:id="1328" w:author="Chen Heller" w:date="2022-09-14T21:59:00Z"/>
          <w:trPrChange w:id="1329" w:author="Chen Heller" w:date="2022-09-15T10:41:00Z">
            <w:trPr>
              <w:gridBefore w:val="2"/>
              <w:trHeight w:val="490"/>
            </w:trPr>
          </w:trPrChange>
        </w:trPr>
        <w:tc>
          <w:tcPr>
            <w:tcW w:w="10207" w:type="dxa"/>
            <w:gridSpan w:val="8"/>
            <w:tcBorders>
              <w:top w:val="single" w:sz="12" w:space="0" w:color="auto"/>
            </w:tcBorders>
            <w:tcPrChange w:id="1330" w:author="Chen Heller" w:date="2022-09-15T10:41:00Z">
              <w:tcPr>
                <w:tcW w:w="9923" w:type="dxa"/>
                <w:gridSpan w:val="8"/>
                <w:tcBorders>
                  <w:bottom w:val="single" w:sz="12" w:space="0" w:color="auto"/>
                </w:tcBorders>
              </w:tcPr>
            </w:tcPrChange>
          </w:tcPr>
          <w:p w14:paraId="569467B4" w14:textId="77777777" w:rsidR="001D2361" w:rsidRPr="00EA2CED" w:rsidRDefault="001D2361" w:rsidP="001D2361">
            <w:pPr>
              <w:spacing w:line="240" w:lineRule="auto"/>
              <w:ind w:firstLine="0"/>
              <w:rPr>
                <w:ins w:id="1331" w:author="Chen Heller" w:date="2022-09-14T21:59:00Z"/>
                <w:sz w:val="22"/>
                <w:szCs w:val="22"/>
              </w:rPr>
            </w:pPr>
            <w:ins w:id="1332" w:author="Chen Heller" w:date="2022-09-14T21:59:00Z">
              <w:r w:rsidRPr="00EA2CED">
                <w:rPr>
                  <w:i/>
                  <w:iCs/>
                  <w:sz w:val="22"/>
                  <w:szCs w:val="22"/>
                </w:rPr>
                <w:t xml:space="preserve">Note. </w:t>
              </w:r>
              <w:r w:rsidRPr="00EA2CED">
                <w:rPr>
                  <w:sz w:val="22"/>
                  <w:szCs w:val="22"/>
                </w:rPr>
                <w:t>t</w:t>
              </w:r>
              <w:r>
                <w:rPr>
                  <w:sz w:val="22"/>
                  <w:szCs w:val="22"/>
                </w:rPr>
                <w:t>(</w:t>
              </w:r>
              <w:proofErr w:type="spellStart"/>
              <w:r>
                <w:rPr>
                  <w:sz w:val="22"/>
                  <w:szCs w:val="22"/>
                </w:rPr>
                <w:t>df</w:t>
              </w:r>
              <w:proofErr w:type="spellEnd"/>
              <w:r>
                <w:rPr>
                  <w:sz w:val="22"/>
                  <w:szCs w:val="22"/>
                </w:rPr>
                <w:t>)</w:t>
              </w:r>
              <w:r w:rsidRPr="00EA2CED">
                <w:rPr>
                  <w:sz w:val="22"/>
                  <w:szCs w:val="22"/>
                </w:rPr>
                <w:t xml:space="preserve"> = t-test score, degrees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ins>
          </w:p>
          <w:p w14:paraId="165B5B9B" w14:textId="77777777" w:rsidR="001D2361" w:rsidRDefault="001D2361" w:rsidP="001D2361">
            <w:pPr>
              <w:ind w:firstLine="0"/>
              <w:rPr>
                <w:ins w:id="1333" w:author="Chen Heller" w:date="2022-09-14T21:59:00Z"/>
              </w:rPr>
            </w:pPr>
            <w:ins w:id="1334" w:author="Chen Heller" w:date="2022-09-14T21:59:00Z">
              <w:r w:rsidRPr="00EA2CED">
                <w:rPr>
                  <w:sz w:val="22"/>
                  <w:szCs w:val="22"/>
                </w:rPr>
                <w:t>* p &lt; Tree-BH adjusted p-value for multiple comparisons.</w:t>
              </w:r>
            </w:ins>
          </w:p>
        </w:tc>
      </w:tr>
    </w:tbl>
    <w:p w14:paraId="7923858F" w14:textId="77777777" w:rsidR="00AF0B67" w:rsidRDefault="00AF0B67" w:rsidP="00E47313">
      <w:pPr>
        <w:ind w:firstLine="0"/>
      </w:pPr>
    </w:p>
    <w:p w14:paraId="54F144AC" w14:textId="77777777" w:rsidR="00AF0B67" w:rsidRDefault="00AF0B67" w:rsidP="00AF0B67">
      <w:pPr>
        <w:keepNext/>
        <w:ind w:firstLine="0"/>
      </w:pPr>
    </w:p>
    <w:p w14:paraId="698FF9E6" w14:textId="1C60D99B" w:rsidR="004251C4" w:rsidRDefault="004251C4" w:rsidP="004251C4">
      <w:pPr>
        <w:keepNext/>
        <w:ind w:firstLine="0"/>
      </w:pPr>
      <w:r w:rsidRPr="004251C4">
        <w:rPr>
          <w:noProof/>
        </w:rPr>
        <w:drawing>
          <wp:inline distT="0" distB="0" distL="0" distR="0" wp14:anchorId="695C64FD" wp14:editId="13C81FD7">
            <wp:extent cx="5967413" cy="4024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975" t="2063" r="25073" b="9889"/>
                    <a:stretch/>
                  </pic:blipFill>
                  <pic:spPr bwMode="auto">
                    <a:xfrm>
                      <a:off x="0" y="0"/>
                      <a:ext cx="5972253" cy="4027461"/>
                    </a:xfrm>
                    <a:prstGeom prst="rect">
                      <a:avLst/>
                    </a:prstGeom>
                    <a:noFill/>
                    <a:ln>
                      <a:noFill/>
                    </a:ln>
                    <a:extLst>
                      <a:ext uri="{53640926-AAD7-44D8-BBD7-CCE9431645EC}">
                        <a14:shadowObscured xmlns:a14="http://schemas.microsoft.com/office/drawing/2010/main"/>
                      </a:ext>
                    </a:extLst>
                  </pic:spPr>
                </pic:pic>
              </a:graphicData>
            </a:graphic>
          </wp:inline>
        </w:drawing>
      </w:r>
    </w:p>
    <w:p w14:paraId="2104970E" w14:textId="1B55C417" w:rsidR="009F050A" w:rsidRPr="00F01249" w:rsidRDefault="007E2512">
      <w:pPr>
        <w:pStyle w:val="Caption"/>
        <w:pPrChange w:id="1335" w:author="Chen Heller" w:date="2022-09-12T15:56:00Z">
          <w:pPr/>
        </w:pPrChange>
      </w:pPr>
      <w:bookmarkStart w:id="1336" w:name="_Ref113906821"/>
      <w:r>
        <w:t xml:space="preserve">Figure </w:t>
      </w:r>
      <w:r>
        <w:fldChar w:fldCharType="begin"/>
      </w:r>
      <w:r>
        <w:instrText xml:space="preserve"> SEQ Figure \* ARABIC </w:instrText>
      </w:r>
      <w:r>
        <w:fldChar w:fldCharType="separate"/>
      </w:r>
      <w:r>
        <w:rPr>
          <w:noProof/>
        </w:rPr>
        <w:t>6</w:t>
      </w:r>
      <w:r>
        <w:rPr>
          <w:noProof/>
        </w:rPr>
        <w:fldChar w:fldCharType="end"/>
      </w:r>
      <w:bookmarkEnd w:id="1336"/>
      <w:r>
        <w:t xml:space="preserve">. </w:t>
      </w:r>
      <w:r w:rsidRPr="00F3771A">
        <w:t xml:space="preserve">Results of Experiment </w:t>
      </w:r>
      <w:r>
        <w:t>4</w:t>
      </w:r>
      <w:r w:rsidRPr="00F3771A">
        <w:t xml:space="preserve">. </w:t>
      </w:r>
      <w:ins w:id="1337" w:author="Chen Heller" w:date="2022-09-14T18:56:00Z">
        <w:r w:rsidR="001F33A0">
          <w:t xml:space="preserve">(a) Reaching trajectories in trials where a correct answer was given by choosing the left and right targets, averaged across all participants. Shaded areas are the </w:t>
        </w:r>
      </w:ins>
      <w:ins w:id="1338" w:author="Chen Heller" w:date="2022-09-14T18:57:00Z">
        <w:r w:rsidR="006C7DF8">
          <w:t>SE</w:t>
        </w:r>
      </w:ins>
      <w:ins w:id="1339" w:author="Chen Heller" w:date="2022-09-14T18:56:00Z">
        <w:r w:rsidR="001F33A0">
          <w:t xml:space="preserve">. </w:t>
        </w:r>
      </w:ins>
      <w:moveToRangeStart w:id="1340" w:author="Chen Heller" w:date="2022-09-14T18:56:00Z" w:name="move114074226"/>
      <w:moveTo w:id="1341" w:author="Chen Heller" w:date="2022-09-14T18:56:00Z">
        <w:r w:rsidR="001F33A0">
          <w:t>Grey shade marks where the difference between the trajectories was found to be significant according to a permutation and clustering procedure.</w:t>
        </w:r>
      </w:moveTo>
      <w:moveToRangeEnd w:id="1340"/>
      <w:ins w:id="1342" w:author="Chen Heller" w:date="2022-09-14T18:56:00Z">
        <w:r w:rsidR="001F33A0">
          <w:t xml:space="preserve"> (b-f) Dots are single participant averages while the red/blue horizontal lines are the average of all participants. Black error bars symbol the </w:t>
        </w:r>
      </w:ins>
      <w:ins w:id="1343" w:author="Chen Heller" w:date="2022-09-14T18:57:00Z">
        <w:r w:rsidR="000B1947">
          <w:t>SE</w:t>
        </w:r>
      </w:ins>
      <w:ins w:id="1344" w:author="Chen Heller" w:date="2022-09-14T18:56:00Z">
        <w:r w:rsidR="001F33A0">
          <w:t>. Full/dashed grey lines represent a numerical incline/decline (respectively) between the congruent and incongruent conditions</w:t>
        </w:r>
      </w:ins>
      <w:del w:id="1345" w:author="Chen Heller" w:date="2022-09-14T18:56:00Z">
        <w:r w:rsidRPr="00F3771A" w:rsidDel="001F33A0">
          <w:delText>(a) Reaching trajectories</w:delText>
        </w:r>
        <w:r w:rsidR="00817F50" w:rsidDel="001F33A0">
          <w:delText xml:space="preserve"> of valid trials</w:delText>
        </w:r>
        <w:r w:rsidRPr="00F3771A" w:rsidDel="001F33A0">
          <w:delText xml:space="preserve"> to left and right targets, averaged across all participants.</w:delText>
        </w:r>
        <w:r w:rsidDel="001F33A0">
          <w:delText xml:space="preserve"> </w:delText>
        </w:r>
      </w:del>
      <w:moveFromRangeStart w:id="1346" w:author="Chen Heller" w:date="2022-09-14T18:56:00Z" w:name="move114074226"/>
      <w:moveFrom w:id="1347" w:author="Chen Heller" w:date="2022-09-14T18:56:00Z">
        <w:r w:rsidR="004B1F54" w:rsidDel="001F33A0">
          <w:t xml:space="preserve">Grey shade marks where the difference between the trajectories </w:t>
        </w:r>
        <w:r w:rsidR="004A6FC5" w:rsidDel="001F33A0">
          <w:t xml:space="preserve">was found to be </w:t>
        </w:r>
        <w:r w:rsidR="004B1F54" w:rsidDel="001F33A0">
          <w:t>significant according to a permutation and clustering</w:t>
        </w:r>
        <w:del w:id="1348" w:author="Chen Heller" w:date="2022-09-14T18:57:00Z">
          <w:r w:rsidR="004B1F54" w:rsidDel="001F33A0">
            <w:delText xml:space="preserve"> procedure. </w:delText>
          </w:r>
        </w:del>
      </w:moveFrom>
      <w:moveFromRangeEnd w:id="1346"/>
      <w:del w:id="1349" w:author="Chen Heller" w:date="2022-09-14T18:57:00Z">
        <w:r w:rsidDel="001F33A0">
          <w:delText>(b</w:delText>
        </w:r>
        <w:r w:rsidRPr="00F3771A" w:rsidDel="001F33A0">
          <w:delText>-f) Dots are single participant averages</w:delText>
        </w:r>
        <w:r w:rsidR="00852F05" w:rsidDel="001F33A0">
          <w:delText xml:space="preserve">. </w:delText>
        </w:r>
        <w:r w:rsidR="00E8628A" w:rsidDel="001F33A0">
          <w:delText>The b</w:delText>
        </w:r>
        <w:r w:rsidR="00F8418A" w:rsidDel="001F33A0">
          <w:delText xml:space="preserve">ox represents the high and low quartiles while the vertical lines </w:delText>
        </w:r>
        <w:r w:rsidR="00AE59FC" w:rsidDel="001F33A0">
          <w:delText>mark the 1.5 * inter</w:delText>
        </w:r>
        <w:r w:rsidR="00F8418A" w:rsidDel="001F33A0">
          <w:delText xml:space="preserve"> quartile range</w:delText>
        </w:r>
        <w:r w:rsidR="005E76CB" w:rsidDel="001F33A0">
          <w:delText xml:space="preserve">. </w:delText>
        </w:r>
        <w:r w:rsidR="00E8628A" w:rsidDel="001F33A0">
          <w:delText>The g</w:delText>
        </w:r>
        <w:r w:rsidR="005E76CB" w:rsidDel="001F33A0">
          <w:delText xml:space="preserve">rey line </w:delText>
        </w:r>
        <w:r w:rsidR="00623FAE" w:rsidDel="001F33A0">
          <w:delText>is</w:delText>
        </w:r>
        <w:r w:rsidR="005E76CB" w:rsidDel="001F33A0">
          <w:delText xml:space="preserve"> the median</w:delText>
        </w:r>
        <w:r w:rsidR="001E0906" w:rsidDel="001F33A0">
          <w:delText xml:space="preserve"> and the s</w:delText>
        </w:r>
        <w:r w:rsidR="005E76CB" w:rsidDel="001F33A0">
          <w:delText>haded density functions are the distribution</w:delText>
        </w:r>
        <w:r w:rsidR="00817F50" w:rsidDel="001F33A0">
          <w:delText>s</w:delText>
        </w:r>
        <w:r w:rsidR="005E76CB" w:rsidDel="001F33A0">
          <w:delText xml:space="preserve"> of </w:delText>
        </w:r>
        <w:r w:rsidR="0081537E" w:rsidDel="001F33A0">
          <w:delText>participants' averages in each condition</w:delText>
        </w:r>
      </w:del>
      <w:r w:rsidRPr="00F3771A">
        <w:t>.</w:t>
      </w:r>
    </w:p>
    <w:p w14:paraId="1C2CF195" w14:textId="77777777" w:rsidR="0013510A" w:rsidRPr="001C0104" w:rsidRDefault="0013510A" w:rsidP="001C0104"/>
    <w:p w14:paraId="35CAFCBB" w14:textId="3ED8BF3A" w:rsidR="006A7738" w:rsidRDefault="00D826D9" w:rsidP="006238E0">
      <w:pPr>
        <w:pStyle w:val="Heading3"/>
      </w:pPr>
      <w:bookmarkStart w:id="1350" w:name="_Toc114053553"/>
      <w:r>
        <w:lastRenderedPageBreak/>
        <w:t>Discussion</w:t>
      </w:r>
      <w:bookmarkEnd w:id="1350"/>
    </w:p>
    <w:p w14:paraId="0B7BE30B" w14:textId="0EAF704A" w:rsidR="00BA6169" w:rsidRDefault="00F01249" w:rsidP="00AF0130">
      <w:pPr>
        <w:ind w:firstLine="0"/>
      </w:pPr>
      <w:r>
        <w:t xml:space="preserve">Experiment </w:t>
      </w:r>
      <w:r w:rsidR="00F54903">
        <w:t xml:space="preserve">4 </w:t>
      </w:r>
      <w:r w:rsidR="00553F6D">
        <w:t xml:space="preserve">compared the effect of unconscious processing as measured by </w:t>
      </w:r>
      <w:r>
        <w:t xml:space="preserve">motion tracking and keyboard </w:t>
      </w:r>
      <w:r w:rsidR="00553F6D">
        <w:t>presses</w:t>
      </w:r>
      <w:r>
        <w:t xml:space="preserve">. Despite previous criticisms about the robustness and reliability of evidence </w:t>
      </w:r>
      <w:r w:rsidR="0008250B">
        <w:fldChar w:fldCharType="begin"/>
      </w:r>
      <w:r w:rsidR="00364024">
        <w: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8250B">
        <w:fldChar w:fldCharType="separate"/>
      </w:r>
      <w:r w:rsidR="0008250B" w:rsidRPr="0008250B">
        <w:rPr>
          <w:rFonts w:ascii="Times New Roman" w:hAnsi="Times New Roman" w:cs="Times New Roman"/>
        </w:rPr>
        <w:t>(</w:t>
      </w:r>
      <w:r w:rsidR="00676ED5">
        <w:rPr>
          <w:rFonts w:ascii="Times New Roman" w:hAnsi="Times New Roman" w:cs="Times New Roman"/>
        </w:rPr>
        <w:t xml:space="preserve">e.g., </w:t>
      </w:r>
      <w:r w:rsidR="0008250B" w:rsidRPr="0008250B">
        <w:rPr>
          <w:rFonts w:ascii="Times New Roman" w:hAnsi="Times New Roman" w:cs="Times New Roman"/>
        </w:rPr>
        <w:t>Damian, 2001; Peters &amp; Lau, 2015)</w:t>
      </w:r>
      <w:r w:rsidR="0008250B">
        <w:fldChar w:fldCharType="end"/>
      </w:r>
      <w:r>
        <w:t xml:space="preserve"> a large congruency effect was found using </w:t>
      </w:r>
      <w:r w:rsidR="00676ED5">
        <w:t xml:space="preserve">both </w:t>
      </w:r>
      <w:r>
        <w:t>measure</w:t>
      </w:r>
      <w:r w:rsidR="00676ED5">
        <w:t>s</w:t>
      </w:r>
      <w:r>
        <w:t>. In the reaching session, movements were clearly biased towards the incorrect answer when primed by an incongruent word, as was evident by the centrally oriented reaching trajectories</w:t>
      </w:r>
      <w:r w:rsidR="008B65A5">
        <w:t xml:space="preserve"> which produced a</w:t>
      </w:r>
      <w:r>
        <w:t xml:space="preserve"> smaller reach area</w:t>
      </w:r>
      <w:r w:rsidR="00C73F3D">
        <w:t>,</w:t>
      </w:r>
      <w:r>
        <w:t xml:space="preserve"> longer traveled distance and </w:t>
      </w:r>
      <w:r w:rsidR="008B65A5">
        <w:t xml:space="preserve">longer </w:t>
      </w:r>
      <w:r>
        <w:t xml:space="preserve">movement duration. The difference between congruent and incongruent trajectories was significant approximately around </w:t>
      </w:r>
      <w:del w:id="1351" w:author="Chen Heller" w:date="2022-09-15T10:45:00Z">
        <w:r w:rsidDel="000B4137">
          <w:delText xml:space="preserve">155ms </w:delText>
        </w:r>
      </w:del>
      <w:ins w:id="1352" w:author="Chen Heller" w:date="2022-09-15T10:45:00Z">
        <w:r w:rsidR="000B4137">
          <w:t>175.66</w:t>
        </w:r>
        <w:r w:rsidR="000B4137">
          <w:t xml:space="preserve">ms </w:t>
        </w:r>
      </w:ins>
      <w:r>
        <w:t xml:space="preserve">to </w:t>
      </w:r>
      <w:del w:id="1353" w:author="Chen Heller" w:date="2022-09-15T10:45:00Z">
        <w:r w:rsidDel="000B4137">
          <w:delText xml:space="preserve">398ms </w:delText>
        </w:r>
      </w:del>
      <w:ins w:id="1354" w:author="Chen Heller" w:date="2022-09-15T10:45:00Z">
        <w:r w:rsidR="000B4137">
          <w:t>39</w:t>
        </w:r>
        <w:r w:rsidR="000B4137">
          <w:t>0.88</w:t>
        </w:r>
        <w:r w:rsidR="000B4137">
          <w:t xml:space="preserve">ms </w:t>
        </w:r>
      </w:ins>
      <w:r>
        <w:t>(</w:t>
      </w:r>
      <w:del w:id="1355" w:author="Chen Heller" w:date="2022-09-15T10:45:00Z">
        <w:r w:rsidDel="000B4137">
          <w:delText>17.5</w:delText>
        </w:r>
      </w:del>
      <w:ins w:id="1356" w:author="Chen Heller" w:date="2022-09-15T10:45:00Z">
        <w:r w:rsidR="000B4137">
          <w:t>24</w:t>
        </w:r>
      </w:ins>
      <w:r>
        <w:t>-</w:t>
      </w:r>
      <w:del w:id="1357" w:author="Chen Heller" w:date="2022-09-15T10:45:00Z">
        <w:r w:rsidDel="000B4137">
          <w:delText>95.5</w:delText>
        </w:r>
      </w:del>
      <w:ins w:id="1358" w:author="Chen Heller" w:date="2022-09-15T10:45:00Z">
        <w:r w:rsidR="000B4137">
          <w:t>94</w:t>
        </w:r>
      </w:ins>
      <w:r w:rsidR="00886EF1">
        <w:t>% of the path</w:t>
      </w:r>
      <w:r>
        <w:t>) post target onset</w:t>
      </w:r>
      <w:r w:rsidR="00CB60D0" w:rsidRPr="00225E22">
        <w:t xml:space="preserve"> </w:t>
      </w:r>
      <w:r w:rsidR="00CB60D0">
        <w:t>showing that the prime exerts its effect almost through</w:t>
      </w:r>
      <w:r w:rsidR="00BB2A79">
        <w:t>ou</w:t>
      </w:r>
      <w:r w:rsidR="00CB60D0">
        <w:t>t the entire movement</w:t>
      </w:r>
      <w:r w:rsidR="00ED7FF8">
        <w:t xml:space="preserve"> (note however that this analysis should not be taken as evidence for the exact latency/offset of the effect; see</w:t>
      </w:r>
      <w:ins w:id="1359" w:author="Chen Heller" w:date="2022-09-14T22:53:00Z">
        <w:r w:rsidR="00AF0130">
          <w:t xml:space="preserve"> </w:t>
        </w:r>
      </w:ins>
      <w:del w:id="1360" w:author="Chen Heller" w:date="2022-09-14T22:51:00Z">
        <w:r w:rsidR="00ED7FF8" w:rsidDel="00F869D5">
          <w:delText xml:space="preserve"> </w:delText>
        </w:r>
      </w:del>
      <w:commentRangeStart w:id="1361"/>
      <w:r w:rsidR="00AF0130">
        <w:fldChar w:fldCharType="begin"/>
      </w:r>
      <w:r w:rsidR="00962917">
        <w:instrText xml:space="preserve"> ADDIN ZOTERO_ITEM CSL_CITATION {"citationID":"1wMQFTho","properties":{"formattedCitation":"(Otten &amp; Rugg, 2005)","plainCitation":"(Otten &amp; Rugg, 2005)","dontUpdate":true,"noteIndex":0},"citationItems":[{"id":779,"uris":["http://zotero.org/users/8275165/items/ZKXFHVDT"],"itemData":{"id":779,"type":"article-journal","language":"en","page":"3-16","source":"Zotero","title":"Interpreting event-related brain potentials. Event-related potentials: A methods handbook","author":[{"family":"Otten","given":"Leun J"},{"family":"Rugg","given":"Michael D"}],"issued":{"date-parts":[["2005"]]}}}],"schema":"https://github.com/citation-style-language/schema/raw/master/csl-citation.json"} </w:instrText>
      </w:r>
      <w:r w:rsidR="00AF0130">
        <w:fldChar w:fldCharType="separate"/>
      </w:r>
      <w:del w:id="1362" w:author="Chen Heller" w:date="2022-09-14T22:53:00Z">
        <w:r w:rsidR="00AF0130" w:rsidRPr="00AF0130" w:rsidDel="00AF0130">
          <w:rPr>
            <w:rFonts w:ascii="Times New Roman" w:hAnsi="Times New Roman" w:cs="Times New Roman"/>
          </w:rPr>
          <w:delText>(</w:delText>
        </w:r>
      </w:del>
      <w:r w:rsidR="00AF0130" w:rsidRPr="00AF0130">
        <w:rPr>
          <w:rFonts w:ascii="Times New Roman" w:hAnsi="Times New Roman" w:cs="Times New Roman"/>
        </w:rPr>
        <w:t>Otten &amp; Rugg, 2005</w:t>
      </w:r>
      <w:del w:id="1363" w:author="Chen Heller" w:date="2022-09-14T22:53:00Z">
        <w:r w:rsidR="00AF0130" w:rsidRPr="00AF0130" w:rsidDel="00AF0130">
          <w:rPr>
            <w:rFonts w:ascii="Times New Roman" w:hAnsi="Times New Roman" w:cs="Times New Roman"/>
          </w:rPr>
          <w:delText>)</w:delText>
        </w:r>
      </w:del>
      <w:r w:rsidR="00AF0130">
        <w:fldChar w:fldCharType="end"/>
      </w:r>
      <w:commentRangeEnd w:id="1361"/>
      <w:r w:rsidR="007B4A83">
        <w:rPr>
          <w:rStyle w:val="CommentReference"/>
        </w:rPr>
        <w:commentReference w:id="1361"/>
      </w:r>
      <w:del w:id="1364" w:author="Chen Heller" w:date="2022-09-14T22:51:00Z">
        <w:r w:rsidR="00ED7FF8" w:rsidDel="00F869D5">
          <w:delText>ref</w:delText>
        </w:r>
      </w:del>
      <w:r w:rsidR="00ED7FF8">
        <w:t>)</w:t>
      </w:r>
      <w:r>
        <w:t xml:space="preserve">. </w:t>
      </w:r>
      <w:r w:rsidR="00E8719D">
        <w:t>However</w:t>
      </w:r>
      <w:r>
        <w:t xml:space="preserve">, </w:t>
      </w:r>
      <w:r w:rsidR="00E8719D">
        <w:t xml:space="preserve">contrary to my hypothesis, </w:t>
      </w:r>
      <w:r>
        <w:t xml:space="preserve">the effect </w:t>
      </w:r>
      <w:r w:rsidR="00572DFD">
        <w:t xml:space="preserve">size </w:t>
      </w:r>
      <w:r>
        <w:t xml:space="preserve">found </w:t>
      </w:r>
      <w:r w:rsidR="009A0548">
        <w:t xml:space="preserve">for </w:t>
      </w:r>
      <w:r w:rsidR="006A52EC">
        <w:t xml:space="preserve">the reach area </w:t>
      </w:r>
      <w:r w:rsidR="005217F0">
        <w:t xml:space="preserve">variable </w:t>
      </w:r>
      <w:r>
        <w:t xml:space="preserve">was smaller than </w:t>
      </w:r>
      <w:r w:rsidR="00225E22">
        <w:t>that</w:t>
      </w:r>
      <w:r w:rsidR="00CF0A33">
        <w:t xml:space="preserve"> </w:t>
      </w:r>
      <w:r w:rsidR="005217F0">
        <w:t xml:space="preserve">found with the keyboard-RT, although the reaching movement </w:t>
      </w:r>
      <w:r w:rsidR="006B03CC">
        <w:t>duration</w:t>
      </w:r>
      <w:r w:rsidR="005217F0">
        <w:t xml:space="preserve"> </w:t>
      </w:r>
      <w:r w:rsidR="00FC5A63">
        <w:t xml:space="preserve">measure yielded comparable effects </w:t>
      </w:r>
      <w:r w:rsidR="00225E22">
        <w:t>to</w:t>
      </w:r>
      <w:r w:rsidR="00FC5A63">
        <w:t xml:space="preserve"> </w:t>
      </w:r>
      <w:r w:rsidR="005217F0">
        <w:t>the keyboard</w:t>
      </w:r>
      <w:r w:rsidR="00BF4E2E">
        <w:t>-RT</w:t>
      </w:r>
      <w:r w:rsidR="005217F0">
        <w:t>. P</w:t>
      </w:r>
      <w:r>
        <w:t xml:space="preserve">ossible explanations are discussed </w:t>
      </w:r>
      <w:r w:rsidR="007107F9">
        <w:t xml:space="preserve">in the general discussion </w:t>
      </w:r>
      <w:r>
        <w:t>below.</w:t>
      </w:r>
    </w:p>
    <w:p w14:paraId="0950B412" w14:textId="7BB5E0BE" w:rsidR="00E668B7" w:rsidRDefault="0001046E" w:rsidP="006238E0">
      <w:pPr>
        <w:pStyle w:val="Heading2"/>
      </w:pPr>
      <w:bookmarkStart w:id="1365" w:name="_Toc114053554"/>
      <w:r>
        <w:t xml:space="preserve">General </w:t>
      </w:r>
      <w:r w:rsidR="00E668B7">
        <w:t>Discussion</w:t>
      </w:r>
      <w:bookmarkEnd w:id="1365"/>
    </w:p>
    <w:p w14:paraId="0EAC151E" w14:textId="5B5AD057" w:rsidR="002D0222" w:rsidRDefault="00776072" w:rsidP="00364024">
      <w:pPr>
        <w:ind w:firstLine="0"/>
      </w:pPr>
      <w:r>
        <w:t>One of the key driving forces behind t</w:t>
      </w:r>
      <w:r w:rsidR="00595024">
        <w:t xml:space="preserve">he long-lasting debate about the extent of unconscious processing </w:t>
      </w:r>
      <w:r w:rsidR="009706FD">
        <w:fldChar w:fldCharType="begin"/>
      </w:r>
      <w:r w:rsidR="009706FD">
        <w:instrText xml:space="preserve"> ADDIN ZOTERO_ITEM CSL_CITATION {"citationID":"SsqrhTyJ","properties":{"formattedCitation":"(Hassin,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9706FD" w:rsidRPr="009706FD">
        <w:rPr>
          <w:rFonts w:ascii="Times New Roman" w:hAnsi="Times New Roman" w:cs="Times New Roman"/>
        </w:rPr>
        <w:t>(Hassin, 2013; Hesselmann &amp; Moors, 2015; Peters et al., 2017)</w:t>
      </w:r>
      <w:r w:rsidR="009706FD">
        <w:fldChar w:fldCharType="end"/>
      </w:r>
      <w:r>
        <w:t xml:space="preserve"> </w:t>
      </w:r>
      <w:r w:rsidR="007D0270">
        <w:t>pertains to the weak, and often</w:t>
      </w:r>
      <w:r w:rsidR="00FF06FA">
        <w:t xml:space="preserve"> small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r w:rsidR="00883733">
        <w:t xml:space="preserve">In this thesis, I set out to examine if motion tracking could solve this problem,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del w:id="1366" w:author="Chen Heller" w:date="2022-09-14T14:38:00Z">
        <w:r w:rsidR="00883733" w:rsidDel="00E6661C">
          <w:delText>REF</w:delText>
        </w:r>
      </w:del>
      <w:r w:rsidR="00883733">
        <w:t xml:space="preserve">. </w:t>
      </w:r>
      <w:r w:rsidR="00FF06FA">
        <w:t>To do so</w:t>
      </w:r>
      <w:r w:rsidR="00883733">
        <w:t>,</w:t>
      </w:r>
      <w:r w:rsidR="00FF06FA">
        <w:t xml:space="preserve"> </w:t>
      </w:r>
      <w:r w:rsidR="00C46CA3">
        <w:t>I</w:t>
      </w:r>
      <w:r w:rsidR="00FF06FA">
        <w:t xml:space="preserve"> </w:t>
      </w:r>
      <w:r w:rsidR="006F7BC9">
        <w:t>used a variant of the</w:t>
      </w:r>
      <w:r w:rsidR="00FF06FA">
        <w:t xml:space="preserve"> classical </w:t>
      </w:r>
      <w:r w:rsidR="006F7BC9">
        <w:t xml:space="preserve">word repetition </w:t>
      </w:r>
      <w:r w:rsidR="00FF06FA">
        <w:t xml:space="preserve">priming paradigm previously used by </w:t>
      </w:r>
      <w:r w:rsidR="005C621D">
        <w:fldChar w:fldCharType="begin"/>
      </w:r>
      <w:r w:rsidR="008D13A3">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C621D">
        <w:fldChar w:fldCharType="separate"/>
      </w:r>
      <w:r w:rsidR="005C621D" w:rsidRPr="005C621D">
        <w:rPr>
          <w:rFonts w:ascii="Times New Roman" w:hAnsi="Times New Roman" w:cs="Times New Roman"/>
        </w:rPr>
        <w:t xml:space="preserve">Dehaene et al. </w:t>
      </w:r>
      <w:r w:rsidR="005C621D">
        <w:rPr>
          <w:rFonts w:ascii="Times New Roman" w:hAnsi="Times New Roman" w:cs="Times New Roman"/>
        </w:rPr>
        <w:t>(</w:t>
      </w:r>
      <w:r w:rsidR="005C621D" w:rsidRPr="005C621D">
        <w:rPr>
          <w:rFonts w:ascii="Times New Roman" w:hAnsi="Times New Roman" w:cs="Times New Roman"/>
        </w:rPr>
        <w:t>2001)</w:t>
      </w:r>
      <w:r w:rsidR="005C621D">
        <w:fldChar w:fldCharType="end"/>
      </w:r>
      <w:r w:rsidR="002D0222">
        <w:t>, which allowed for continuous motion tracking while participants make reaching responses to classify a visible target word</w:t>
      </w:r>
      <w:r w:rsidR="00FF06FA">
        <w:t xml:space="preserve"> </w:t>
      </w:r>
      <w:r w:rsidR="002D0222">
        <w:t>preceded by an invisible prime</w:t>
      </w:r>
      <w:r w:rsidR="00FF06FA">
        <w:t xml:space="preserve">. </w:t>
      </w:r>
    </w:p>
    <w:p w14:paraId="60F8E191" w14:textId="5338A45E" w:rsidR="00463A29" w:rsidRDefault="002D0222" w:rsidP="00B74D9D">
      <w:r>
        <w:t xml:space="preserve">In </w:t>
      </w:r>
      <w:r w:rsidR="00AA5AC7">
        <w:t>E</w:t>
      </w:r>
      <w:r w:rsidR="00FF06FA">
        <w:t>xperiment</w:t>
      </w:r>
      <w:r w:rsidR="00AA5AC7">
        <w:t xml:space="preserve"> 1</w:t>
      </w:r>
      <w:r w:rsidR="009B62EE">
        <w:t>,</w:t>
      </w:r>
      <w:r w:rsidR="00FF06FA">
        <w:t xml:space="preserve"> participants </w:t>
      </w:r>
      <w:r w:rsidR="009B62EE">
        <w:t xml:space="preserve">were </w:t>
      </w:r>
      <w:r w:rsidR="00802D1E">
        <w:t>presented with a subliminal prime, which was followed by a supraliminal target word, on which they performed</w:t>
      </w:r>
      <w:r w:rsidR="00FF06FA">
        <w:t xml:space="preserve"> a semantic judgment </w:t>
      </w:r>
      <w:r w:rsidR="00802D1E">
        <w:t>(i.e., determine whether the word described a natural item or a man-made artifact)</w:t>
      </w:r>
      <w:r w:rsidR="00FF06FA">
        <w:t xml:space="preserve">. Analysis of the results revealed a hint </w:t>
      </w:r>
      <w:r w:rsidR="001318E5">
        <w:t xml:space="preserve">for </w:t>
      </w:r>
      <w:r w:rsidR="00FF06FA">
        <w:t>unconscious processing in the reach area variable</w:t>
      </w:r>
      <w:r w:rsidR="002A41F8">
        <w:t>,</w:t>
      </w:r>
      <w:r w:rsidR="00FF06FA">
        <w:t xml:space="preserve"> which was </w:t>
      </w:r>
      <w:r w:rsidR="002A41F8">
        <w:t xml:space="preserve">numerically </w:t>
      </w:r>
      <w:r w:rsidR="00FF06FA">
        <w:t xml:space="preserve">smaller for incongruent trials. </w:t>
      </w:r>
      <w:r w:rsidR="00B368DC">
        <w:t xml:space="preserve">Yet this trend was not significant, </w:t>
      </w:r>
      <w:r w:rsidR="00572879">
        <w:t xml:space="preserve">possibly since </w:t>
      </w:r>
      <w:r w:rsidR="00FF06FA">
        <w:t xml:space="preserve">this experiment allowed for </w:t>
      </w:r>
      <w:r w:rsidR="00FF06FA">
        <w:lastRenderedPageBreak/>
        <w:t>relatively slow responses</w:t>
      </w:r>
      <w:r w:rsidR="006A7AFF">
        <w:t xml:space="preserve">. </w:t>
      </w:r>
      <w:r w:rsidR="000E599E">
        <w:t xml:space="preserve">With such a long response window, subjects could have finalized the </w:t>
      </w:r>
      <w:r w:rsidR="00C54EA9">
        <w:t xml:space="preserve">evidence accumulation processes </w:t>
      </w:r>
      <w:r w:rsidR="002417C7">
        <w:t>and reach</w:t>
      </w:r>
      <w:ins w:id="1367" w:author="Chen Heller" w:date="2022-09-13T13:13:00Z">
        <w:r w:rsidR="00524638">
          <w:t>ed</w:t>
        </w:r>
      </w:ins>
      <w:r w:rsidR="002417C7">
        <w:t xml:space="preserve"> a</w:t>
      </w:r>
      <w:r w:rsidR="00C54EA9">
        <w:t xml:space="preserve"> decision </w:t>
      </w:r>
      <w:r w:rsidR="000C2464">
        <w:fldChar w:fldCharType="begin"/>
      </w:r>
      <w:r w:rsidR="000C2464">
        <w:instrText xml:space="preserve"> ADDIN ZOTERO_ITEM CSL_CITATION {"citationID":"cUbKYMeF","properties":{"formattedCitation":"(Mattler &amp; Palmer, 2012)","plainCitation":"(Mattler &amp; Palmer, 2012)","noteIndex":0},"citationItems":[{"id":604,"uris":["http://zotero.org/users/8275165/items/G3KB3LBY"],"itemData":{"id":604,"type":"article-journal","abstract":"Unconscious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instrText>
      </w:r>
      <w:r w:rsidR="000C2464">
        <w:fldChar w:fldCharType="separate"/>
      </w:r>
      <w:r w:rsidR="000C2464" w:rsidRPr="000C2464">
        <w:rPr>
          <w:rFonts w:ascii="Times New Roman" w:hAnsi="Times New Roman" w:cs="Times New Roman"/>
        </w:rPr>
        <w:t>(Mattler &amp; Palmer, 2012)</w:t>
      </w:r>
      <w:r w:rsidR="000C2464">
        <w:fldChar w:fldCharType="end"/>
      </w:r>
      <w:r w:rsidR="00C54EA9">
        <w:t xml:space="preserve"> </w:t>
      </w:r>
      <w:r w:rsidR="00C019CF">
        <w:t xml:space="preserve">even </w:t>
      </w:r>
      <w:r w:rsidR="00FF06FA">
        <w:t xml:space="preserve">before the movement </w:t>
      </w:r>
      <w:r w:rsidR="005D09A7">
        <w:t xml:space="preserve">was </w:t>
      </w:r>
      <w:r w:rsidR="00FF06FA">
        <w:t>initiated</w:t>
      </w:r>
      <w:r w:rsidR="00C019CF">
        <w:t>. In this case</w:t>
      </w:r>
      <w:r w:rsidR="00FF06FA">
        <w:t>, congruency effect</w:t>
      </w:r>
      <w:r w:rsidR="00C019CF">
        <w:t>s are less likely to be revealed when</w:t>
      </w:r>
      <w:r w:rsidR="005D09A7">
        <w:t xml:space="preserve"> movement</w:t>
      </w:r>
      <w:r w:rsidR="00C019CF">
        <w:t xml:space="preserve"> is </w:t>
      </w:r>
      <w:r w:rsidR="00D2171B">
        <w:t>track</w:t>
      </w:r>
      <w:ins w:id="1368" w:author="Chen Heller" w:date="2022-09-13T13:14:00Z">
        <w:r w:rsidR="00A528D0">
          <w:t>ed</w:t>
        </w:r>
      </w:ins>
      <w:r w:rsidR="00FF06FA" w:rsidRPr="00B61294">
        <w:t xml:space="preserve">. Supportive evidence for this </w:t>
      </w:r>
      <w:r w:rsidR="00242ECA">
        <w:t>interpretation</w:t>
      </w:r>
      <w:r w:rsidR="00242ECA" w:rsidRPr="00B61294">
        <w:t xml:space="preserve"> </w:t>
      </w:r>
      <w:r w:rsidR="00360AD4">
        <w:t>can be found in the relatively</w:t>
      </w:r>
      <w:r w:rsidR="00472D1F">
        <w:t xml:space="preserve"> </w:t>
      </w:r>
      <w:r w:rsidR="00FF06FA" w:rsidRPr="00B61294">
        <w:t xml:space="preserve">long </w:t>
      </w:r>
      <w:r w:rsidR="00E314F6">
        <w:t>reaction</w:t>
      </w:r>
      <w:r w:rsidR="00FF06FA" w:rsidRPr="00B61294">
        <w:t xml:space="preserve"> times</w:t>
      </w:r>
      <w:r w:rsidR="00C1383D">
        <w:t xml:space="preserve">, </w:t>
      </w:r>
      <w:r w:rsidR="00C1383D" w:rsidRPr="00B61294">
        <w:t>but not movement durations</w:t>
      </w:r>
      <w:r w:rsidR="00C1383D">
        <w:t>,</w:t>
      </w:r>
      <w:r w:rsidR="00FF06FA" w:rsidRPr="00B61294">
        <w:t xml:space="preserve"> in incongruent trials</w:t>
      </w:r>
      <w:r w:rsidR="007421ED">
        <w:t xml:space="preserve"> (though again, no effects were significant in this experiment)</w:t>
      </w:r>
      <w:r w:rsidR="00FF06FA">
        <w:t xml:space="preserve">. </w:t>
      </w:r>
    </w:p>
    <w:p w14:paraId="103C0C28" w14:textId="77777777" w:rsidR="00760C21" w:rsidRDefault="0039299B" w:rsidP="00B74D9D">
      <w:r>
        <w:t>To circumvent this problem</w:t>
      </w:r>
      <w:r w:rsidR="00FF06FA">
        <w:t xml:space="preserve">, the response window in </w:t>
      </w:r>
      <w:r>
        <w:t>E</w:t>
      </w:r>
      <w:r w:rsidR="00FF06FA">
        <w:t xml:space="preserve">xperiment </w:t>
      </w:r>
      <w:r>
        <w:t xml:space="preserve">2 </w:t>
      </w:r>
      <w:r w:rsidR="00FF06FA">
        <w:t xml:space="preserve">was </w:t>
      </w:r>
      <w:r w:rsidR="006528C3">
        <w:t xml:space="preserve">reduced </w:t>
      </w:r>
      <w:r w:rsidR="00FF06FA">
        <w:t xml:space="preserve">and limitations were placed on movement onset time and movement duration. Unfortunately, the strict timing constraints resulted in many excluded trials </w:t>
      </w:r>
      <w:r w:rsidR="00136091">
        <w:t xml:space="preserve">which </w:t>
      </w:r>
      <w:r w:rsidR="00EC097D">
        <w:t>increased the measured noise</w:t>
      </w:r>
      <w:r w:rsidR="00136091">
        <w:t xml:space="preserve">. </w:t>
      </w:r>
      <w:r w:rsidR="00EC097D">
        <w:t>A lower signal to noise ratio</w:t>
      </w:r>
      <w:r w:rsidR="0019030C">
        <w:t xml:space="preserve"> (SNR)</w:t>
      </w:r>
      <w:r w:rsidR="00EC097D">
        <w:t xml:space="preserve"> together with a </w:t>
      </w:r>
      <w:r w:rsidR="00276F6F">
        <w:t xml:space="preserve">single participant with an extreme opposite effect to the rest of the sample, </w:t>
      </w:r>
      <w:r w:rsidR="006C45B5">
        <w:t xml:space="preserve">seemed to interfere with </w:t>
      </w:r>
      <w:r w:rsidR="00E72C37">
        <w:t>the congruency effect</w:t>
      </w:r>
      <w:r w:rsidR="00FF06FA">
        <w:t>.</w:t>
      </w:r>
    </w:p>
    <w:p w14:paraId="1C838A5E" w14:textId="3ED6A0EB" w:rsidR="007943B2" w:rsidRDefault="0054526A" w:rsidP="00B74D9D">
      <w:r>
        <w:t xml:space="preserve">Experiment 3 was then conducted with </w:t>
      </w:r>
      <w:r w:rsidR="00FF06FA">
        <w:t xml:space="preserve">an additional training day, to improve the participants' response speed and increase the </w:t>
      </w:r>
      <w:r w:rsidR="0038647F">
        <w:t xml:space="preserve">number </w:t>
      </w:r>
      <w:r w:rsidR="00FF06FA">
        <w:t xml:space="preserve">of valid trials. </w:t>
      </w:r>
      <w:r w:rsidR="004E2486">
        <w:t xml:space="preserve">The </w:t>
      </w:r>
      <w:r w:rsidR="00046913">
        <w:t xml:space="preserve">expected </w:t>
      </w:r>
      <w:r w:rsidR="007F6E99">
        <w:t xml:space="preserve">congruency effect was </w:t>
      </w:r>
      <w:r w:rsidR="00AC6A89">
        <w:t xml:space="preserve">now </w:t>
      </w:r>
      <w:ins w:id="1369" w:author="Chen Heller" w:date="2022-09-15T10:47:00Z">
        <w:r w:rsidR="00DF0648">
          <w:t xml:space="preserve">marginally </w:t>
        </w:r>
      </w:ins>
      <w:r w:rsidR="007F6E99">
        <w:t xml:space="preserve">detected </w:t>
      </w:r>
      <w:r w:rsidR="00622C8F">
        <w:t xml:space="preserve">for </w:t>
      </w:r>
      <w:r w:rsidR="007F6E99">
        <w:t xml:space="preserve">the reach area variable. </w:t>
      </w:r>
      <w:r w:rsidR="009B2D65">
        <w:t>However</w:t>
      </w:r>
      <w:r w:rsidR="007F6E99">
        <w:t>, the additional training day did not increase the number of valid tri</w:t>
      </w:r>
      <w:r w:rsidR="0017224B">
        <w:t>a</w:t>
      </w:r>
      <w:r w:rsidR="007F6E99">
        <w:t>ls</w:t>
      </w:r>
      <w:r w:rsidR="00EA53CE">
        <w:t>,</w:t>
      </w:r>
      <w:r w:rsidR="007F6E99">
        <w:t xml:space="preserve"> and was </w:t>
      </w:r>
      <w:r w:rsidR="00A53F64">
        <w:t>therefore</w:t>
      </w:r>
      <w:r w:rsidR="007F6E99">
        <w:t xml:space="preserve"> omitted in </w:t>
      </w:r>
      <w:r w:rsidR="00FB05DB">
        <w:t>Exp</w:t>
      </w:r>
      <w:r w:rsidR="00F761C9">
        <w:t>eriment</w:t>
      </w:r>
      <w:r w:rsidR="00FB05DB">
        <w:t xml:space="preserve"> 4. </w:t>
      </w:r>
    </w:p>
    <w:p w14:paraId="4C2B4096" w14:textId="1CF88E4C" w:rsidR="00B00AED" w:rsidRDefault="004C7623" w:rsidP="00B36FEC">
      <w:r>
        <w:t>Finally, the preregistered E</w:t>
      </w:r>
      <w:r w:rsidR="00FF06FA">
        <w:t xml:space="preserve">xperiment </w:t>
      </w:r>
      <w:r>
        <w:t xml:space="preserve">4 </w:t>
      </w:r>
      <w:r w:rsidR="00FF06FA">
        <w:t>examine</w:t>
      </w:r>
      <w:r w:rsidR="00324863">
        <w:t>d</w:t>
      </w:r>
      <w:r w:rsidR="00FF06FA">
        <w:t xml:space="preserve"> if motion </w:t>
      </w:r>
      <w:r w:rsidR="0038647F">
        <w:t xml:space="preserve">tracking </w:t>
      </w:r>
      <w:r w:rsidR="00FF06FA">
        <w:t>is superior to keyboard-RT when probing unconscious processing</w:t>
      </w:r>
      <w:r w:rsidR="002E3E1A">
        <w:t>. In line with my predictions</w:t>
      </w:r>
      <w:r w:rsidR="00B00AED">
        <w:t>, both of which yielded robust effects.</w:t>
      </w:r>
      <w:r w:rsidR="00463A29">
        <w:t xml:space="preserve"> </w:t>
      </w:r>
      <w:r w:rsidR="00801B66">
        <w:t xml:space="preserve">This result goes beyond previous studies, as the current design </w:t>
      </w:r>
      <w:r w:rsidR="00B00AED">
        <w:t xml:space="preserve">included stringent awareness measures, </w:t>
      </w:r>
      <w:r w:rsidR="00CA6888">
        <w:t xml:space="preserve">with trial by trial subjective and objective measures, </w:t>
      </w:r>
      <w:r w:rsidR="00F45643">
        <w:t xml:space="preserve">mitigating previous </w:t>
      </w:r>
      <w:r w:rsidR="00B00AED">
        <w:t xml:space="preserve">criticisms attributing unconscious effects to residual undetected awareness </w:t>
      </w:r>
      <w:r w:rsidR="00B621A3">
        <w:fldChar w:fldCharType="begin"/>
      </w:r>
      <w:r w:rsidR="00915CA3">
        <w: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r w:rsidR="00B621A3">
        <w:fldChar w:fldCharType="separate"/>
      </w:r>
      <w:r w:rsidR="00915CA3" w:rsidRPr="00915CA3">
        <w:rPr>
          <w:rFonts w:ascii="Times New Roman" w:hAnsi="Times New Roman" w:cs="Times New Roman"/>
        </w:rPr>
        <w:t>(Merikle, 1992; Peters &amp; Lau, 2015; Zerweck et al., 2021)</w:t>
      </w:r>
      <w:r w:rsidR="00B621A3">
        <w:fldChar w:fldCharType="end"/>
      </w:r>
      <w:r w:rsidR="00B00AED">
        <w:t xml:space="preserve">. Similarly, </w:t>
      </w:r>
      <w:r w:rsidR="00A0070E">
        <w:t xml:space="preserve">the unconscious effect </w:t>
      </w:r>
      <w:r w:rsidR="00504374">
        <w:t xml:space="preserve">could not result </w:t>
      </w:r>
      <w:r w:rsidR="00A0070E">
        <w:t xml:space="preserve">from regression to the mean of the awareness measurement </w:t>
      </w:r>
      <w:r w:rsidR="00504374">
        <w:fldChar w:fldCharType="begin"/>
      </w:r>
      <w:r w:rsidR="00504374">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504374">
        <w:fldChar w:fldCharType="separate"/>
      </w:r>
      <w:r w:rsidR="00504374" w:rsidRPr="00504374">
        <w:rPr>
          <w:rFonts w:ascii="Times New Roman" w:hAnsi="Times New Roman" w:cs="Times New Roman"/>
        </w:rPr>
        <w:t>(Shanks, 2017)</w:t>
      </w:r>
      <w:r w:rsidR="00504374">
        <w:fldChar w:fldCharType="end"/>
      </w:r>
      <w:r w:rsidR="00C060D1">
        <w:t>,</w:t>
      </w:r>
      <w:r w:rsidR="00A26212">
        <w:t xml:space="preserve"> </w:t>
      </w:r>
      <w:r w:rsidR="00A0070E">
        <w:t xml:space="preserve">since </w:t>
      </w:r>
      <w:r w:rsidR="00A26212">
        <w:t xml:space="preserve">no </w:t>
      </w:r>
      <w:r w:rsidR="00B00AED">
        <w:t xml:space="preserve">participants </w:t>
      </w:r>
      <w:r w:rsidR="00A26212">
        <w:t xml:space="preserve">were excluded </w:t>
      </w:r>
      <w:r w:rsidR="007B078A">
        <w:t xml:space="preserve">for seeing </w:t>
      </w:r>
      <w:r w:rsidR="00A26212">
        <w:t>the prime</w:t>
      </w:r>
      <w:r w:rsidR="00B00AED">
        <w:t xml:space="preserve">. To conclude, </w:t>
      </w:r>
      <w:r w:rsidR="00C060D1">
        <w:t xml:space="preserve">this experiment provides strong evidence for an </w:t>
      </w:r>
      <w:r w:rsidR="00B00AED">
        <w:t xml:space="preserve">unconscious </w:t>
      </w:r>
      <w:r w:rsidR="00C060D1">
        <w:t xml:space="preserve">word </w:t>
      </w:r>
      <w:r w:rsidR="00260B74">
        <w:t>repetition</w:t>
      </w:r>
      <w:r w:rsidR="00C060D1">
        <w:t xml:space="preserve"> </w:t>
      </w:r>
      <w:r w:rsidR="00B00AED">
        <w:t>effect</w:t>
      </w:r>
      <w:r w:rsidR="00260B74">
        <w:t>, in line with previous studies reporting similar effects (yet with somewhat less strict awareness measures;</w:t>
      </w:r>
      <w:ins w:id="1370" w:author="Chen Heller" w:date="2022-09-14T23:36:00Z">
        <w:r w:rsidR="00B36FEC">
          <w:t xml:space="preserve"> </w:t>
        </w:r>
      </w:ins>
      <w:r w:rsidR="00B36FEC">
        <w:fldChar w:fldCharType="begin"/>
      </w:r>
      <w:r w:rsidR="00962917">
        <w: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instrText>
      </w:r>
      <w:r w:rsidR="00B36FEC">
        <w:fldChar w:fldCharType="separate"/>
      </w:r>
      <w:del w:id="1371" w:author="Chen Heller" w:date="2022-09-14T23:36:00Z">
        <w:r w:rsidR="00B36FEC" w:rsidRPr="00B36FEC" w:rsidDel="00B36FEC">
          <w:rPr>
            <w:rFonts w:ascii="Times New Roman" w:hAnsi="Times New Roman" w:cs="Times New Roman"/>
          </w:rPr>
          <w:delText>(</w:delText>
        </w:r>
      </w:del>
      <w:proofErr w:type="spellStart"/>
      <w:r w:rsidR="00B36FEC" w:rsidRPr="00B36FEC">
        <w:rPr>
          <w:rFonts w:ascii="Times New Roman" w:hAnsi="Times New Roman" w:cs="Times New Roman"/>
        </w:rPr>
        <w:t>Dehaene</w:t>
      </w:r>
      <w:proofErr w:type="spellEnd"/>
      <w:r w:rsidR="00B36FEC" w:rsidRPr="00B36FEC">
        <w:rPr>
          <w:rFonts w:ascii="Times New Roman" w:hAnsi="Times New Roman" w:cs="Times New Roman"/>
        </w:rPr>
        <w:t xml:space="preserve"> et al., 2001; Luo et al., 2004</w:t>
      </w:r>
      <w:del w:id="1372" w:author="Chen Heller" w:date="2022-09-14T23:36:00Z">
        <w:r w:rsidR="00B36FEC" w:rsidRPr="00B36FEC" w:rsidDel="00B36FEC">
          <w:rPr>
            <w:rFonts w:ascii="Times New Roman" w:hAnsi="Times New Roman" w:cs="Times New Roman"/>
          </w:rPr>
          <w:delText>)</w:delText>
        </w:r>
      </w:del>
      <w:r w:rsidR="00B36FEC">
        <w:fldChar w:fldCharType="end"/>
      </w:r>
      <w:del w:id="1373" w:author="Chen Heller" w:date="2022-09-14T23:36:00Z">
        <w:r w:rsidR="00260B74" w:rsidDel="00B36FEC">
          <w:delText xml:space="preserve"> REF</w:delText>
        </w:r>
      </w:del>
      <w:r w:rsidR="00260B74">
        <w:t>).</w:t>
      </w:r>
    </w:p>
    <w:p w14:paraId="451352B2" w14:textId="1DF5D375" w:rsidR="005F0446" w:rsidRDefault="00973F2D" w:rsidP="00B46B54">
      <w:r>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are one 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commentRangeStart w:id="1374"/>
      <w:r w:rsidR="005F1215">
        <w:t>(ref)</w:t>
      </w:r>
      <w:commentRangeEnd w:id="1374"/>
      <w:r w:rsidR="005F1215">
        <w:rPr>
          <w:rStyle w:val="CommentReference"/>
        </w:rPr>
        <w:commentReference w:id="1374"/>
      </w:r>
      <w:r w:rsidR="00CA3047">
        <w:t xml:space="preserve">, including </w:t>
      </w:r>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r w:rsidR="0072187B">
        <w:t xml:space="preserve"> </w:t>
      </w:r>
      <w:r w:rsidR="00B46B54">
        <w:fldChar w:fldCharType="begin"/>
      </w:r>
      <w:r w:rsidR="00B46B54">
        <w:instrText xml:space="preserve"> ADDIN ZOTERO_ITEM CSL_CITATION {"citationID":"WpXmKs4A","properties":{"formattedCitation":"(Resulaj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46B54">
        <w:fldChar w:fldCharType="separate"/>
      </w:r>
      <w:r w:rsidR="00B46B54" w:rsidRPr="00B46B54">
        <w:rPr>
          <w:rFonts w:ascii="Times New Roman" w:hAnsi="Times New Roman" w:cs="Times New Roman"/>
        </w:rPr>
        <w:t>(Resulaj et al., 2009; Song &amp; Nakayama, 2009)</w:t>
      </w:r>
      <w:r w:rsidR="00B46B54">
        <w:fldChar w:fldCharType="end"/>
      </w:r>
      <w:r w:rsidR="005F0446">
        <w:t xml:space="preserve">. This type of </w:t>
      </w:r>
      <w:r w:rsidR="00E8307D">
        <w:t xml:space="preserve">behavior </w:t>
      </w:r>
      <w:r w:rsidR="005F0446">
        <w:t xml:space="preserve">is 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B53C5F">
        <w:t>Additionally</w:t>
      </w:r>
      <w:r w:rsidR="005F0446">
        <w:t xml:space="preserve">, </w:t>
      </w:r>
      <w:r w:rsidR="00AF738E">
        <w:t xml:space="preserve">since participants </w:t>
      </w:r>
      <w:r w:rsidR="00AF738E">
        <w:lastRenderedPageBreak/>
        <w:t xml:space="preserve">can </w:t>
      </w:r>
      <w:r w:rsidR="005F0446">
        <w:t xml:space="preserve">regret and </w:t>
      </w:r>
      <w:r w:rsidR="00AF738E">
        <w:t>self-</w:t>
      </w:r>
      <w:r w:rsidR="005F0446">
        <w:t xml:space="preserve">correct </w:t>
      </w:r>
      <w:r w:rsidR="00AF738E">
        <w:t xml:space="preserve">during the trial, the number of </w:t>
      </w:r>
      <w:r w:rsidR="00AD4A30">
        <w:t xml:space="preserve">incorrect </w:t>
      </w:r>
      <w:r w:rsidR="00AF738E">
        <w:t xml:space="preserve">responses (which are excluded from analysis) is reduced, </w:t>
      </w:r>
      <w:r w:rsidR="002A3AD3">
        <w:t xml:space="preserve">as was </w:t>
      </w:r>
      <w:r w:rsidR="00AF738E">
        <w:t xml:space="preserve">indeed the case </w:t>
      </w:r>
      <w:r w:rsidR="00A96FFC">
        <w:t xml:space="preserve">in </w:t>
      </w:r>
      <w:r w:rsidR="00207923">
        <w:t xml:space="preserve">the motion tracking </w:t>
      </w:r>
      <w:r w:rsidR="001B42C3">
        <w:t>sessio</w:t>
      </w:r>
      <w:r w:rsidR="005B0880">
        <w:t>n</w:t>
      </w:r>
      <w:r w:rsidR="00207923">
        <w:t xml:space="preserve"> compared with the keyboard session in </w:t>
      </w:r>
      <w:r w:rsidR="00A96FFC">
        <w:t>Exp</w:t>
      </w:r>
      <w:r w:rsidR="00AF738E">
        <w:t>eriment</w:t>
      </w:r>
      <w:r w:rsidR="00A96FFC">
        <w:t xml:space="preserve"> 4</w:t>
      </w:r>
      <w:r w:rsidR="00691DE5">
        <w:t xml:space="preserve"> (though notably, there more trials were excluded due to </w:t>
      </w:r>
      <w:del w:id="1375" w:author="Chen Heller" w:date="2022-09-14T14:42:00Z">
        <w:r w:rsidR="00691DE5" w:rsidDel="003723A9">
          <w:delText xml:space="preserve">too slow </w:delText>
        </w:r>
      </w:del>
      <w:ins w:id="1376" w:author="Chen Heller" w:date="2022-09-14T14:42:00Z">
        <w:r w:rsidR="003723A9">
          <w:t xml:space="preserve">early or late </w:t>
        </w:r>
      </w:ins>
      <w:r w:rsidR="00691DE5">
        <w:t>responses)</w:t>
      </w:r>
      <w:r w:rsidR="005F0446">
        <w:t>.</w:t>
      </w:r>
    </w:p>
    <w:p w14:paraId="26216D45" w14:textId="339135AB" w:rsidR="00C07D7A" w:rsidRDefault="007A6540" w:rsidP="00C07D7A">
      <w:r>
        <w:t xml:space="preserve">Contrary to my hypothesis, the effect size in the keyboard condition </w:t>
      </w:r>
      <w:r w:rsidR="003B1BD0">
        <w:t xml:space="preserve">was </w:t>
      </w:r>
      <w:r w:rsidR="002B6B6F">
        <w:t xml:space="preserve">comparable </w:t>
      </w:r>
      <w:r w:rsidR="003B1BD0">
        <w:t xml:space="preserve">to that </w:t>
      </w:r>
      <w:r w:rsidR="009245E5">
        <w:t xml:space="preserve">found </w:t>
      </w:r>
      <w:r w:rsidR="008857EF">
        <w:t xml:space="preserve">for </w:t>
      </w:r>
      <w:r w:rsidR="009245E5">
        <w:t xml:space="preserve">the </w:t>
      </w:r>
      <w:r w:rsidR="003B1BD0">
        <w:t xml:space="preserve">movement duration </w:t>
      </w:r>
      <w:r w:rsidR="009245E5">
        <w:t>variable</w:t>
      </w:r>
      <w:r w:rsidR="005D402D">
        <w:t xml:space="preserve">, and </w:t>
      </w:r>
      <w:r w:rsidR="00BD6E45">
        <w:t xml:space="preserve">numerically </w:t>
      </w:r>
      <w:r w:rsidR="005D402D">
        <w:t xml:space="preserve">larger than </w:t>
      </w:r>
      <w:r w:rsidR="00115AEF">
        <w:t xml:space="preserve">the </w:t>
      </w:r>
      <w:r w:rsidR="00437184">
        <w:t>effect found for</w:t>
      </w:r>
      <w:r w:rsidR="00115AEF">
        <w:t xml:space="preserve"> the </w:t>
      </w:r>
      <w:r w:rsidR="00C0281E">
        <w:t>reach area measure</w:t>
      </w:r>
      <w:r w:rsidR="00C13750">
        <w:t xml:space="preserve">. </w:t>
      </w:r>
      <w:r w:rsidR="00C07D7A">
        <w:t xml:space="preserve">This result contrasts 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an advantage for mouse tracking over keyboard responses. </w:t>
      </w:r>
      <w:r w:rsidR="001F5C20">
        <w:t xml:space="preserve">One possible explanation for this discrepancy might stem from the different form of movement tracking; while I used a camera-based motion tracking for reaching movements, Xiao and colleagues have </w:t>
      </w:r>
      <w:r w:rsidR="00E31AD5">
        <w:t xml:space="preserve">used </w:t>
      </w:r>
      <w:r w:rsidR="00C07D7A">
        <w:t>mouse tracking</w:t>
      </w:r>
      <w:r w:rsidR="003F1817">
        <w:t>, which might be</w:t>
      </w:r>
      <w:r w:rsidR="00C07D7A">
        <w:t xml:space="preserve"> more sensitive than reaching responses. </w:t>
      </w:r>
      <w:r w:rsidR="001E0400">
        <w:t>However</w:t>
      </w:r>
      <w:r w:rsidR="00C07D7A">
        <w:t xml:space="preserve">, reaching </w:t>
      </w:r>
      <w:r w:rsidR="0003552A">
        <w:t>is held to be</w:t>
      </w:r>
      <w:r w:rsidR="00C07D7A">
        <w:t xml:space="preserve"> more intuitive than mouse pointing, which places less 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considered to be more sensitive to subtle effects</w:t>
      </w:r>
      <w:commentRangeStart w:id="1377"/>
      <w:r w:rsidR="006316CA">
        <w:t xml:space="preserve"> (ref)</w:t>
      </w:r>
      <w:r w:rsidR="00C07D7A">
        <w:t xml:space="preserve">. </w:t>
      </w:r>
      <w:commentRangeEnd w:id="1377"/>
      <w:r w:rsidR="006316CA">
        <w:rPr>
          <w:rStyle w:val="CommentReference"/>
        </w:rPr>
        <w:commentReference w:id="1377"/>
      </w:r>
      <w:r w:rsidR="00B63590">
        <w:t xml:space="preserve">Indeed,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1E75C4FC"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I 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Xiao et al. used AUC which is computed separately for each trial. </w:t>
      </w:r>
      <w:r w:rsidR="00904BDE">
        <w:t>The latter accordingly includes more information on</w:t>
      </w:r>
      <w:r w:rsidR="00C07D7A">
        <w:t xml:space="preserve"> the variance that is lost when averaging trajectories over trials. However, a post hoc analysis </w:t>
      </w:r>
      <w:r w:rsidR="001624DE">
        <w:t>using</w:t>
      </w:r>
      <w:r w:rsidR="00C07D7A">
        <w:t xml:space="preserve"> the AUC measure on my data reveled similar effect size to that produced by the reach area measure.</w:t>
      </w:r>
      <w:r w:rsidR="006E765D">
        <w:t xml:space="preserve"> Thus, this difference </w:t>
      </w:r>
      <w:r w:rsidR="00950DF9">
        <w:t>in analysis approaches cannot explain the differential results.</w:t>
      </w:r>
    </w:p>
    <w:p w14:paraId="51969BEE" w14:textId="53884914" w:rsidR="00C07D7A" w:rsidRPr="002E61A9" w:rsidRDefault="005C2B8A" w:rsidP="00C07D7A">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awareness by examining the correlation between the objective visibility of the prime and the size of the congruency effect. This type of analysis has been shown to inflate unconscious effects</w:t>
      </w:r>
      <w:r w:rsidR="00C82D1B">
        <w:t>,</w:t>
      </w:r>
      <w:r w:rsidR="00C07D7A">
        <w:t xml:space="preserve"> since the correlation measurement is limited by the reliability of either of the variables </w:t>
      </w:r>
      <w:r w:rsidR="00C07D7A">
        <w:fldChar w:fldCharType="begin"/>
      </w:r>
      <w:r w:rsidR="00C07D7A">
        <w:instrText xml:space="preserve"> ADDIN ZOTERO_ITEM CSL_CITATION {"citationID":"37vW4xXH","properties":{"formattedCitation":"(Malejka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C07D7A">
        <w:fldChar w:fldCharType="separate"/>
      </w:r>
      <w:r w:rsidR="00C07D7A" w:rsidRPr="00A9331B">
        <w:rPr>
          <w:rFonts w:ascii="Times New Roman" w:hAnsi="Times New Roman" w:cs="Times New Roman"/>
        </w:rPr>
        <w:t>(Malejka et al., 2021)</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r w:rsidR="00223E68">
        <w:t xml:space="preserve">actually ineffective in </w:t>
      </w:r>
      <w:r w:rsidR="00C07D7A">
        <w:t>render</w:t>
      </w:r>
      <w:r w:rsidR="00223E68">
        <w:t>ing</w:t>
      </w:r>
      <w:r w:rsidR="00C07D7A">
        <w:t xml:space="preserve"> the prime completely invisible</w:t>
      </w:r>
      <w:r w:rsidR="00223E68">
        <w:t xml:space="preserve"> (as for most participants, d’ was higher than </w:t>
      </w:r>
      <w:del w:id="1378" w:author="Chen Heller" w:date="2022-09-14T14:47:00Z">
        <w:r w:rsidR="00223E68" w:rsidDel="00903FAC">
          <w:delText>??)</w:delText>
        </w:r>
        <w:r w:rsidR="00C07D7A" w:rsidDel="00903FAC">
          <w:delText xml:space="preserve">, </w:delText>
        </w:r>
      </w:del>
      <w:ins w:id="1379" w:author="Chen Heller" w:date="2022-09-14T14:47:00Z">
        <w:r w:rsidR="00903FAC">
          <w:t xml:space="preserve">0), </w:t>
        </w:r>
      </w:ins>
      <w:r w:rsidR="00C07D7A">
        <w:t xml:space="preserve">allowing it to be consciously processed. </w:t>
      </w:r>
      <w:r w:rsidR="008B125E">
        <w:t>T</w:t>
      </w:r>
      <w:r w:rsidR="007D198C">
        <w:t>hus, i</w:t>
      </w:r>
      <w:r w:rsidR="00C07D7A">
        <w:t xml:space="preserve">t </w:t>
      </w:r>
      <w:r w:rsidR="007D198C">
        <w:t>seems</w:t>
      </w:r>
      <w:r w:rsidR="00C07D7A">
        <w:t xml:space="preserve"> plausible that </w:t>
      </w:r>
      <w:r w:rsidR="007D198C">
        <w:t xml:space="preserve">the reported effect is </w:t>
      </w:r>
      <w:r w:rsidR="007D198C">
        <w:lastRenderedPageBreak/>
        <w:t xml:space="preserve">more driven by </w:t>
      </w:r>
      <w:r w:rsidR="00C07D7A">
        <w:t>consciously processed primes</w:t>
      </w:r>
      <w:r w:rsidR="007D198C">
        <w:t>, which might</w:t>
      </w:r>
      <w:r w:rsidR="00C07D7A">
        <w:t xml:space="preserve"> affect movements to a larger extent than unconscious ones, </w:t>
      </w:r>
      <w:r w:rsidR="00877280">
        <w:t xml:space="preserve">and that </w:t>
      </w:r>
      <w:r w:rsidR="00C07D7A">
        <w:t>could account for the large effect found by Xiao and colleagues.</w:t>
      </w:r>
    </w:p>
    <w:p w14:paraId="74E5FA86" w14:textId="13A96DB5" w:rsidR="00C07D7A" w:rsidRDefault="00C07D7A" w:rsidP="00BF3E1B">
      <w:r>
        <w:t>Finally, the discrepancy</w:t>
      </w:r>
      <w:r w:rsidR="009D6C03">
        <w:t xml:space="preserve"> between the studies</w:t>
      </w:r>
      <w:r>
        <w:t xml:space="preserve"> could also </w:t>
      </w:r>
      <w:r w:rsidR="00533882">
        <w:t xml:space="preserve">be </w:t>
      </w:r>
      <w:r>
        <w:t xml:space="preserve">accidental. It is possible that the </w:t>
      </w:r>
      <w:r w:rsidR="00E5732E">
        <w:t xml:space="preserve">one set of reported </w:t>
      </w:r>
      <w:r>
        <w:t xml:space="preserve">results </w:t>
      </w:r>
      <w:r w:rsidR="00EF4F7C">
        <w:t>is</w:t>
      </w:r>
      <w:r>
        <w:t xml:space="preserve"> erroneous, </w:t>
      </w:r>
      <w:r w:rsidR="00EF4F7C">
        <w:t xml:space="preserve">which calls for </w:t>
      </w:r>
      <w:r>
        <w:t xml:space="preserve">further studies to examine the relation between reaching and keyboard responses. One </w:t>
      </w:r>
      <w:r w:rsidR="00FE12FA">
        <w:t xml:space="preserve">way by which such studies could go beyond the 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the 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or late responses. This could potentially increase the signal to noise ratio in the reaching task and allow reaching to unravel a larger congruency effect.</w:t>
      </w:r>
    </w:p>
    <w:p w14:paraId="12FC8C8D" w14:textId="21472D3D" w:rsidR="00DC11F3" w:rsidRDefault="00BF3E1B" w:rsidP="00DC11F3">
      <w:commentRangeStart w:id="1380"/>
      <w:r>
        <w:t xml:space="preserve">Assuming the results obtained here are genuine, one could go beyond the discrepancy between </w:t>
      </w:r>
      <w:r w:rsidR="00502F15">
        <w:t>them</w:t>
      </w:r>
      <w:r>
        <w:t xml:space="preserve"> and those </w:t>
      </w:r>
      <w:r w:rsidR="00725A51">
        <w:t xml:space="preserve">reported </w:t>
      </w:r>
      <w:r>
        <w:t xml:space="preserve">by Xiao et al. (2015), </w:t>
      </w:r>
      <w:r w:rsidR="00725A51">
        <w:t>and</w:t>
      </w:r>
      <w:r>
        <w:t xml:space="preserve"> ask </w:t>
      </w:r>
      <w:r w:rsidR="00725A51">
        <w:t xml:space="preserve">how can we explain the current findings. That is, why </w:t>
      </w:r>
      <w:r w:rsidR="00D0539B">
        <w:t xml:space="preserve">was the </w:t>
      </w:r>
      <w:r w:rsidR="00725A51">
        <w:t>expected pattern of a stronger effect for movement tracking not found.</w:t>
      </w:r>
      <w:commentRangeEnd w:id="1380"/>
      <w:r w:rsidR="006A758F">
        <w:rPr>
          <w:rStyle w:val="CommentReference"/>
        </w:rPr>
        <w:commentReference w:id="1380"/>
      </w:r>
      <w:r>
        <w:t xml:space="preserve"> </w:t>
      </w:r>
      <w:r w:rsidR="00725A51">
        <w:t xml:space="preserve">One </w:t>
      </w:r>
      <w:r w:rsidR="00C13750">
        <w:t xml:space="preserve">possible explanation </w:t>
      </w:r>
      <w:r w:rsidR="009144E2">
        <w:t xml:space="preserve">might stem from </w:t>
      </w:r>
      <w:r w:rsidR="00B300C4">
        <w:t>the</w:t>
      </w:r>
      <w:r w:rsidR="005500AD">
        <w:t xml:space="preserve"> </w:t>
      </w:r>
      <w:r w:rsidR="007F0B60">
        <w:t xml:space="preserve">larger amount of noise in the </w:t>
      </w:r>
      <w:commentRangeStart w:id="1381"/>
      <w:r w:rsidR="007F0B60">
        <w:t>reaching measure</w:t>
      </w:r>
      <w:commentRangeEnd w:id="1381"/>
      <w:r w:rsidR="009E3931">
        <w:rPr>
          <w:rStyle w:val="CommentReference"/>
        </w:rPr>
        <w:commentReference w:id="1381"/>
      </w:r>
      <w:r w:rsidR="00AC79D4">
        <w:t xml:space="preserve"> </w:t>
      </w:r>
      <w:commentRangeStart w:id="1382"/>
      <w:commentRangeStart w:id="1383"/>
      <w:r w:rsidR="00AC79D4">
        <w:t>(ref)</w:t>
      </w:r>
      <w:commentRangeEnd w:id="1382"/>
      <w:r w:rsidR="00AC79D4">
        <w:rPr>
          <w:rStyle w:val="CommentReference"/>
        </w:rPr>
        <w:commentReference w:id="1382"/>
      </w:r>
      <w:commentRangeEnd w:id="1383"/>
      <w:r w:rsidR="001016A8">
        <w:rPr>
          <w:rStyle w:val="CommentReference"/>
        </w:rPr>
        <w:commentReference w:id="1383"/>
      </w:r>
      <w:r w:rsidR="007F0B60">
        <w:t xml:space="preserve">. </w:t>
      </w:r>
      <w:r w:rsidR="00C0281E">
        <w:t xml:space="preserve">Specifically, </w:t>
      </w:r>
      <w:r w:rsidR="007F0B60">
        <w:t xml:space="preserve">reaching </w:t>
      </w:r>
      <w:r w:rsidR="00B160A8">
        <w:t>require</w:t>
      </w:r>
      <w:r w:rsidR="00181385">
        <w:t>s</w:t>
      </w:r>
      <w:r w:rsidR="00B160A8">
        <w:t xml:space="preserve"> planning a trajectory towards a target</w:t>
      </w:r>
      <w:r w:rsidR="00AC79D4">
        <w:t>,</w:t>
      </w:r>
      <w:r w:rsidR="00B160A8">
        <w:t xml:space="preserve"> which makes </w:t>
      </w:r>
      <w:r w:rsidR="00181385">
        <w:t xml:space="preserve">it </w:t>
      </w:r>
      <w:r w:rsidR="00B160A8">
        <w:t>more comple</w:t>
      </w:r>
      <w:r w:rsidR="00ED1528">
        <w:t>x</w:t>
      </w:r>
      <w:r w:rsidR="00181385">
        <w:t xml:space="preserve"> than a simple keypress.</w:t>
      </w:r>
      <w:r w:rsidR="00B160A8">
        <w:t xml:space="preserve"> </w:t>
      </w:r>
      <w:r w:rsidR="00181385">
        <w:t>T</w:t>
      </w:r>
      <w:r w:rsidR="00EE0803">
        <w:t>he more complex a process is, the more room there is for error and variability when executing it</w:t>
      </w:r>
      <w:r w:rsidR="00746BAC">
        <w:t xml:space="preserve"> </w:t>
      </w:r>
      <w:commentRangeStart w:id="1384"/>
      <w:r w:rsidR="00746BAC">
        <w:t>(ref)</w:t>
      </w:r>
      <w:commentRangeEnd w:id="1384"/>
      <w:r w:rsidR="00746BAC">
        <w:rPr>
          <w:rStyle w:val="CommentReference"/>
        </w:rPr>
        <w:commentReference w:id="1384"/>
      </w:r>
      <w:r w:rsidR="00F77750">
        <w:t xml:space="preserve">. </w:t>
      </w:r>
      <w:r w:rsidR="00115003">
        <w:t>This might obscure</w:t>
      </w:r>
      <w:r w:rsidR="005541B0">
        <w:t xml:space="preserve"> the</w:t>
      </w:r>
      <w:r w:rsidR="00115003">
        <w:t xml:space="preserve"> </w:t>
      </w:r>
      <w:r w:rsidR="007B612C">
        <w:t xml:space="preserve">congruency effect </w:t>
      </w:r>
      <w:r w:rsidR="000E6656">
        <w:t xml:space="preserve">and make it harder to find </w:t>
      </w:r>
      <w:r w:rsidR="001841B2">
        <w:t xml:space="preserve">in </w:t>
      </w:r>
      <w:r w:rsidR="00D544FE">
        <w:t>a</w:t>
      </w:r>
      <w:r w:rsidR="005E3892">
        <w:t xml:space="preserve"> complex </w:t>
      </w:r>
      <w:r w:rsidR="007B612C">
        <w:t xml:space="preserve">reaching </w:t>
      </w:r>
      <w:r w:rsidR="005E3892">
        <w:t xml:space="preserve">movement </w:t>
      </w:r>
      <w:r w:rsidR="00D544FE">
        <w:t xml:space="preserve">compared to a </w:t>
      </w:r>
      <w:r w:rsidR="001841B2">
        <w:t>keypress</w:t>
      </w:r>
      <w:r w:rsidR="00F22DA9">
        <w:t xml:space="preserve">. This </w:t>
      </w:r>
      <w:r w:rsidR="005E04C4">
        <w:t xml:space="preserve">notion </w:t>
      </w:r>
      <w:r w:rsidR="00F22DA9">
        <w:t xml:space="preserve">is supported by the larger relative standard </w:t>
      </w:r>
      <w:r w:rsidR="00553B76">
        <w:t>deviation</w:t>
      </w:r>
      <w:r w:rsidR="00F22DA9">
        <w:t xml:space="preserve"> </w:t>
      </w:r>
      <w:commentRangeStart w:id="1385"/>
      <w:commentRangeStart w:id="1386"/>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commentRangeEnd w:id="1385"/>
      <w:r w:rsidR="00FC6200">
        <w:rPr>
          <w:rStyle w:val="CommentReference"/>
        </w:rPr>
        <w:commentReference w:id="1385"/>
      </w:r>
      <w:commentRangeEnd w:id="1386"/>
      <w:r w:rsidR="00714F4F">
        <w:rPr>
          <w:rStyle w:val="CommentReference"/>
        </w:rPr>
        <w:commentReference w:id="1386"/>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r w:rsidR="00553B76">
        <w:t xml:space="preserve">. </w:t>
      </w:r>
      <w:r w:rsidR="00FC6200">
        <w:t xml:space="preserve">In addition, the </w:t>
      </w:r>
      <w:r w:rsidR="00C674B7">
        <w:t>SNR was further decreased in the reaching session due to the higher number of excluded trials.</w:t>
      </w:r>
    </w:p>
    <w:p w14:paraId="1B5218A9" w14:textId="4B4D3279" w:rsidR="00535B09" w:rsidRPr="008B22C0" w:rsidRDefault="003F6AD7" w:rsidP="00372F74">
      <w:r>
        <w:t>An</w:t>
      </w:r>
      <w:r w:rsidR="00B47C3E">
        <w:t>other</w:t>
      </w:r>
      <w:r>
        <w:t xml:space="preserve"> alternative explanation </w:t>
      </w:r>
      <w:r w:rsidR="00B47C3E">
        <w:t xml:space="preserve">for </w:t>
      </w:r>
      <w:r>
        <w:t xml:space="preserve">the results </w:t>
      </w:r>
      <w:r w:rsidR="00B47C3E">
        <w:t xml:space="preserve">relies on the short-lived nature of </w:t>
      </w:r>
      <w:r w:rsidR="00D81E44">
        <w:t>unconscious effects</w:t>
      </w:r>
      <w:r>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t xml:space="preserve">reaching responses are </w:t>
      </w:r>
      <w:r w:rsidR="00924FB7">
        <w:t>a relatively long ongoing procedure</w:t>
      </w:r>
      <w:r w:rsidR="00D442E6">
        <w:t>, they might be less affected by short-lived effects</w:t>
      </w:r>
      <w:r w:rsidR="00924FB7">
        <w:t>. However</w:t>
      </w:r>
      <w:r w:rsidR="00E4682C">
        <w:t>,</w:t>
      </w:r>
      <w:r w:rsidR="00924FB7">
        <w:t xml:space="preserve"> this </w:t>
      </w:r>
      <w:r w:rsidR="00E4682C">
        <w:t>interpretation</w:t>
      </w:r>
      <w:r w:rsidR="00924FB7">
        <w:t xml:space="preserve"> </w:t>
      </w:r>
      <w:r w:rsidR="001D3A88">
        <w:t xml:space="preserve">does not </w:t>
      </w:r>
      <w:r w:rsidR="007F4931">
        <w:t xml:space="preserve">align </w:t>
      </w:r>
      <w:r w:rsidR="001D3A88">
        <w:t xml:space="preserve">with 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almost throughout the entire movement. In addition, </w:t>
      </w:r>
      <w:r w:rsidR="00050F36">
        <w:t xml:space="preserve">given </w:t>
      </w:r>
      <w:r w:rsidR="00E4682C">
        <w:t xml:space="preserve">that </w:t>
      </w:r>
      <w:r w:rsidR="00374877">
        <w:t>the reaction times</w:t>
      </w:r>
      <w:r w:rsidR="009E3F49">
        <w:t xml:space="preserve"> of the two measures</w:t>
      </w:r>
      <w:r w:rsidR="00374877">
        <w:t xml:space="preserve"> differ</w:t>
      </w:r>
      <w:r w:rsidR="00714EDB">
        <w:t>ed</w:t>
      </w:r>
      <w:r w:rsidR="00374877">
        <w:t xml:space="preserve"> </w:t>
      </w:r>
      <w:r w:rsidR="00D433EC">
        <w:t xml:space="preserve">by </w:t>
      </w:r>
      <w:r w:rsidR="00374877">
        <w:t>60ms</w:t>
      </w:r>
      <w:r w:rsidR="00D433EC">
        <w:t xml:space="preserve"> only</w:t>
      </w:r>
      <w:r w:rsidR="00374877">
        <w:t xml:space="preserve"> (</w:t>
      </w:r>
      <w:proofErr w:type="spellStart"/>
      <w:r w:rsidR="00264247">
        <w:t>M</w:t>
      </w:r>
      <w:r w:rsidR="00374877">
        <w:rPr>
          <w:vertAlign w:val="subscript"/>
        </w:rPr>
        <w:t>reaching</w:t>
      </w:r>
      <w:proofErr w:type="spellEnd"/>
      <w:r w:rsidR="00264247">
        <w:t xml:space="preserve"> = 594.62</w:t>
      </w:r>
      <w:r w:rsidR="00374877">
        <w:t xml:space="preserve">, </w:t>
      </w:r>
      <w:proofErr w:type="spellStart"/>
      <w:r w:rsidR="00264247">
        <w:t>M</w:t>
      </w:r>
      <w:r w:rsidR="00374877">
        <w:rPr>
          <w:vertAlign w:val="subscript"/>
        </w:rPr>
        <w:t>keyboard</w:t>
      </w:r>
      <w:proofErr w:type="spellEnd"/>
      <w:r w:rsidR="00264247">
        <w:t xml:space="preserve"> = 535.49)</w:t>
      </w:r>
      <w:r w:rsidR="00C906BE">
        <w:t>,</w:t>
      </w:r>
      <w:r w:rsidR="00FC7606">
        <w:t xml:space="preserve"> this </w:t>
      </w:r>
      <w:r w:rsidR="00FE7F45">
        <w:t xml:space="preserve">explanation </w:t>
      </w:r>
      <w:r w:rsidR="00FC7606">
        <w:t>seem</w:t>
      </w:r>
      <w:r w:rsidR="00334D4C">
        <w:t>s</w:t>
      </w:r>
      <w:r w:rsidR="00FC7606">
        <w:t xml:space="preserve"> </w:t>
      </w:r>
      <w:r w:rsidR="00334D4C">
        <w:t>un</w:t>
      </w:r>
      <w:r w:rsidR="00FE7F45">
        <w:t>likely</w:t>
      </w:r>
      <w:r w:rsidR="00502BED">
        <w:t>, since if the effect vanished too quickly for affecting reaching, it should have also faded away for keyboard presses</w:t>
      </w:r>
      <w:r w:rsidR="00FE7F45">
        <w:t>.</w:t>
      </w:r>
      <w:r w:rsidR="00D210E4">
        <w:t xml:space="preserve"> Thus, it seems like the lower SNR is a more plausible explanation for the results.</w:t>
      </w:r>
    </w:p>
    <w:p w14:paraId="0CADF9B0" w14:textId="7A529BAA" w:rsidR="00621E6D" w:rsidRDefault="00621E6D" w:rsidP="001617E7">
      <w:r>
        <w:lastRenderedPageBreak/>
        <w:t xml:space="preserve">To conclude, </w:t>
      </w:r>
      <w:r w:rsidR="00226148">
        <w:t xml:space="preserve">although no </w:t>
      </w:r>
      <w:r w:rsidR="00A5641A">
        <w:t>advantage</w:t>
      </w:r>
      <w:r w:rsidR="00226148">
        <w:t xml:space="preserve"> in effect size was found for </w:t>
      </w:r>
      <w:r>
        <w:t>motion tracking</w:t>
      </w:r>
      <w:r w:rsidR="00A5641A">
        <w:t>, this study does suggest that it might be a fruitful venue for future research. First, the effects are comparable to 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to </w:t>
      </w:r>
      <w:del w:id="1387" w:author="Chen Heller" w:date="2022-09-13T13:50:00Z">
        <w:r w:rsidR="006617C2" w:rsidDel="003F34C1">
          <w:delText xml:space="preserve">also </w:delText>
        </w:r>
      </w:del>
      <w:del w:id="1388" w:author="Chen Heller" w:date="2022-09-14T15:29:00Z">
        <w:r w:rsidR="006617C2" w:rsidDel="00DD538C">
          <w:delText xml:space="preserve">exploring </w:delText>
        </w:r>
      </w:del>
      <w:ins w:id="1389" w:author="Chen Heller" w:date="2022-09-14T15:29:00Z">
        <w:r w:rsidR="00DD538C">
          <w:t xml:space="preserve">delve into </w:t>
        </w:r>
      </w:ins>
      <w:r w:rsidR="006617C2">
        <w:t xml:space="preserve">the temporal aspects of unconscious effects on behavior. </w:t>
      </w:r>
      <w:commentRangeStart w:id="1390"/>
      <w:r w:rsidR="006617C2">
        <w:t>Thus</w:t>
      </w:r>
      <w:r w:rsidR="00AC06B8">
        <w:t xml:space="preserve">, </w:t>
      </w:r>
      <w:r w:rsidR="006617C2">
        <w:t xml:space="preserve">when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 xml:space="preserve">and potential in movement tracking as a tool for studying unconscious processes, </w:t>
      </w:r>
      <w:r w:rsidR="00AC06B8">
        <w:t xml:space="preserve">and devise new </w:t>
      </w:r>
      <w:r w:rsidR="00711B02">
        <w:t>analys</w:t>
      </w:r>
      <w:r w:rsidR="00493A2B">
        <w:t>e</w:t>
      </w:r>
      <w:r w:rsidR="00711B02">
        <w:t xml:space="preserve">s and </w:t>
      </w:r>
      <w:r w:rsidR="00890657">
        <w:t>parameters that could be extracted from it</w:t>
      </w:r>
      <w:r w:rsidR="00E2517D">
        <w:t xml:space="preserve"> in order to expand our knowledge of processes</w:t>
      </w:r>
      <w:r w:rsidR="00493A2B">
        <w:t xml:space="preserve"> taking place without consciousness</w:t>
      </w:r>
      <w:r w:rsidR="00E2517D">
        <w:t>.</w:t>
      </w:r>
      <w:commentRangeEnd w:id="1390"/>
      <w:r w:rsidR="00C42DC7">
        <w:rPr>
          <w:rStyle w:val="CommentReference"/>
        </w:rPr>
        <w:commentReference w:id="1390"/>
      </w:r>
    </w:p>
    <w:p w14:paraId="12DA2B37" w14:textId="7065E0F7" w:rsidR="00BB4D09" w:rsidRDefault="005B74BC" w:rsidP="005B74BC">
      <w:pPr>
        <w:pStyle w:val="Heading2"/>
      </w:pPr>
      <w:bookmarkStart w:id="1391" w:name="_Toc114053555"/>
      <w:r>
        <w:t>Supplementary materials</w:t>
      </w:r>
      <w:bookmarkEnd w:id="1391"/>
    </w:p>
    <w:p w14:paraId="4224BA5D" w14:textId="77777777" w:rsidR="005B74BC" w:rsidRDefault="005B74BC">
      <w:pPr>
        <w:keepNext/>
        <w:ind w:firstLine="0"/>
        <w:rPr>
          <w:ins w:id="1392" w:author="Chen Heller" w:date="2022-09-14T12:08:00Z"/>
        </w:rPr>
        <w:pPrChange w:id="1393" w:author="Chen Heller" w:date="2022-09-14T12:08:00Z">
          <w:pPr>
            <w:ind w:firstLine="0"/>
          </w:pPr>
        </w:pPrChange>
      </w:pPr>
      <w:ins w:id="1394" w:author="Chen Heller" w:date="2022-09-14T12:06:00Z">
        <w:r w:rsidRPr="005B74BC">
          <w:rPr>
            <w:noProof/>
            <w:lang w:eastAsia="ja-JP" w:bidi="ar-SA"/>
          </w:rPr>
          <w:drawing>
            <wp:inline distT="0" distB="0" distL="0" distR="0" wp14:anchorId="341BFF39" wp14:editId="06ACBECF">
              <wp:extent cx="5976518" cy="320503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1354" t="15838" r="11627" b="13012"/>
                      <a:stretch/>
                    </pic:blipFill>
                    <pic:spPr bwMode="auto">
                      <a:xfrm>
                        <a:off x="0" y="0"/>
                        <a:ext cx="5987474" cy="3210914"/>
                      </a:xfrm>
                      <a:prstGeom prst="rect">
                        <a:avLst/>
                      </a:prstGeom>
                      <a:noFill/>
                      <a:ln>
                        <a:noFill/>
                      </a:ln>
                      <a:extLst>
                        <a:ext uri="{53640926-AAD7-44D8-BBD7-CCE9431645EC}">
                          <a14:shadowObscured xmlns:a14="http://schemas.microsoft.com/office/drawing/2010/main"/>
                        </a:ext>
                      </a:extLst>
                    </pic:spPr>
                  </pic:pic>
                </a:graphicData>
              </a:graphic>
            </wp:inline>
          </w:drawing>
        </w:r>
      </w:ins>
    </w:p>
    <w:p w14:paraId="0F745B8B" w14:textId="0D2A7DE3" w:rsidR="005B74BC" w:rsidRPr="005B74BC" w:rsidRDefault="005B74BC">
      <w:pPr>
        <w:pStyle w:val="Caption"/>
        <w:rPr>
          <w:lang w:eastAsia="ja-JP" w:bidi="ar-SA"/>
        </w:rPr>
        <w:pPrChange w:id="1395" w:author="Chen Heller" w:date="2022-09-14T12:08:00Z">
          <w:pPr>
            <w:ind w:firstLine="0"/>
          </w:pPr>
        </w:pPrChange>
      </w:pPr>
      <w:bookmarkStart w:id="1396" w:name="_Ref114050197"/>
      <w:ins w:id="1397" w:author="Chen Heller" w:date="2022-09-14T12:08:00Z">
        <w:r>
          <w:t xml:space="preserve">Supplementary Figure </w:t>
        </w:r>
        <w:r>
          <w:fldChar w:fldCharType="begin"/>
        </w:r>
        <w:r>
          <w:instrText xml:space="preserve"> SEQ Supplementary_Figure \* ARABIC </w:instrText>
        </w:r>
      </w:ins>
      <w:r>
        <w:fldChar w:fldCharType="separate"/>
      </w:r>
      <w:ins w:id="1398" w:author="Chen Heller" w:date="2022-09-15T09:05:00Z">
        <w:r w:rsidR="00E72C5B">
          <w:rPr>
            <w:noProof/>
          </w:rPr>
          <w:t>1</w:t>
        </w:r>
      </w:ins>
      <w:ins w:id="1399" w:author="Chen Heller" w:date="2022-09-14T12:08:00Z">
        <w:r>
          <w:fldChar w:fldCharType="end"/>
        </w:r>
        <w:bookmarkEnd w:id="1396"/>
        <w:r>
          <w:t xml:space="preserve">. </w:t>
        </w:r>
        <w:r w:rsidR="001A7D06">
          <w:t>Hierarchy of the tree used in the Tree-BH metho</w:t>
        </w:r>
      </w:ins>
      <w:ins w:id="1400" w:author="Chen Heller" w:date="2022-09-14T12:09:00Z">
        <w:r w:rsidR="001A7D06">
          <w:t xml:space="preserve">d </w:t>
        </w:r>
      </w:ins>
      <w:ins w:id="1401" w:author="Chen Heller" w:date="2022-09-14T12:08:00Z">
        <w:r w:rsidR="001A7D06">
          <w:t>to correct for multiple comparisons</w:t>
        </w:r>
      </w:ins>
      <w:ins w:id="1402" w:author="Chen Heller" w:date="2022-09-14T12:09:00Z">
        <w:r w:rsidR="001A7D06">
          <w:t xml:space="preserve">. </w:t>
        </w:r>
      </w:ins>
      <w:ins w:id="1403" w:author="Chen Heller" w:date="2022-09-14T12:12:00Z">
        <w:r w:rsidR="00B15DE6">
          <w:t>Nodes are statistical tests and their corrected p-values appear next to each test's name</w:t>
        </w:r>
      </w:ins>
      <w:ins w:id="1404" w:author="Chen Heller" w:date="2022-09-14T12:13:00Z">
        <w:r w:rsidR="00B1053B">
          <w:t xml:space="preserve">. </w:t>
        </w:r>
      </w:ins>
      <w:ins w:id="1405" w:author="Chen Heller" w:date="2022-09-14T12:15:00Z">
        <w:r w:rsidR="00C34670">
          <w:t>Significant s</w:t>
        </w:r>
      </w:ins>
      <w:ins w:id="1406" w:author="Chen Heller" w:date="2022-09-14T12:13:00Z">
        <w:r w:rsidR="00B1053B">
          <w:t>tatis</w:t>
        </w:r>
      </w:ins>
      <w:ins w:id="1407" w:author="Chen Heller" w:date="2022-09-14T12:14:00Z">
        <w:r w:rsidR="00B1053B">
          <w:t>tical</w:t>
        </w:r>
        <w:r w:rsidR="00F45888">
          <w:t xml:space="preserve"> tests </w:t>
        </w:r>
      </w:ins>
      <w:ins w:id="1408" w:author="Chen Heller" w:date="2022-09-14T12:15:00Z">
        <w:r w:rsidR="00C34670">
          <w:t xml:space="preserve">that passed </w:t>
        </w:r>
      </w:ins>
      <w:ins w:id="1409" w:author="Chen Heller" w:date="2022-09-14T12:14:00Z">
        <w:r w:rsidR="00F45888">
          <w:t>the adjusted alpha are marked in red.</w:t>
        </w:r>
      </w:ins>
    </w:p>
    <w:p w14:paraId="1FDF686C" w14:textId="77777777" w:rsidR="00E72C5B" w:rsidRDefault="005E08B6" w:rsidP="00E72C5B">
      <w:pPr>
        <w:keepNext/>
        <w:spacing w:line="480" w:lineRule="auto"/>
        <w:ind w:firstLine="0"/>
        <w:jc w:val="left"/>
        <w:rPr>
          <w:ins w:id="1410" w:author="Chen Heller" w:date="2022-09-15T09:05:00Z"/>
        </w:rPr>
        <w:pPrChange w:id="1411" w:author="Chen Heller" w:date="2022-09-15T09:05:00Z">
          <w:pPr>
            <w:spacing w:line="480" w:lineRule="auto"/>
            <w:ind w:firstLine="0"/>
            <w:jc w:val="left"/>
          </w:pPr>
        </w:pPrChange>
      </w:pPr>
      <w:ins w:id="1412" w:author="Chen Heller" w:date="2022-09-15T09:04:00Z">
        <w:r w:rsidRPr="005E08B6">
          <w:lastRenderedPageBreak/>
          <w:drawing>
            <wp:inline distT="0" distB="0" distL="0" distR="0" wp14:anchorId="3F010D4E" wp14:editId="3918B77B">
              <wp:extent cx="5943600" cy="53251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325110"/>
                      </a:xfrm>
                      <a:prstGeom prst="rect">
                        <a:avLst/>
                      </a:prstGeom>
                    </pic:spPr>
                  </pic:pic>
                </a:graphicData>
              </a:graphic>
            </wp:inline>
          </w:drawing>
        </w:r>
      </w:ins>
    </w:p>
    <w:p w14:paraId="58B5B68C" w14:textId="462105AE" w:rsidR="00E72C5B" w:rsidRDefault="00E72C5B" w:rsidP="00E72C5B">
      <w:pPr>
        <w:pStyle w:val="Caption"/>
        <w:jc w:val="left"/>
      </w:pPr>
      <w:bookmarkStart w:id="1413" w:name="_Ref114128122"/>
      <w:ins w:id="1414" w:author="Chen Heller" w:date="2022-09-15T09:05:00Z">
        <w:r>
          <w:t xml:space="preserve">Supplementary Figure </w:t>
        </w:r>
        <w:r>
          <w:fldChar w:fldCharType="begin"/>
        </w:r>
        <w:r>
          <w:instrText xml:space="preserve"> SEQ Supplementary_Figure \* ARABIC </w:instrText>
        </w:r>
      </w:ins>
      <w:r>
        <w:fldChar w:fldCharType="separate"/>
      </w:r>
      <w:ins w:id="1415" w:author="Chen Heller" w:date="2022-09-15T09:05:00Z">
        <w:r>
          <w:rPr>
            <w:noProof/>
          </w:rPr>
          <w:t>2</w:t>
        </w:r>
        <w:r>
          <w:fldChar w:fldCharType="end"/>
        </w:r>
        <w:bookmarkEnd w:id="1413"/>
        <w:r>
          <w:t>.</w:t>
        </w:r>
        <w:r>
          <w:t xml:space="preserve"> QQ-plots </w:t>
        </w:r>
      </w:ins>
      <w:ins w:id="1416" w:author="Chen Heller" w:date="2022-09-15T09:55:00Z">
        <w:r w:rsidR="003F57FF">
          <w:t>for the</w:t>
        </w:r>
      </w:ins>
      <w:ins w:id="1417" w:author="Chen Heller" w:date="2022-09-15T09:05:00Z">
        <w:r>
          <w:t xml:space="preserve"> dependent variables that violated the normality assumption. (a-b) Experiment 1. </w:t>
        </w:r>
      </w:ins>
      <w:ins w:id="1418" w:author="Chen Heller" w:date="2022-09-15T09:53:00Z">
        <w:r w:rsidR="00C97A3C">
          <w:t>(c-e)</w:t>
        </w:r>
      </w:ins>
      <w:ins w:id="1419" w:author="Chen Heller" w:date="2022-09-15T09:54:00Z">
        <w:r w:rsidR="00C97A3C">
          <w:t xml:space="preserve"> Experiment 2. (f-h) Experiment 4.</w:t>
        </w:r>
      </w:ins>
    </w:p>
    <w:p w14:paraId="7BE3C7B6" w14:textId="69BCA161" w:rsidR="00A36939" w:rsidRPr="00A36939" w:rsidRDefault="00A36939" w:rsidP="00A36939">
      <w:pPr>
        <w:ind w:firstLine="0"/>
        <w:rPr>
          <w:ins w:id="1420" w:author="Chen Heller" w:date="2022-09-15T09:05:00Z"/>
        </w:rPr>
      </w:pPr>
    </w:p>
    <w:p w14:paraId="285CC3E1" w14:textId="14F1984D" w:rsidR="00B322A4" w:rsidRDefault="00B322A4" w:rsidP="00B322A4">
      <w:pPr>
        <w:pStyle w:val="Caption"/>
        <w:keepNext/>
        <w:rPr>
          <w:ins w:id="1421" w:author="Chen Heller" w:date="2022-09-15T10:11:00Z"/>
        </w:rPr>
        <w:pPrChange w:id="1422" w:author="Chen Heller" w:date="2022-09-15T10:11:00Z">
          <w:pPr/>
        </w:pPrChange>
      </w:pPr>
      <w:bookmarkStart w:id="1423" w:name="_Ref114130120"/>
      <w:ins w:id="1424" w:author="Chen Heller" w:date="2022-09-15T10:11:00Z">
        <w:r>
          <w:t xml:space="preserve">Supplementary Table </w:t>
        </w:r>
        <w:r>
          <w:fldChar w:fldCharType="begin"/>
        </w:r>
        <w:r>
          <w:instrText xml:space="preserve"> SEQ Supplementary_Table \* ARABIC </w:instrText>
        </w:r>
      </w:ins>
      <w:r>
        <w:fldChar w:fldCharType="separate"/>
      </w:r>
      <w:ins w:id="1425" w:author="Chen Heller" w:date="2022-09-15T10:26:00Z">
        <w:r w:rsidR="00D31803">
          <w:rPr>
            <w:noProof/>
          </w:rPr>
          <w:t>1</w:t>
        </w:r>
      </w:ins>
      <w:ins w:id="1426" w:author="Chen Heller" w:date="2022-09-15T10:11:00Z">
        <w:r>
          <w:fldChar w:fldCharType="end"/>
        </w:r>
        <w:bookmarkEnd w:id="1423"/>
        <w:commentRangeStart w:id="1427"/>
        <w:r>
          <w:t>.</w:t>
        </w:r>
        <w:r>
          <w:t xml:space="preserve"> </w:t>
        </w:r>
      </w:ins>
      <w:ins w:id="1428" w:author="Chen Heller" w:date="2022-09-15T10:26:00Z">
        <w:r w:rsidR="00143868">
          <w:t>Comparison of the n</w:t>
        </w:r>
      </w:ins>
      <w:ins w:id="1429" w:author="Chen Heller" w:date="2022-09-15T10:11:00Z">
        <w:r>
          <w:t xml:space="preserve">umber </w:t>
        </w:r>
        <w:r w:rsidR="00E31D49">
          <w:t xml:space="preserve">of </w:t>
        </w:r>
      </w:ins>
      <w:ins w:id="1430" w:author="Chen Heller" w:date="2022-09-15T10:12:00Z">
        <w:r w:rsidR="00E31D49">
          <w:t>excluded</w:t>
        </w:r>
      </w:ins>
      <w:ins w:id="1431" w:author="Chen Heller" w:date="2022-09-15T10:26:00Z">
        <w:r w:rsidR="00143868">
          <w:t xml:space="preserve"> trials</w:t>
        </w:r>
      </w:ins>
      <w:ins w:id="1432" w:author="Chen Heller" w:date="2022-09-15T10:12:00Z">
        <w:r w:rsidR="00E31D49">
          <w:t xml:space="preserve"> </w:t>
        </w:r>
      </w:ins>
      <w:ins w:id="1433" w:author="Chen Heller" w:date="2022-09-15T10:26:00Z">
        <w:r w:rsidR="00143868">
          <w:t xml:space="preserve">between </w:t>
        </w:r>
      </w:ins>
      <w:ins w:id="1434" w:author="Chen Heller" w:date="2022-09-15T10:12:00Z">
        <w:r w:rsidR="00E31D49">
          <w:t>Experiment 3</w:t>
        </w:r>
      </w:ins>
      <w:ins w:id="1435" w:author="Chen Heller" w:date="2022-09-15T10:26:00Z">
        <w:r w:rsidR="00143868">
          <w:t xml:space="preserve"> and Experiment 2</w:t>
        </w:r>
      </w:ins>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436" w:author="Chen Heller" w:date="2022-09-15T10:11:00Z">
          <w:tblPr>
            <w:tblStyle w:val="TableGrid"/>
            <w:tblW w:w="992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126"/>
        <w:gridCol w:w="1701"/>
        <w:gridCol w:w="1701"/>
        <w:gridCol w:w="709"/>
        <w:gridCol w:w="992"/>
        <w:gridCol w:w="1702"/>
        <w:tblGridChange w:id="1437">
          <w:tblGrid>
            <w:gridCol w:w="2126"/>
            <w:gridCol w:w="1701"/>
            <w:gridCol w:w="1701"/>
            <w:gridCol w:w="709"/>
            <w:gridCol w:w="992"/>
            <w:gridCol w:w="1701"/>
            <w:gridCol w:w="993"/>
          </w:tblGrid>
        </w:tblGridChange>
      </w:tblGrid>
      <w:tr w:rsidR="00BB064F" w14:paraId="31534E1D" w14:textId="77777777" w:rsidTr="00B322A4">
        <w:trPr>
          <w:trHeight w:val="510"/>
          <w:ins w:id="1438" w:author="Chen Heller" w:date="2022-09-15T09:57:00Z"/>
          <w:trPrChange w:id="1439" w:author="Chen Heller" w:date="2022-09-15T10:11:00Z">
            <w:trPr>
              <w:gridAfter w:val="0"/>
              <w:wAfter w:w="993" w:type="dxa"/>
              <w:trHeight w:val="510"/>
            </w:trPr>
          </w:trPrChange>
        </w:trPr>
        <w:tc>
          <w:tcPr>
            <w:tcW w:w="2126" w:type="dxa"/>
            <w:tcBorders>
              <w:top w:val="single" w:sz="12" w:space="0" w:color="auto"/>
            </w:tcBorders>
            <w:tcPrChange w:id="1440" w:author="Chen Heller" w:date="2022-09-15T10:11:00Z">
              <w:tcPr>
                <w:tcW w:w="2126" w:type="dxa"/>
                <w:tcBorders>
                  <w:top w:val="single" w:sz="12" w:space="0" w:color="auto"/>
                </w:tcBorders>
              </w:tcPr>
            </w:tcPrChange>
          </w:tcPr>
          <w:p w14:paraId="4FD74E0E" w14:textId="77777777" w:rsidR="00BB064F" w:rsidRDefault="00BB064F" w:rsidP="00F64F57">
            <w:pPr>
              <w:ind w:firstLine="0"/>
              <w:rPr>
                <w:ins w:id="1441" w:author="Chen Heller" w:date="2022-09-15T09:57:00Z"/>
              </w:rPr>
            </w:pPr>
          </w:p>
        </w:tc>
        <w:tc>
          <w:tcPr>
            <w:tcW w:w="1701" w:type="dxa"/>
            <w:tcBorders>
              <w:top w:val="single" w:sz="12" w:space="0" w:color="auto"/>
              <w:bottom w:val="single" w:sz="12" w:space="0" w:color="auto"/>
            </w:tcBorders>
            <w:tcPrChange w:id="1442" w:author="Chen Heller" w:date="2022-09-15T10:11:00Z">
              <w:tcPr>
                <w:tcW w:w="1701" w:type="dxa"/>
                <w:tcBorders>
                  <w:top w:val="single" w:sz="12" w:space="0" w:color="auto"/>
                  <w:bottom w:val="single" w:sz="12" w:space="0" w:color="auto"/>
                </w:tcBorders>
              </w:tcPr>
            </w:tcPrChange>
          </w:tcPr>
          <w:p w14:paraId="11DA4170" w14:textId="47E760D4" w:rsidR="00BB064F" w:rsidRPr="00EA2CED" w:rsidRDefault="00BB064F" w:rsidP="00F64F57">
            <w:pPr>
              <w:ind w:firstLine="0"/>
              <w:jc w:val="center"/>
              <w:rPr>
                <w:ins w:id="1443" w:author="Chen Heller" w:date="2022-09-15T09:57:00Z"/>
                <w:b/>
                <w:bCs/>
              </w:rPr>
            </w:pPr>
            <w:ins w:id="1444" w:author="Chen Heller" w:date="2022-09-15T10:00:00Z">
              <w:r>
                <w:rPr>
                  <w:b/>
                  <w:bCs/>
                </w:rPr>
                <w:t>Experiment 2</w:t>
              </w:r>
            </w:ins>
          </w:p>
        </w:tc>
        <w:tc>
          <w:tcPr>
            <w:tcW w:w="1701" w:type="dxa"/>
            <w:tcBorders>
              <w:top w:val="single" w:sz="12" w:space="0" w:color="auto"/>
              <w:bottom w:val="single" w:sz="12" w:space="0" w:color="auto"/>
            </w:tcBorders>
            <w:tcPrChange w:id="1445" w:author="Chen Heller" w:date="2022-09-15T10:11:00Z">
              <w:tcPr>
                <w:tcW w:w="1701" w:type="dxa"/>
                <w:tcBorders>
                  <w:top w:val="single" w:sz="12" w:space="0" w:color="auto"/>
                  <w:bottom w:val="single" w:sz="12" w:space="0" w:color="auto"/>
                </w:tcBorders>
              </w:tcPr>
            </w:tcPrChange>
          </w:tcPr>
          <w:p w14:paraId="7D0D21B4" w14:textId="38DA55A2" w:rsidR="00BB064F" w:rsidRPr="00EA2CED" w:rsidRDefault="00BB064F" w:rsidP="000A428B">
            <w:pPr>
              <w:ind w:firstLine="0"/>
              <w:jc w:val="center"/>
              <w:rPr>
                <w:ins w:id="1446" w:author="Chen Heller" w:date="2022-09-15T09:57:00Z"/>
                <w:b/>
                <w:bCs/>
              </w:rPr>
              <w:pPrChange w:id="1447" w:author="Chen Heller" w:date="2022-09-15T10:18:00Z">
                <w:pPr>
                  <w:ind w:firstLine="0"/>
                </w:pPr>
              </w:pPrChange>
            </w:pPr>
            <w:ins w:id="1448" w:author="Chen Heller" w:date="2022-09-15T10:00:00Z">
              <w:r>
                <w:rPr>
                  <w:b/>
                  <w:bCs/>
                </w:rPr>
                <w:t>Experiment 3</w:t>
              </w:r>
            </w:ins>
          </w:p>
        </w:tc>
        <w:tc>
          <w:tcPr>
            <w:tcW w:w="709" w:type="dxa"/>
            <w:tcBorders>
              <w:top w:val="single" w:sz="12" w:space="0" w:color="auto"/>
            </w:tcBorders>
            <w:tcPrChange w:id="1449" w:author="Chen Heller" w:date="2022-09-15T10:11:00Z">
              <w:tcPr>
                <w:tcW w:w="709" w:type="dxa"/>
                <w:tcBorders>
                  <w:top w:val="single" w:sz="12" w:space="0" w:color="auto"/>
                </w:tcBorders>
              </w:tcPr>
            </w:tcPrChange>
          </w:tcPr>
          <w:p w14:paraId="7BD2E32F" w14:textId="77777777" w:rsidR="00BB064F" w:rsidRPr="00EA2CED" w:rsidRDefault="00BB064F" w:rsidP="00F64F57">
            <w:pPr>
              <w:ind w:firstLine="0"/>
              <w:jc w:val="center"/>
              <w:rPr>
                <w:ins w:id="1450" w:author="Chen Heller" w:date="2022-09-15T09:57:00Z"/>
                <w:b/>
                <w:bCs/>
              </w:rPr>
            </w:pPr>
          </w:p>
        </w:tc>
        <w:tc>
          <w:tcPr>
            <w:tcW w:w="992" w:type="dxa"/>
            <w:tcBorders>
              <w:top w:val="single" w:sz="12" w:space="0" w:color="auto"/>
            </w:tcBorders>
            <w:tcPrChange w:id="1451" w:author="Chen Heller" w:date="2022-09-15T10:11:00Z">
              <w:tcPr>
                <w:tcW w:w="992" w:type="dxa"/>
                <w:tcBorders>
                  <w:top w:val="single" w:sz="12" w:space="0" w:color="auto"/>
                </w:tcBorders>
              </w:tcPr>
            </w:tcPrChange>
          </w:tcPr>
          <w:p w14:paraId="64627862" w14:textId="77777777" w:rsidR="00BB064F" w:rsidRPr="00EA2CED" w:rsidRDefault="00BB064F" w:rsidP="00F64F57">
            <w:pPr>
              <w:ind w:firstLine="0"/>
              <w:jc w:val="center"/>
              <w:rPr>
                <w:ins w:id="1452" w:author="Chen Heller" w:date="2022-09-15T09:57:00Z"/>
                <w:b/>
                <w:bCs/>
              </w:rPr>
            </w:pPr>
          </w:p>
        </w:tc>
        <w:tc>
          <w:tcPr>
            <w:tcW w:w="1702" w:type="dxa"/>
            <w:tcBorders>
              <w:top w:val="single" w:sz="12" w:space="0" w:color="auto"/>
            </w:tcBorders>
            <w:tcPrChange w:id="1453" w:author="Chen Heller" w:date="2022-09-15T10:11:00Z">
              <w:tcPr>
                <w:tcW w:w="1701" w:type="dxa"/>
                <w:tcBorders>
                  <w:top w:val="single" w:sz="12" w:space="0" w:color="auto"/>
                </w:tcBorders>
              </w:tcPr>
            </w:tcPrChange>
          </w:tcPr>
          <w:p w14:paraId="30B1409D" w14:textId="77777777" w:rsidR="00BB064F" w:rsidRDefault="00BB064F" w:rsidP="00F64F57">
            <w:pPr>
              <w:ind w:firstLine="0"/>
              <w:rPr>
                <w:ins w:id="1454" w:author="Chen Heller" w:date="2022-09-15T09:57:00Z"/>
              </w:rPr>
            </w:pPr>
          </w:p>
        </w:tc>
      </w:tr>
      <w:tr w:rsidR="00BB064F" w14:paraId="4B171FAA" w14:textId="77777777" w:rsidTr="00B322A4">
        <w:trPr>
          <w:trHeight w:val="254"/>
          <w:ins w:id="1455" w:author="Chen Heller" w:date="2022-09-15T09:57:00Z"/>
          <w:trPrChange w:id="1456" w:author="Chen Heller" w:date="2022-09-15T10:11:00Z">
            <w:trPr>
              <w:gridAfter w:val="0"/>
              <w:wAfter w:w="993" w:type="dxa"/>
              <w:trHeight w:val="254"/>
            </w:trPr>
          </w:trPrChange>
        </w:trPr>
        <w:tc>
          <w:tcPr>
            <w:tcW w:w="2126" w:type="dxa"/>
            <w:tcBorders>
              <w:bottom w:val="single" w:sz="12" w:space="0" w:color="auto"/>
            </w:tcBorders>
            <w:tcPrChange w:id="1457" w:author="Chen Heller" w:date="2022-09-15T10:11:00Z">
              <w:tcPr>
                <w:tcW w:w="2126" w:type="dxa"/>
                <w:tcBorders>
                  <w:bottom w:val="single" w:sz="12" w:space="0" w:color="auto"/>
                </w:tcBorders>
              </w:tcPr>
            </w:tcPrChange>
          </w:tcPr>
          <w:p w14:paraId="69630C74" w14:textId="77777777" w:rsidR="00BB064F" w:rsidRPr="00EA2CED" w:rsidRDefault="00BB064F" w:rsidP="00F64F57">
            <w:pPr>
              <w:ind w:firstLine="0"/>
              <w:rPr>
                <w:ins w:id="1458" w:author="Chen Heller" w:date="2022-09-15T09:57:00Z"/>
                <w:b/>
                <w:bCs/>
              </w:rPr>
            </w:pPr>
          </w:p>
        </w:tc>
        <w:tc>
          <w:tcPr>
            <w:tcW w:w="1701" w:type="dxa"/>
            <w:tcBorders>
              <w:top w:val="single" w:sz="12" w:space="0" w:color="auto"/>
              <w:bottom w:val="single" w:sz="12" w:space="0" w:color="auto"/>
            </w:tcBorders>
            <w:tcPrChange w:id="1459" w:author="Chen Heller" w:date="2022-09-15T10:11:00Z">
              <w:tcPr>
                <w:tcW w:w="1701" w:type="dxa"/>
                <w:tcBorders>
                  <w:top w:val="single" w:sz="12" w:space="0" w:color="auto"/>
                  <w:bottom w:val="single" w:sz="12" w:space="0" w:color="auto"/>
                </w:tcBorders>
              </w:tcPr>
            </w:tcPrChange>
          </w:tcPr>
          <w:p w14:paraId="17E19FB3" w14:textId="77777777" w:rsidR="00BB064F" w:rsidRPr="00EA2CED" w:rsidRDefault="00BB064F" w:rsidP="00F64F57">
            <w:pPr>
              <w:ind w:firstLine="0"/>
              <w:rPr>
                <w:ins w:id="1460" w:author="Chen Heller" w:date="2022-09-15T09:57:00Z"/>
                <w:b/>
                <w:bCs/>
              </w:rPr>
            </w:pPr>
            <w:ins w:id="1461" w:author="Chen Heller" w:date="2022-09-15T09:57:00Z">
              <w:r>
                <w:rPr>
                  <w:b/>
                  <w:bCs/>
                </w:rPr>
                <w:t>M (SD)</w:t>
              </w:r>
            </w:ins>
          </w:p>
        </w:tc>
        <w:tc>
          <w:tcPr>
            <w:tcW w:w="1701" w:type="dxa"/>
            <w:tcBorders>
              <w:top w:val="single" w:sz="12" w:space="0" w:color="auto"/>
              <w:bottom w:val="single" w:sz="12" w:space="0" w:color="auto"/>
            </w:tcBorders>
            <w:tcPrChange w:id="1462" w:author="Chen Heller" w:date="2022-09-15T10:11:00Z">
              <w:tcPr>
                <w:tcW w:w="1701" w:type="dxa"/>
                <w:tcBorders>
                  <w:top w:val="single" w:sz="12" w:space="0" w:color="auto"/>
                  <w:bottom w:val="single" w:sz="12" w:space="0" w:color="auto"/>
                </w:tcBorders>
              </w:tcPr>
            </w:tcPrChange>
          </w:tcPr>
          <w:p w14:paraId="45B85C89" w14:textId="77777777" w:rsidR="00BB064F" w:rsidRPr="00EA2CED" w:rsidRDefault="00BB064F" w:rsidP="00F64F57">
            <w:pPr>
              <w:ind w:firstLine="0"/>
              <w:rPr>
                <w:ins w:id="1463" w:author="Chen Heller" w:date="2022-09-15T09:57:00Z"/>
                <w:b/>
                <w:bCs/>
              </w:rPr>
            </w:pPr>
            <w:ins w:id="1464" w:author="Chen Heller" w:date="2022-09-15T09:57:00Z">
              <w:r>
                <w:rPr>
                  <w:b/>
                  <w:bCs/>
                </w:rPr>
                <w:t>M (SD)</w:t>
              </w:r>
            </w:ins>
          </w:p>
        </w:tc>
        <w:tc>
          <w:tcPr>
            <w:tcW w:w="709" w:type="dxa"/>
            <w:tcBorders>
              <w:bottom w:val="single" w:sz="12" w:space="0" w:color="auto"/>
            </w:tcBorders>
            <w:tcPrChange w:id="1465" w:author="Chen Heller" w:date="2022-09-15T10:11:00Z">
              <w:tcPr>
                <w:tcW w:w="709" w:type="dxa"/>
                <w:tcBorders>
                  <w:bottom w:val="single" w:sz="12" w:space="0" w:color="auto"/>
                </w:tcBorders>
              </w:tcPr>
            </w:tcPrChange>
          </w:tcPr>
          <w:p w14:paraId="4CC2CAB0" w14:textId="10FF068F" w:rsidR="00BB064F" w:rsidRPr="00EA2CED" w:rsidRDefault="00BB064F" w:rsidP="00F64F57">
            <w:pPr>
              <w:ind w:firstLine="0"/>
              <w:rPr>
                <w:ins w:id="1466" w:author="Chen Heller" w:date="2022-09-15T09:57:00Z"/>
                <w:b/>
                <w:bCs/>
              </w:rPr>
            </w:pPr>
            <w:ins w:id="1467" w:author="Chen Heller" w:date="2022-09-15T09:57:00Z">
              <w:r>
                <w:rPr>
                  <w:b/>
                  <w:bCs/>
                </w:rPr>
                <w:t>t(</w:t>
              </w:r>
            </w:ins>
            <w:ins w:id="1468" w:author="Chen Heller" w:date="2022-09-15T10:02:00Z">
              <w:r>
                <w:rPr>
                  <w:b/>
                  <w:bCs/>
                </w:rPr>
                <w:t>14</w:t>
              </w:r>
            </w:ins>
            <w:ins w:id="1469" w:author="Chen Heller" w:date="2022-09-15T09:57:00Z">
              <w:r>
                <w:rPr>
                  <w:b/>
                  <w:bCs/>
                </w:rPr>
                <w:t>)</w:t>
              </w:r>
            </w:ins>
          </w:p>
        </w:tc>
        <w:tc>
          <w:tcPr>
            <w:tcW w:w="992" w:type="dxa"/>
            <w:tcBorders>
              <w:bottom w:val="single" w:sz="12" w:space="0" w:color="auto"/>
            </w:tcBorders>
            <w:tcPrChange w:id="1470" w:author="Chen Heller" w:date="2022-09-15T10:11:00Z">
              <w:tcPr>
                <w:tcW w:w="992" w:type="dxa"/>
                <w:tcBorders>
                  <w:bottom w:val="single" w:sz="12" w:space="0" w:color="auto"/>
                </w:tcBorders>
              </w:tcPr>
            </w:tcPrChange>
          </w:tcPr>
          <w:p w14:paraId="67E69063" w14:textId="77777777" w:rsidR="00BB064F" w:rsidRPr="00EA2CED" w:rsidRDefault="00BB064F" w:rsidP="00F64F57">
            <w:pPr>
              <w:ind w:firstLine="0"/>
              <w:rPr>
                <w:ins w:id="1471" w:author="Chen Heller" w:date="2022-09-15T09:57:00Z"/>
                <w:b/>
                <w:bCs/>
              </w:rPr>
            </w:pPr>
            <w:ins w:id="1472" w:author="Chen Heller" w:date="2022-09-15T09:57:00Z">
              <w:r>
                <w:rPr>
                  <w:b/>
                  <w:bCs/>
                </w:rPr>
                <w:t>p</w:t>
              </w:r>
            </w:ins>
          </w:p>
        </w:tc>
        <w:tc>
          <w:tcPr>
            <w:tcW w:w="1702" w:type="dxa"/>
            <w:tcBorders>
              <w:bottom w:val="single" w:sz="12" w:space="0" w:color="auto"/>
            </w:tcBorders>
            <w:tcPrChange w:id="1473" w:author="Chen Heller" w:date="2022-09-15T10:11:00Z">
              <w:tcPr>
                <w:tcW w:w="1701" w:type="dxa"/>
                <w:tcBorders>
                  <w:bottom w:val="single" w:sz="12" w:space="0" w:color="auto"/>
                </w:tcBorders>
              </w:tcPr>
            </w:tcPrChange>
          </w:tcPr>
          <w:p w14:paraId="133E06A0" w14:textId="77777777" w:rsidR="00BB064F" w:rsidRPr="00EA2CED" w:rsidRDefault="00BB064F" w:rsidP="00F64F57">
            <w:pPr>
              <w:ind w:firstLine="0"/>
              <w:rPr>
                <w:ins w:id="1474" w:author="Chen Heller" w:date="2022-09-15T09:57:00Z"/>
                <w:b/>
                <w:bCs/>
              </w:rPr>
            </w:pPr>
            <w:ins w:id="1475" w:author="Chen Heller" w:date="2022-09-15T09:57:00Z">
              <w:r>
                <w:rPr>
                  <w:b/>
                  <w:bCs/>
                </w:rPr>
                <w:t>CI</w:t>
              </w:r>
            </w:ins>
          </w:p>
        </w:tc>
      </w:tr>
      <w:tr w:rsidR="00BB064F" w14:paraId="006E9896" w14:textId="77777777" w:rsidTr="00B322A4">
        <w:trPr>
          <w:trHeight w:val="490"/>
          <w:ins w:id="1476" w:author="Chen Heller" w:date="2022-09-15T09:57:00Z"/>
          <w:trPrChange w:id="1477" w:author="Chen Heller" w:date="2022-09-15T10:11:00Z">
            <w:trPr>
              <w:gridAfter w:val="0"/>
              <w:wAfter w:w="993" w:type="dxa"/>
              <w:trHeight w:val="490"/>
            </w:trPr>
          </w:trPrChange>
        </w:trPr>
        <w:tc>
          <w:tcPr>
            <w:tcW w:w="2126" w:type="dxa"/>
            <w:tcPrChange w:id="1478" w:author="Chen Heller" w:date="2022-09-15T10:11:00Z">
              <w:tcPr>
                <w:tcW w:w="2126" w:type="dxa"/>
              </w:tcPr>
            </w:tcPrChange>
          </w:tcPr>
          <w:p w14:paraId="3B1EB16B" w14:textId="2A58802F" w:rsidR="00BB064F" w:rsidRPr="00EA2CED" w:rsidRDefault="00BB064F" w:rsidP="00F64F57">
            <w:pPr>
              <w:ind w:firstLine="0"/>
              <w:rPr>
                <w:ins w:id="1479" w:author="Chen Heller" w:date="2022-09-15T09:57:00Z"/>
                <w:b/>
                <w:bCs/>
              </w:rPr>
            </w:pPr>
            <w:ins w:id="1480" w:author="Chen Heller" w:date="2022-09-15T10:01:00Z">
              <w:r>
                <w:rPr>
                  <w:b/>
                  <w:bCs/>
                </w:rPr>
                <w:t>Short trajectories</w:t>
              </w:r>
            </w:ins>
          </w:p>
        </w:tc>
        <w:tc>
          <w:tcPr>
            <w:tcW w:w="1701" w:type="dxa"/>
            <w:tcPrChange w:id="1481" w:author="Chen Heller" w:date="2022-09-15T10:11:00Z">
              <w:tcPr>
                <w:tcW w:w="1701" w:type="dxa"/>
              </w:tcPr>
            </w:tcPrChange>
          </w:tcPr>
          <w:p w14:paraId="2389334F" w14:textId="3C6B677B" w:rsidR="00BB064F" w:rsidRDefault="00BB064F" w:rsidP="00F64F57">
            <w:pPr>
              <w:ind w:firstLine="0"/>
              <w:rPr>
                <w:ins w:id="1482" w:author="Chen Heller" w:date="2022-09-15T09:57:00Z"/>
              </w:rPr>
            </w:pPr>
            <w:ins w:id="1483" w:author="Chen Heller" w:date="2022-09-15T10:02:00Z">
              <w:r>
                <w:t xml:space="preserve">14.55 </w:t>
              </w:r>
            </w:ins>
            <w:ins w:id="1484" w:author="Chen Heller" w:date="2022-09-15T10:04:00Z">
              <w:r>
                <w:t>(</w:t>
              </w:r>
            </w:ins>
            <w:ins w:id="1485" w:author="Chen Heller" w:date="2022-09-15T10:02:00Z">
              <w:r>
                <w:t>17.59</w:t>
              </w:r>
            </w:ins>
            <w:ins w:id="1486" w:author="Chen Heller" w:date="2022-09-15T10:04:00Z">
              <w:r>
                <w:t>)</w:t>
              </w:r>
            </w:ins>
          </w:p>
        </w:tc>
        <w:tc>
          <w:tcPr>
            <w:tcW w:w="1701" w:type="dxa"/>
            <w:tcPrChange w:id="1487" w:author="Chen Heller" w:date="2022-09-15T10:11:00Z">
              <w:tcPr>
                <w:tcW w:w="1701" w:type="dxa"/>
              </w:tcPr>
            </w:tcPrChange>
          </w:tcPr>
          <w:p w14:paraId="61822494" w14:textId="2B1C93F8" w:rsidR="00BB064F" w:rsidRDefault="00BB064F" w:rsidP="00F64F57">
            <w:pPr>
              <w:ind w:firstLine="0"/>
              <w:rPr>
                <w:ins w:id="1488" w:author="Chen Heller" w:date="2022-09-15T09:57:00Z"/>
              </w:rPr>
            </w:pPr>
            <w:ins w:id="1489" w:author="Chen Heller" w:date="2022-09-15T10:02:00Z">
              <w:r>
                <w:t xml:space="preserve">70.28 </w:t>
              </w:r>
            </w:ins>
            <w:ins w:id="1490" w:author="Chen Heller" w:date="2022-09-15T10:04:00Z">
              <w:r>
                <w:t>(</w:t>
              </w:r>
            </w:ins>
            <w:ins w:id="1491" w:author="Chen Heller" w:date="2022-09-15T10:02:00Z">
              <w:r>
                <w:t>42.75</w:t>
              </w:r>
            </w:ins>
            <w:ins w:id="1492" w:author="Chen Heller" w:date="2022-09-15T10:04:00Z">
              <w:r>
                <w:t>)</w:t>
              </w:r>
            </w:ins>
          </w:p>
        </w:tc>
        <w:tc>
          <w:tcPr>
            <w:tcW w:w="709" w:type="dxa"/>
            <w:tcPrChange w:id="1493" w:author="Chen Heller" w:date="2022-09-15T10:11:00Z">
              <w:tcPr>
                <w:tcW w:w="709" w:type="dxa"/>
              </w:tcPr>
            </w:tcPrChange>
          </w:tcPr>
          <w:p w14:paraId="58C23B86" w14:textId="2B42C744" w:rsidR="00BB064F" w:rsidRDefault="00BB064F" w:rsidP="00F64F57">
            <w:pPr>
              <w:ind w:firstLine="0"/>
              <w:rPr>
                <w:ins w:id="1494" w:author="Chen Heller" w:date="2022-09-15T09:57:00Z"/>
              </w:rPr>
            </w:pPr>
            <w:ins w:id="1495" w:author="Chen Heller" w:date="2022-09-15T10:02:00Z">
              <w:r>
                <w:t>3.56</w:t>
              </w:r>
            </w:ins>
          </w:p>
        </w:tc>
        <w:tc>
          <w:tcPr>
            <w:tcW w:w="992" w:type="dxa"/>
            <w:tcPrChange w:id="1496" w:author="Chen Heller" w:date="2022-09-15T10:11:00Z">
              <w:tcPr>
                <w:tcW w:w="992" w:type="dxa"/>
              </w:tcPr>
            </w:tcPrChange>
          </w:tcPr>
          <w:p w14:paraId="2E7263E4" w14:textId="010EE2DE" w:rsidR="00BB064F" w:rsidRDefault="00BB064F" w:rsidP="00F64F57">
            <w:pPr>
              <w:ind w:firstLine="0"/>
              <w:rPr>
                <w:ins w:id="1497" w:author="Chen Heller" w:date="2022-09-15T09:57:00Z"/>
              </w:rPr>
            </w:pPr>
            <w:ins w:id="1498" w:author="Chen Heller" w:date="2022-09-15T10:02:00Z">
              <w:r>
                <w:t>0.003</w:t>
              </w:r>
            </w:ins>
            <w:ins w:id="1499" w:author="Chen Heller" w:date="2022-09-15T10:09:00Z">
              <w:r w:rsidR="000B6BF5">
                <w:t>*</w:t>
              </w:r>
            </w:ins>
          </w:p>
        </w:tc>
        <w:tc>
          <w:tcPr>
            <w:tcW w:w="1702" w:type="dxa"/>
            <w:tcPrChange w:id="1500" w:author="Chen Heller" w:date="2022-09-15T10:11:00Z">
              <w:tcPr>
                <w:tcW w:w="1701" w:type="dxa"/>
              </w:tcPr>
            </w:tcPrChange>
          </w:tcPr>
          <w:p w14:paraId="756EDDFE" w14:textId="05AA7070" w:rsidR="00BB064F" w:rsidRDefault="00BB064F" w:rsidP="00F64F57">
            <w:pPr>
              <w:ind w:firstLine="0"/>
              <w:rPr>
                <w:ins w:id="1501" w:author="Chen Heller" w:date="2022-09-15T09:57:00Z"/>
              </w:rPr>
            </w:pPr>
            <w:ins w:id="1502" w:author="Chen Heller" w:date="2022-09-15T10:02:00Z">
              <w:r>
                <w:t>22.23, 89.22</w:t>
              </w:r>
            </w:ins>
          </w:p>
        </w:tc>
      </w:tr>
      <w:commentRangeEnd w:id="1427"/>
      <w:tr w:rsidR="00BB064F" w14:paraId="13F06331" w14:textId="77777777" w:rsidTr="00B322A4">
        <w:trPr>
          <w:trHeight w:val="490"/>
          <w:ins w:id="1503" w:author="Chen Heller" w:date="2022-09-15T09:57:00Z"/>
          <w:trPrChange w:id="1504" w:author="Chen Heller" w:date="2022-09-15T10:11:00Z">
            <w:trPr>
              <w:gridAfter w:val="0"/>
              <w:wAfter w:w="993" w:type="dxa"/>
              <w:trHeight w:val="490"/>
            </w:trPr>
          </w:trPrChange>
        </w:trPr>
        <w:tc>
          <w:tcPr>
            <w:tcW w:w="2126" w:type="dxa"/>
            <w:tcPrChange w:id="1505" w:author="Chen Heller" w:date="2022-09-15T10:11:00Z">
              <w:tcPr>
                <w:tcW w:w="2126" w:type="dxa"/>
              </w:tcPr>
            </w:tcPrChange>
          </w:tcPr>
          <w:p w14:paraId="15D13FF7" w14:textId="332FC4CE" w:rsidR="00BB064F" w:rsidRPr="00EA2CED" w:rsidRDefault="00CC7137" w:rsidP="00F64F57">
            <w:pPr>
              <w:ind w:firstLine="0"/>
              <w:rPr>
                <w:ins w:id="1506" w:author="Chen Heller" w:date="2022-09-15T09:57:00Z"/>
                <w:b/>
                <w:bCs/>
              </w:rPr>
            </w:pPr>
            <w:ins w:id="1507" w:author="Chen Heller" w:date="2022-09-15T10:23:00Z">
              <w:r>
                <w:rPr>
                  <w:rStyle w:val="CommentReference"/>
                </w:rPr>
                <w:commentReference w:id="1427"/>
              </w:r>
            </w:ins>
            <w:ins w:id="1508" w:author="Chen Heller" w:date="2022-09-15T10:01:00Z">
              <w:r w:rsidR="00BB064F">
                <w:rPr>
                  <w:b/>
                  <w:bCs/>
                </w:rPr>
                <w:t>Early responses</w:t>
              </w:r>
            </w:ins>
          </w:p>
        </w:tc>
        <w:tc>
          <w:tcPr>
            <w:tcW w:w="1701" w:type="dxa"/>
            <w:tcPrChange w:id="1509" w:author="Chen Heller" w:date="2022-09-15T10:11:00Z">
              <w:tcPr>
                <w:tcW w:w="1701" w:type="dxa"/>
              </w:tcPr>
            </w:tcPrChange>
          </w:tcPr>
          <w:p w14:paraId="178FB346" w14:textId="48D5CE47" w:rsidR="00BB064F" w:rsidRDefault="00BB064F" w:rsidP="00F64F57">
            <w:pPr>
              <w:ind w:firstLine="0"/>
              <w:rPr>
                <w:ins w:id="1510" w:author="Chen Heller" w:date="2022-09-15T09:57:00Z"/>
              </w:rPr>
            </w:pPr>
            <w:ins w:id="1511" w:author="Chen Heller" w:date="2022-09-15T10:02:00Z">
              <w:r>
                <w:t>36.</w:t>
              </w:r>
            </w:ins>
            <w:ins w:id="1512" w:author="Chen Heller" w:date="2022-09-15T10:03:00Z">
              <w:r>
                <w:t xml:space="preserve">77 </w:t>
              </w:r>
            </w:ins>
            <w:ins w:id="1513" w:author="Chen Heller" w:date="2022-09-15T10:04:00Z">
              <w:r>
                <w:t>(</w:t>
              </w:r>
            </w:ins>
            <w:ins w:id="1514" w:author="Chen Heller" w:date="2022-09-15T10:03:00Z">
              <w:r>
                <w:t>40.96</w:t>
              </w:r>
            </w:ins>
            <w:ins w:id="1515" w:author="Chen Heller" w:date="2022-09-15T10:04:00Z">
              <w:r>
                <w:t>)</w:t>
              </w:r>
            </w:ins>
          </w:p>
        </w:tc>
        <w:tc>
          <w:tcPr>
            <w:tcW w:w="1701" w:type="dxa"/>
            <w:tcPrChange w:id="1516" w:author="Chen Heller" w:date="2022-09-15T10:11:00Z">
              <w:tcPr>
                <w:tcW w:w="1701" w:type="dxa"/>
              </w:tcPr>
            </w:tcPrChange>
          </w:tcPr>
          <w:p w14:paraId="7EDD39AA" w14:textId="539C8120" w:rsidR="00BB064F" w:rsidRDefault="00BB064F" w:rsidP="00F64F57">
            <w:pPr>
              <w:ind w:firstLine="0"/>
              <w:rPr>
                <w:ins w:id="1517" w:author="Chen Heller" w:date="2022-09-15T09:57:00Z"/>
              </w:rPr>
            </w:pPr>
            <w:ins w:id="1518" w:author="Chen Heller" w:date="2022-09-15T10:03:00Z">
              <w:r>
                <w:t xml:space="preserve">68 </w:t>
              </w:r>
            </w:ins>
            <w:ins w:id="1519" w:author="Chen Heller" w:date="2022-09-15T10:04:00Z">
              <w:r>
                <w:t>(</w:t>
              </w:r>
            </w:ins>
            <w:ins w:id="1520" w:author="Chen Heller" w:date="2022-09-15T10:03:00Z">
              <w:r>
                <w:t>65.20</w:t>
              </w:r>
            </w:ins>
            <w:ins w:id="1521" w:author="Chen Heller" w:date="2022-09-15T10:04:00Z">
              <w:r>
                <w:t>)</w:t>
              </w:r>
            </w:ins>
          </w:p>
        </w:tc>
        <w:tc>
          <w:tcPr>
            <w:tcW w:w="709" w:type="dxa"/>
            <w:tcPrChange w:id="1522" w:author="Chen Heller" w:date="2022-09-15T10:11:00Z">
              <w:tcPr>
                <w:tcW w:w="709" w:type="dxa"/>
              </w:tcPr>
            </w:tcPrChange>
          </w:tcPr>
          <w:p w14:paraId="07FA1DEB" w14:textId="74201FB2" w:rsidR="00BB064F" w:rsidRDefault="00BB064F" w:rsidP="00F64F57">
            <w:pPr>
              <w:ind w:firstLine="0"/>
              <w:rPr>
                <w:ins w:id="1523" w:author="Chen Heller" w:date="2022-09-15T09:57:00Z"/>
              </w:rPr>
            </w:pPr>
            <w:ins w:id="1524" w:author="Chen Heller" w:date="2022-09-15T10:03:00Z">
              <w:r>
                <w:t>1.17</w:t>
              </w:r>
            </w:ins>
          </w:p>
        </w:tc>
        <w:tc>
          <w:tcPr>
            <w:tcW w:w="992" w:type="dxa"/>
            <w:tcPrChange w:id="1525" w:author="Chen Heller" w:date="2022-09-15T10:11:00Z">
              <w:tcPr>
                <w:tcW w:w="992" w:type="dxa"/>
              </w:tcPr>
            </w:tcPrChange>
          </w:tcPr>
          <w:p w14:paraId="215A7280" w14:textId="1057567B" w:rsidR="00BB064F" w:rsidRDefault="00BB064F" w:rsidP="00F64F57">
            <w:pPr>
              <w:ind w:firstLine="0"/>
              <w:rPr>
                <w:ins w:id="1526" w:author="Chen Heller" w:date="2022-09-15T09:57:00Z"/>
              </w:rPr>
            </w:pPr>
            <w:ins w:id="1527" w:author="Chen Heller" w:date="2022-09-15T10:03:00Z">
              <w:r>
                <w:t>0.259</w:t>
              </w:r>
            </w:ins>
          </w:p>
        </w:tc>
        <w:tc>
          <w:tcPr>
            <w:tcW w:w="1702" w:type="dxa"/>
            <w:tcPrChange w:id="1528" w:author="Chen Heller" w:date="2022-09-15T10:11:00Z">
              <w:tcPr>
                <w:tcW w:w="1701" w:type="dxa"/>
              </w:tcPr>
            </w:tcPrChange>
          </w:tcPr>
          <w:p w14:paraId="25E75FD5" w14:textId="42A9643C" w:rsidR="00BB064F" w:rsidRDefault="00BB064F" w:rsidP="00F64F57">
            <w:pPr>
              <w:ind w:firstLine="0"/>
              <w:rPr>
                <w:ins w:id="1529" w:author="Chen Heller" w:date="2022-09-15T09:57:00Z"/>
              </w:rPr>
            </w:pPr>
            <w:ins w:id="1530" w:author="Chen Heller" w:date="2022-09-15T10:03:00Z">
              <w:r>
                <w:t>-25.77, 88.22</w:t>
              </w:r>
            </w:ins>
          </w:p>
        </w:tc>
      </w:tr>
      <w:tr w:rsidR="00BB064F" w14:paraId="40FC298F" w14:textId="77777777" w:rsidTr="00B322A4">
        <w:trPr>
          <w:trHeight w:val="490"/>
          <w:ins w:id="1531" w:author="Chen Heller" w:date="2022-09-15T09:57:00Z"/>
          <w:trPrChange w:id="1532" w:author="Chen Heller" w:date="2022-09-15T10:11:00Z">
            <w:trPr>
              <w:gridAfter w:val="0"/>
              <w:wAfter w:w="993" w:type="dxa"/>
              <w:trHeight w:val="490"/>
            </w:trPr>
          </w:trPrChange>
        </w:trPr>
        <w:tc>
          <w:tcPr>
            <w:tcW w:w="2126" w:type="dxa"/>
            <w:tcPrChange w:id="1533" w:author="Chen Heller" w:date="2022-09-15T10:11:00Z">
              <w:tcPr>
                <w:tcW w:w="2126" w:type="dxa"/>
              </w:tcPr>
            </w:tcPrChange>
          </w:tcPr>
          <w:p w14:paraId="6A79DC95" w14:textId="5CC149BF" w:rsidR="00BB064F" w:rsidRPr="00EA2CED" w:rsidRDefault="00BB064F" w:rsidP="00F64F57">
            <w:pPr>
              <w:ind w:firstLine="0"/>
              <w:rPr>
                <w:ins w:id="1534" w:author="Chen Heller" w:date="2022-09-15T09:57:00Z"/>
                <w:b/>
                <w:bCs/>
              </w:rPr>
            </w:pPr>
            <w:ins w:id="1535" w:author="Chen Heller" w:date="2022-09-15T10:01:00Z">
              <w:r>
                <w:rPr>
                  <w:b/>
                  <w:bCs/>
                </w:rPr>
                <w:lastRenderedPageBreak/>
                <w:t>Late responses</w:t>
              </w:r>
            </w:ins>
          </w:p>
        </w:tc>
        <w:tc>
          <w:tcPr>
            <w:tcW w:w="1701" w:type="dxa"/>
            <w:tcPrChange w:id="1536" w:author="Chen Heller" w:date="2022-09-15T10:11:00Z">
              <w:tcPr>
                <w:tcW w:w="1701" w:type="dxa"/>
              </w:tcPr>
            </w:tcPrChange>
          </w:tcPr>
          <w:p w14:paraId="601025A8" w14:textId="758B0BD6" w:rsidR="00BB064F" w:rsidRDefault="00BB064F" w:rsidP="00F64F57">
            <w:pPr>
              <w:ind w:firstLine="0"/>
              <w:rPr>
                <w:ins w:id="1537" w:author="Chen Heller" w:date="2022-09-15T09:57:00Z"/>
              </w:rPr>
            </w:pPr>
            <w:ins w:id="1538" w:author="Chen Heller" w:date="2022-09-15T10:03:00Z">
              <w:r>
                <w:t xml:space="preserve">58.88 </w:t>
              </w:r>
            </w:ins>
            <w:ins w:id="1539" w:author="Chen Heller" w:date="2022-09-15T10:04:00Z">
              <w:r>
                <w:t>(</w:t>
              </w:r>
            </w:ins>
            <w:ins w:id="1540" w:author="Chen Heller" w:date="2022-09-15T10:03:00Z">
              <w:r>
                <w:t>21.60</w:t>
              </w:r>
            </w:ins>
            <w:ins w:id="1541" w:author="Chen Heller" w:date="2022-09-15T10:04:00Z">
              <w:r>
                <w:t>)</w:t>
              </w:r>
            </w:ins>
          </w:p>
        </w:tc>
        <w:tc>
          <w:tcPr>
            <w:tcW w:w="1701" w:type="dxa"/>
            <w:tcPrChange w:id="1542" w:author="Chen Heller" w:date="2022-09-15T10:11:00Z">
              <w:tcPr>
                <w:tcW w:w="1701" w:type="dxa"/>
              </w:tcPr>
            </w:tcPrChange>
          </w:tcPr>
          <w:p w14:paraId="66817C97" w14:textId="0B45565A" w:rsidR="00BB064F" w:rsidRDefault="00BB064F" w:rsidP="00F64F57">
            <w:pPr>
              <w:ind w:firstLine="0"/>
              <w:rPr>
                <w:ins w:id="1543" w:author="Chen Heller" w:date="2022-09-15T09:57:00Z"/>
              </w:rPr>
            </w:pPr>
            <w:ins w:id="1544" w:author="Chen Heller" w:date="2022-09-15T10:03:00Z">
              <w:r>
                <w:t xml:space="preserve">54.57 </w:t>
              </w:r>
            </w:ins>
            <w:ins w:id="1545" w:author="Chen Heller" w:date="2022-09-15T10:04:00Z">
              <w:r>
                <w:t>(</w:t>
              </w:r>
            </w:ins>
            <w:ins w:id="1546" w:author="Chen Heller" w:date="2022-09-15T10:03:00Z">
              <w:r>
                <w:t>28.37</w:t>
              </w:r>
            </w:ins>
            <w:ins w:id="1547" w:author="Chen Heller" w:date="2022-09-15T10:04:00Z">
              <w:r>
                <w:t>)</w:t>
              </w:r>
            </w:ins>
          </w:p>
        </w:tc>
        <w:tc>
          <w:tcPr>
            <w:tcW w:w="709" w:type="dxa"/>
            <w:tcPrChange w:id="1548" w:author="Chen Heller" w:date="2022-09-15T10:11:00Z">
              <w:tcPr>
                <w:tcW w:w="709" w:type="dxa"/>
              </w:tcPr>
            </w:tcPrChange>
          </w:tcPr>
          <w:p w14:paraId="10958F8A" w14:textId="1A400B9D" w:rsidR="00BB064F" w:rsidRDefault="00BB064F" w:rsidP="00F64F57">
            <w:pPr>
              <w:ind w:firstLine="0"/>
              <w:rPr>
                <w:ins w:id="1549" w:author="Chen Heller" w:date="2022-09-15T09:57:00Z"/>
              </w:rPr>
            </w:pPr>
            <w:ins w:id="1550" w:author="Chen Heller" w:date="2022-09-15T10:03:00Z">
              <w:r>
                <w:t>0.34</w:t>
              </w:r>
            </w:ins>
          </w:p>
        </w:tc>
        <w:tc>
          <w:tcPr>
            <w:tcW w:w="992" w:type="dxa"/>
            <w:tcPrChange w:id="1551" w:author="Chen Heller" w:date="2022-09-15T10:11:00Z">
              <w:tcPr>
                <w:tcW w:w="992" w:type="dxa"/>
              </w:tcPr>
            </w:tcPrChange>
          </w:tcPr>
          <w:p w14:paraId="54B05D13" w14:textId="01AC4145" w:rsidR="00BB064F" w:rsidRDefault="00BB064F" w:rsidP="00F64F57">
            <w:pPr>
              <w:ind w:firstLine="0"/>
              <w:rPr>
                <w:ins w:id="1552" w:author="Chen Heller" w:date="2022-09-15T09:57:00Z"/>
              </w:rPr>
            </w:pPr>
            <w:ins w:id="1553" w:author="Chen Heller" w:date="2022-09-15T10:03:00Z">
              <w:r>
                <w:t>0.734</w:t>
              </w:r>
            </w:ins>
          </w:p>
        </w:tc>
        <w:tc>
          <w:tcPr>
            <w:tcW w:w="1702" w:type="dxa"/>
            <w:tcPrChange w:id="1554" w:author="Chen Heller" w:date="2022-09-15T10:11:00Z">
              <w:tcPr>
                <w:tcW w:w="1701" w:type="dxa"/>
              </w:tcPr>
            </w:tcPrChange>
          </w:tcPr>
          <w:p w14:paraId="0CEF87BC" w14:textId="590123B2" w:rsidR="00BB064F" w:rsidRDefault="00BB064F" w:rsidP="00F64F57">
            <w:pPr>
              <w:ind w:firstLine="0"/>
              <w:rPr>
                <w:ins w:id="1555" w:author="Chen Heller" w:date="2022-09-15T09:57:00Z"/>
              </w:rPr>
            </w:pPr>
            <w:ins w:id="1556" w:author="Chen Heller" w:date="2022-09-15T10:03:00Z">
              <w:r>
                <w:t>-31.05</w:t>
              </w:r>
            </w:ins>
            <w:ins w:id="1557" w:author="Chen Heller" w:date="2022-09-15T10:05:00Z">
              <w:r>
                <w:t>,</w:t>
              </w:r>
            </w:ins>
            <w:ins w:id="1558" w:author="Chen Heller" w:date="2022-09-15T10:03:00Z">
              <w:r>
                <w:t xml:space="preserve"> 22.41</w:t>
              </w:r>
            </w:ins>
          </w:p>
        </w:tc>
      </w:tr>
      <w:tr w:rsidR="00BB064F" w14:paraId="7521C292" w14:textId="77777777" w:rsidTr="00B322A4">
        <w:trPr>
          <w:trHeight w:val="490"/>
          <w:ins w:id="1559" w:author="Chen Heller" w:date="2022-09-15T09:57:00Z"/>
          <w:trPrChange w:id="1560" w:author="Chen Heller" w:date="2022-09-15T10:11:00Z">
            <w:trPr>
              <w:gridAfter w:val="0"/>
              <w:wAfter w:w="993" w:type="dxa"/>
              <w:trHeight w:val="490"/>
            </w:trPr>
          </w:trPrChange>
        </w:trPr>
        <w:tc>
          <w:tcPr>
            <w:tcW w:w="2126" w:type="dxa"/>
            <w:tcPrChange w:id="1561" w:author="Chen Heller" w:date="2022-09-15T10:11:00Z">
              <w:tcPr>
                <w:tcW w:w="2126" w:type="dxa"/>
              </w:tcPr>
            </w:tcPrChange>
          </w:tcPr>
          <w:p w14:paraId="55E861DA" w14:textId="5BBD99A0" w:rsidR="00BB064F" w:rsidRPr="00EA2CED" w:rsidRDefault="00BB064F" w:rsidP="00F64F57">
            <w:pPr>
              <w:ind w:firstLine="0"/>
              <w:rPr>
                <w:ins w:id="1562" w:author="Chen Heller" w:date="2022-09-15T09:57:00Z"/>
                <w:b/>
                <w:bCs/>
              </w:rPr>
            </w:pPr>
            <w:ins w:id="1563" w:author="Chen Heller" w:date="2022-09-15T10:01:00Z">
              <w:r>
                <w:rPr>
                  <w:b/>
                  <w:bCs/>
                </w:rPr>
                <w:t>Slow</w:t>
              </w:r>
            </w:ins>
            <w:ins w:id="1564" w:author="Chen Heller" w:date="2022-09-15T10:02:00Z">
              <w:r>
                <w:rPr>
                  <w:b/>
                  <w:bCs/>
                </w:rPr>
                <w:t xml:space="preserve"> movements</w:t>
              </w:r>
            </w:ins>
          </w:p>
        </w:tc>
        <w:tc>
          <w:tcPr>
            <w:tcW w:w="1701" w:type="dxa"/>
            <w:tcPrChange w:id="1565" w:author="Chen Heller" w:date="2022-09-15T10:11:00Z">
              <w:tcPr>
                <w:tcW w:w="1701" w:type="dxa"/>
              </w:tcPr>
            </w:tcPrChange>
          </w:tcPr>
          <w:p w14:paraId="4EFEDCEF" w14:textId="69C8218C" w:rsidR="00BB064F" w:rsidRDefault="00BB064F" w:rsidP="00F64F57">
            <w:pPr>
              <w:ind w:firstLine="0"/>
              <w:rPr>
                <w:ins w:id="1566" w:author="Chen Heller" w:date="2022-09-15T09:57:00Z"/>
              </w:rPr>
            </w:pPr>
            <w:ins w:id="1567" w:author="Chen Heller" w:date="2022-09-15T10:03:00Z">
              <w:r>
                <w:t xml:space="preserve">9.66 </w:t>
              </w:r>
            </w:ins>
            <w:ins w:id="1568" w:author="Chen Heller" w:date="2022-09-15T10:04:00Z">
              <w:r>
                <w:t>(</w:t>
              </w:r>
            </w:ins>
            <w:ins w:id="1569" w:author="Chen Heller" w:date="2022-09-15T10:03:00Z">
              <w:r>
                <w:t>1</w:t>
              </w:r>
            </w:ins>
            <w:ins w:id="1570" w:author="Chen Heller" w:date="2022-09-15T10:04:00Z">
              <w:r>
                <w:t>8.06)</w:t>
              </w:r>
            </w:ins>
          </w:p>
        </w:tc>
        <w:tc>
          <w:tcPr>
            <w:tcW w:w="1701" w:type="dxa"/>
            <w:tcPrChange w:id="1571" w:author="Chen Heller" w:date="2022-09-15T10:11:00Z">
              <w:tcPr>
                <w:tcW w:w="1701" w:type="dxa"/>
              </w:tcPr>
            </w:tcPrChange>
          </w:tcPr>
          <w:p w14:paraId="226E9684" w14:textId="5B32CFF3" w:rsidR="00BB064F" w:rsidRDefault="00BB064F" w:rsidP="00F64F57">
            <w:pPr>
              <w:ind w:firstLine="0"/>
              <w:rPr>
                <w:ins w:id="1572" w:author="Chen Heller" w:date="2022-09-15T09:57:00Z"/>
              </w:rPr>
            </w:pPr>
            <w:ins w:id="1573" w:author="Chen Heller" w:date="2022-09-15T10:04:00Z">
              <w:r>
                <w:t>0.57 (0.78</w:t>
              </w:r>
            </w:ins>
            <w:ins w:id="1574" w:author="Chen Heller" w:date="2022-09-15T10:05:00Z">
              <w:r>
                <w:t>)</w:t>
              </w:r>
            </w:ins>
          </w:p>
        </w:tc>
        <w:tc>
          <w:tcPr>
            <w:tcW w:w="709" w:type="dxa"/>
            <w:tcPrChange w:id="1575" w:author="Chen Heller" w:date="2022-09-15T10:11:00Z">
              <w:tcPr>
                <w:tcW w:w="709" w:type="dxa"/>
              </w:tcPr>
            </w:tcPrChange>
          </w:tcPr>
          <w:p w14:paraId="079109B1" w14:textId="62B1853F" w:rsidR="00BB064F" w:rsidRDefault="00BB064F" w:rsidP="00F64F57">
            <w:pPr>
              <w:ind w:firstLine="0"/>
              <w:rPr>
                <w:ins w:id="1576" w:author="Chen Heller" w:date="2022-09-15T09:57:00Z"/>
              </w:rPr>
            </w:pPr>
            <w:ins w:id="1577" w:author="Chen Heller" w:date="2022-09-15T10:04:00Z">
              <w:r>
                <w:t>1.32</w:t>
              </w:r>
            </w:ins>
          </w:p>
        </w:tc>
        <w:tc>
          <w:tcPr>
            <w:tcW w:w="992" w:type="dxa"/>
            <w:tcPrChange w:id="1578" w:author="Chen Heller" w:date="2022-09-15T10:11:00Z">
              <w:tcPr>
                <w:tcW w:w="992" w:type="dxa"/>
              </w:tcPr>
            </w:tcPrChange>
          </w:tcPr>
          <w:p w14:paraId="622D8691" w14:textId="40D28097" w:rsidR="00BB064F" w:rsidRDefault="00BB064F" w:rsidP="00F64F57">
            <w:pPr>
              <w:ind w:firstLine="0"/>
              <w:rPr>
                <w:ins w:id="1579" w:author="Chen Heller" w:date="2022-09-15T09:57:00Z"/>
              </w:rPr>
            </w:pPr>
            <w:ins w:id="1580" w:author="Chen Heller" w:date="2022-09-15T10:04:00Z">
              <w:r>
                <w:t>0.207</w:t>
              </w:r>
            </w:ins>
          </w:p>
        </w:tc>
        <w:tc>
          <w:tcPr>
            <w:tcW w:w="1702" w:type="dxa"/>
            <w:tcPrChange w:id="1581" w:author="Chen Heller" w:date="2022-09-15T10:11:00Z">
              <w:tcPr>
                <w:tcW w:w="1701" w:type="dxa"/>
              </w:tcPr>
            </w:tcPrChange>
          </w:tcPr>
          <w:p w14:paraId="07905C85" w14:textId="5A1004F0" w:rsidR="00BB064F" w:rsidRDefault="00BB064F" w:rsidP="00F64F57">
            <w:pPr>
              <w:ind w:firstLine="0"/>
              <w:rPr>
                <w:ins w:id="1582" w:author="Chen Heller" w:date="2022-09-15T09:57:00Z"/>
              </w:rPr>
            </w:pPr>
            <w:ins w:id="1583" w:author="Chen Heller" w:date="2022-09-15T10:04:00Z">
              <w:r>
                <w:t>-23.86</w:t>
              </w:r>
            </w:ins>
            <w:ins w:id="1584" w:author="Chen Heller" w:date="2022-09-15T10:05:00Z">
              <w:r>
                <w:t>,</w:t>
              </w:r>
            </w:ins>
            <w:ins w:id="1585" w:author="Chen Heller" w:date="2022-09-15T10:04:00Z">
              <w:r>
                <w:t xml:space="preserve"> 5.67</w:t>
              </w:r>
            </w:ins>
          </w:p>
        </w:tc>
      </w:tr>
      <w:tr w:rsidR="00BB064F" w14:paraId="4B47A272" w14:textId="77777777" w:rsidTr="00B322A4">
        <w:trPr>
          <w:trHeight w:val="490"/>
          <w:ins w:id="1586" w:author="Chen Heller" w:date="2022-09-15T09:57:00Z"/>
          <w:trPrChange w:id="1587" w:author="Chen Heller" w:date="2022-09-15T10:11:00Z">
            <w:trPr>
              <w:gridAfter w:val="0"/>
              <w:wAfter w:w="993" w:type="dxa"/>
              <w:trHeight w:val="490"/>
            </w:trPr>
          </w:trPrChange>
        </w:trPr>
        <w:tc>
          <w:tcPr>
            <w:tcW w:w="2126" w:type="dxa"/>
            <w:tcBorders>
              <w:bottom w:val="single" w:sz="12" w:space="0" w:color="auto"/>
            </w:tcBorders>
            <w:tcPrChange w:id="1588" w:author="Chen Heller" w:date="2022-09-15T10:11:00Z">
              <w:tcPr>
                <w:tcW w:w="2126" w:type="dxa"/>
                <w:tcBorders>
                  <w:bottom w:val="single" w:sz="12" w:space="0" w:color="auto"/>
                </w:tcBorders>
              </w:tcPr>
            </w:tcPrChange>
          </w:tcPr>
          <w:p w14:paraId="4661A594" w14:textId="621D66AD" w:rsidR="00BB064F" w:rsidRPr="00EA2CED" w:rsidRDefault="00BB064F" w:rsidP="00F64F57">
            <w:pPr>
              <w:ind w:firstLine="0"/>
              <w:rPr>
                <w:ins w:id="1589" w:author="Chen Heller" w:date="2022-09-15T09:57:00Z"/>
                <w:b/>
                <w:bCs/>
              </w:rPr>
            </w:pPr>
            <w:ins w:id="1590" w:author="Chen Heller" w:date="2022-09-15T10:02:00Z">
              <w:r>
                <w:rPr>
                  <w:b/>
                  <w:bCs/>
                </w:rPr>
                <w:t>Incorrect answers</w:t>
              </w:r>
            </w:ins>
          </w:p>
        </w:tc>
        <w:tc>
          <w:tcPr>
            <w:tcW w:w="1701" w:type="dxa"/>
            <w:tcBorders>
              <w:bottom w:val="single" w:sz="12" w:space="0" w:color="auto"/>
            </w:tcBorders>
            <w:tcPrChange w:id="1591" w:author="Chen Heller" w:date="2022-09-15T10:11:00Z">
              <w:tcPr>
                <w:tcW w:w="1701" w:type="dxa"/>
                <w:tcBorders>
                  <w:bottom w:val="single" w:sz="12" w:space="0" w:color="auto"/>
                </w:tcBorders>
              </w:tcPr>
            </w:tcPrChange>
          </w:tcPr>
          <w:p w14:paraId="2B1A099D" w14:textId="4F7F69FF" w:rsidR="00BB064F" w:rsidRDefault="00BB064F" w:rsidP="00F64F57">
            <w:pPr>
              <w:ind w:firstLine="0"/>
              <w:rPr>
                <w:ins w:id="1592" w:author="Chen Heller" w:date="2022-09-15T09:57:00Z"/>
              </w:rPr>
            </w:pPr>
            <w:ins w:id="1593" w:author="Chen Heller" w:date="2022-09-15T10:04:00Z">
              <w:r>
                <w:t>72.11 (21.22)</w:t>
              </w:r>
            </w:ins>
          </w:p>
        </w:tc>
        <w:tc>
          <w:tcPr>
            <w:tcW w:w="1701" w:type="dxa"/>
            <w:tcBorders>
              <w:bottom w:val="single" w:sz="12" w:space="0" w:color="auto"/>
            </w:tcBorders>
            <w:tcPrChange w:id="1594" w:author="Chen Heller" w:date="2022-09-15T10:11:00Z">
              <w:tcPr>
                <w:tcW w:w="1701" w:type="dxa"/>
                <w:tcBorders>
                  <w:bottom w:val="single" w:sz="12" w:space="0" w:color="auto"/>
                </w:tcBorders>
              </w:tcPr>
            </w:tcPrChange>
          </w:tcPr>
          <w:p w14:paraId="20EFA6A0" w14:textId="3907CD67" w:rsidR="00BB064F" w:rsidRDefault="00BB064F" w:rsidP="00F64F57">
            <w:pPr>
              <w:ind w:firstLine="0"/>
              <w:rPr>
                <w:ins w:id="1595" w:author="Chen Heller" w:date="2022-09-15T09:57:00Z"/>
              </w:rPr>
            </w:pPr>
            <w:ins w:id="1596" w:author="Chen Heller" w:date="2022-09-15T10:04:00Z">
              <w:r>
                <w:t>49 (29.68</w:t>
              </w:r>
            </w:ins>
            <w:ins w:id="1597" w:author="Chen Heller" w:date="2022-09-15T10:05:00Z">
              <w:r>
                <w:t>)</w:t>
              </w:r>
            </w:ins>
          </w:p>
        </w:tc>
        <w:tc>
          <w:tcPr>
            <w:tcW w:w="709" w:type="dxa"/>
            <w:tcBorders>
              <w:bottom w:val="single" w:sz="12" w:space="0" w:color="auto"/>
            </w:tcBorders>
            <w:tcPrChange w:id="1598" w:author="Chen Heller" w:date="2022-09-15T10:11:00Z">
              <w:tcPr>
                <w:tcW w:w="709" w:type="dxa"/>
                <w:tcBorders>
                  <w:bottom w:val="single" w:sz="12" w:space="0" w:color="auto"/>
                </w:tcBorders>
              </w:tcPr>
            </w:tcPrChange>
          </w:tcPr>
          <w:p w14:paraId="24D812C1" w14:textId="28EE6244" w:rsidR="00BB064F" w:rsidRDefault="00BB064F" w:rsidP="00F64F57">
            <w:pPr>
              <w:ind w:firstLine="0"/>
              <w:rPr>
                <w:ins w:id="1599" w:author="Chen Heller" w:date="2022-09-15T09:57:00Z"/>
              </w:rPr>
            </w:pPr>
            <w:ins w:id="1600" w:author="Chen Heller" w:date="2022-09-15T10:04:00Z">
              <w:r>
                <w:t>1.82</w:t>
              </w:r>
            </w:ins>
          </w:p>
        </w:tc>
        <w:tc>
          <w:tcPr>
            <w:tcW w:w="992" w:type="dxa"/>
            <w:tcBorders>
              <w:bottom w:val="single" w:sz="12" w:space="0" w:color="auto"/>
            </w:tcBorders>
            <w:tcPrChange w:id="1601" w:author="Chen Heller" w:date="2022-09-15T10:11:00Z">
              <w:tcPr>
                <w:tcW w:w="992" w:type="dxa"/>
                <w:tcBorders>
                  <w:bottom w:val="single" w:sz="12" w:space="0" w:color="auto"/>
                </w:tcBorders>
              </w:tcPr>
            </w:tcPrChange>
          </w:tcPr>
          <w:p w14:paraId="10544CA9" w14:textId="2ABEB207" w:rsidR="00BB064F" w:rsidRDefault="00BB064F" w:rsidP="00F64F57">
            <w:pPr>
              <w:ind w:firstLine="0"/>
              <w:rPr>
                <w:ins w:id="1602" w:author="Chen Heller" w:date="2022-09-15T09:57:00Z"/>
              </w:rPr>
            </w:pPr>
            <w:ins w:id="1603" w:author="Chen Heller" w:date="2022-09-15T10:04:00Z">
              <w:r>
                <w:t>0.090</w:t>
              </w:r>
            </w:ins>
          </w:p>
        </w:tc>
        <w:tc>
          <w:tcPr>
            <w:tcW w:w="1702" w:type="dxa"/>
            <w:tcBorders>
              <w:bottom w:val="single" w:sz="12" w:space="0" w:color="auto"/>
            </w:tcBorders>
            <w:tcPrChange w:id="1604" w:author="Chen Heller" w:date="2022-09-15T10:11:00Z">
              <w:tcPr>
                <w:tcW w:w="1701" w:type="dxa"/>
                <w:tcBorders>
                  <w:bottom w:val="single" w:sz="12" w:space="0" w:color="auto"/>
                </w:tcBorders>
              </w:tcPr>
            </w:tcPrChange>
          </w:tcPr>
          <w:p w14:paraId="0D0D9B02" w14:textId="53E1CF68" w:rsidR="00BB064F" w:rsidRDefault="00BB064F" w:rsidP="00F64F57">
            <w:pPr>
              <w:ind w:firstLine="0"/>
              <w:rPr>
                <w:ins w:id="1605" w:author="Chen Heller" w:date="2022-09-15T09:57:00Z"/>
              </w:rPr>
            </w:pPr>
            <w:ins w:id="1606" w:author="Chen Heller" w:date="2022-09-15T10:04:00Z">
              <w:r>
                <w:t>-50.34</w:t>
              </w:r>
            </w:ins>
            <w:ins w:id="1607" w:author="Chen Heller" w:date="2022-09-15T10:05:00Z">
              <w:r>
                <w:t>,</w:t>
              </w:r>
            </w:ins>
            <w:ins w:id="1608" w:author="Chen Heller" w:date="2022-09-15T10:04:00Z">
              <w:r>
                <w:t xml:space="preserve"> 4.12</w:t>
              </w:r>
            </w:ins>
          </w:p>
        </w:tc>
      </w:tr>
      <w:tr w:rsidR="00114D69" w14:paraId="4065AA03" w14:textId="77777777" w:rsidTr="00BB064F">
        <w:trPr>
          <w:trHeight w:val="490"/>
          <w:ins w:id="1609" w:author="Chen Heller" w:date="2022-09-15T09:57:00Z"/>
          <w:trPrChange w:id="1610" w:author="Chen Heller" w:date="2022-09-15T10:05:00Z">
            <w:trPr>
              <w:trHeight w:val="490"/>
            </w:trPr>
          </w:trPrChange>
        </w:trPr>
        <w:tc>
          <w:tcPr>
            <w:tcW w:w="8931" w:type="dxa"/>
            <w:gridSpan w:val="6"/>
            <w:tcBorders>
              <w:top w:val="single" w:sz="12" w:space="0" w:color="auto"/>
            </w:tcBorders>
            <w:tcPrChange w:id="1611" w:author="Chen Heller" w:date="2022-09-15T10:05:00Z">
              <w:tcPr>
                <w:tcW w:w="9923" w:type="dxa"/>
                <w:gridSpan w:val="7"/>
                <w:tcBorders>
                  <w:top w:val="single" w:sz="12" w:space="0" w:color="auto"/>
                </w:tcBorders>
              </w:tcPr>
            </w:tcPrChange>
          </w:tcPr>
          <w:p w14:paraId="26E08F47" w14:textId="33FDABEF" w:rsidR="00114D69" w:rsidRDefault="00114D69" w:rsidP="00F64F57">
            <w:pPr>
              <w:spacing w:line="240" w:lineRule="auto"/>
              <w:ind w:firstLine="0"/>
              <w:rPr>
                <w:sz w:val="22"/>
                <w:szCs w:val="22"/>
              </w:rPr>
            </w:pPr>
            <w:ins w:id="1612" w:author="Chen Heller" w:date="2022-09-15T09:57:00Z">
              <w:r w:rsidRPr="00F64F57">
                <w:rPr>
                  <w:i/>
                  <w:iCs/>
                  <w:sz w:val="22"/>
                  <w:szCs w:val="22"/>
                </w:rPr>
                <w:t xml:space="preserve">Note. </w:t>
              </w:r>
              <w:r w:rsidRPr="00F64F57">
                <w:rPr>
                  <w:sz w:val="22"/>
                  <w:szCs w:val="22"/>
                </w:rPr>
                <w:t>t</w:t>
              </w:r>
              <w:r>
                <w:rPr>
                  <w:sz w:val="22"/>
                  <w:szCs w:val="22"/>
                </w:rPr>
                <w:t>(</w:t>
              </w:r>
              <w:proofErr w:type="spellStart"/>
              <w:r>
                <w:rPr>
                  <w:sz w:val="22"/>
                  <w:szCs w:val="22"/>
                </w:rPr>
                <w:t>df</w:t>
              </w:r>
              <w:proofErr w:type="spellEnd"/>
              <w:r>
                <w:rPr>
                  <w:sz w:val="22"/>
                  <w:szCs w:val="22"/>
                </w:rPr>
                <w:t>)</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ins>
            <w:ins w:id="1613" w:author="Chen Heller" w:date="2022-09-15T10:24:00Z">
              <w:r w:rsidR="00E41E7B">
                <w:rPr>
                  <w:sz w:val="22"/>
                  <w:szCs w:val="22"/>
                </w:rPr>
                <w:t>.</w:t>
              </w:r>
            </w:ins>
          </w:p>
          <w:p w14:paraId="162FBCAB" w14:textId="43752274" w:rsidR="00127577" w:rsidRDefault="00127577" w:rsidP="00F64F57">
            <w:pPr>
              <w:spacing w:line="240" w:lineRule="auto"/>
              <w:ind w:firstLine="0"/>
              <w:rPr>
                <w:ins w:id="1614" w:author="Chen Heller" w:date="2022-09-15T09:57:00Z"/>
              </w:rPr>
            </w:pPr>
            <w:ins w:id="1615" w:author="Chen Heller" w:date="2022-09-15T10:08:00Z">
              <w:r>
                <w:t xml:space="preserve">* </w:t>
              </w:r>
              <w:r w:rsidR="000B6BF5">
                <w:t xml:space="preserve">p </w:t>
              </w:r>
              <w:r>
                <w:t>&lt; 0.05</w:t>
              </w:r>
            </w:ins>
            <w:ins w:id="1616" w:author="Chen Heller" w:date="2022-09-15T10:24:00Z">
              <w:r w:rsidR="00676400">
                <w:t>.</w:t>
              </w:r>
            </w:ins>
          </w:p>
        </w:tc>
      </w:tr>
    </w:tbl>
    <w:p w14:paraId="0C243F2D" w14:textId="77777777" w:rsidR="00D2286A" w:rsidRDefault="00D2286A" w:rsidP="005E08B6">
      <w:pPr>
        <w:spacing w:line="480" w:lineRule="auto"/>
        <w:ind w:firstLine="0"/>
        <w:jc w:val="left"/>
      </w:pPr>
    </w:p>
    <w:p w14:paraId="163DB15D" w14:textId="200D3149" w:rsidR="00D31803" w:rsidRDefault="00D31803" w:rsidP="00D31803">
      <w:pPr>
        <w:pStyle w:val="Caption"/>
        <w:keepNext/>
        <w:rPr>
          <w:ins w:id="1617" w:author="Chen Heller" w:date="2022-09-15T10:26:00Z"/>
        </w:rPr>
        <w:pPrChange w:id="1618" w:author="Chen Heller" w:date="2022-09-15T10:26:00Z">
          <w:pPr/>
        </w:pPrChange>
      </w:pPr>
      <w:bookmarkStart w:id="1619" w:name="_Ref114130105"/>
      <w:ins w:id="1620" w:author="Chen Heller" w:date="2022-09-15T10:26:00Z">
        <w:r>
          <w:t xml:space="preserve">Supplementary Table </w:t>
        </w:r>
        <w:r>
          <w:fldChar w:fldCharType="begin"/>
        </w:r>
        <w:r>
          <w:instrText xml:space="preserve"> SEQ Supplementary_Table \* ARABIC </w:instrText>
        </w:r>
      </w:ins>
      <w:r>
        <w:fldChar w:fldCharType="separate"/>
      </w:r>
      <w:ins w:id="1621" w:author="Chen Heller" w:date="2022-09-15T10:26:00Z">
        <w:r>
          <w:rPr>
            <w:noProof/>
          </w:rPr>
          <w:t>2</w:t>
        </w:r>
        <w:r>
          <w:fldChar w:fldCharType="end"/>
        </w:r>
        <w:bookmarkEnd w:id="1619"/>
        <w:r>
          <w:t>.</w:t>
        </w:r>
        <w:r>
          <w:t xml:space="preserve"> </w:t>
        </w:r>
      </w:ins>
      <w:ins w:id="1622" w:author="Chen Heller" w:date="2022-09-15T10:27:00Z">
        <w:r w:rsidR="00143868">
          <w:t>Comparison of the number of excluded trials in Experiment 4 between the reaching session and the keyboard session</w:t>
        </w:r>
      </w:ins>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0A428B" w14:paraId="152B21CD" w14:textId="77777777" w:rsidTr="00F64F57">
        <w:trPr>
          <w:trHeight w:val="510"/>
          <w:ins w:id="1623" w:author="Chen Heller" w:date="2022-09-15T10:18:00Z"/>
        </w:trPr>
        <w:tc>
          <w:tcPr>
            <w:tcW w:w="2126" w:type="dxa"/>
            <w:tcBorders>
              <w:top w:val="single" w:sz="12" w:space="0" w:color="auto"/>
            </w:tcBorders>
          </w:tcPr>
          <w:p w14:paraId="45F78E79" w14:textId="77777777" w:rsidR="000A428B" w:rsidRDefault="000A428B" w:rsidP="00F64F57">
            <w:pPr>
              <w:ind w:firstLine="0"/>
              <w:rPr>
                <w:ins w:id="1624" w:author="Chen Heller" w:date="2022-09-15T10:18:00Z"/>
              </w:rPr>
            </w:pPr>
          </w:p>
        </w:tc>
        <w:tc>
          <w:tcPr>
            <w:tcW w:w="1701" w:type="dxa"/>
            <w:tcBorders>
              <w:top w:val="single" w:sz="12" w:space="0" w:color="auto"/>
              <w:bottom w:val="single" w:sz="12" w:space="0" w:color="auto"/>
            </w:tcBorders>
          </w:tcPr>
          <w:p w14:paraId="4521910C" w14:textId="7A805E76" w:rsidR="000A428B" w:rsidRPr="00EA2CED" w:rsidRDefault="000A428B" w:rsidP="000A428B">
            <w:pPr>
              <w:ind w:firstLine="0"/>
              <w:jc w:val="center"/>
              <w:rPr>
                <w:ins w:id="1625" w:author="Chen Heller" w:date="2022-09-15T10:18:00Z"/>
                <w:b/>
                <w:bCs/>
              </w:rPr>
            </w:pPr>
            <w:ins w:id="1626" w:author="Chen Heller" w:date="2022-09-15T10:18:00Z">
              <w:r>
                <w:rPr>
                  <w:b/>
                  <w:bCs/>
                </w:rPr>
                <w:t>Reaching</w:t>
              </w:r>
            </w:ins>
          </w:p>
        </w:tc>
        <w:tc>
          <w:tcPr>
            <w:tcW w:w="1701" w:type="dxa"/>
            <w:tcBorders>
              <w:top w:val="single" w:sz="12" w:space="0" w:color="auto"/>
              <w:bottom w:val="single" w:sz="12" w:space="0" w:color="auto"/>
            </w:tcBorders>
          </w:tcPr>
          <w:p w14:paraId="33C65213" w14:textId="7C24B1A7" w:rsidR="000A428B" w:rsidRPr="00EA2CED" w:rsidRDefault="000A428B" w:rsidP="000A428B">
            <w:pPr>
              <w:ind w:firstLine="0"/>
              <w:jc w:val="center"/>
              <w:rPr>
                <w:ins w:id="1627" w:author="Chen Heller" w:date="2022-09-15T10:18:00Z"/>
                <w:b/>
                <w:bCs/>
              </w:rPr>
              <w:pPrChange w:id="1628" w:author="Chen Heller" w:date="2022-09-15T10:19:00Z">
                <w:pPr>
                  <w:ind w:firstLine="0"/>
                </w:pPr>
              </w:pPrChange>
            </w:pPr>
            <w:ins w:id="1629" w:author="Chen Heller" w:date="2022-09-15T10:18:00Z">
              <w:r>
                <w:rPr>
                  <w:b/>
                  <w:bCs/>
                </w:rPr>
                <w:t>Keyboard</w:t>
              </w:r>
            </w:ins>
          </w:p>
        </w:tc>
        <w:tc>
          <w:tcPr>
            <w:tcW w:w="709" w:type="dxa"/>
            <w:tcBorders>
              <w:top w:val="single" w:sz="12" w:space="0" w:color="auto"/>
            </w:tcBorders>
          </w:tcPr>
          <w:p w14:paraId="5A477F23" w14:textId="77777777" w:rsidR="000A428B" w:rsidRPr="00EA2CED" w:rsidRDefault="000A428B" w:rsidP="00F64F57">
            <w:pPr>
              <w:ind w:firstLine="0"/>
              <w:jc w:val="center"/>
              <w:rPr>
                <w:ins w:id="1630" w:author="Chen Heller" w:date="2022-09-15T10:18:00Z"/>
                <w:b/>
                <w:bCs/>
              </w:rPr>
            </w:pPr>
          </w:p>
        </w:tc>
        <w:tc>
          <w:tcPr>
            <w:tcW w:w="992" w:type="dxa"/>
            <w:tcBorders>
              <w:top w:val="single" w:sz="12" w:space="0" w:color="auto"/>
            </w:tcBorders>
          </w:tcPr>
          <w:p w14:paraId="03E55290" w14:textId="77777777" w:rsidR="000A428B" w:rsidRPr="00EA2CED" w:rsidRDefault="000A428B" w:rsidP="00F64F57">
            <w:pPr>
              <w:ind w:firstLine="0"/>
              <w:jc w:val="center"/>
              <w:rPr>
                <w:ins w:id="1631" w:author="Chen Heller" w:date="2022-09-15T10:18:00Z"/>
                <w:b/>
                <w:bCs/>
              </w:rPr>
            </w:pPr>
          </w:p>
        </w:tc>
        <w:tc>
          <w:tcPr>
            <w:tcW w:w="1702" w:type="dxa"/>
            <w:tcBorders>
              <w:top w:val="single" w:sz="12" w:space="0" w:color="auto"/>
            </w:tcBorders>
          </w:tcPr>
          <w:p w14:paraId="0F9D008F" w14:textId="77777777" w:rsidR="000A428B" w:rsidRDefault="000A428B" w:rsidP="00F64F57">
            <w:pPr>
              <w:ind w:firstLine="0"/>
              <w:rPr>
                <w:ins w:id="1632" w:author="Chen Heller" w:date="2022-09-15T10:18:00Z"/>
              </w:rPr>
            </w:pPr>
          </w:p>
        </w:tc>
      </w:tr>
      <w:tr w:rsidR="000A428B" w14:paraId="0898FD5A" w14:textId="77777777" w:rsidTr="00F64F57">
        <w:trPr>
          <w:trHeight w:val="254"/>
          <w:ins w:id="1633" w:author="Chen Heller" w:date="2022-09-15T10:18:00Z"/>
        </w:trPr>
        <w:tc>
          <w:tcPr>
            <w:tcW w:w="2126" w:type="dxa"/>
            <w:tcBorders>
              <w:bottom w:val="single" w:sz="12" w:space="0" w:color="auto"/>
            </w:tcBorders>
          </w:tcPr>
          <w:p w14:paraId="32BC83A0" w14:textId="77777777" w:rsidR="000A428B" w:rsidRPr="00EA2CED" w:rsidRDefault="000A428B" w:rsidP="00F64F57">
            <w:pPr>
              <w:ind w:firstLine="0"/>
              <w:rPr>
                <w:ins w:id="1634" w:author="Chen Heller" w:date="2022-09-15T10:18:00Z"/>
                <w:b/>
                <w:bCs/>
              </w:rPr>
            </w:pPr>
          </w:p>
        </w:tc>
        <w:tc>
          <w:tcPr>
            <w:tcW w:w="1701" w:type="dxa"/>
            <w:tcBorders>
              <w:top w:val="single" w:sz="12" w:space="0" w:color="auto"/>
              <w:bottom w:val="single" w:sz="12" w:space="0" w:color="auto"/>
            </w:tcBorders>
          </w:tcPr>
          <w:p w14:paraId="051255EA" w14:textId="77777777" w:rsidR="000A428B" w:rsidRPr="00EA2CED" w:rsidRDefault="000A428B" w:rsidP="00F64F57">
            <w:pPr>
              <w:ind w:firstLine="0"/>
              <w:rPr>
                <w:ins w:id="1635" w:author="Chen Heller" w:date="2022-09-15T10:18:00Z"/>
                <w:b/>
                <w:bCs/>
              </w:rPr>
            </w:pPr>
            <w:ins w:id="1636" w:author="Chen Heller" w:date="2022-09-15T10:18:00Z">
              <w:r>
                <w:rPr>
                  <w:b/>
                  <w:bCs/>
                </w:rPr>
                <w:t>M (SD)</w:t>
              </w:r>
            </w:ins>
          </w:p>
        </w:tc>
        <w:tc>
          <w:tcPr>
            <w:tcW w:w="1701" w:type="dxa"/>
            <w:tcBorders>
              <w:top w:val="single" w:sz="12" w:space="0" w:color="auto"/>
              <w:bottom w:val="single" w:sz="12" w:space="0" w:color="auto"/>
            </w:tcBorders>
          </w:tcPr>
          <w:p w14:paraId="2B769BBF" w14:textId="77777777" w:rsidR="000A428B" w:rsidRPr="00EA2CED" w:rsidRDefault="000A428B" w:rsidP="00F64F57">
            <w:pPr>
              <w:ind w:firstLine="0"/>
              <w:rPr>
                <w:ins w:id="1637" w:author="Chen Heller" w:date="2022-09-15T10:18:00Z"/>
                <w:b/>
                <w:bCs/>
              </w:rPr>
            </w:pPr>
            <w:ins w:id="1638" w:author="Chen Heller" w:date="2022-09-15T10:18:00Z">
              <w:r>
                <w:rPr>
                  <w:b/>
                  <w:bCs/>
                </w:rPr>
                <w:t>M (SD)</w:t>
              </w:r>
            </w:ins>
          </w:p>
        </w:tc>
        <w:tc>
          <w:tcPr>
            <w:tcW w:w="709" w:type="dxa"/>
            <w:tcBorders>
              <w:bottom w:val="single" w:sz="12" w:space="0" w:color="auto"/>
            </w:tcBorders>
          </w:tcPr>
          <w:p w14:paraId="0041A889" w14:textId="14017510" w:rsidR="000A428B" w:rsidRPr="00EA2CED" w:rsidRDefault="000A428B" w:rsidP="00F64F57">
            <w:pPr>
              <w:ind w:firstLine="0"/>
              <w:rPr>
                <w:ins w:id="1639" w:author="Chen Heller" w:date="2022-09-15T10:18:00Z"/>
                <w:b/>
                <w:bCs/>
              </w:rPr>
            </w:pPr>
            <w:ins w:id="1640" w:author="Chen Heller" w:date="2022-09-15T10:18:00Z">
              <w:r>
                <w:rPr>
                  <w:b/>
                  <w:bCs/>
                </w:rPr>
                <w:t>t(</w:t>
              </w:r>
            </w:ins>
            <w:ins w:id="1641" w:author="Chen Heller" w:date="2022-09-15T10:23:00Z">
              <w:r w:rsidR="00AB69B6">
                <w:rPr>
                  <w:b/>
                  <w:bCs/>
                </w:rPr>
                <w:t>29</w:t>
              </w:r>
            </w:ins>
            <w:ins w:id="1642" w:author="Chen Heller" w:date="2022-09-15T10:18:00Z">
              <w:r>
                <w:rPr>
                  <w:b/>
                  <w:bCs/>
                </w:rPr>
                <w:t>)</w:t>
              </w:r>
            </w:ins>
          </w:p>
        </w:tc>
        <w:tc>
          <w:tcPr>
            <w:tcW w:w="992" w:type="dxa"/>
            <w:tcBorders>
              <w:bottom w:val="single" w:sz="12" w:space="0" w:color="auto"/>
            </w:tcBorders>
          </w:tcPr>
          <w:p w14:paraId="71EB4172" w14:textId="77777777" w:rsidR="000A428B" w:rsidRPr="00EA2CED" w:rsidRDefault="000A428B" w:rsidP="00F64F57">
            <w:pPr>
              <w:ind w:firstLine="0"/>
              <w:rPr>
                <w:ins w:id="1643" w:author="Chen Heller" w:date="2022-09-15T10:18:00Z"/>
                <w:b/>
                <w:bCs/>
              </w:rPr>
            </w:pPr>
            <w:ins w:id="1644" w:author="Chen Heller" w:date="2022-09-15T10:18:00Z">
              <w:r>
                <w:rPr>
                  <w:b/>
                  <w:bCs/>
                </w:rPr>
                <w:t>p</w:t>
              </w:r>
            </w:ins>
          </w:p>
        </w:tc>
        <w:tc>
          <w:tcPr>
            <w:tcW w:w="1702" w:type="dxa"/>
            <w:tcBorders>
              <w:bottom w:val="single" w:sz="12" w:space="0" w:color="auto"/>
            </w:tcBorders>
          </w:tcPr>
          <w:p w14:paraId="693A9CA9" w14:textId="77777777" w:rsidR="000A428B" w:rsidRPr="00EA2CED" w:rsidRDefault="000A428B" w:rsidP="00F64F57">
            <w:pPr>
              <w:ind w:firstLine="0"/>
              <w:rPr>
                <w:ins w:id="1645" w:author="Chen Heller" w:date="2022-09-15T10:18:00Z"/>
                <w:b/>
                <w:bCs/>
              </w:rPr>
            </w:pPr>
            <w:ins w:id="1646" w:author="Chen Heller" w:date="2022-09-15T10:18:00Z">
              <w:r>
                <w:rPr>
                  <w:b/>
                  <w:bCs/>
                </w:rPr>
                <w:t>CI</w:t>
              </w:r>
            </w:ins>
          </w:p>
        </w:tc>
      </w:tr>
      <w:tr w:rsidR="000A428B" w14:paraId="47E47739" w14:textId="77777777" w:rsidTr="00F64F57">
        <w:trPr>
          <w:trHeight w:val="490"/>
          <w:ins w:id="1647" w:author="Chen Heller" w:date="2022-09-15T10:18:00Z"/>
        </w:trPr>
        <w:tc>
          <w:tcPr>
            <w:tcW w:w="2126" w:type="dxa"/>
          </w:tcPr>
          <w:p w14:paraId="45399106" w14:textId="77777777" w:rsidR="000A428B" w:rsidRPr="00EA2CED" w:rsidRDefault="000A428B" w:rsidP="00F64F57">
            <w:pPr>
              <w:ind w:firstLine="0"/>
              <w:rPr>
                <w:ins w:id="1648" w:author="Chen Heller" w:date="2022-09-15T10:18:00Z"/>
                <w:b/>
                <w:bCs/>
              </w:rPr>
            </w:pPr>
            <w:ins w:id="1649" w:author="Chen Heller" w:date="2022-09-15T10:18:00Z">
              <w:r>
                <w:rPr>
                  <w:b/>
                  <w:bCs/>
                </w:rPr>
                <w:t>Early responses</w:t>
              </w:r>
            </w:ins>
          </w:p>
        </w:tc>
        <w:tc>
          <w:tcPr>
            <w:tcW w:w="1701" w:type="dxa"/>
          </w:tcPr>
          <w:p w14:paraId="4C7D7303" w14:textId="26B59AA4" w:rsidR="000A428B" w:rsidRDefault="0082355E" w:rsidP="00F64F57">
            <w:pPr>
              <w:ind w:firstLine="0"/>
              <w:rPr>
                <w:ins w:id="1650" w:author="Chen Heller" w:date="2022-09-15T10:18:00Z"/>
              </w:rPr>
            </w:pPr>
            <w:ins w:id="1651" w:author="Chen Heller" w:date="2022-09-15T10:21:00Z">
              <w:r>
                <w:t xml:space="preserve">23.26 </w:t>
              </w:r>
            </w:ins>
            <w:ins w:id="1652" w:author="Chen Heller" w:date="2022-09-15T10:23:00Z">
              <w:r w:rsidR="00AB69B6">
                <w:t>(</w:t>
              </w:r>
            </w:ins>
            <w:ins w:id="1653" w:author="Chen Heller" w:date="2022-09-15T10:21:00Z">
              <w:r>
                <w:t>19.79</w:t>
              </w:r>
            </w:ins>
            <w:ins w:id="1654" w:author="Chen Heller" w:date="2022-09-15T10:23:00Z">
              <w:r w:rsidR="00AB69B6">
                <w:t>)</w:t>
              </w:r>
            </w:ins>
          </w:p>
        </w:tc>
        <w:tc>
          <w:tcPr>
            <w:tcW w:w="1701" w:type="dxa"/>
          </w:tcPr>
          <w:p w14:paraId="03B22025" w14:textId="5E0FF787" w:rsidR="000A428B" w:rsidRDefault="0082355E" w:rsidP="00F64F57">
            <w:pPr>
              <w:ind w:firstLine="0"/>
              <w:rPr>
                <w:ins w:id="1655" w:author="Chen Heller" w:date="2022-09-15T10:18:00Z"/>
              </w:rPr>
            </w:pPr>
            <w:ins w:id="1656" w:author="Chen Heller" w:date="2022-09-15T10:21:00Z">
              <w:r>
                <w:t xml:space="preserve">0 </w:t>
              </w:r>
            </w:ins>
            <w:ins w:id="1657" w:author="Chen Heller" w:date="2022-09-15T10:23:00Z">
              <w:r w:rsidR="00AB69B6">
                <w:t>(</w:t>
              </w:r>
            </w:ins>
            <w:ins w:id="1658" w:author="Chen Heller" w:date="2022-09-15T10:21:00Z">
              <w:r>
                <w:t>0</w:t>
              </w:r>
            </w:ins>
            <w:ins w:id="1659" w:author="Chen Heller" w:date="2022-09-15T10:23:00Z">
              <w:r w:rsidR="00AB69B6">
                <w:t>)</w:t>
              </w:r>
            </w:ins>
          </w:p>
        </w:tc>
        <w:tc>
          <w:tcPr>
            <w:tcW w:w="709" w:type="dxa"/>
          </w:tcPr>
          <w:p w14:paraId="6387EE0D" w14:textId="1C4062EB" w:rsidR="000A428B" w:rsidRDefault="0082355E" w:rsidP="00F64F57">
            <w:pPr>
              <w:ind w:firstLine="0"/>
              <w:rPr>
                <w:ins w:id="1660" w:author="Chen Heller" w:date="2022-09-15T10:18:00Z"/>
              </w:rPr>
            </w:pPr>
            <w:ins w:id="1661" w:author="Chen Heller" w:date="2022-09-15T10:21:00Z">
              <w:r>
                <w:t>6.43</w:t>
              </w:r>
            </w:ins>
          </w:p>
        </w:tc>
        <w:tc>
          <w:tcPr>
            <w:tcW w:w="992" w:type="dxa"/>
          </w:tcPr>
          <w:p w14:paraId="70C454EB" w14:textId="422890E8" w:rsidR="000A428B" w:rsidRDefault="0082355E" w:rsidP="00F64F57">
            <w:pPr>
              <w:ind w:firstLine="0"/>
              <w:rPr>
                <w:ins w:id="1662" w:author="Chen Heller" w:date="2022-09-15T10:18:00Z"/>
              </w:rPr>
            </w:pPr>
            <w:ins w:id="1663" w:author="Chen Heller" w:date="2022-09-15T10:21:00Z">
              <w:r>
                <w:t>&lt;0.001</w:t>
              </w:r>
            </w:ins>
          </w:p>
        </w:tc>
        <w:tc>
          <w:tcPr>
            <w:tcW w:w="1702" w:type="dxa"/>
          </w:tcPr>
          <w:p w14:paraId="36FAA04D" w14:textId="7AC2C469" w:rsidR="000A428B" w:rsidRDefault="00280401" w:rsidP="00F64F57">
            <w:pPr>
              <w:ind w:firstLine="0"/>
              <w:rPr>
                <w:ins w:id="1664" w:author="Chen Heller" w:date="2022-09-15T10:18:00Z"/>
              </w:rPr>
            </w:pPr>
            <w:ins w:id="1665" w:author="Chen Heller" w:date="2022-09-15T10:21:00Z">
              <w:r>
                <w:t>15.87</w:t>
              </w:r>
            </w:ins>
            <w:ins w:id="1666" w:author="Chen Heller" w:date="2022-09-15T10:23:00Z">
              <w:r w:rsidR="00AB69B6">
                <w:t>,</w:t>
              </w:r>
            </w:ins>
            <w:ins w:id="1667" w:author="Chen Heller" w:date="2022-09-15T10:21:00Z">
              <w:r>
                <w:t xml:space="preserve"> 30.65</w:t>
              </w:r>
            </w:ins>
          </w:p>
        </w:tc>
      </w:tr>
      <w:tr w:rsidR="000A428B" w14:paraId="28591C48" w14:textId="77777777" w:rsidTr="00F64F57">
        <w:trPr>
          <w:trHeight w:val="490"/>
          <w:ins w:id="1668" w:author="Chen Heller" w:date="2022-09-15T10:18:00Z"/>
        </w:trPr>
        <w:tc>
          <w:tcPr>
            <w:tcW w:w="2126" w:type="dxa"/>
          </w:tcPr>
          <w:p w14:paraId="22BEA9F7" w14:textId="77777777" w:rsidR="000A428B" w:rsidRPr="00EA2CED" w:rsidRDefault="000A428B" w:rsidP="00F64F57">
            <w:pPr>
              <w:ind w:firstLine="0"/>
              <w:rPr>
                <w:ins w:id="1669" w:author="Chen Heller" w:date="2022-09-15T10:18:00Z"/>
                <w:b/>
                <w:bCs/>
              </w:rPr>
            </w:pPr>
            <w:ins w:id="1670" w:author="Chen Heller" w:date="2022-09-15T10:18:00Z">
              <w:r>
                <w:rPr>
                  <w:b/>
                  <w:bCs/>
                </w:rPr>
                <w:t>Late responses</w:t>
              </w:r>
            </w:ins>
          </w:p>
        </w:tc>
        <w:tc>
          <w:tcPr>
            <w:tcW w:w="1701" w:type="dxa"/>
          </w:tcPr>
          <w:p w14:paraId="078B1D8F" w14:textId="591BF737" w:rsidR="000A428B" w:rsidRDefault="0082355E" w:rsidP="00F64F57">
            <w:pPr>
              <w:ind w:firstLine="0"/>
              <w:rPr>
                <w:ins w:id="1671" w:author="Chen Heller" w:date="2022-09-15T10:18:00Z"/>
              </w:rPr>
            </w:pPr>
            <w:ins w:id="1672" w:author="Chen Heller" w:date="2022-09-15T10:20:00Z">
              <w:r>
                <w:t xml:space="preserve">32.06 </w:t>
              </w:r>
            </w:ins>
            <w:ins w:id="1673" w:author="Chen Heller" w:date="2022-09-15T10:23:00Z">
              <w:r w:rsidR="00AB69B6">
                <w:t>(</w:t>
              </w:r>
            </w:ins>
            <w:ins w:id="1674" w:author="Chen Heller" w:date="2022-09-15T10:20:00Z">
              <w:r>
                <w:t>19.24</w:t>
              </w:r>
            </w:ins>
            <w:ins w:id="1675" w:author="Chen Heller" w:date="2022-09-15T10:23:00Z">
              <w:r w:rsidR="00AB69B6">
                <w:t>)</w:t>
              </w:r>
            </w:ins>
          </w:p>
        </w:tc>
        <w:tc>
          <w:tcPr>
            <w:tcW w:w="1701" w:type="dxa"/>
          </w:tcPr>
          <w:p w14:paraId="7EF9AC98" w14:textId="39B4D1A7" w:rsidR="000A428B" w:rsidRDefault="0082355E" w:rsidP="00F64F57">
            <w:pPr>
              <w:ind w:firstLine="0"/>
              <w:rPr>
                <w:ins w:id="1676" w:author="Chen Heller" w:date="2022-09-15T10:18:00Z"/>
              </w:rPr>
            </w:pPr>
            <w:ins w:id="1677" w:author="Chen Heller" w:date="2022-09-15T10:20:00Z">
              <w:r>
                <w:t xml:space="preserve">14.06 </w:t>
              </w:r>
            </w:ins>
            <w:ins w:id="1678" w:author="Chen Heller" w:date="2022-09-15T10:23:00Z">
              <w:r w:rsidR="00AB69B6">
                <w:t>(</w:t>
              </w:r>
            </w:ins>
            <w:ins w:id="1679" w:author="Chen Heller" w:date="2022-09-15T10:20:00Z">
              <w:r>
                <w:t>10.33</w:t>
              </w:r>
            </w:ins>
            <w:ins w:id="1680" w:author="Chen Heller" w:date="2022-09-15T10:23:00Z">
              <w:r w:rsidR="00AB69B6">
                <w:t>)</w:t>
              </w:r>
            </w:ins>
          </w:p>
        </w:tc>
        <w:tc>
          <w:tcPr>
            <w:tcW w:w="709" w:type="dxa"/>
          </w:tcPr>
          <w:p w14:paraId="4B5F4585" w14:textId="7309352D" w:rsidR="000A428B" w:rsidRDefault="0082355E" w:rsidP="00F64F57">
            <w:pPr>
              <w:ind w:firstLine="0"/>
              <w:rPr>
                <w:ins w:id="1681" w:author="Chen Heller" w:date="2022-09-15T10:18:00Z"/>
              </w:rPr>
            </w:pPr>
            <w:ins w:id="1682" w:author="Chen Heller" w:date="2022-09-15T10:20:00Z">
              <w:r>
                <w:t>4.71</w:t>
              </w:r>
            </w:ins>
          </w:p>
        </w:tc>
        <w:tc>
          <w:tcPr>
            <w:tcW w:w="992" w:type="dxa"/>
          </w:tcPr>
          <w:p w14:paraId="20FAD45D" w14:textId="65A91456" w:rsidR="000A428B" w:rsidRDefault="0082355E" w:rsidP="00F64F57">
            <w:pPr>
              <w:ind w:firstLine="0"/>
              <w:rPr>
                <w:ins w:id="1683" w:author="Chen Heller" w:date="2022-09-15T10:18:00Z"/>
              </w:rPr>
            </w:pPr>
            <w:ins w:id="1684" w:author="Chen Heller" w:date="2022-09-15T10:21:00Z">
              <w:r>
                <w:t>&lt;</w:t>
              </w:r>
            </w:ins>
            <w:ins w:id="1685" w:author="Chen Heller" w:date="2022-09-15T10:20:00Z">
              <w:r>
                <w:t>0.00</w:t>
              </w:r>
            </w:ins>
            <w:ins w:id="1686" w:author="Chen Heller" w:date="2022-09-15T10:21:00Z">
              <w:r>
                <w:t>1</w:t>
              </w:r>
            </w:ins>
          </w:p>
        </w:tc>
        <w:tc>
          <w:tcPr>
            <w:tcW w:w="1702" w:type="dxa"/>
          </w:tcPr>
          <w:p w14:paraId="51B1AD7B" w14:textId="1EF14AC3" w:rsidR="000A428B" w:rsidRDefault="0082355E" w:rsidP="00F64F57">
            <w:pPr>
              <w:ind w:firstLine="0"/>
              <w:rPr>
                <w:ins w:id="1687" w:author="Chen Heller" w:date="2022-09-15T10:18:00Z"/>
              </w:rPr>
            </w:pPr>
            <w:ins w:id="1688" w:author="Chen Heller" w:date="2022-09-15T10:21:00Z">
              <w:r>
                <w:t>10.19</w:t>
              </w:r>
            </w:ins>
            <w:ins w:id="1689" w:author="Chen Heller" w:date="2022-09-15T10:23:00Z">
              <w:r w:rsidR="00AB69B6">
                <w:t>,</w:t>
              </w:r>
            </w:ins>
            <w:ins w:id="1690" w:author="Chen Heller" w:date="2022-09-15T10:21:00Z">
              <w:r>
                <w:t xml:space="preserve"> 25.80</w:t>
              </w:r>
            </w:ins>
          </w:p>
        </w:tc>
      </w:tr>
      <w:tr w:rsidR="000A428B" w14:paraId="383BD2A4" w14:textId="77777777" w:rsidTr="00F64F57">
        <w:trPr>
          <w:trHeight w:val="490"/>
          <w:ins w:id="1691" w:author="Chen Heller" w:date="2022-09-15T10:18:00Z"/>
        </w:trPr>
        <w:tc>
          <w:tcPr>
            <w:tcW w:w="2126" w:type="dxa"/>
            <w:tcBorders>
              <w:bottom w:val="single" w:sz="12" w:space="0" w:color="auto"/>
            </w:tcBorders>
          </w:tcPr>
          <w:p w14:paraId="02F756C3" w14:textId="77777777" w:rsidR="000A428B" w:rsidRPr="00EA2CED" w:rsidRDefault="000A428B" w:rsidP="00F64F57">
            <w:pPr>
              <w:ind w:firstLine="0"/>
              <w:rPr>
                <w:ins w:id="1692" w:author="Chen Heller" w:date="2022-09-15T10:18:00Z"/>
                <w:b/>
                <w:bCs/>
              </w:rPr>
            </w:pPr>
            <w:ins w:id="1693" w:author="Chen Heller" w:date="2022-09-15T10:18:00Z">
              <w:r>
                <w:rPr>
                  <w:b/>
                  <w:bCs/>
                </w:rPr>
                <w:t>Incorrect answers</w:t>
              </w:r>
            </w:ins>
          </w:p>
        </w:tc>
        <w:tc>
          <w:tcPr>
            <w:tcW w:w="1701" w:type="dxa"/>
            <w:tcBorders>
              <w:bottom w:val="single" w:sz="12" w:space="0" w:color="auto"/>
            </w:tcBorders>
          </w:tcPr>
          <w:p w14:paraId="65C819FB" w14:textId="2D62D06D" w:rsidR="000A428B" w:rsidRDefault="00280401" w:rsidP="00F64F57">
            <w:pPr>
              <w:ind w:firstLine="0"/>
              <w:rPr>
                <w:ins w:id="1694" w:author="Chen Heller" w:date="2022-09-15T10:18:00Z"/>
              </w:rPr>
            </w:pPr>
            <w:ins w:id="1695" w:author="Chen Heller" w:date="2022-09-15T10:21:00Z">
              <w:r>
                <w:t>21.9</w:t>
              </w:r>
            </w:ins>
            <w:ins w:id="1696" w:author="Chen Heller" w:date="2022-09-15T10:22:00Z">
              <w:r>
                <w:t xml:space="preserve">0 </w:t>
              </w:r>
            </w:ins>
            <w:ins w:id="1697" w:author="Chen Heller" w:date="2022-09-15T10:23:00Z">
              <w:r w:rsidR="00AB69B6">
                <w:t>(</w:t>
              </w:r>
            </w:ins>
            <w:ins w:id="1698" w:author="Chen Heller" w:date="2022-09-15T10:22:00Z">
              <w:r>
                <w:t>12.33</w:t>
              </w:r>
            </w:ins>
            <w:ins w:id="1699" w:author="Chen Heller" w:date="2022-09-15T10:23:00Z">
              <w:r w:rsidR="00AB69B6">
                <w:t>)</w:t>
              </w:r>
            </w:ins>
          </w:p>
        </w:tc>
        <w:tc>
          <w:tcPr>
            <w:tcW w:w="1701" w:type="dxa"/>
            <w:tcBorders>
              <w:bottom w:val="single" w:sz="12" w:space="0" w:color="auto"/>
            </w:tcBorders>
          </w:tcPr>
          <w:p w14:paraId="4899934B" w14:textId="15B303F4" w:rsidR="000A428B" w:rsidRDefault="00280401" w:rsidP="00F64F57">
            <w:pPr>
              <w:ind w:firstLine="0"/>
              <w:rPr>
                <w:ins w:id="1700" w:author="Chen Heller" w:date="2022-09-15T10:18:00Z"/>
              </w:rPr>
            </w:pPr>
            <w:ins w:id="1701" w:author="Chen Heller" w:date="2022-09-15T10:22:00Z">
              <w:r>
                <w:t xml:space="preserve">36.13 </w:t>
              </w:r>
            </w:ins>
            <w:ins w:id="1702" w:author="Chen Heller" w:date="2022-09-15T10:23:00Z">
              <w:r w:rsidR="00AB69B6">
                <w:t>(</w:t>
              </w:r>
            </w:ins>
            <w:ins w:id="1703" w:author="Chen Heller" w:date="2022-09-15T10:22:00Z">
              <w:r>
                <w:t>15.29</w:t>
              </w:r>
            </w:ins>
            <w:ins w:id="1704" w:author="Chen Heller" w:date="2022-09-15T10:23:00Z">
              <w:r w:rsidR="00AB69B6">
                <w:t>)</w:t>
              </w:r>
            </w:ins>
          </w:p>
        </w:tc>
        <w:tc>
          <w:tcPr>
            <w:tcW w:w="709" w:type="dxa"/>
            <w:tcBorders>
              <w:bottom w:val="single" w:sz="12" w:space="0" w:color="auto"/>
            </w:tcBorders>
          </w:tcPr>
          <w:p w14:paraId="46B47E4F" w14:textId="754B9CE4" w:rsidR="000A428B" w:rsidRDefault="00280401" w:rsidP="00F64F57">
            <w:pPr>
              <w:ind w:firstLine="0"/>
              <w:rPr>
                <w:ins w:id="1705" w:author="Chen Heller" w:date="2022-09-15T10:18:00Z"/>
              </w:rPr>
            </w:pPr>
            <w:ins w:id="1706" w:author="Chen Heller" w:date="2022-09-15T10:22:00Z">
              <w:r>
                <w:t>6.31</w:t>
              </w:r>
            </w:ins>
          </w:p>
        </w:tc>
        <w:tc>
          <w:tcPr>
            <w:tcW w:w="992" w:type="dxa"/>
            <w:tcBorders>
              <w:bottom w:val="single" w:sz="12" w:space="0" w:color="auto"/>
            </w:tcBorders>
          </w:tcPr>
          <w:p w14:paraId="155E8347" w14:textId="1F06C30C" w:rsidR="000A428B" w:rsidRDefault="00280401" w:rsidP="00F64F57">
            <w:pPr>
              <w:ind w:firstLine="0"/>
              <w:rPr>
                <w:ins w:id="1707" w:author="Chen Heller" w:date="2022-09-15T10:18:00Z"/>
              </w:rPr>
            </w:pPr>
            <w:ins w:id="1708" w:author="Chen Heller" w:date="2022-09-15T10:22:00Z">
              <w:r>
                <w:t>&lt;0.001</w:t>
              </w:r>
            </w:ins>
          </w:p>
        </w:tc>
        <w:tc>
          <w:tcPr>
            <w:tcW w:w="1702" w:type="dxa"/>
            <w:tcBorders>
              <w:bottom w:val="single" w:sz="12" w:space="0" w:color="auto"/>
            </w:tcBorders>
          </w:tcPr>
          <w:p w14:paraId="65DF07D1" w14:textId="33DF6778" w:rsidR="000A428B" w:rsidRDefault="00280401" w:rsidP="00F64F57">
            <w:pPr>
              <w:ind w:firstLine="0"/>
              <w:rPr>
                <w:ins w:id="1709" w:author="Chen Heller" w:date="2022-09-15T10:18:00Z"/>
              </w:rPr>
            </w:pPr>
            <w:ins w:id="1710" w:author="Chen Heller" w:date="2022-09-15T10:22:00Z">
              <w:r>
                <w:t>-18.84</w:t>
              </w:r>
            </w:ins>
            <w:ins w:id="1711" w:author="Chen Heller" w:date="2022-09-15T10:23:00Z">
              <w:r w:rsidR="00AB69B6">
                <w:t>,</w:t>
              </w:r>
            </w:ins>
            <w:ins w:id="1712" w:author="Chen Heller" w:date="2022-09-15T10:22:00Z">
              <w:r>
                <w:t xml:space="preserve"> -9.62</w:t>
              </w:r>
            </w:ins>
          </w:p>
        </w:tc>
      </w:tr>
      <w:tr w:rsidR="000A428B" w14:paraId="349178DC" w14:textId="77777777" w:rsidTr="00F64F57">
        <w:trPr>
          <w:trHeight w:val="490"/>
          <w:ins w:id="1713" w:author="Chen Heller" w:date="2022-09-15T10:18:00Z"/>
        </w:trPr>
        <w:tc>
          <w:tcPr>
            <w:tcW w:w="8931" w:type="dxa"/>
            <w:gridSpan w:val="6"/>
            <w:tcBorders>
              <w:top w:val="single" w:sz="12" w:space="0" w:color="auto"/>
            </w:tcBorders>
          </w:tcPr>
          <w:p w14:paraId="0133A018" w14:textId="0B85DCF8" w:rsidR="000A428B" w:rsidRDefault="000A428B" w:rsidP="003A5F96">
            <w:pPr>
              <w:spacing w:line="240" w:lineRule="auto"/>
              <w:ind w:firstLine="0"/>
              <w:rPr>
                <w:ins w:id="1714" w:author="Chen Heller" w:date="2022-09-15T10:18:00Z"/>
              </w:rPr>
            </w:pPr>
            <w:ins w:id="1715" w:author="Chen Heller" w:date="2022-09-15T10:18:00Z">
              <w:r w:rsidRPr="00F64F57">
                <w:rPr>
                  <w:i/>
                  <w:iCs/>
                  <w:sz w:val="22"/>
                  <w:szCs w:val="22"/>
                </w:rPr>
                <w:t xml:space="preserve">Note. </w:t>
              </w:r>
              <w:r w:rsidRPr="00F64F57">
                <w:rPr>
                  <w:sz w:val="22"/>
                  <w:szCs w:val="22"/>
                </w:rPr>
                <w:t>t</w:t>
              </w:r>
              <w:r>
                <w:rPr>
                  <w:sz w:val="22"/>
                  <w:szCs w:val="22"/>
                </w:rPr>
                <w:t>(</w:t>
              </w:r>
              <w:proofErr w:type="spellStart"/>
              <w:r>
                <w:rPr>
                  <w:sz w:val="22"/>
                  <w:szCs w:val="22"/>
                </w:rPr>
                <w:t>df</w:t>
              </w:r>
              <w:proofErr w:type="spellEnd"/>
              <w:r>
                <w:rPr>
                  <w:sz w:val="22"/>
                  <w:szCs w:val="22"/>
                </w:rPr>
                <w:t>)</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ins>
            <w:ins w:id="1716" w:author="Chen Heller" w:date="2022-09-15T10:24:00Z">
              <w:r w:rsidR="00676400">
                <w:rPr>
                  <w:sz w:val="22"/>
                  <w:szCs w:val="22"/>
                </w:rPr>
                <w:t>.</w:t>
              </w:r>
            </w:ins>
          </w:p>
        </w:tc>
      </w:tr>
    </w:tbl>
    <w:p w14:paraId="05B11252" w14:textId="77777777" w:rsidR="000A428B" w:rsidDel="003E0AC5" w:rsidRDefault="000A428B" w:rsidP="005E08B6">
      <w:pPr>
        <w:spacing w:line="480" w:lineRule="auto"/>
        <w:ind w:firstLine="0"/>
        <w:jc w:val="left"/>
        <w:rPr>
          <w:del w:id="1717" w:author="Chen Heller" w:date="2022-09-15T10:25:00Z"/>
        </w:rPr>
      </w:pPr>
    </w:p>
    <w:p w14:paraId="0BE09585" w14:textId="7BFA4001" w:rsidR="005F6361" w:rsidRDefault="005F6361" w:rsidP="005E08B6">
      <w:pPr>
        <w:spacing w:line="480" w:lineRule="auto"/>
        <w:ind w:firstLine="0"/>
        <w:jc w:val="left"/>
      </w:pPr>
      <w:r>
        <w:br w:type="page"/>
      </w:r>
    </w:p>
    <w:p w14:paraId="20D20597" w14:textId="68C940E4" w:rsidR="00B00AED" w:rsidRDefault="005F6361" w:rsidP="005F6361">
      <w:pPr>
        <w:pStyle w:val="Heading2"/>
      </w:pPr>
      <w:bookmarkStart w:id="1718" w:name="_Toc114053556"/>
      <w:del w:id="1719" w:author="Chen Heller" w:date="2022-09-14T12:05:00Z">
        <w:r w:rsidDel="00BB4D09">
          <w:lastRenderedPageBreak/>
          <w:delText>Bibliography</w:delText>
        </w:r>
      </w:del>
      <w:ins w:id="1720" w:author="Chen Heller" w:date="2022-09-14T12:05:00Z">
        <w:r w:rsidR="00BB4D09">
          <w:t>References</w:t>
        </w:r>
      </w:ins>
      <w:bookmarkEnd w:id="1718"/>
    </w:p>
    <w:p w14:paraId="5E9720E7" w14:textId="77777777" w:rsidR="0046480E" w:rsidRDefault="0003265E" w:rsidP="0046480E">
      <w:pPr>
        <w:pStyle w:val="Bibliography"/>
      </w:pPr>
      <w:r>
        <w:rPr>
          <w:lang w:eastAsia="ja-JP" w:bidi="ar-SA"/>
        </w:rPr>
        <w:fldChar w:fldCharType="begin"/>
      </w:r>
      <w:r>
        <w:rPr>
          <w:lang w:eastAsia="ja-JP" w:bidi="ar-SA"/>
        </w:rPr>
        <w:instrText xml:space="preserve"> ADDIN ZOTERO_BIBL {"uncited":[],"omitted":[],"custom":[]} CSL_BIBLIOGRAPHY </w:instrText>
      </w:r>
      <w:r>
        <w:rPr>
          <w:lang w:eastAsia="ja-JP" w:bidi="ar-SA"/>
        </w:rPr>
        <w:fldChar w:fldCharType="separate"/>
      </w:r>
      <w:r w:rsidR="0046480E">
        <w:t xml:space="preserve">Abrams, R. L., Klinger, M. R., &amp; Greenwald, A. G. (2002). Subliminal words activate semantic categories (not automated motor responses). </w:t>
      </w:r>
      <w:r w:rsidR="0046480E">
        <w:rPr>
          <w:i/>
          <w:iCs/>
        </w:rPr>
        <w:t>Psychonomic Bulletin &amp; Review</w:t>
      </w:r>
      <w:r w:rsidR="0046480E">
        <w:t xml:space="preserve">, </w:t>
      </w:r>
      <w:r w:rsidR="0046480E">
        <w:rPr>
          <w:i/>
          <w:iCs/>
        </w:rPr>
        <w:t>9</w:t>
      </w:r>
      <w:r w:rsidR="0046480E">
        <w:t>(1), 100–106. https://doi.org/10.3758/BF03196262</w:t>
      </w:r>
    </w:p>
    <w:p w14:paraId="66D61A74" w14:textId="77777777" w:rsidR="0046480E" w:rsidRDefault="0046480E" w:rsidP="0046480E">
      <w:pPr>
        <w:pStyle w:val="Bibliography"/>
      </w:pPr>
      <w:proofErr w:type="spellStart"/>
      <w:r>
        <w:t>Aivar</w:t>
      </w:r>
      <w:proofErr w:type="spellEnd"/>
      <w:r>
        <w:t xml:space="preserve">, M. P., Brenner, E., &amp; </w:t>
      </w:r>
      <w:proofErr w:type="spellStart"/>
      <w:r>
        <w:t>Smeets</w:t>
      </w:r>
      <w:proofErr w:type="spellEnd"/>
      <w:r>
        <w:t xml:space="preserve">, J. B. J. (2008). Avoiding moving obstacles. </w:t>
      </w:r>
      <w:r>
        <w:rPr>
          <w:i/>
          <w:iCs/>
        </w:rPr>
        <w:t>Experimental Brain Research</w:t>
      </w:r>
      <w:r>
        <w:t xml:space="preserve">, </w:t>
      </w:r>
      <w:r>
        <w:rPr>
          <w:i/>
          <w:iCs/>
        </w:rPr>
        <w:t>190</w:t>
      </w:r>
      <w:r>
        <w:t>(3), 251–264. https://doi.org/10.1007/s00221-008-1475-9</w:t>
      </w:r>
    </w:p>
    <w:p w14:paraId="3EC1BA7E" w14:textId="77777777" w:rsidR="0046480E" w:rsidRDefault="0046480E" w:rsidP="0046480E">
      <w:pPr>
        <w:pStyle w:val="Bibliography"/>
      </w:pPr>
      <w:r>
        <w:t xml:space="preserve">Almeida, J., Mahon, B. Z., </w:t>
      </w:r>
      <w:proofErr w:type="spellStart"/>
      <w:r>
        <w:t>Zapater-Raberov</w:t>
      </w:r>
      <w:proofErr w:type="spellEnd"/>
      <w:r>
        <w:t xml:space="preserve">, V., </w:t>
      </w:r>
      <w:proofErr w:type="spellStart"/>
      <w:r>
        <w:t>Dziuba</w:t>
      </w:r>
      <w:proofErr w:type="spellEnd"/>
      <w:r>
        <w:t xml:space="preserve">, A., </w:t>
      </w:r>
      <w:proofErr w:type="spellStart"/>
      <w:r>
        <w:t>Cabaço</w:t>
      </w:r>
      <w:proofErr w:type="spellEnd"/>
      <w:r>
        <w:t xml:space="preserve">, T., Marques, J. F., &amp; </w:t>
      </w:r>
      <w:proofErr w:type="spellStart"/>
      <w:r>
        <w:t>Caramazza</w:t>
      </w:r>
      <w:proofErr w:type="spellEnd"/>
      <w:r>
        <w:t xml:space="preserve">,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291C5242" w14:textId="77777777" w:rsidR="0046480E" w:rsidRDefault="0046480E" w:rsidP="0046480E">
      <w:pPr>
        <w:pStyle w:val="Bibliography"/>
      </w:pPr>
      <w:r>
        <w:t xml:space="preserve">Almeida, J., </w:t>
      </w:r>
      <w:proofErr w:type="spellStart"/>
      <w:r>
        <w:t>Pajtas</w:t>
      </w:r>
      <w:proofErr w:type="spellEnd"/>
      <w:r>
        <w:t xml:space="preserve">, P. E., Mahon, B. Z., Nakayama, K., &amp; </w:t>
      </w:r>
      <w:proofErr w:type="spellStart"/>
      <w:r>
        <w:t>Caramazza</w:t>
      </w:r>
      <w:proofErr w:type="spellEnd"/>
      <w:r>
        <w:t xml:space="preserve">, A. (2013). </w:t>
      </w:r>
      <w:proofErr w:type="spellStart"/>
      <w:r>
        <w:t>Affect</w:t>
      </w:r>
      <w:proofErr w:type="spellEnd"/>
      <w:r>
        <w:t xml:space="preserve">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3E8C89B0" w14:textId="77777777" w:rsidR="0046480E" w:rsidRDefault="0046480E" w:rsidP="0046480E">
      <w:pPr>
        <w:pStyle w:val="Bibliography"/>
      </w:pPr>
      <w:proofErr w:type="spellStart"/>
      <w:r>
        <w:t>Avneon</w:t>
      </w:r>
      <w:proofErr w:type="spellEnd"/>
      <w:r>
        <w:t xml:space="preserve">, M. (2018). Reexamining unconscious response priming_ A liminal-prime paradigm. </w:t>
      </w:r>
      <w:r>
        <w:rPr>
          <w:i/>
          <w:iCs/>
        </w:rPr>
        <w:t>Consciousness and Cognition</w:t>
      </w:r>
      <w:r>
        <w:t>, 17.</w:t>
      </w:r>
    </w:p>
    <w:p w14:paraId="308B0B5E" w14:textId="77777777" w:rsidR="0046480E" w:rsidRDefault="0046480E" w:rsidP="0046480E">
      <w:pPr>
        <w:pStyle w:val="Bibliography"/>
      </w:pPr>
      <w:proofErr w:type="spellStart"/>
      <w:r>
        <w:t>Bogomolov</w:t>
      </w:r>
      <w:proofErr w:type="spellEnd"/>
      <w:r>
        <w:t xml:space="preserve">, M., Peterson, C. B., </w:t>
      </w:r>
      <w:proofErr w:type="spellStart"/>
      <w:r>
        <w:t>Benjamini</w:t>
      </w:r>
      <w:proofErr w:type="spellEnd"/>
      <w:r>
        <w:t xml:space="preserve">, Y., &amp; </w:t>
      </w:r>
      <w:proofErr w:type="spellStart"/>
      <w:r>
        <w:t>Sabatti</w:t>
      </w:r>
      <w:proofErr w:type="spellEnd"/>
      <w:r>
        <w:t xml:space="preserve">, C. (2021). Hypotheses on a tree: New error rates and testing strategies. </w:t>
      </w:r>
      <w:proofErr w:type="spellStart"/>
      <w:r>
        <w:rPr>
          <w:i/>
          <w:iCs/>
        </w:rPr>
        <w:t>Biometrika</w:t>
      </w:r>
      <w:proofErr w:type="spellEnd"/>
      <w:r>
        <w:t xml:space="preserve">, </w:t>
      </w:r>
      <w:r>
        <w:rPr>
          <w:i/>
          <w:iCs/>
        </w:rPr>
        <w:t>108</w:t>
      </w:r>
      <w:r>
        <w:t>(3), 575–590. https://doi.org/10.1093/biomet/asaa086</w:t>
      </w:r>
    </w:p>
    <w:p w14:paraId="613FD43D" w14:textId="77777777" w:rsidR="0046480E" w:rsidRDefault="0046480E" w:rsidP="0046480E">
      <w:pPr>
        <w:pStyle w:val="Bibliography"/>
      </w:pPr>
      <w:r>
        <w:t xml:space="preserve">Bowers, K. S. (1982). </w:t>
      </w:r>
      <w:r>
        <w:rPr>
          <w:i/>
          <w:iCs/>
        </w:rPr>
        <w:t>On being unconsciously influenced and informed.</w:t>
      </w:r>
      <w:r>
        <w:t xml:space="preserve"> https://philpapers.org/rec/BOWOBU</w:t>
      </w:r>
    </w:p>
    <w:p w14:paraId="68BDFFC0" w14:textId="77777777" w:rsidR="0046480E" w:rsidRDefault="0046480E" w:rsidP="0046480E">
      <w:pPr>
        <w:pStyle w:val="Bibliography"/>
      </w:pPr>
      <w:r>
        <w:t xml:space="preserve">Brainard, D. H. (1997). The Psychophysics Toolbox. </w:t>
      </w:r>
      <w:r>
        <w:rPr>
          <w:i/>
          <w:iCs/>
        </w:rPr>
        <w:t>Spatial Vision</w:t>
      </w:r>
      <w:r>
        <w:t xml:space="preserve">, </w:t>
      </w:r>
      <w:r>
        <w:rPr>
          <w:i/>
          <w:iCs/>
        </w:rPr>
        <w:t>10</w:t>
      </w:r>
      <w:r>
        <w:t>(4), 433–436. https://doi.org/10.1163/156856897X00357</w:t>
      </w:r>
    </w:p>
    <w:p w14:paraId="5C094F8D" w14:textId="77777777" w:rsidR="0046480E" w:rsidRDefault="0046480E" w:rsidP="0046480E">
      <w:pPr>
        <w:pStyle w:val="Bibliography"/>
      </w:pPr>
      <w:proofErr w:type="spellStart"/>
      <w:r>
        <w:t>Breitmeyer</w:t>
      </w:r>
      <w:proofErr w:type="spellEnd"/>
      <w:r>
        <w:t xml:space="preserve">,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6C3DB627" w14:textId="77777777" w:rsidR="0046480E" w:rsidRDefault="0046480E" w:rsidP="0046480E">
      <w:pPr>
        <w:pStyle w:val="Bibliography"/>
      </w:pPr>
      <w:r>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1681DF85" w14:textId="77777777" w:rsidR="0046480E" w:rsidRDefault="0046480E" w:rsidP="0046480E">
      <w:pPr>
        <w:pStyle w:val="Bibliography"/>
      </w:pPr>
      <w:r>
        <w:t xml:space="preserve">Burk, D., Ingram, J. N., Franklin, D. W., </w:t>
      </w:r>
      <w:proofErr w:type="spellStart"/>
      <w:r>
        <w:t>Shadlen</w:t>
      </w:r>
      <w:proofErr w:type="spellEnd"/>
      <w:r>
        <w:t xml:space="preserve">, M. N., &amp; Wolpert, D. M. (2014). Motor Effort Alters Changes of Mind in Sensorimotor Decision Making. </w:t>
      </w:r>
      <w:proofErr w:type="spellStart"/>
      <w:r>
        <w:rPr>
          <w:i/>
          <w:iCs/>
        </w:rPr>
        <w:t>PLoS</w:t>
      </w:r>
      <w:proofErr w:type="spellEnd"/>
      <w:r>
        <w:rPr>
          <w:i/>
          <w:iCs/>
        </w:rPr>
        <w:t xml:space="preserve"> ONE</w:t>
      </w:r>
      <w:r>
        <w:t xml:space="preserve">, </w:t>
      </w:r>
      <w:r>
        <w:rPr>
          <w:i/>
          <w:iCs/>
        </w:rPr>
        <w:t>9</w:t>
      </w:r>
      <w:r>
        <w:t>(3), e92681. https://doi.org/10.1371/journal.pone.0092681</w:t>
      </w:r>
    </w:p>
    <w:p w14:paraId="0F68B3C8" w14:textId="77777777" w:rsidR="0046480E" w:rsidRDefault="0046480E" w:rsidP="0046480E">
      <w:pPr>
        <w:pStyle w:val="Bibliography"/>
      </w:pPr>
      <w:proofErr w:type="spellStart"/>
      <w:r>
        <w:lastRenderedPageBreak/>
        <w:t>Cressman</w:t>
      </w:r>
      <w:proofErr w:type="spellEnd"/>
      <w:r>
        <w:t xml:space="preserve">, E. K., Franks, I. M., Enns, J. T., &amp; Chua, R. (2007). On-line control of pointing is modiﬁed by unseen visual shapes. </w:t>
      </w:r>
      <w:r>
        <w:rPr>
          <w:i/>
          <w:iCs/>
        </w:rPr>
        <w:t>Consciousness and Cognition</w:t>
      </w:r>
      <w:r>
        <w:t>, 11.</w:t>
      </w:r>
    </w:p>
    <w:p w14:paraId="3EC5B78E" w14:textId="77777777" w:rsidR="0046480E" w:rsidRDefault="0046480E" w:rsidP="0046480E">
      <w:pPr>
        <w:pStyle w:val="Bibliography"/>
      </w:pPr>
      <w:proofErr w:type="spellStart"/>
      <w:r>
        <w:t>Daltrozzo</w:t>
      </w:r>
      <w:proofErr w:type="spellEnd"/>
      <w:r>
        <w:t xml:space="preserve">, J., Signoret, C., </w:t>
      </w:r>
      <w:proofErr w:type="spellStart"/>
      <w:r>
        <w:t>Tillmann</w:t>
      </w:r>
      <w:proofErr w:type="spellEnd"/>
      <w:r>
        <w:t xml:space="preserve">, B., &amp; Perrin, F. (2011). Subliminal Semantic Priming in Speech. </w:t>
      </w:r>
      <w:proofErr w:type="spellStart"/>
      <w:r>
        <w:rPr>
          <w:i/>
          <w:iCs/>
        </w:rPr>
        <w:t>PLoS</w:t>
      </w:r>
      <w:proofErr w:type="spellEnd"/>
      <w:r>
        <w:rPr>
          <w:i/>
          <w:iCs/>
        </w:rPr>
        <w:t xml:space="preserve"> ONE</w:t>
      </w:r>
      <w:r>
        <w:t xml:space="preserve">, </w:t>
      </w:r>
      <w:r>
        <w:rPr>
          <w:i/>
          <w:iCs/>
        </w:rPr>
        <w:t>6</w:t>
      </w:r>
      <w:r>
        <w:t>(5), e20273. https://doi.org/10.1371/journal.pone.0020273</w:t>
      </w:r>
    </w:p>
    <w:p w14:paraId="421F8965" w14:textId="77777777" w:rsidR="0046480E" w:rsidRDefault="0046480E" w:rsidP="0046480E">
      <w:pPr>
        <w:pStyle w:val="Bibliography"/>
      </w:pPr>
      <w:r>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4EE6B41E" w14:textId="77777777" w:rsidR="0046480E" w:rsidRDefault="0046480E" w:rsidP="0046480E">
      <w:pPr>
        <w:pStyle w:val="Bibliography"/>
      </w:pPr>
      <w:proofErr w:type="spellStart"/>
      <w:r>
        <w:t>Dehaene</w:t>
      </w:r>
      <w:proofErr w:type="spellEnd"/>
      <w:r>
        <w:t xml:space="preserve">, S., </w:t>
      </w:r>
      <w:proofErr w:type="spellStart"/>
      <w:r>
        <w:t>Naccache</w:t>
      </w:r>
      <w:proofErr w:type="spellEnd"/>
      <w:r>
        <w:t xml:space="preserve">, L., </w:t>
      </w:r>
      <w:proofErr w:type="spellStart"/>
      <w:r>
        <w:t>Clec’H</w:t>
      </w:r>
      <w:proofErr w:type="spellEnd"/>
      <w:r>
        <w:t xml:space="preserve">, G. L., Koechlin, E., Mueller, M., &amp; </w:t>
      </w:r>
      <w:proofErr w:type="spellStart"/>
      <w:r>
        <w:t>Dehaene-Lambertz</w:t>
      </w:r>
      <w:proofErr w:type="spellEnd"/>
      <w:r>
        <w:t xml:space="preserve">, G. (1998). </w:t>
      </w:r>
      <w:r>
        <w:rPr>
          <w:i/>
          <w:iCs/>
        </w:rPr>
        <w:t>Imaging unconscious semantic priming</w:t>
      </w:r>
      <w:r>
        <w:t xml:space="preserve">. </w:t>
      </w:r>
      <w:r>
        <w:rPr>
          <w:i/>
          <w:iCs/>
        </w:rPr>
        <w:t>395</w:t>
      </w:r>
      <w:r>
        <w:t>, 4.</w:t>
      </w:r>
    </w:p>
    <w:p w14:paraId="0398C73B" w14:textId="77777777" w:rsidR="0046480E" w:rsidRDefault="0046480E" w:rsidP="0046480E">
      <w:pPr>
        <w:pStyle w:val="Bibliography"/>
      </w:pPr>
      <w:proofErr w:type="spellStart"/>
      <w:r>
        <w:t>Dehaene</w:t>
      </w:r>
      <w:proofErr w:type="spellEnd"/>
      <w:r>
        <w:t xml:space="preserve">, S., </w:t>
      </w:r>
      <w:proofErr w:type="spellStart"/>
      <w:r>
        <w:t>Naccache</w:t>
      </w:r>
      <w:proofErr w:type="spellEnd"/>
      <w:r>
        <w:t xml:space="preserve">, L., Cohen, L., </w:t>
      </w:r>
      <w:proofErr w:type="spellStart"/>
      <w:r>
        <w:t>Bihan</w:t>
      </w:r>
      <w:proofErr w:type="spellEnd"/>
      <w:r>
        <w:t xml:space="preserve">, D. L., </w:t>
      </w:r>
      <w:proofErr w:type="spellStart"/>
      <w:r>
        <w:t>Mangin</w:t>
      </w:r>
      <w:proofErr w:type="spellEnd"/>
      <w:r>
        <w:t xml:space="preserve">, J.-F., </w:t>
      </w:r>
      <w:proofErr w:type="spellStart"/>
      <w:r>
        <w:t>Poline</w:t>
      </w:r>
      <w:proofErr w:type="spellEnd"/>
      <w:r>
        <w:t xml:space="preserve">, J.-B., &amp; Rivière, D. (2001). Cerebral mechanisms of word masking and unconscious repetition priming. </w:t>
      </w:r>
      <w:r>
        <w:rPr>
          <w:i/>
          <w:iCs/>
        </w:rPr>
        <w:t>Nature Neuroscience</w:t>
      </w:r>
      <w:r>
        <w:t xml:space="preserve">, </w:t>
      </w:r>
      <w:r>
        <w:rPr>
          <w:i/>
          <w:iCs/>
        </w:rPr>
        <w:t>4</w:t>
      </w:r>
      <w:r>
        <w:t>(7), 752–758. https://doi.org/10.1038/89551</w:t>
      </w:r>
    </w:p>
    <w:p w14:paraId="171FDE3B" w14:textId="77777777" w:rsidR="0046480E" w:rsidRDefault="0046480E" w:rsidP="0046480E">
      <w:pPr>
        <w:pStyle w:val="Bibliography"/>
      </w:pPr>
      <w:proofErr w:type="spellStart"/>
      <w:r>
        <w:t>Dell’Acqua</w:t>
      </w:r>
      <w:proofErr w:type="spellEnd"/>
      <w:r>
        <w:t xml:space="preserve">, R., &amp; Grainger, J. (1999). Unconscious semantic priming from pictures. </w:t>
      </w:r>
      <w:r>
        <w:rPr>
          <w:i/>
          <w:iCs/>
        </w:rPr>
        <w:t>Cognition</w:t>
      </w:r>
      <w:r>
        <w:t xml:space="preserve">, </w:t>
      </w:r>
      <w:r>
        <w:rPr>
          <w:i/>
          <w:iCs/>
        </w:rPr>
        <w:t>73</w:t>
      </w:r>
      <w:r>
        <w:t>(1), B1–B15. https://doi.org/10.1016/S0010-0277(99)00049-9</w:t>
      </w:r>
    </w:p>
    <w:p w14:paraId="3C9D2EF6" w14:textId="77777777" w:rsidR="0046480E" w:rsidRDefault="0046480E" w:rsidP="0046480E">
      <w:pPr>
        <w:pStyle w:val="Bibliography"/>
      </w:pPr>
      <w:proofErr w:type="spellStart"/>
      <w:r>
        <w:t>D’Errico</w:t>
      </w:r>
      <w:proofErr w:type="spellEnd"/>
      <w:r>
        <w:t xml:space="preserve">, J. (2022). </w:t>
      </w:r>
      <w:proofErr w:type="spellStart"/>
      <w:r>
        <w:rPr>
          <w:i/>
          <w:iCs/>
        </w:rPr>
        <w:t>Inpaint_nans</w:t>
      </w:r>
      <w:proofErr w:type="spellEnd"/>
      <w:r>
        <w:t>. MATLAB Central File Exchange. https://www.mathworks.com/matlabcentral/fileexchange/4551-inpaint_nans</w:t>
      </w:r>
    </w:p>
    <w:p w14:paraId="751F6FAD" w14:textId="77777777" w:rsidR="0046480E" w:rsidRDefault="0046480E" w:rsidP="0046480E">
      <w:pPr>
        <w:pStyle w:val="Bibliography"/>
      </w:pPr>
      <w:proofErr w:type="spellStart"/>
      <w:r>
        <w:t>Desmurget</w:t>
      </w:r>
      <w:proofErr w:type="spellEnd"/>
      <w:r>
        <w:t xml:space="preserve">, M., Jordan, M., </w:t>
      </w:r>
      <w:proofErr w:type="spellStart"/>
      <w:r>
        <w:t>Prablanc</w:t>
      </w:r>
      <w:proofErr w:type="spellEnd"/>
      <w:r>
        <w:t xml:space="preserve">, C., &amp; </w:t>
      </w:r>
      <w:proofErr w:type="spellStart"/>
      <w:r>
        <w:t>Jeannerod</w:t>
      </w:r>
      <w:proofErr w:type="spellEnd"/>
      <w:r>
        <w:t xml:space="preserve">, M. (1997). Constrained and Unconstrained Movements Involve Different Control Strategies. </w:t>
      </w:r>
      <w:r>
        <w:rPr>
          <w:i/>
          <w:iCs/>
        </w:rPr>
        <w:t>Journal of Neurophysiology</w:t>
      </w:r>
      <w:r>
        <w:t xml:space="preserve">, </w:t>
      </w:r>
      <w:r>
        <w:rPr>
          <w:i/>
          <w:iCs/>
        </w:rPr>
        <w:t>77</w:t>
      </w:r>
      <w:r>
        <w:t>(3), 1644–1650. https://doi.org/10.1152/jn.1997.77.3.1644</w:t>
      </w:r>
    </w:p>
    <w:p w14:paraId="520C37A8" w14:textId="77777777" w:rsidR="0046480E" w:rsidRDefault="0046480E" w:rsidP="0046480E">
      <w:pPr>
        <w:pStyle w:val="Bibliography"/>
      </w:pPr>
      <w:proofErr w:type="spellStart"/>
      <w:r>
        <w:t>Dotan</w:t>
      </w:r>
      <w:proofErr w:type="spellEnd"/>
      <w:r>
        <w:t xml:space="preserve">, D., </w:t>
      </w:r>
      <w:proofErr w:type="spellStart"/>
      <w:r>
        <w:t>Meyniel</w:t>
      </w:r>
      <w:proofErr w:type="spellEnd"/>
      <w:r>
        <w:t xml:space="preserve">, F., &amp; </w:t>
      </w:r>
      <w:proofErr w:type="spellStart"/>
      <w:r>
        <w:t>Dehaene</w:t>
      </w:r>
      <w:proofErr w:type="spellEnd"/>
      <w:r>
        <w:t xml:space="preserve">, S. (2018). On-line confidence monitoring during decision making. </w:t>
      </w:r>
      <w:r>
        <w:rPr>
          <w:i/>
          <w:iCs/>
        </w:rPr>
        <w:t>Cognition</w:t>
      </w:r>
      <w:r>
        <w:t xml:space="preserve">, </w:t>
      </w:r>
      <w:r>
        <w:rPr>
          <w:i/>
          <w:iCs/>
        </w:rPr>
        <w:t>171</w:t>
      </w:r>
      <w:r>
        <w:t>, 112–121. https://doi.org/10.1016/j.cognition.2017.11.001</w:t>
      </w:r>
    </w:p>
    <w:p w14:paraId="39C012F4" w14:textId="77777777" w:rsidR="0046480E" w:rsidRDefault="0046480E" w:rsidP="0046480E">
      <w:pPr>
        <w:pStyle w:val="Bibliography"/>
      </w:pPr>
      <w:r>
        <w:t xml:space="preserve">Eriksen, C. W. (1960). Discrimination and learning without awareness: A methodological survey and evaluation. </w:t>
      </w:r>
      <w:r>
        <w:rPr>
          <w:i/>
          <w:iCs/>
        </w:rPr>
        <w:t>Psychological Review</w:t>
      </w:r>
      <w:r>
        <w:t xml:space="preserve">, </w:t>
      </w:r>
      <w:r>
        <w:rPr>
          <w:i/>
          <w:iCs/>
        </w:rPr>
        <w:t>67</w:t>
      </w:r>
      <w:r>
        <w:t>(5), 279–300. https://doi.org/10.1037/h0041622</w:t>
      </w:r>
    </w:p>
    <w:p w14:paraId="18A3FC33" w14:textId="77777777" w:rsidR="0046480E" w:rsidRDefault="0046480E" w:rsidP="0046480E">
      <w:pPr>
        <w:pStyle w:val="Bibliography"/>
      </w:pPr>
      <w:r>
        <w:t xml:space="preserve">Everitt, B. S., &amp; </w:t>
      </w:r>
      <w:proofErr w:type="spellStart"/>
      <w:r>
        <w:t>Skrondal</w:t>
      </w:r>
      <w:proofErr w:type="spellEnd"/>
      <w:r>
        <w:t xml:space="preserve">, A. (2010). </w:t>
      </w:r>
      <w:r>
        <w:rPr>
          <w:i/>
          <w:iCs/>
        </w:rPr>
        <w:t>The Cambridge dictionary of statistics</w:t>
      </w:r>
      <w:r>
        <w:t>. http://196.43.179.6:8080/xmlui/handle/123456789/1213</w:t>
      </w:r>
    </w:p>
    <w:p w14:paraId="660EF708" w14:textId="77777777" w:rsidR="0046480E" w:rsidRDefault="0046480E" w:rsidP="0046480E">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6727EB2F" w14:textId="77777777" w:rsidR="0046480E" w:rsidRDefault="0046480E" w:rsidP="0046480E">
      <w:pPr>
        <w:pStyle w:val="Bibliography"/>
      </w:pPr>
      <w:r>
        <w:lastRenderedPageBreak/>
        <w:t xml:space="preserve">Farmer, T. A., Cargill, S. A., &amp; Spivey, M. J. (2007). </w:t>
      </w:r>
      <w:proofErr w:type="spellStart"/>
      <w:r>
        <w:t>Gradiency</w:t>
      </w:r>
      <w:proofErr w:type="spellEnd"/>
      <w:r>
        <w:t xml:space="preserve"> and Visual Context in Syntactic Garden-Paths. </w:t>
      </w:r>
      <w:r>
        <w:rPr>
          <w:i/>
          <w:iCs/>
        </w:rPr>
        <w:t>Journal of Memory and Language</w:t>
      </w:r>
      <w:r>
        <w:t xml:space="preserve">, </w:t>
      </w:r>
      <w:r>
        <w:rPr>
          <w:i/>
          <w:iCs/>
        </w:rPr>
        <w:t>57</w:t>
      </w:r>
      <w:r>
        <w:t>(4), 570–595. https://doi.org/10.1016/j.jml.2007.04.003</w:t>
      </w:r>
    </w:p>
    <w:p w14:paraId="01765EE4" w14:textId="77777777" w:rsidR="0046480E" w:rsidRDefault="0046480E" w:rsidP="0046480E">
      <w:pPr>
        <w:pStyle w:val="Bibliography"/>
      </w:pPr>
      <w:proofErr w:type="spellStart"/>
      <w:r>
        <w:t>Faul</w:t>
      </w:r>
      <w:proofErr w:type="spellEnd"/>
      <w:r>
        <w:t xml:space="preserve">, F., </w:t>
      </w:r>
      <w:proofErr w:type="spellStart"/>
      <w:r>
        <w:t>Erdfelder</w:t>
      </w:r>
      <w:proofErr w:type="spellEnd"/>
      <w:r>
        <w:t xml:space="preserve">,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35230B20" w14:textId="77777777" w:rsidR="0046480E" w:rsidRDefault="0046480E" w:rsidP="0046480E">
      <w:pPr>
        <w:pStyle w:val="Bibliography"/>
      </w:pPr>
      <w:proofErr w:type="spellStart"/>
      <w:r>
        <w:t>Faul</w:t>
      </w:r>
      <w:proofErr w:type="spellEnd"/>
      <w:r>
        <w:t xml:space="preserve">, F., </w:t>
      </w:r>
      <w:proofErr w:type="spellStart"/>
      <w:r>
        <w:t>Erdfelder</w:t>
      </w:r>
      <w:proofErr w:type="spellEnd"/>
      <w:r>
        <w:t xml:space="preserve">,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1C6E8A3E" w14:textId="77777777" w:rsidR="0046480E" w:rsidRDefault="0046480E" w:rsidP="0046480E">
      <w:pPr>
        <w:pStyle w:val="Bibliography"/>
      </w:pPr>
      <w:proofErr w:type="spellStart"/>
      <w:r>
        <w:t>Finkbeiner</w:t>
      </w:r>
      <w:proofErr w:type="spellEnd"/>
      <w:r>
        <w:t xml:space="preserve">,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57BA33AB" w14:textId="77777777" w:rsidR="0046480E" w:rsidRDefault="0046480E" w:rsidP="0046480E">
      <w:pPr>
        <w:pStyle w:val="Bibliography"/>
      </w:pPr>
      <w:proofErr w:type="spellStart"/>
      <w:r>
        <w:t>Finkbeiner</w:t>
      </w:r>
      <w:proofErr w:type="spellEnd"/>
      <w:r>
        <w:t xml:space="preserve">, M., &amp; Friedman, J. (2011). The Flexibility of </w:t>
      </w:r>
      <w:proofErr w:type="spellStart"/>
      <w:r>
        <w:t>Nonconsciously</w:t>
      </w:r>
      <w:proofErr w:type="spellEnd"/>
      <w:r>
        <w:t xml:space="preserve"> Deployed Cognitive Processes: Evidence from Masked Congruence Priming. </w:t>
      </w:r>
      <w:proofErr w:type="spellStart"/>
      <w:r>
        <w:rPr>
          <w:i/>
          <w:iCs/>
        </w:rPr>
        <w:t>PLoS</w:t>
      </w:r>
      <w:proofErr w:type="spellEnd"/>
      <w:r>
        <w:rPr>
          <w:i/>
          <w:iCs/>
        </w:rPr>
        <w:t xml:space="preserve"> ONE</w:t>
      </w:r>
      <w:r>
        <w:t xml:space="preserve">, </w:t>
      </w:r>
      <w:r>
        <w:rPr>
          <w:i/>
          <w:iCs/>
        </w:rPr>
        <w:t>6</w:t>
      </w:r>
      <w:r>
        <w:t>(2), e17095. https://doi.org/10.1371/journal.pone.0017095</w:t>
      </w:r>
    </w:p>
    <w:p w14:paraId="1D5CFFBA" w14:textId="77777777" w:rsidR="0046480E" w:rsidRDefault="0046480E" w:rsidP="0046480E">
      <w:pPr>
        <w:pStyle w:val="Bibliography"/>
      </w:pPr>
      <w:proofErr w:type="spellStart"/>
      <w:r>
        <w:t>Finkbeiner</w:t>
      </w:r>
      <w:proofErr w:type="spellEnd"/>
      <w:r>
        <w:t xml:space="preserve">, M., Song, J.-H., Nakayama, K., &amp; </w:t>
      </w:r>
      <w:proofErr w:type="spellStart"/>
      <w:r>
        <w:t>Caramazza</w:t>
      </w:r>
      <w:proofErr w:type="spellEnd"/>
      <w:r>
        <w:t xml:space="preserve">, A. (2008). Engaging the motor system with masked orthographic primes: A kinematic analysis. </w:t>
      </w:r>
      <w:r>
        <w:rPr>
          <w:i/>
          <w:iCs/>
        </w:rPr>
        <w:t>Visual Cognition</w:t>
      </w:r>
      <w:r>
        <w:t xml:space="preserve">, </w:t>
      </w:r>
      <w:r>
        <w:rPr>
          <w:i/>
          <w:iCs/>
        </w:rPr>
        <w:t>16</w:t>
      </w:r>
      <w:r>
        <w:t>(1), 11–22. https://doi.org/10.1080/13506280701203838</w:t>
      </w:r>
    </w:p>
    <w:p w14:paraId="13CB4137" w14:textId="77777777" w:rsidR="0046480E" w:rsidRDefault="0046480E" w:rsidP="0046480E">
      <w:pPr>
        <w:pStyle w:val="Bibliography"/>
      </w:pPr>
      <w:r>
        <w:t xml:space="preserve">Freeman, J. B., </w:t>
      </w:r>
      <w:proofErr w:type="spellStart"/>
      <w:r>
        <w:t>Ambady</w:t>
      </w:r>
      <w:proofErr w:type="spellEnd"/>
      <w:r>
        <w:t xml:space="preserve">,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779188C2" w14:textId="77777777" w:rsidR="0046480E" w:rsidRDefault="0046480E" w:rsidP="0046480E">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25387A02" w14:textId="77777777" w:rsidR="0046480E" w:rsidRDefault="0046480E" w:rsidP="0046480E">
      <w:pPr>
        <w:pStyle w:val="Bibliography"/>
      </w:pPr>
      <w:r>
        <w:t xml:space="preserve">Friedman, J., &amp; </w:t>
      </w:r>
      <w:proofErr w:type="spellStart"/>
      <w:r>
        <w:t>Finkbeiner</w:t>
      </w:r>
      <w:proofErr w:type="spellEnd"/>
      <w:r>
        <w:t xml:space="preserve">, M. (2010). Temporal dynamics of masked congruence priming: Evidence from reaching trajectories. </w:t>
      </w:r>
      <w:r>
        <w:rPr>
          <w:i/>
          <w:iCs/>
        </w:rPr>
        <w:t>Proceedings of the 9th Conference of the Australasian Society for Cognitive Science</w:t>
      </w:r>
      <w:r>
        <w:t>, 98–105. https://doi.org/10.5096/ASCS200916</w:t>
      </w:r>
    </w:p>
    <w:p w14:paraId="02AD5833" w14:textId="77777777" w:rsidR="0046480E" w:rsidRDefault="0046480E" w:rsidP="0046480E">
      <w:pPr>
        <w:pStyle w:val="Bibliography"/>
      </w:pPr>
      <w:r>
        <w:t xml:space="preserve">Frost, R., &amp; </w:t>
      </w:r>
      <w:proofErr w:type="spellStart"/>
      <w:r>
        <w:t>Plaut</w:t>
      </w:r>
      <w:proofErr w:type="spellEnd"/>
      <w:r>
        <w:t xml:space="preserve">, D. (2005). </w:t>
      </w:r>
      <w:r>
        <w:rPr>
          <w:i/>
          <w:iCs/>
        </w:rPr>
        <w:t>The word-frequency database for printed Hebrew</w:t>
      </w:r>
      <w:r>
        <w:t>. http://word-freq.huji.ac.il/index.html</w:t>
      </w:r>
    </w:p>
    <w:p w14:paraId="4F1D5C37" w14:textId="77777777" w:rsidR="0046480E" w:rsidRDefault="0046480E" w:rsidP="0046480E">
      <w:pPr>
        <w:pStyle w:val="Bibliography"/>
      </w:pPr>
      <w:r>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346792F5" w14:textId="77777777" w:rsidR="0046480E" w:rsidRDefault="0046480E" w:rsidP="0046480E">
      <w:pPr>
        <w:pStyle w:val="Bibliography"/>
      </w:pPr>
      <w:r>
        <w:lastRenderedPageBreak/>
        <w:t xml:space="preserve">Greenwald, A. G., </w:t>
      </w:r>
      <w:proofErr w:type="spellStart"/>
      <w:r>
        <w:t>Draine</w:t>
      </w:r>
      <w:proofErr w:type="spellEnd"/>
      <w:r>
        <w:t xml:space="preserve">, S. C., &amp; Abrams, R. L. (1996). Three Cognitive Markers of Unconscious Semantic Activation. </w:t>
      </w:r>
      <w:r>
        <w:rPr>
          <w:i/>
          <w:iCs/>
        </w:rPr>
        <w:t>Science</w:t>
      </w:r>
      <w:r>
        <w:t xml:space="preserve">, </w:t>
      </w:r>
      <w:r>
        <w:rPr>
          <w:i/>
          <w:iCs/>
        </w:rPr>
        <w:t>273</w:t>
      </w:r>
      <w:r>
        <w:t>(5282), 1699–1702. https://doi.org/10.1126/science.273.5282.1699</w:t>
      </w:r>
    </w:p>
    <w:p w14:paraId="047D9DD8" w14:textId="77777777" w:rsidR="0046480E" w:rsidRDefault="0046480E" w:rsidP="0046480E">
      <w:pPr>
        <w:pStyle w:val="Bibliography"/>
      </w:pPr>
      <w:r>
        <w:t xml:space="preserve">Hannula, D. E., Simons, D. J., &amp; Cohen, N. J. (2005). Imaging implicit perception: Promise and pitfalls. </w:t>
      </w:r>
      <w:r>
        <w:rPr>
          <w:i/>
          <w:iCs/>
        </w:rPr>
        <w:t>Nature Reviews. Neuroscience</w:t>
      </w:r>
      <w:r>
        <w:t xml:space="preserve">, </w:t>
      </w:r>
      <w:r>
        <w:rPr>
          <w:i/>
          <w:iCs/>
        </w:rPr>
        <w:t>6</w:t>
      </w:r>
      <w:r>
        <w:t>(3), 247–255. https://doi.org/10.1038/nrn1630</w:t>
      </w:r>
    </w:p>
    <w:p w14:paraId="621D1CF7" w14:textId="77777777" w:rsidR="0046480E" w:rsidRDefault="0046480E" w:rsidP="0046480E">
      <w:pPr>
        <w:pStyle w:val="Bibliography"/>
      </w:pPr>
      <w:proofErr w:type="spellStart"/>
      <w:r>
        <w:t>Hassin</w:t>
      </w:r>
      <w:proofErr w:type="spellEnd"/>
      <w:r>
        <w:t xml:space="preserve">, R. R. (2013). Yes It Can: On the Functional Abilities of the Human Unconscious. </w:t>
      </w:r>
      <w:r>
        <w:rPr>
          <w:i/>
          <w:iCs/>
        </w:rPr>
        <w:t>Perspectives on Psychological Science</w:t>
      </w:r>
      <w:r>
        <w:t xml:space="preserve">, </w:t>
      </w:r>
      <w:r>
        <w:rPr>
          <w:i/>
          <w:iCs/>
        </w:rPr>
        <w:t>8</w:t>
      </w:r>
      <w:r>
        <w:t>(2), 195–207. https://doi.org/10.1177/1745691612460684</w:t>
      </w:r>
    </w:p>
    <w:p w14:paraId="11ED2419" w14:textId="77777777" w:rsidR="0046480E" w:rsidRDefault="0046480E" w:rsidP="0046480E">
      <w:pPr>
        <w:pStyle w:val="Bibliography"/>
      </w:pPr>
      <w:proofErr w:type="spellStart"/>
      <w:r>
        <w:t>Hesselmann</w:t>
      </w:r>
      <w:proofErr w:type="spellEnd"/>
      <w:r>
        <w:t xml:space="preserve">, G., &amp; Moors, P. (2015). Definitely maybe: Can unconscious processes perform the same functions as conscious processes? </w:t>
      </w:r>
      <w:r>
        <w:rPr>
          <w:i/>
          <w:iCs/>
        </w:rPr>
        <w:t>Frontiers in Psychology</w:t>
      </w:r>
      <w:r>
        <w:t xml:space="preserve">, </w:t>
      </w:r>
      <w:r>
        <w:rPr>
          <w:i/>
          <w:iCs/>
        </w:rPr>
        <w:t>6</w:t>
      </w:r>
      <w:r>
        <w:t>. https://doi.org/10.3389/fpsyg.2015.00584</w:t>
      </w:r>
    </w:p>
    <w:p w14:paraId="518E89EE" w14:textId="77777777" w:rsidR="0046480E" w:rsidRDefault="0046480E" w:rsidP="0046480E">
      <w:pPr>
        <w:pStyle w:val="Bibliography"/>
      </w:pPr>
      <w:r>
        <w:t xml:space="preserve">Heyman, T., &amp; Moors, P. (2014). Frequent Words Do Not Break Continuous Flash Suppression Differently from Infrequent or Nonexistent Words: Implications for Semantic Processing of Words in the Absence of Awareness. </w:t>
      </w:r>
      <w:r>
        <w:rPr>
          <w:i/>
          <w:iCs/>
        </w:rPr>
        <w:t>PLOS ONE</w:t>
      </w:r>
      <w:r>
        <w:t xml:space="preserve">, </w:t>
      </w:r>
      <w:r>
        <w:rPr>
          <w:i/>
          <w:iCs/>
        </w:rPr>
        <w:t>9</w:t>
      </w:r>
      <w:r>
        <w:t>(8), e104719. https://doi.org/10.1371/journal.pone.0104719</w:t>
      </w:r>
    </w:p>
    <w:p w14:paraId="644E47CD" w14:textId="77777777" w:rsidR="0046480E" w:rsidRDefault="0046480E" w:rsidP="0046480E">
      <w:pPr>
        <w:pStyle w:val="Bibliography"/>
      </w:pPr>
      <w:r>
        <w:t xml:space="preserve">Holland, R. W., Hendriks, M., &amp; </w:t>
      </w:r>
      <w:proofErr w:type="spellStart"/>
      <w:r>
        <w:t>Aarts</w:t>
      </w:r>
      <w:proofErr w:type="spellEnd"/>
      <w:r>
        <w:t xml:space="preserve">, H. (2005). Smells Like Clean Spirit: Nonconscious Effects of Scent on Cognition and Behavior. </w:t>
      </w:r>
      <w:r>
        <w:rPr>
          <w:i/>
          <w:iCs/>
        </w:rPr>
        <w:t>Psychological Science</w:t>
      </w:r>
      <w:r>
        <w:t xml:space="preserve">, </w:t>
      </w:r>
      <w:r>
        <w:rPr>
          <w:i/>
          <w:iCs/>
        </w:rPr>
        <w:t>16</w:t>
      </w:r>
      <w:r>
        <w:t>(9), 689–693. https://doi.org/10.1111/j.1467-9280.2005.01597.x</w:t>
      </w:r>
    </w:p>
    <w:p w14:paraId="2A25633C" w14:textId="77777777" w:rsidR="0046480E" w:rsidRDefault="0046480E" w:rsidP="0046480E">
      <w:pPr>
        <w:pStyle w:val="Bibliography"/>
      </w:pPr>
      <w:r>
        <w:t xml:space="preserve">Hyman, I. E., Boss, S. M., Wise, B. M., McKenzie, K. E., &amp; </w:t>
      </w:r>
      <w:proofErr w:type="spellStart"/>
      <w:r>
        <w:t>Caggiano</w:t>
      </w:r>
      <w:proofErr w:type="spellEnd"/>
      <w:r>
        <w:t xml:space="preserve">,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775CAD84" w14:textId="77777777" w:rsidR="0046480E" w:rsidRDefault="0046480E" w:rsidP="0046480E">
      <w:pPr>
        <w:pStyle w:val="Bibliography"/>
      </w:pPr>
      <w:r>
        <w:t xml:space="preserve">Kanwisher, N., McDermott, J., &amp; Chun, M. M. (1997). The Fusiform Face Area: A Module in Human Extrastriate Cortex Specialized for Face Perception. </w:t>
      </w:r>
      <w:r>
        <w:rPr>
          <w:i/>
          <w:iCs/>
        </w:rPr>
        <w:t>Journal of Neuroscience</w:t>
      </w:r>
      <w:r>
        <w:t xml:space="preserve">, </w:t>
      </w:r>
      <w:r>
        <w:rPr>
          <w:i/>
          <w:iCs/>
        </w:rPr>
        <w:t>17</w:t>
      </w:r>
      <w:r>
        <w:t>(11), 4302–4311. https://doi.org/10.1523/JNEUROSCI.17-11-04302.1997</w:t>
      </w:r>
    </w:p>
    <w:p w14:paraId="39798E0D" w14:textId="77777777" w:rsidR="0046480E" w:rsidRDefault="0046480E" w:rsidP="0046480E">
      <w:pPr>
        <w:pStyle w:val="Bibliography"/>
      </w:pPr>
      <w:proofErr w:type="spellStart"/>
      <w:r>
        <w:t>Kappers</w:t>
      </w:r>
      <w:proofErr w:type="spellEnd"/>
      <w:r>
        <w:t xml:space="preserve">, A. M. L., &amp; Bergmann </w:t>
      </w:r>
      <w:proofErr w:type="spellStart"/>
      <w:r>
        <w:t>Tiest</w:t>
      </w:r>
      <w:proofErr w:type="spellEnd"/>
      <w:r>
        <w:t xml:space="preserve">, W. M. (2013). Haptic perception. </w:t>
      </w:r>
      <w:r>
        <w:rPr>
          <w:i/>
          <w:iCs/>
        </w:rPr>
        <w:t>Wiley Interdisciplinary Reviews: Cognitive Science</w:t>
      </w:r>
      <w:r>
        <w:t xml:space="preserve">, </w:t>
      </w:r>
      <w:r>
        <w:rPr>
          <w:i/>
          <w:iCs/>
        </w:rPr>
        <w:t>4</w:t>
      </w:r>
      <w:r>
        <w:t>(4), 357–374. https://doi.org/10.1002/wcs.1238</w:t>
      </w:r>
    </w:p>
    <w:p w14:paraId="074B4E2F" w14:textId="77777777" w:rsidR="0046480E" w:rsidRDefault="0046480E" w:rsidP="0046480E">
      <w:pPr>
        <w:pStyle w:val="Bibliography"/>
      </w:pPr>
      <w:r>
        <w:t xml:space="preserve">Karpinski, A., Briggs, J. C., &amp; Yale, M. (2019). A direct replication: Unconscious arithmetic processing. </w:t>
      </w:r>
      <w:r>
        <w:rPr>
          <w:i/>
          <w:iCs/>
        </w:rPr>
        <w:t>European Journal of Social Psychology</w:t>
      </w:r>
      <w:r>
        <w:t xml:space="preserve">, </w:t>
      </w:r>
      <w:r>
        <w:rPr>
          <w:i/>
          <w:iCs/>
        </w:rPr>
        <w:t>49</w:t>
      </w:r>
      <w:r>
        <w:t>, 637–644. https://doi.org/10.1002/ejsp.2390</w:t>
      </w:r>
    </w:p>
    <w:p w14:paraId="6F032329" w14:textId="77777777" w:rsidR="0046480E" w:rsidRDefault="0046480E" w:rsidP="0046480E">
      <w:pPr>
        <w:pStyle w:val="Bibliography"/>
      </w:pPr>
      <w:proofErr w:type="spellStart"/>
      <w:r>
        <w:t>Kihlstrom</w:t>
      </w:r>
      <w:proofErr w:type="spellEnd"/>
      <w:r>
        <w:t xml:space="preserve">, J. F. (1987). The Cognitive Unconscious. </w:t>
      </w:r>
      <w:r>
        <w:rPr>
          <w:i/>
          <w:iCs/>
        </w:rPr>
        <w:t>Science</w:t>
      </w:r>
      <w:r>
        <w:t xml:space="preserve">, </w:t>
      </w:r>
      <w:r>
        <w:rPr>
          <w:i/>
          <w:iCs/>
        </w:rPr>
        <w:t>237</w:t>
      </w:r>
      <w:r>
        <w:t>(4821), 1445–1452.</w:t>
      </w:r>
    </w:p>
    <w:p w14:paraId="6668BDAD" w14:textId="77777777" w:rsidR="0046480E" w:rsidRDefault="0046480E" w:rsidP="0046480E">
      <w:pPr>
        <w:pStyle w:val="Bibliography"/>
      </w:pPr>
      <w:r>
        <w:lastRenderedPageBreak/>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5B417155" w14:textId="77777777" w:rsidR="0046480E" w:rsidRDefault="0046480E" w:rsidP="0046480E">
      <w:pPr>
        <w:pStyle w:val="Bibliography"/>
      </w:pPr>
      <w:r>
        <w:t xml:space="preserve">Kohl, M. (2019). </w:t>
      </w:r>
      <w:proofErr w:type="spellStart"/>
      <w:r>
        <w:rPr>
          <w:i/>
          <w:iCs/>
        </w:rPr>
        <w:t>MKinfer</w:t>
      </w:r>
      <w:proofErr w:type="spellEnd"/>
      <w:r>
        <w:rPr>
          <w:i/>
          <w:iCs/>
        </w:rPr>
        <w:t>: Inferential Statistics</w:t>
      </w:r>
      <w:r>
        <w:t xml:space="preserve"> (0.7). http://www.stamats.de</w:t>
      </w:r>
    </w:p>
    <w:p w14:paraId="78A5C1C3" w14:textId="77777777" w:rsidR="0046480E" w:rsidRDefault="0046480E" w:rsidP="0046480E">
      <w:pPr>
        <w:pStyle w:val="Bibliography"/>
      </w:pPr>
      <w:proofErr w:type="spellStart"/>
      <w:r>
        <w:t>Kouider</w:t>
      </w:r>
      <w:proofErr w:type="spellEnd"/>
      <w:r>
        <w:t xml:space="preserve">, S., &amp; </w:t>
      </w:r>
      <w:proofErr w:type="spellStart"/>
      <w:r>
        <w:t>Dehaene</w:t>
      </w:r>
      <w:proofErr w:type="spellEnd"/>
      <w:r>
        <w:t xml:space="preserv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0A0747A9" w14:textId="77777777" w:rsidR="0046480E" w:rsidRDefault="0046480E" w:rsidP="0046480E">
      <w:pPr>
        <w:pStyle w:val="Bibliography"/>
      </w:pPr>
      <w:proofErr w:type="spellStart"/>
      <w:r>
        <w:t>Lagnado</w:t>
      </w:r>
      <w:proofErr w:type="spellEnd"/>
      <w:r>
        <w:t xml:space="preserve">, D. A., Newell, B. R., Kahan, S., &amp; Shanks, D. R. (2006). Insight and strategy in multiple-cue learning. </w:t>
      </w:r>
      <w:r>
        <w:rPr>
          <w:i/>
          <w:iCs/>
        </w:rPr>
        <w:t>Journal of Experimental Psychology: General</w:t>
      </w:r>
      <w:r>
        <w:t xml:space="preserve">, </w:t>
      </w:r>
      <w:r>
        <w:rPr>
          <w:i/>
          <w:iCs/>
        </w:rPr>
        <w:t>135</w:t>
      </w:r>
      <w:r>
        <w:t>(2), 162–183. https://doi.org/10.1037/0096-3445.135.2.162</w:t>
      </w:r>
    </w:p>
    <w:p w14:paraId="5454CE93" w14:textId="77777777" w:rsidR="0046480E" w:rsidRDefault="0046480E" w:rsidP="0046480E">
      <w:pPr>
        <w:pStyle w:val="Bibliography"/>
      </w:pPr>
      <w:proofErr w:type="spellStart"/>
      <w:r>
        <w:t>Lamme</w:t>
      </w:r>
      <w:proofErr w:type="spellEnd"/>
      <w:r>
        <w:t xml:space="preserve">, V. A. F., &amp; </w:t>
      </w:r>
      <w:proofErr w:type="spellStart"/>
      <w:r>
        <w:t>Roelfsema</w:t>
      </w:r>
      <w:proofErr w:type="spellEnd"/>
      <w:r>
        <w:t xml:space="preserve">, P. R. (2000). The distinct modes of vision offered by feedforward and recurrent processing. </w:t>
      </w:r>
      <w:r>
        <w:rPr>
          <w:i/>
          <w:iCs/>
        </w:rPr>
        <w:t>Trends in Neurosciences</w:t>
      </w:r>
      <w:r>
        <w:t xml:space="preserve">, </w:t>
      </w:r>
      <w:r>
        <w:rPr>
          <w:i/>
          <w:iCs/>
        </w:rPr>
        <w:t>23</w:t>
      </w:r>
      <w:r>
        <w:t>(11), 571–579. https://doi.org/10.1016/S0166-2236(00)01657-X</w:t>
      </w:r>
    </w:p>
    <w:p w14:paraId="5485AF5F" w14:textId="77777777" w:rsidR="0046480E" w:rsidRDefault="0046480E" w:rsidP="0046480E">
      <w:pPr>
        <w:pStyle w:val="Bibliography"/>
      </w:pPr>
      <w:r>
        <w:t xml:space="preserve">Li, W., </w:t>
      </w:r>
      <w:proofErr w:type="spellStart"/>
      <w:r>
        <w:t>Moallem</w:t>
      </w:r>
      <w:proofErr w:type="spellEnd"/>
      <w:r>
        <w:t xml:space="preserve">, I., </w:t>
      </w:r>
      <w:proofErr w:type="spellStart"/>
      <w:r>
        <w:t>Paller</w:t>
      </w:r>
      <w:proofErr w:type="spellEnd"/>
      <w:r>
        <w:t xml:space="preserve">, K. A., &amp; Gottfried, J. A. (2007). Subliminal Smells can Guide Social Preferences. </w:t>
      </w:r>
      <w:r>
        <w:rPr>
          <w:i/>
          <w:iCs/>
        </w:rPr>
        <w:t>Psychological Science</w:t>
      </w:r>
      <w:r>
        <w:t xml:space="preserve">, </w:t>
      </w:r>
      <w:r>
        <w:rPr>
          <w:i/>
          <w:iCs/>
        </w:rPr>
        <w:t>18</w:t>
      </w:r>
      <w:r>
        <w:t>(12), 1044–1049. https://doi.org/10.1111/j.1467-9280.2007.02023.x</w:t>
      </w:r>
    </w:p>
    <w:p w14:paraId="27A5C4C7" w14:textId="77777777" w:rsidR="0046480E" w:rsidRDefault="0046480E" w:rsidP="0046480E">
      <w:pPr>
        <w:pStyle w:val="Bibliography"/>
      </w:pPr>
      <w:r>
        <w:t xml:space="preserve">Luo, Q., Peng, D., </w:t>
      </w:r>
      <w:proofErr w:type="spellStart"/>
      <w:r>
        <w:t>Jin</w:t>
      </w:r>
      <w:proofErr w:type="spellEnd"/>
      <w:r>
        <w:t xml:space="preserve">, Z., Xu, D., Xiao, L., &amp; Ding, G. (2004). Emotional valence of words modulates the subliminal repetition priming effect in the left fusiform gyrus: An event-related fMRI study. </w:t>
      </w:r>
      <w:proofErr w:type="spellStart"/>
      <w:r>
        <w:rPr>
          <w:i/>
          <w:iCs/>
        </w:rPr>
        <w:t>NeuroImage</w:t>
      </w:r>
      <w:proofErr w:type="spellEnd"/>
      <w:r>
        <w:t xml:space="preserve">, </w:t>
      </w:r>
      <w:r>
        <w:rPr>
          <w:i/>
          <w:iCs/>
        </w:rPr>
        <w:t>21</w:t>
      </w:r>
      <w:r>
        <w:t>(1), 414–421. https://doi.org/10.1016/j.neuroimage.2003.09.048</w:t>
      </w:r>
    </w:p>
    <w:p w14:paraId="1D7AC409" w14:textId="77777777" w:rsidR="0046480E" w:rsidRDefault="0046480E" w:rsidP="0046480E">
      <w:pPr>
        <w:pStyle w:val="Bibliography"/>
      </w:pPr>
      <w:r>
        <w:t xml:space="preserve">Mack, A., &amp; Rock, I. (1998). Inattentional blindness: Perception without attention. In </w:t>
      </w:r>
      <w:r>
        <w:rPr>
          <w:i/>
          <w:iCs/>
        </w:rPr>
        <w:t>Visual attention</w:t>
      </w:r>
      <w:r>
        <w:t xml:space="preserve"> (pp. 55–76). Oxford University Press.</w:t>
      </w:r>
    </w:p>
    <w:p w14:paraId="09BF5A86" w14:textId="77777777" w:rsidR="0046480E" w:rsidRDefault="0046480E" w:rsidP="0046480E">
      <w:pPr>
        <w:pStyle w:val="Bibliography"/>
      </w:pPr>
      <w:r>
        <w:t xml:space="preserve">Macmillan, N. A., &amp; Creelman, C. D. (2004). </w:t>
      </w:r>
      <w:r>
        <w:rPr>
          <w:i/>
          <w:iCs/>
        </w:rPr>
        <w:t>Detection Theory: A User’s Guide</w:t>
      </w:r>
      <w:r>
        <w:t xml:space="preserve"> (2nd ed.). Psychology Press. https://doi.org/10.4324/9781410611147</w:t>
      </w:r>
    </w:p>
    <w:p w14:paraId="0D008493" w14:textId="77777777" w:rsidR="0046480E" w:rsidRDefault="0046480E" w:rsidP="0046480E">
      <w:pPr>
        <w:pStyle w:val="Bibliography"/>
      </w:pPr>
      <w:proofErr w:type="spellStart"/>
      <w:r>
        <w:t>Malejka</w:t>
      </w:r>
      <w:proofErr w:type="spellEnd"/>
      <w:r>
        <w:t xml:space="preserve">, S., </w:t>
      </w:r>
      <w:proofErr w:type="spellStart"/>
      <w:r>
        <w:t>Vadillo</w:t>
      </w:r>
      <w:proofErr w:type="spellEnd"/>
      <w:r>
        <w:t xml:space="preserve">, M. A., Dienes, Z., &amp; Shanks, D. R. (2021). Correlation analysis to investigate unconscious mental processes: A critical appraisal and mini-tutorial. </w:t>
      </w:r>
      <w:r>
        <w:rPr>
          <w:i/>
          <w:iCs/>
        </w:rPr>
        <w:t>Cognition</w:t>
      </w:r>
      <w:r>
        <w:t xml:space="preserve">, </w:t>
      </w:r>
      <w:r>
        <w:rPr>
          <w:i/>
          <w:iCs/>
        </w:rPr>
        <w:t>212</w:t>
      </w:r>
      <w:r>
        <w:t>, 104667. https://doi.org/10.1016/j.cognition.2021.104667</w:t>
      </w:r>
    </w:p>
    <w:p w14:paraId="67EAB03A" w14:textId="77777777" w:rsidR="0046480E" w:rsidRDefault="0046480E" w:rsidP="0046480E">
      <w:pPr>
        <w:pStyle w:val="Bibliography"/>
      </w:pPr>
      <w:proofErr w:type="spellStart"/>
      <w:r>
        <w:t>Mashour</w:t>
      </w:r>
      <w:proofErr w:type="spellEnd"/>
      <w:r>
        <w:t xml:space="preserve">, G. A., </w:t>
      </w:r>
      <w:proofErr w:type="spellStart"/>
      <w:r>
        <w:t>Roelfsema</w:t>
      </w:r>
      <w:proofErr w:type="spellEnd"/>
      <w:r>
        <w:t xml:space="preserve">, P., Changeux, J.-P., &amp; </w:t>
      </w:r>
      <w:proofErr w:type="spellStart"/>
      <w:r>
        <w:t>Dehaene</w:t>
      </w:r>
      <w:proofErr w:type="spellEnd"/>
      <w:r>
        <w:t xml:space="preserve">, S. (2020). Conscious Processing and the Global Neuronal Workspace Hypothesis. </w:t>
      </w:r>
      <w:r>
        <w:rPr>
          <w:i/>
          <w:iCs/>
        </w:rPr>
        <w:t>Neuron</w:t>
      </w:r>
      <w:r>
        <w:t xml:space="preserve">, </w:t>
      </w:r>
      <w:r>
        <w:rPr>
          <w:i/>
          <w:iCs/>
        </w:rPr>
        <w:t>105</w:t>
      </w:r>
      <w:r>
        <w:t>(5), 776–798. https://doi.org/10.1016/j.neuron.2020.01.026</w:t>
      </w:r>
    </w:p>
    <w:p w14:paraId="31777D15" w14:textId="77777777" w:rsidR="0046480E" w:rsidRDefault="0046480E" w:rsidP="0046480E">
      <w:pPr>
        <w:pStyle w:val="Bibliography"/>
      </w:pPr>
      <w:r>
        <w:rPr>
          <w:i/>
          <w:iCs/>
        </w:rPr>
        <w:t>MATLAB</w:t>
      </w:r>
      <w:r>
        <w:t xml:space="preserve"> (9.9.0.14677003 (R2020b)). (2020). The MathWorks Inc.</w:t>
      </w:r>
    </w:p>
    <w:p w14:paraId="50066A91" w14:textId="77777777" w:rsidR="0046480E" w:rsidRDefault="0046480E" w:rsidP="0046480E">
      <w:pPr>
        <w:pStyle w:val="Bibliography"/>
      </w:pPr>
      <w:proofErr w:type="spellStart"/>
      <w:r>
        <w:lastRenderedPageBreak/>
        <w:t>Mattler</w:t>
      </w:r>
      <w:proofErr w:type="spellEnd"/>
      <w:r>
        <w:t xml:space="preserve">, U., &amp; Palmer, S. (2012). Time course of free-choice priming effects explained by a simple accumulator model. </w:t>
      </w:r>
      <w:r>
        <w:rPr>
          <w:i/>
          <w:iCs/>
        </w:rPr>
        <w:t>Cognition</w:t>
      </w:r>
      <w:r>
        <w:t xml:space="preserve">, </w:t>
      </w:r>
      <w:r>
        <w:rPr>
          <w:i/>
          <w:iCs/>
        </w:rPr>
        <w:t>123</w:t>
      </w:r>
      <w:r>
        <w:t>(3), 347–360. https://doi.org/10.1016/j.cognition.2012.03.002</w:t>
      </w:r>
    </w:p>
    <w:p w14:paraId="213311A6" w14:textId="77777777" w:rsidR="0046480E" w:rsidRDefault="0046480E" w:rsidP="0046480E">
      <w:pPr>
        <w:pStyle w:val="Bibliography"/>
      </w:pPr>
      <w:proofErr w:type="spellStart"/>
      <w:r>
        <w:t>Merikle</w:t>
      </w:r>
      <w:proofErr w:type="spellEnd"/>
      <w:r>
        <w:t xml:space="preserve">, P. M. (1992). Perception without awareness: Critical issues. </w:t>
      </w:r>
      <w:r>
        <w:rPr>
          <w:i/>
          <w:iCs/>
        </w:rPr>
        <w:t>American Psychologist</w:t>
      </w:r>
      <w:r>
        <w:t xml:space="preserve">, </w:t>
      </w:r>
      <w:r>
        <w:rPr>
          <w:i/>
          <w:iCs/>
        </w:rPr>
        <w:t>47</w:t>
      </w:r>
      <w:r>
        <w:t>, 792–795. https://doi.org/10.1037/0003-066X.47.6.792</w:t>
      </w:r>
    </w:p>
    <w:p w14:paraId="3F38C008" w14:textId="77777777" w:rsidR="0046480E" w:rsidRDefault="0046480E" w:rsidP="0046480E">
      <w:pPr>
        <w:pStyle w:val="Bibliography"/>
      </w:pPr>
      <w:proofErr w:type="spellStart"/>
      <w:r>
        <w:t>Merikle</w:t>
      </w:r>
      <w:proofErr w:type="spellEnd"/>
      <w:r>
        <w:t xml:space="preserve">, P. M., &amp; </w:t>
      </w:r>
      <w:proofErr w:type="spellStart"/>
      <w:r>
        <w:t>Reingold</w:t>
      </w:r>
      <w:proofErr w:type="spellEnd"/>
      <w:r>
        <w:t xml:space="preserve">, E. M. (1998). On demonstrating unconscious perception: Comment on </w:t>
      </w:r>
      <w:proofErr w:type="spellStart"/>
      <w:r>
        <w:t>Draine</w:t>
      </w:r>
      <w:proofErr w:type="spellEnd"/>
      <w:r>
        <w:t xml:space="preserve"> and Greenwald (1998). </w:t>
      </w:r>
      <w:r>
        <w:rPr>
          <w:i/>
          <w:iCs/>
        </w:rPr>
        <w:t>Journal of Experimental Psychology: General</w:t>
      </w:r>
      <w:r>
        <w:t xml:space="preserve">, </w:t>
      </w:r>
      <w:r>
        <w:rPr>
          <w:i/>
          <w:iCs/>
        </w:rPr>
        <w:t>127</w:t>
      </w:r>
      <w:r>
        <w:t>, 304–310. https://doi.org/10.1037/0096-3445.127.3.304</w:t>
      </w:r>
    </w:p>
    <w:p w14:paraId="7F2BCB9E" w14:textId="77777777" w:rsidR="0046480E" w:rsidRDefault="0046480E" w:rsidP="0046480E">
      <w:pPr>
        <w:pStyle w:val="Bibliography"/>
      </w:pPr>
      <w:r>
        <w:t xml:space="preserve">Michel, M. (2022). How (not) to underestimate unconscious perception. </w:t>
      </w:r>
      <w:r>
        <w:rPr>
          <w:i/>
          <w:iCs/>
        </w:rPr>
        <w:t>Mind &amp; Language</w:t>
      </w:r>
      <w:r>
        <w:t xml:space="preserve">, </w:t>
      </w:r>
      <w:r>
        <w:rPr>
          <w:i/>
          <w:iCs/>
        </w:rPr>
        <w:t>n/a</w:t>
      </w:r>
      <w:r>
        <w:t>(n/a). https://doi.org/10.1111/mila.12406</w:t>
      </w:r>
    </w:p>
    <w:p w14:paraId="4E2F6EFF" w14:textId="77777777" w:rsidR="0046480E" w:rsidRDefault="0046480E" w:rsidP="0046480E">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0CC21D8F" w14:textId="77777777" w:rsidR="0046480E" w:rsidRDefault="0046480E" w:rsidP="0046480E">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0DF4A02A" w14:textId="77777777" w:rsidR="0046480E" w:rsidRDefault="0046480E" w:rsidP="0046480E">
      <w:pPr>
        <w:pStyle w:val="Bibliography"/>
      </w:pPr>
      <w:r>
        <w:t xml:space="preserve">Moors, P., &amp; </w:t>
      </w:r>
      <w:proofErr w:type="spellStart"/>
      <w:r>
        <w:t>Hesselmann</w:t>
      </w:r>
      <w:proofErr w:type="spellEnd"/>
      <w:r>
        <w:t xml:space="preserve">, G. (2018). A critical reexamination of doing arithmetic </w:t>
      </w:r>
      <w:proofErr w:type="spellStart"/>
      <w:r>
        <w:t>nonconsciously</w:t>
      </w:r>
      <w:proofErr w:type="spellEnd"/>
      <w:r>
        <w:t xml:space="preserve">. </w:t>
      </w:r>
      <w:r>
        <w:rPr>
          <w:i/>
          <w:iCs/>
        </w:rPr>
        <w:t>Psychonomic Bulletin &amp; Review</w:t>
      </w:r>
      <w:r>
        <w:t xml:space="preserve">, </w:t>
      </w:r>
      <w:r>
        <w:rPr>
          <w:i/>
          <w:iCs/>
        </w:rPr>
        <w:t>25</w:t>
      </w:r>
      <w:r>
        <w:t>(1), 472–481. https://doi.org/10.3758/s13423-017-1292-x</w:t>
      </w:r>
    </w:p>
    <w:p w14:paraId="7CB11AFC" w14:textId="77777777" w:rsidR="0046480E" w:rsidRDefault="0046480E" w:rsidP="0046480E">
      <w:pPr>
        <w:pStyle w:val="Bibliography"/>
      </w:pPr>
      <w:r>
        <w:t xml:space="preserve">Moors, P., &amp; </w:t>
      </w:r>
      <w:proofErr w:type="spellStart"/>
      <w:r>
        <w:t>Hesselmann</w:t>
      </w:r>
      <w:proofErr w:type="spellEnd"/>
      <w:r>
        <w:t xml:space="preserve">, G. (2019). Unconscious arithmetic: Assessing the robustness of the results reported by Karpinski, Briggs, and Yale (2018). </w:t>
      </w:r>
      <w:r>
        <w:rPr>
          <w:i/>
          <w:iCs/>
        </w:rPr>
        <w:t>Consciousness and Cognition</w:t>
      </w:r>
      <w:r>
        <w:t xml:space="preserve">, </w:t>
      </w:r>
      <w:r>
        <w:rPr>
          <w:i/>
          <w:iCs/>
        </w:rPr>
        <w:t>68</w:t>
      </w:r>
      <w:r>
        <w:t>, 97–106. https://doi.org/10.1016/j.concog.2019.01.003</w:t>
      </w:r>
    </w:p>
    <w:p w14:paraId="31652A70" w14:textId="77777777" w:rsidR="0046480E" w:rsidRDefault="0046480E" w:rsidP="0046480E">
      <w:pPr>
        <w:pStyle w:val="Bibliography"/>
      </w:pPr>
      <w:r>
        <w:rPr>
          <w:i/>
          <w:iCs/>
        </w:rPr>
        <w:t>Motive</w:t>
      </w:r>
      <w:r>
        <w:t xml:space="preserve"> (2.3.0). (2021). </w:t>
      </w:r>
      <w:proofErr w:type="spellStart"/>
      <w:r>
        <w:t>NaturalPoint</w:t>
      </w:r>
      <w:proofErr w:type="spellEnd"/>
      <w:r>
        <w:t>, Inc. https://optitrack.com/software/motive/</w:t>
      </w:r>
    </w:p>
    <w:p w14:paraId="1119CBF4" w14:textId="77777777" w:rsidR="0046480E" w:rsidRDefault="0046480E" w:rsidP="0046480E">
      <w:pPr>
        <w:pStyle w:val="Bibliography"/>
      </w:pPr>
      <w:proofErr w:type="spellStart"/>
      <w:r>
        <w:t>Mudrik</w:t>
      </w:r>
      <w:proofErr w:type="spellEnd"/>
      <w:r>
        <w:t xml:space="preserve">, L., &amp; </w:t>
      </w:r>
      <w:proofErr w:type="spellStart"/>
      <w:r>
        <w:t>Biderman</w:t>
      </w:r>
      <w:proofErr w:type="spellEnd"/>
      <w:r>
        <w:t xml:space="preserve">, N. (2017). Evidence for Implicit—But Not Unconscious—Processing of Object-Scene Relations. </w:t>
      </w:r>
      <w:r>
        <w:rPr>
          <w:i/>
          <w:iCs/>
        </w:rPr>
        <w:t>Psychological Science</w:t>
      </w:r>
      <w:r>
        <w:t xml:space="preserve">, </w:t>
      </w:r>
      <w:r>
        <w:rPr>
          <w:i/>
          <w:iCs/>
        </w:rPr>
        <w:t>29</w:t>
      </w:r>
      <w:r>
        <w:t>. https://doi.org/10.1177/0956797617735745</w:t>
      </w:r>
    </w:p>
    <w:p w14:paraId="25B20B23" w14:textId="77777777" w:rsidR="0046480E" w:rsidRDefault="0046480E" w:rsidP="0046480E">
      <w:pPr>
        <w:pStyle w:val="Bibliography"/>
      </w:pPr>
      <w:proofErr w:type="spellStart"/>
      <w:r>
        <w:t>Mudrik</w:t>
      </w:r>
      <w:proofErr w:type="spellEnd"/>
      <w:r>
        <w:t xml:space="preserve">, L., </w:t>
      </w:r>
      <w:proofErr w:type="spellStart"/>
      <w:r>
        <w:t>Faivre</w:t>
      </w:r>
      <w:proofErr w:type="spellEnd"/>
      <w:r>
        <w:t xml:space="preserve">, N., &amp; Koch, C. (2014). Information integration without awareness. </w:t>
      </w:r>
      <w:r>
        <w:rPr>
          <w:i/>
          <w:iCs/>
        </w:rPr>
        <w:t>Trends in Cognitive Sciences</w:t>
      </w:r>
      <w:r>
        <w:t xml:space="preserve">, </w:t>
      </w:r>
      <w:r>
        <w:rPr>
          <w:i/>
          <w:iCs/>
        </w:rPr>
        <w:t>18</w:t>
      </w:r>
      <w:r>
        <w:t>(9), 488–496. https://doi.org/10.1016/j.tics.2014.04.009</w:t>
      </w:r>
    </w:p>
    <w:p w14:paraId="3A61F9BC" w14:textId="77777777" w:rsidR="0046480E" w:rsidRDefault="0046480E" w:rsidP="0046480E">
      <w:pPr>
        <w:pStyle w:val="Bibliography"/>
      </w:pPr>
      <w:proofErr w:type="spellStart"/>
      <w:r>
        <w:t>Naccache</w:t>
      </w:r>
      <w:proofErr w:type="spellEnd"/>
      <w:r>
        <w:t xml:space="preserve">, L., </w:t>
      </w:r>
      <w:proofErr w:type="spellStart"/>
      <w:r>
        <w:t>Blandin</w:t>
      </w:r>
      <w:proofErr w:type="spellEnd"/>
      <w:r>
        <w:t xml:space="preserve">, E., &amp; </w:t>
      </w:r>
      <w:proofErr w:type="spellStart"/>
      <w:r>
        <w:t>Dehaene</w:t>
      </w:r>
      <w:proofErr w:type="spellEnd"/>
      <w:r>
        <w:t xml:space="preserve">, S. (2002). Unconscious Masked Priming Depends on Temporal Attention. </w:t>
      </w:r>
      <w:r>
        <w:rPr>
          <w:i/>
          <w:iCs/>
        </w:rPr>
        <w:t>Psychological Science</w:t>
      </w:r>
      <w:r>
        <w:t xml:space="preserve">, </w:t>
      </w:r>
      <w:r>
        <w:rPr>
          <w:i/>
          <w:iCs/>
        </w:rPr>
        <w:t>13</w:t>
      </w:r>
      <w:r>
        <w:t>(5), 416–424. https://doi.org/10.1111/1467-9280.00474</w:t>
      </w:r>
    </w:p>
    <w:p w14:paraId="5BB667BA" w14:textId="77777777" w:rsidR="0046480E" w:rsidRDefault="0046480E" w:rsidP="0046480E">
      <w:pPr>
        <w:pStyle w:val="Bibliography"/>
      </w:pPr>
      <w:proofErr w:type="spellStart"/>
      <w:r>
        <w:lastRenderedPageBreak/>
        <w:t>Naccache</w:t>
      </w:r>
      <w:proofErr w:type="spellEnd"/>
      <w:r>
        <w:t xml:space="preserve">, L., &amp; </w:t>
      </w:r>
      <w:proofErr w:type="spellStart"/>
      <w:r>
        <w:t>Dehaene</w:t>
      </w:r>
      <w:proofErr w:type="spellEnd"/>
      <w:r>
        <w:t xml:space="preserve">, S. (2001). Unconscious semantic priming extends to novel unseen stimuli. </w:t>
      </w:r>
      <w:r>
        <w:rPr>
          <w:i/>
          <w:iCs/>
        </w:rPr>
        <w:t>Cognition</w:t>
      </w:r>
      <w:r>
        <w:t xml:space="preserve">, </w:t>
      </w:r>
      <w:r>
        <w:rPr>
          <w:i/>
          <w:iCs/>
        </w:rPr>
        <w:t>80</w:t>
      </w:r>
      <w:r>
        <w:t>(3), 215–229. https://doi.org/10.1016/S0010-0277(00)00139-6</w:t>
      </w:r>
    </w:p>
    <w:p w14:paraId="7FB640E1" w14:textId="77777777" w:rsidR="0046480E" w:rsidRDefault="0046480E" w:rsidP="0046480E">
      <w:pPr>
        <w:pStyle w:val="Bibliography"/>
      </w:pPr>
      <w:proofErr w:type="spellStart"/>
      <w:r>
        <w:rPr>
          <w:i/>
          <w:iCs/>
        </w:rPr>
        <w:t>NatNet</w:t>
      </w:r>
      <w:proofErr w:type="spellEnd"/>
      <w:r>
        <w:rPr>
          <w:i/>
          <w:iCs/>
        </w:rPr>
        <w:t xml:space="preserve"> SDK</w:t>
      </w:r>
      <w:r>
        <w:t xml:space="preserve"> (4.0.0). (2021). </w:t>
      </w:r>
      <w:proofErr w:type="spellStart"/>
      <w:r>
        <w:t>NaturalPoint</w:t>
      </w:r>
      <w:proofErr w:type="spellEnd"/>
      <w:r>
        <w:t>, Inc. https://optitrack.com/software/motive/</w:t>
      </w:r>
    </w:p>
    <w:p w14:paraId="0DE3F0AD" w14:textId="77777777" w:rsidR="0046480E" w:rsidRDefault="0046480E" w:rsidP="0046480E">
      <w:pPr>
        <w:pStyle w:val="Bibliography"/>
      </w:pPr>
      <w:r>
        <w:t xml:space="preserve">Newell, B. R., &amp; Shanks, D. R. (2014). Unconscious influences on decision making: A critical review. </w:t>
      </w:r>
      <w:r>
        <w:rPr>
          <w:i/>
          <w:iCs/>
        </w:rPr>
        <w:t>Behavioral and Brain Sciences</w:t>
      </w:r>
      <w:r>
        <w:t xml:space="preserve">, </w:t>
      </w:r>
      <w:r>
        <w:rPr>
          <w:i/>
          <w:iCs/>
        </w:rPr>
        <w:t>37</w:t>
      </w:r>
      <w:r>
        <w:t>, 1–18. https://doi.org/10.1017/S0140525X12003214</w:t>
      </w:r>
    </w:p>
    <w:p w14:paraId="7C94D6EA" w14:textId="77777777" w:rsidR="0046480E" w:rsidRDefault="0046480E" w:rsidP="0046480E">
      <w:pPr>
        <w:pStyle w:val="Bibliography"/>
      </w:pPr>
      <w:r>
        <w:t xml:space="preserve">Ogilvie, R., &amp; Carruthers, P. (2014). Better tests of consciousness are needed, but skepticism about unconscious processes is unwarranted. </w:t>
      </w:r>
      <w:r>
        <w:rPr>
          <w:i/>
          <w:iCs/>
        </w:rPr>
        <w:t>Behavioral and Brain Sciences</w:t>
      </w:r>
      <w:r>
        <w:t xml:space="preserve">, </w:t>
      </w:r>
      <w:r>
        <w:rPr>
          <w:i/>
          <w:iCs/>
        </w:rPr>
        <w:t>37</w:t>
      </w:r>
      <w:r>
        <w:t>(1), 36–37. https://doi.org/10.1017/S0140525X13000800</w:t>
      </w:r>
    </w:p>
    <w:p w14:paraId="7505C671" w14:textId="77777777" w:rsidR="0046480E" w:rsidRDefault="0046480E" w:rsidP="0046480E">
      <w:pPr>
        <w:pStyle w:val="Bibliography"/>
      </w:pPr>
      <w:r>
        <w:t xml:space="preserve">Otten, L. J., &amp; Rugg, M. D. (2005). </w:t>
      </w:r>
      <w:r>
        <w:rPr>
          <w:i/>
          <w:iCs/>
        </w:rPr>
        <w:t>Interpreting event-related brain potentials. Event-related potentials: A methods handbook</w:t>
      </w:r>
      <w:r>
        <w:t>. 3–16.</w:t>
      </w:r>
    </w:p>
    <w:p w14:paraId="799ACB91" w14:textId="77777777" w:rsidR="0046480E" w:rsidRDefault="0046480E" w:rsidP="0046480E">
      <w:pPr>
        <w:pStyle w:val="Bibliography"/>
      </w:pPr>
      <w:proofErr w:type="spellStart"/>
      <w:r>
        <w:t>Palluel</w:t>
      </w:r>
      <w:proofErr w:type="spellEnd"/>
      <w:r>
        <w:t xml:space="preserve">-Germain, R., Boy, F., </w:t>
      </w:r>
      <w:proofErr w:type="spellStart"/>
      <w:r>
        <w:t>Orliaguet</w:t>
      </w:r>
      <w:proofErr w:type="spellEnd"/>
      <w:r>
        <w:t xml:space="preserve">, J. P., &amp; </w:t>
      </w:r>
      <w:proofErr w:type="spellStart"/>
      <w:r>
        <w:t>Coello</w:t>
      </w:r>
      <w:proofErr w:type="spellEnd"/>
      <w:r>
        <w:t xml:space="preserve">, Y. (2004). Visual and motor constraints on trajectory planning in pointing movements. </w:t>
      </w:r>
      <w:r>
        <w:rPr>
          <w:i/>
          <w:iCs/>
        </w:rPr>
        <w:t>Neuroscience Letters</w:t>
      </w:r>
      <w:r>
        <w:t xml:space="preserve">, </w:t>
      </w:r>
      <w:r>
        <w:rPr>
          <w:i/>
          <w:iCs/>
        </w:rPr>
        <w:t>372</w:t>
      </w:r>
      <w:r>
        <w:t>(3), 235–239. https://doi.org/10.1016/j.neulet.2004.09.045</w:t>
      </w:r>
    </w:p>
    <w:p w14:paraId="428076E2" w14:textId="77777777" w:rsidR="0046480E" w:rsidRDefault="0046480E" w:rsidP="0046480E">
      <w:pPr>
        <w:pStyle w:val="Bibliography"/>
      </w:pPr>
      <w:r>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555D83A8" w14:textId="77777777" w:rsidR="0046480E" w:rsidRDefault="0046480E" w:rsidP="0046480E">
      <w:pPr>
        <w:pStyle w:val="Bibliography"/>
      </w:pPr>
      <w:r>
        <w:t xml:space="preserve">Peters, M. A. K., &amp; Lau, H. (2015). </w:t>
      </w:r>
      <w:r>
        <w:rPr>
          <w:i/>
          <w:iCs/>
        </w:rPr>
        <w:t>Human observers have optimal introspective access to perceptual processes even for visually masked stimuli</w:t>
      </w:r>
      <w:r>
        <w:t>. 30.</w:t>
      </w:r>
    </w:p>
    <w:p w14:paraId="7F90AFC6" w14:textId="77777777" w:rsidR="0046480E" w:rsidRDefault="0046480E" w:rsidP="0046480E">
      <w:pPr>
        <w:pStyle w:val="Bibliography"/>
      </w:pPr>
      <w:r>
        <w:t xml:space="preserve">Poirier, C., Collignon, O., </w:t>
      </w:r>
      <w:proofErr w:type="spellStart"/>
      <w:r>
        <w:t>DeVolder</w:t>
      </w:r>
      <w:proofErr w:type="spellEnd"/>
      <w:r>
        <w:t xml:space="preserve">, A. G., </w:t>
      </w:r>
      <w:proofErr w:type="spellStart"/>
      <w:r>
        <w:t>Renier</w:t>
      </w:r>
      <w:proofErr w:type="spellEnd"/>
      <w:r>
        <w:t xml:space="preserve">, L., </w:t>
      </w:r>
      <w:proofErr w:type="spellStart"/>
      <w:r>
        <w:t>Vanlierde</w:t>
      </w:r>
      <w:proofErr w:type="spellEnd"/>
      <w:r>
        <w:t xml:space="preserve">, A., </w:t>
      </w:r>
      <w:proofErr w:type="spellStart"/>
      <w:r>
        <w:t>Tranduy</w:t>
      </w:r>
      <w:proofErr w:type="spellEnd"/>
      <w:r>
        <w:t xml:space="preserve">, D., &amp; </w:t>
      </w:r>
      <w:proofErr w:type="spellStart"/>
      <w:r>
        <w:t>Scheiber</w:t>
      </w:r>
      <w:proofErr w:type="spellEnd"/>
      <w:r>
        <w:t xml:space="preserve">,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6CB446C6" w14:textId="77777777" w:rsidR="0046480E" w:rsidRDefault="0046480E" w:rsidP="0046480E">
      <w:pPr>
        <w:pStyle w:val="Bibliography"/>
      </w:pPr>
      <w:r>
        <w:t xml:space="preserve">Pratte, M. S., &amp; </w:t>
      </w:r>
      <w:proofErr w:type="spellStart"/>
      <w:r>
        <w:t>Rouder</w:t>
      </w:r>
      <w:proofErr w:type="spellEnd"/>
      <w:r>
        <w:t xml:space="preserve">, J. N. (2009). A task-difficulty artifact in subliminal priming. </w:t>
      </w:r>
      <w:r>
        <w:rPr>
          <w:i/>
          <w:iCs/>
        </w:rPr>
        <w:t>Attention, Perception, &amp; Psychophysics</w:t>
      </w:r>
      <w:r>
        <w:t xml:space="preserve">, </w:t>
      </w:r>
      <w:r>
        <w:rPr>
          <w:i/>
          <w:iCs/>
        </w:rPr>
        <w:t>71</w:t>
      </w:r>
      <w:r>
        <w:t>(6), 1276–1283. https://doi.org/10.3758/APP.71.6.1276</w:t>
      </w:r>
    </w:p>
    <w:p w14:paraId="5B0BFFE8" w14:textId="77777777" w:rsidR="0046480E" w:rsidRDefault="0046480E" w:rsidP="0046480E">
      <w:pPr>
        <w:pStyle w:val="Bibliography"/>
      </w:pPr>
      <w:proofErr w:type="spellStart"/>
      <w:r>
        <w:t>Reingold</w:t>
      </w:r>
      <w:proofErr w:type="spellEnd"/>
      <w:r>
        <w:t xml:space="preserve">, E. M., &amp; </w:t>
      </w:r>
      <w:proofErr w:type="spellStart"/>
      <w:r>
        <w:t>Merikle</w:t>
      </w:r>
      <w:proofErr w:type="spellEnd"/>
      <w:r>
        <w:t xml:space="preserve">, P. M. (1988). Using direct and indirect measures to study perception without awareness. </w:t>
      </w:r>
      <w:r>
        <w:rPr>
          <w:i/>
          <w:iCs/>
        </w:rPr>
        <w:t>Perception &amp; Psychophysics</w:t>
      </w:r>
      <w:r>
        <w:t xml:space="preserve">, </w:t>
      </w:r>
      <w:r>
        <w:rPr>
          <w:i/>
          <w:iCs/>
        </w:rPr>
        <w:t>44</w:t>
      </w:r>
      <w:r>
        <w:t>(6), 563–575. https://doi.org/10.3758/BF03207490</w:t>
      </w:r>
    </w:p>
    <w:p w14:paraId="7665495C" w14:textId="77777777" w:rsidR="0046480E" w:rsidRDefault="0046480E" w:rsidP="0046480E">
      <w:pPr>
        <w:pStyle w:val="Bibliography"/>
      </w:pPr>
      <w:proofErr w:type="spellStart"/>
      <w:r>
        <w:t>Resulaj</w:t>
      </w:r>
      <w:proofErr w:type="spellEnd"/>
      <w:r>
        <w:t xml:space="preserve">, A., </w:t>
      </w:r>
      <w:proofErr w:type="spellStart"/>
      <w:r>
        <w:t>Kiani</w:t>
      </w:r>
      <w:proofErr w:type="spellEnd"/>
      <w:r>
        <w:t xml:space="preserve">, R., Wolpert, D. M., &amp; </w:t>
      </w:r>
      <w:proofErr w:type="spellStart"/>
      <w:r>
        <w:t>Shadlen</w:t>
      </w:r>
      <w:proofErr w:type="spellEnd"/>
      <w:r>
        <w:t xml:space="preserve">, M. N. (2009). Changes of mind in decision-making. </w:t>
      </w:r>
      <w:r>
        <w:rPr>
          <w:i/>
          <w:iCs/>
        </w:rPr>
        <w:t>Nature</w:t>
      </w:r>
      <w:r>
        <w:t xml:space="preserve">, </w:t>
      </w:r>
      <w:r>
        <w:rPr>
          <w:i/>
          <w:iCs/>
        </w:rPr>
        <w:t>461</w:t>
      </w:r>
      <w:r>
        <w:t>(7261), 263–266. https://doi.org/10.1038/nature08275</w:t>
      </w:r>
    </w:p>
    <w:p w14:paraId="26BC45B6" w14:textId="77777777" w:rsidR="0046480E" w:rsidRDefault="0046480E" w:rsidP="0046480E">
      <w:pPr>
        <w:pStyle w:val="Bibliography"/>
      </w:pPr>
      <w:r>
        <w:lastRenderedPageBreak/>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1FCB1130" w14:textId="77777777" w:rsidR="0046480E" w:rsidRDefault="0046480E" w:rsidP="0046480E">
      <w:pPr>
        <w:pStyle w:val="Bibliography"/>
      </w:pPr>
      <w:r>
        <w:t xml:space="preserve">Sandberg, K., &amp; Overgaard, M. (2015). Using the perceptual awareness scale (PAS). In M. Overgaard (Ed.), </w:t>
      </w:r>
      <w:r>
        <w:rPr>
          <w:i/>
          <w:iCs/>
        </w:rPr>
        <w:t>Behavioral Methods in Consciousness Research</w:t>
      </w:r>
      <w:r>
        <w:t xml:space="preserve"> (pp. 181–196). Oxford University Press. https://doi.org/10.1093/acprof:oso/9780199688890.003.0011</w:t>
      </w:r>
    </w:p>
    <w:p w14:paraId="4C5F2F82" w14:textId="77777777" w:rsidR="0046480E" w:rsidRDefault="0046480E" w:rsidP="0046480E">
      <w:pPr>
        <w:pStyle w:val="Bibliography"/>
      </w:pPr>
      <w:r>
        <w:t xml:space="preserve">Sandberg, K., Timmermans, B., Overgaard, M., &amp; </w:t>
      </w:r>
      <w:proofErr w:type="spellStart"/>
      <w:r>
        <w:t>Cleeremans</w:t>
      </w:r>
      <w:proofErr w:type="spellEnd"/>
      <w:r>
        <w:t xml:space="preserve">, A. (2010). Measuring consciousness: Is one measure better than the other? </w:t>
      </w:r>
      <w:r>
        <w:rPr>
          <w:i/>
          <w:iCs/>
        </w:rPr>
        <w:t>Consciousness and Cognition</w:t>
      </w:r>
      <w:r>
        <w:t xml:space="preserve">, </w:t>
      </w:r>
      <w:r>
        <w:rPr>
          <w:i/>
          <w:iCs/>
        </w:rPr>
        <w:t>19</w:t>
      </w:r>
      <w:r>
        <w:t>(4), 1069–1078. https://doi.org/10.1016/j.concog.2009.12.013</w:t>
      </w:r>
    </w:p>
    <w:p w14:paraId="7AAE7C98" w14:textId="77777777" w:rsidR="0046480E" w:rsidRDefault="0046480E" w:rsidP="0046480E">
      <w:pPr>
        <w:pStyle w:val="Bibliography"/>
      </w:pPr>
      <w:r>
        <w:t xml:space="preserve">Sawchuk, C. N., </w:t>
      </w:r>
      <w:proofErr w:type="spellStart"/>
      <w:r>
        <w:t>Lohr</w:t>
      </w:r>
      <w:proofErr w:type="spellEnd"/>
      <w:r>
        <w:t xml:space="preserve">, J. M., </w:t>
      </w:r>
      <w:proofErr w:type="spellStart"/>
      <w:r>
        <w:t>Westendorf</w:t>
      </w:r>
      <w:proofErr w:type="spellEnd"/>
      <w:r>
        <w:t xml:space="preserve">, D. H., Meunier, S. A., &amp; </w:t>
      </w:r>
      <w:proofErr w:type="spellStart"/>
      <w:r>
        <w:t>Tolin</w:t>
      </w:r>
      <w:proofErr w:type="spellEnd"/>
      <w:r>
        <w:t xml:space="preserve">, D. F. (2002). Emotional responding to fearful and disgusting stimuli in specific </w:t>
      </w:r>
      <w:proofErr w:type="spellStart"/>
      <w:r>
        <w:t>phobics</w:t>
      </w:r>
      <w:proofErr w:type="spellEnd"/>
      <w:r>
        <w:t xml:space="preserve">. </w:t>
      </w:r>
      <w:proofErr w:type="spellStart"/>
      <w:r>
        <w:rPr>
          <w:i/>
          <w:iCs/>
        </w:rPr>
        <w:t>Behaviour</w:t>
      </w:r>
      <w:proofErr w:type="spellEnd"/>
      <w:r>
        <w:rPr>
          <w:i/>
          <w:iCs/>
        </w:rPr>
        <w:t xml:space="preserve"> Research and Therapy</w:t>
      </w:r>
      <w:r>
        <w:t xml:space="preserve">, </w:t>
      </w:r>
      <w:r>
        <w:rPr>
          <w:i/>
          <w:iCs/>
        </w:rPr>
        <w:t>40</w:t>
      </w:r>
      <w:r>
        <w:t>(9), 1031–1046. https://doi.org/10.1016/S0005-7967(01)00093-6</w:t>
      </w:r>
    </w:p>
    <w:p w14:paraId="12EEC26A" w14:textId="77777777" w:rsidR="0046480E" w:rsidRDefault="0046480E" w:rsidP="0046480E">
      <w:pPr>
        <w:pStyle w:val="Bibliography"/>
      </w:pPr>
      <w:proofErr w:type="spellStart"/>
      <w:r>
        <w:t>Scherbaum</w:t>
      </w:r>
      <w:proofErr w:type="spellEnd"/>
      <w:r>
        <w:t xml:space="preserve">, S., </w:t>
      </w:r>
      <w:proofErr w:type="spellStart"/>
      <w:r>
        <w:t>Dshemuchadse</w:t>
      </w:r>
      <w:proofErr w:type="spellEnd"/>
      <w:r>
        <w:t xml:space="preserve">, M., Fischer, R., &amp; </w:t>
      </w:r>
      <w:proofErr w:type="spellStart"/>
      <w:r>
        <w:t>Goschke</w:t>
      </w:r>
      <w:proofErr w:type="spellEnd"/>
      <w:r>
        <w:t xml:space="preserve">, T. (2010). How decisions evolve: The temporal dynamics of action selection. </w:t>
      </w:r>
      <w:r>
        <w:rPr>
          <w:i/>
          <w:iCs/>
        </w:rPr>
        <w:t>Cognition</w:t>
      </w:r>
      <w:r>
        <w:t xml:space="preserve">, </w:t>
      </w:r>
      <w:r>
        <w:rPr>
          <w:i/>
          <w:iCs/>
        </w:rPr>
        <w:t>115</w:t>
      </w:r>
      <w:r>
        <w:t>(3), 407–416. https://doi.org/10.1016/j.cognition.2010.02.004</w:t>
      </w:r>
    </w:p>
    <w:p w14:paraId="6CA52543" w14:textId="77777777" w:rsidR="0046480E" w:rsidRDefault="0046480E" w:rsidP="0046480E">
      <w:pPr>
        <w:pStyle w:val="Bibliography"/>
      </w:pPr>
      <w:proofErr w:type="spellStart"/>
      <w:r>
        <w:t>Scherbaum</w:t>
      </w:r>
      <w:proofErr w:type="spellEnd"/>
      <w:r>
        <w:t xml:space="preserve">, S., &amp; </w:t>
      </w:r>
      <w:proofErr w:type="spellStart"/>
      <w:r>
        <w:t>Kieslich</w:t>
      </w:r>
      <w:proofErr w:type="spellEnd"/>
      <w:r>
        <w:t xml:space="preserve">,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1693637E" w14:textId="77777777" w:rsidR="0046480E" w:rsidRDefault="0046480E" w:rsidP="0046480E">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2F5C9ED5" w14:textId="77777777" w:rsidR="0046480E" w:rsidRDefault="0046480E" w:rsidP="0046480E">
      <w:pPr>
        <w:pStyle w:val="Bibliography"/>
      </w:pPr>
      <w:r>
        <w:t xml:space="preserve">Shelton, J. R., &amp; Martin, R. C. (1992). How semantic is automatic semantic priming? </w:t>
      </w:r>
      <w:r>
        <w:rPr>
          <w:i/>
          <w:iCs/>
        </w:rPr>
        <w:t>Journal of Experimental Psychology: Learning, Memory, and Cognition</w:t>
      </w:r>
      <w:r>
        <w:t xml:space="preserve">, </w:t>
      </w:r>
      <w:r>
        <w:rPr>
          <w:i/>
          <w:iCs/>
        </w:rPr>
        <w:t>18</w:t>
      </w:r>
      <w:r>
        <w:t>, 1191–1210. https://doi.org/10.1037/0278-7393.18.6.1191</w:t>
      </w:r>
    </w:p>
    <w:p w14:paraId="0F4624DA" w14:textId="77777777" w:rsidR="0046480E" w:rsidRDefault="0046480E" w:rsidP="0046480E">
      <w:pPr>
        <w:pStyle w:val="Bibliography"/>
      </w:pPr>
      <w:proofErr w:type="spellStart"/>
      <w:r>
        <w:t>Siedlecka</w:t>
      </w:r>
      <w:proofErr w:type="spellEnd"/>
      <w:r>
        <w:t xml:space="preserve">, E., &amp; Denson, T. F. (2019). Experimental Methods for Inducing Basic Emotions: A Qualitative Review. </w:t>
      </w:r>
      <w:r>
        <w:rPr>
          <w:i/>
          <w:iCs/>
        </w:rPr>
        <w:t>Emotion Review</w:t>
      </w:r>
      <w:r>
        <w:t xml:space="preserve">, </w:t>
      </w:r>
      <w:r>
        <w:rPr>
          <w:i/>
          <w:iCs/>
        </w:rPr>
        <w:t>11</w:t>
      </w:r>
      <w:r>
        <w:t>(1), 87–97. https://doi.org/10.1177/1754073917749016</w:t>
      </w:r>
    </w:p>
    <w:p w14:paraId="11008003" w14:textId="77777777" w:rsidR="0046480E" w:rsidRDefault="0046480E" w:rsidP="0046480E">
      <w:pPr>
        <w:pStyle w:val="Bibliography"/>
      </w:pPr>
      <w:proofErr w:type="spellStart"/>
      <w:r>
        <w:t>Sklar</w:t>
      </w:r>
      <w:proofErr w:type="spellEnd"/>
      <w:r>
        <w:t xml:space="preserve">, A. Y., Levy, N., Goldstein, A., Mandel, R., </w:t>
      </w:r>
      <w:proofErr w:type="spellStart"/>
      <w:r>
        <w:t>Maril</w:t>
      </w:r>
      <w:proofErr w:type="spellEnd"/>
      <w:r>
        <w:t xml:space="preserve">, A., &amp; </w:t>
      </w:r>
      <w:proofErr w:type="spellStart"/>
      <w:r>
        <w:t>Hassin</w:t>
      </w:r>
      <w:proofErr w:type="spellEnd"/>
      <w:r>
        <w:t xml:space="preserve">, R. R. (2012). Reading and doing arithmetic </w:t>
      </w:r>
      <w:proofErr w:type="spellStart"/>
      <w:r>
        <w:t>nonconsciously</w:t>
      </w:r>
      <w:proofErr w:type="spellEnd"/>
      <w:r>
        <w:t xml:space="preserve">. </w:t>
      </w:r>
      <w:r>
        <w:rPr>
          <w:i/>
          <w:iCs/>
        </w:rPr>
        <w:t>Proceedings of the National Academy of Sciences</w:t>
      </w:r>
      <w:r>
        <w:t xml:space="preserve">, </w:t>
      </w:r>
      <w:r>
        <w:rPr>
          <w:i/>
          <w:iCs/>
        </w:rPr>
        <w:t>109</w:t>
      </w:r>
      <w:r>
        <w:t>(48), 19614–19619. https://doi.org/10.1073/pnas.1211645109</w:t>
      </w:r>
    </w:p>
    <w:p w14:paraId="5B3BAB23" w14:textId="77777777" w:rsidR="0046480E" w:rsidRDefault="0046480E" w:rsidP="0046480E">
      <w:pPr>
        <w:pStyle w:val="Bibliography"/>
      </w:pPr>
      <w:r>
        <w:lastRenderedPageBreak/>
        <w:t xml:space="preserve">Song, J.-H., &amp; Nakayama, K. (2009). Hidden cognitive states revealed in choice reaching tasks. </w:t>
      </w:r>
      <w:r>
        <w:rPr>
          <w:i/>
          <w:iCs/>
        </w:rPr>
        <w:t>Trends in Cognitive Sciences</w:t>
      </w:r>
      <w:r>
        <w:t xml:space="preserve">, </w:t>
      </w:r>
      <w:r>
        <w:rPr>
          <w:i/>
          <w:iCs/>
        </w:rPr>
        <w:t>13</w:t>
      </w:r>
      <w:r>
        <w:t>(8), 360–366. https://doi.org/10.1016/j.tics.2009.04.009</w:t>
      </w:r>
    </w:p>
    <w:p w14:paraId="1B213276" w14:textId="77777777" w:rsidR="0046480E" w:rsidRDefault="0046480E" w:rsidP="0046480E">
      <w:pPr>
        <w:pStyle w:val="Bibliography"/>
      </w:pPr>
      <w:r>
        <w:t xml:space="preserve">Spivey, M. J., Grosjean, M., &amp; </w:t>
      </w:r>
      <w:proofErr w:type="spellStart"/>
      <w:r>
        <w:t>Knoblich</w:t>
      </w:r>
      <w:proofErr w:type="spellEnd"/>
      <w:r>
        <w:t xml:space="preserve">, G. (2005). Continuous attraction toward phonological competitors. </w:t>
      </w:r>
      <w:r>
        <w:rPr>
          <w:i/>
          <w:iCs/>
        </w:rPr>
        <w:t>Proceedings of the National Academy of Sciences of the United States of America</w:t>
      </w:r>
      <w:r>
        <w:t xml:space="preserve">, </w:t>
      </w:r>
      <w:r>
        <w:rPr>
          <w:i/>
          <w:iCs/>
        </w:rPr>
        <w:t>102</w:t>
      </w:r>
      <w:r>
        <w:t>(29), 10393–10398. https://doi.org/10.1073/pnas.0503903102</w:t>
      </w:r>
    </w:p>
    <w:p w14:paraId="63999D0D" w14:textId="77777777" w:rsidR="0046480E" w:rsidRDefault="0046480E" w:rsidP="0046480E">
      <w:pPr>
        <w:pStyle w:val="Bibliography"/>
      </w:pPr>
      <w:proofErr w:type="spellStart"/>
      <w:r>
        <w:t>Tononi</w:t>
      </w:r>
      <w:proofErr w:type="spellEnd"/>
      <w:r>
        <w:t xml:space="preserve">, G., </w:t>
      </w:r>
      <w:proofErr w:type="spellStart"/>
      <w:r>
        <w:t>Boly</w:t>
      </w:r>
      <w:proofErr w:type="spellEnd"/>
      <w:r>
        <w:t xml:space="preserve">, M., </w:t>
      </w:r>
      <w:proofErr w:type="spellStart"/>
      <w:r>
        <w:t>Massimini</w:t>
      </w:r>
      <w:proofErr w:type="spellEnd"/>
      <w:r>
        <w:t xml:space="preserve">, M., &amp; Koch, C. (2016). Integrated information theory: From consciousness to its physical substrate. </w:t>
      </w:r>
      <w:r>
        <w:rPr>
          <w:i/>
          <w:iCs/>
        </w:rPr>
        <w:t>Nature Reviews Neuroscience</w:t>
      </w:r>
      <w:r>
        <w:t xml:space="preserve">, </w:t>
      </w:r>
      <w:r>
        <w:rPr>
          <w:i/>
          <w:iCs/>
        </w:rPr>
        <w:t>17</w:t>
      </w:r>
      <w:r>
        <w:t>(7), 450–461. https://doi.org/10.1038/nrn.2016.44</w:t>
      </w:r>
    </w:p>
    <w:p w14:paraId="172AE0CE" w14:textId="77777777" w:rsidR="0046480E" w:rsidRDefault="0046480E" w:rsidP="0046480E">
      <w:pPr>
        <w:pStyle w:val="Bibliography"/>
      </w:pPr>
      <w:r>
        <w:t xml:space="preserve">Van den </w:t>
      </w:r>
      <w:proofErr w:type="spellStart"/>
      <w:r>
        <w:t>Bussche</w:t>
      </w:r>
      <w:proofErr w:type="spellEnd"/>
      <w:r>
        <w:t xml:space="preserve">, E., Van den </w:t>
      </w:r>
      <w:proofErr w:type="spellStart"/>
      <w:r>
        <w:t>Noortgate</w:t>
      </w:r>
      <w:proofErr w:type="spellEnd"/>
      <w:r>
        <w:t xml:space="preserve">, W., &amp; </w:t>
      </w:r>
      <w:proofErr w:type="spellStart"/>
      <w:r>
        <w:t>Reynvoet</w:t>
      </w:r>
      <w:proofErr w:type="spellEnd"/>
      <w:r>
        <w:t xml:space="preserve">, B. (2009). Mechanisms of masked priming: A meta-analysis. </w:t>
      </w:r>
      <w:r>
        <w:rPr>
          <w:i/>
          <w:iCs/>
        </w:rPr>
        <w:t>Psychological Bulletin</w:t>
      </w:r>
      <w:r>
        <w:t xml:space="preserve">, </w:t>
      </w:r>
      <w:r>
        <w:rPr>
          <w:i/>
          <w:iCs/>
        </w:rPr>
        <w:t>135</w:t>
      </w:r>
      <w:r>
        <w:t>(3), 452–477. https://doi.org/10.1037/a0015329</w:t>
      </w:r>
    </w:p>
    <w:p w14:paraId="62FEF395" w14:textId="77777777" w:rsidR="0046480E" w:rsidRDefault="0046480E" w:rsidP="0046480E">
      <w:pPr>
        <w:pStyle w:val="Bibliography"/>
      </w:pPr>
      <w:r>
        <w:t xml:space="preserve">von </w:t>
      </w:r>
      <w:proofErr w:type="spellStart"/>
      <w:r>
        <w:t>Hofsten</w:t>
      </w:r>
      <w:proofErr w:type="spellEnd"/>
      <w:r>
        <w:t xml:space="preserve">, C., &amp; </w:t>
      </w:r>
      <w:proofErr w:type="spellStart"/>
      <w:r>
        <w:t>Lindhagen</w:t>
      </w:r>
      <w:proofErr w:type="spellEnd"/>
      <w:r>
        <w:t xml:space="preserve">, K. (1979). Observations on the development of reaching for moving objects. </w:t>
      </w:r>
      <w:r>
        <w:rPr>
          <w:i/>
          <w:iCs/>
        </w:rPr>
        <w:t>Journal of Experimental Child Psychology</w:t>
      </w:r>
      <w:r>
        <w:t xml:space="preserve">, </w:t>
      </w:r>
      <w:r>
        <w:rPr>
          <w:i/>
          <w:iCs/>
        </w:rPr>
        <w:t>28</w:t>
      </w:r>
      <w:r>
        <w:t>(1), 158–173. https://doi.org/10.1016/0022-0965(79)90109-7</w:t>
      </w:r>
    </w:p>
    <w:p w14:paraId="69D39689" w14:textId="77777777" w:rsidR="0046480E" w:rsidRDefault="0046480E" w:rsidP="0046480E">
      <w:pPr>
        <w:pStyle w:val="Bibliography"/>
      </w:pPr>
      <w:proofErr w:type="spellStart"/>
      <w:r>
        <w:t>Willander</w:t>
      </w:r>
      <w:proofErr w:type="spellEnd"/>
      <w:r>
        <w:t xml:space="preserve">, J., &amp; Larsson, M. (2006). Smell your way back to childhood: Autobiographical odor memory. </w:t>
      </w:r>
      <w:r>
        <w:rPr>
          <w:i/>
          <w:iCs/>
        </w:rPr>
        <w:t>Psychonomic Bulletin &amp; Review</w:t>
      </w:r>
      <w:r>
        <w:t xml:space="preserve">, </w:t>
      </w:r>
      <w:r>
        <w:rPr>
          <w:i/>
          <w:iCs/>
        </w:rPr>
        <w:t>13</w:t>
      </w:r>
      <w:r>
        <w:t>(2), 240–244. https://doi.org/10.3758/BF03193837</w:t>
      </w:r>
    </w:p>
    <w:p w14:paraId="7542E5D3" w14:textId="77777777" w:rsidR="0046480E" w:rsidRDefault="0046480E" w:rsidP="0046480E">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2277CA9D" w14:textId="77777777" w:rsidR="0046480E" w:rsidRDefault="0046480E" w:rsidP="0046480E">
      <w:pPr>
        <w:pStyle w:val="Bibliography"/>
      </w:pPr>
      <w:r>
        <w:t xml:space="preserve">Xiao, K., &amp; Yamauchi, T. (2017). The role of attention in subliminal semantic processing: A mouse tracking study. </w:t>
      </w:r>
      <w:r>
        <w:rPr>
          <w:i/>
          <w:iCs/>
        </w:rPr>
        <w:t>PLOS ONE</w:t>
      </w:r>
      <w:r>
        <w:t xml:space="preserve">, </w:t>
      </w:r>
      <w:r>
        <w:rPr>
          <w:i/>
          <w:iCs/>
        </w:rPr>
        <w:t>12</w:t>
      </w:r>
      <w:r>
        <w:t>(6), e0178740. https://doi.org/10.1371/journal.pone.0178740</w:t>
      </w:r>
    </w:p>
    <w:p w14:paraId="68A49F5B" w14:textId="77777777" w:rsidR="0046480E" w:rsidRDefault="0046480E" w:rsidP="0046480E">
      <w:pPr>
        <w:pStyle w:val="Bibliography"/>
      </w:pPr>
      <w:r>
        <w:t xml:space="preserve">Xiao, K., Yamauchi, T., &amp; Bowman, C. (2015). </w:t>
      </w:r>
      <w:r>
        <w:rPr>
          <w:i/>
          <w:iCs/>
        </w:rPr>
        <w:t>Assessing Masked Semantic Priming: Cursor Trajectory versus Response Time Measures</w:t>
      </w:r>
      <w:r>
        <w:t>. 7.</w:t>
      </w:r>
    </w:p>
    <w:p w14:paraId="0E825A5A" w14:textId="77777777" w:rsidR="0046480E" w:rsidRDefault="0046480E" w:rsidP="0046480E">
      <w:pPr>
        <w:pStyle w:val="Bibliography"/>
      </w:pPr>
      <w:r>
        <w:t xml:space="preserve">Yuval-Greenberg, S., &amp; </w:t>
      </w:r>
      <w:proofErr w:type="spellStart"/>
      <w:r>
        <w:t>Heeger</w:t>
      </w:r>
      <w:proofErr w:type="spellEnd"/>
      <w:r>
        <w:t xml:space="preserve">,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39D0DE93" w14:textId="77777777" w:rsidR="0046480E" w:rsidRDefault="0046480E" w:rsidP="0046480E">
      <w:pPr>
        <w:pStyle w:val="Bibliography"/>
      </w:pPr>
      <w:proofErr w:type="spellStart"/>
      <w:r>
        <w:t>Zerweck</w:t>
      </w:r>
      <w:proofErr w:type="spellEnd"/>
      <w:r>
        <w:t xml:space="preserve">, I. A., Kao, C.-S., </w:t>
      </w:r>
      <w:proofErr w:type="spellStart"/>
      <w:r>
        <w:t>Meyen</w:t>
      </w:r>
      <w:proofErr w:type="spellEnd"/>
      <w:r>
        <w:t xml:space="preserve">, S., Amado, C., von Eltz, M., </w:t>
      </w:r>
      <w:proofErr w:type="spellStart"/>
      <w:r>
        <w:t>Klimm</w:t>
      </w:r>
      <w:proofErr w:type="spellEnd"/>
      <w:r>
        <w:t xml:space="preserve">, M., &amp; Franz, V. H. (2021). Number processing outside awareness? Systematically testing sensitivities of direct </w:t>
      </w:r>
      <w:r>
        <w:lastRenderedPageBreak/>
        <w:t xml:space="preserve">and indirect measures of consciousness. </w:t>
      </w:r>
      <w:r>
        <w:rPr>
          <w:i/>
          <w:iCs/>
        </w:rPr>
        <w:t>Attention, Perception, &amp; Psychophysics</w:t>
      </w:r>
      <w:r>
        <w:t xml:space="preserve">, </w:t>
      </w:r>
      <w:r>
        <w:rPr>
          <w:i/>
          <w:iCs/>
        </w:rPr>
        <w:t>83</w:t>
      </w:r>
      <w:r>
        <w:t>(6), 2510–2529. https://doi.org/10.3758/s13414-021-02312-2</w:t>
      </w:r>
    </w:p>
    <w:p w14:paraId="49437EEE" w14:textId="03E8FCBB" w:rsidR="00F20E38" w:rsidRDefault="0003265E" w:rsidP="002159ED">
      <w:pPr>
        <w:ind w:firstLine="0"/>
        <w:rPr>
          <w:lang w:eastAsia="ja-JP" w:bidi="ar-SA"/>
        </w:rPr>
      </w:pPr>
      <w:r>
        <w:rPr>
          <w:lang w:eastAsia="ja-JP" w:bidi="ar-SA"/>
        </w:rPr>
        <w:fldChar w:fldCharType="end"/>
      </w:r>
    </w:p>
    <w:p w14:paraId="62403E76" w14:textId="13910F17" w:rsidR="007169F4" w:rsidRDefault="007169F4" w:rsidP="002159ED">
      <w:pPr>
        <w:ind w:firstLine="0"/>
        <w:rPr>
          <w:lang w:eastAsia="ja-JP" w:bidi="ar-SA"/>
        </w:rPr>
      </w:pPr>
    </w:p>
    <w:p w14:paraId="3EFCA2DF" w14:textId="344292FC" w:rsidR="007169F4" w:rsidRDefault="007169F4">
      <w:pPr>
        <w:spacing w:line="480" w:lineRule="auto"/>
        <w:jc w:val="left"/>
        <w:rPr>
          <w:lang w:eastAsia="ja-JP" w:bidi="ar-SA"/>
        </w:rPr>
      </w:pPr>
      <w:r>
        <w:rPr>
          <w:lang w:eastAsia="ja-JP" w:bidi="ar-SA"/>
        </w:rPr>
        <w:br w:type="page"/>
      </w:r>
    </w:p>
    <w:p w14:paraId="26E4135B" w14:textId="2C34D65A" w:rsidR="00E31540" w:rsidRDefault="00E31540" w:rsidP="00FA5E4D">
      <w:pPr>
        <w:pStyle w:val="ListParagraph"/>
        <w:numPr>
          <w:ilvl w:val="0"/>
          <w:numId w:val="20"/>
        </w:numPr>
        <w:rPr>
          <w:lang w:eastAsia="ja-JP" w:bidi="ar-SA"/>
        </w:rPr>
      </w:pPr>
      <w:r>
        <w:rPr>
          <w:lang w:eastAsia="ja-JP" w:bidi="ar-SA"/>
        </w:rPr>
        <w:lastRenderedPageBreak/>
        <w:t xml:space="preserve">Add </w:t>
      </w:r>
      <w:r w:rsidR="00FA5E4D">
        <w:rPr>
          <w:lang w:eastAsia="ja-JP" w:bidi="ar-SA"/>
        </w:rPr>
        <w:t xml:space="preserve">Empty line </w:t>
      </w:r>
      <w:r>
        <w:rPr>
          <w:lang w:eastAsia="ja-JP" w:bidi="ar-SA"/>
        </w:rPr>
        <w:t>before each title</w:t>
      </w:r>
      <w:r w:rsidR="00FA5E4D">
        <w:rPr>
          <w:lang w:eastAsia="ja-JP" w:bidi="ar-SA"/>
        </w:rPr>
        <w:t>?</w:t>
      </w:r>
    </w:p>
    <w:p w14:paraId="02100A20" w14:textId="3C350B61" w:rsidR="00FA5E4D" w:rsidRDefault="00FA5E4D" w:rsidP="00FA5E4D">
      <w:pPr>
        <w:pStyle w:val="ListParagraph"/>
        <w:numPr>
          <w:ilvl w:val="0"/>
          <w:numId w:val="20"/>
        </w:numPr>
        <w:rPr>
          <w:lang w:eastAsia="ja-JP" w:bidi="ar-SA"/>
        </w:rPr>
      </w:pPr>
      <w:r>
        <w:rPr>
          <w:lang w:eastAsia="ja-JP" w:bidi="ar-SA"/>
        </w:rPr>
        <w:t>Add page break before headers? If the header is the last line in a page and its content is in the following page.</w:t>
      </w:r>
    </w:p>
    <w:p w14:paraId="5A02635A" w14:textId="43D6C1C1" w:rsidR="00FC3AAB" w:rsidRDefault="00606B11" w:rsidP="00FA5E4D">
      <w:pPr>
        <w:pStyle w:val="ListParagraph"/>
        <w:numPr>
          <w:ilvl w:val="0"/>
          <w:numId w:val="20"/>
        </w:numPr>
        <w:rPr>
          <w:lang w:eastAsia="ja-JP" w:bidi="ar-SA"/>
        </w:rPr>
      </w:pPr>
      <w:r>
        <w:rPr>
          <w:lang w:eastAsia="ja-JP" w:bidi="ar-SA"/>
        </w:rPr>
        <w:t xml:space="preserve">Add list of vars that violated normality and maybe their </w:t>
      </w:r>
      <w:proofErr w:type="spellStart"/>
      <w:r>
        <w:rPr>
          <w:lang w:eastAsia="ja-JP" w:bidi="ar-SA"/>
        </w:rPr>
        <w:t>qq</w:t>
      </w:r>
      <w:proofErr w:type="spellEnd"/>
      <w:r>
        <w:rPr>
          <w:lang w:eastAsia="ja-JP" w:bidi="ar-SA"/>
        </w:rPr>
        <w:t>-plots.</w:t>
      </w:r>
    </w:p>
    <w:p w14:paraId="2F5CC37E" w14:textId="748F533D" w:rsidR="00C50650" w:rsidRDefault="00C50650" w:rsidP="00C50650">
      <w:pPr>
        <w:pStyle w:val="ListParagraph"/>
        <w:numPr>
          <w:ilvl w:val="0"/>
          <w:numId w:val="20"/>
        </w:numPr>
        <w:rPr>
          <w:lang w:eastAsia="ja-JP" w:bidi="ar-SA"/>
        </w:rPr>
      </w:pPr>
      <w:r>
        <w:rPr>
          <w:lang w:eastAsia="ja-JP" w:bidi="ar-SA"/>
        </w:rPr>
        <w:t>Make sure all references appear in bibliography.</w:t>
      </w:r>
    </w:p>
    <w:p w14:paraId="06717873" w14:textId="77777777" w:rsidR="00C50650" w:rsidRDefault="00C50650" w:rsidP="00C50650">
      <w:pPr>
        <w:pStyle w:val="ListParagraph"/>
        <w:numPr>
          <w:ilvl w:val="0"/>
          <w:numId w:val="20"/>
        </w:numPr>
        <w:rPr>
          <w:lang w:eastAsia="ja-JP" w:bidi="ar-SA"/>
        </w:rPr>
      </w:pPr>
      <w:r>
        <w:rPr>
          <w:lang w:eastAsia="ja-JP" w:bidi="ar-SA"/>
        </w:rPr>
        <w:t>Ideas for content:</w:t>
      </w:r>
    </w:p>
    <w:p w14:paraId="55909326" w14:textId="51108D33" w:rsidR="00C50650" w:rsidRDefault="00C50650" w:rsidP="00C50650">
      <w:pPr>
        <w:pStyle w:val="ListParagraph"/>
        <w:numPr>
          <w:ilvl w:val="1"/>
          <w:numId w:val="20"/>
        </w:numPr>
        <w:rPr>
          <w:lang w:eastAsia="ja-JP" w:bidi="ar-SA"/>
        </w:rPr>
      </w:pPr>
      <w:r>
        <w:rPr>
          <w:lang w:eastAsia="ja-JP" w:bidi="ar-SA"/>
        </w:rPr>
        <w:t>This paper claims averaging trajectories is wrong. Read it before the thesis test: Wulff (2019). Mouse-tracking: Detecting types in movement trajectories</w:t>
      </w:r>
    </w:p>
    <w:p w14:paraId="49A57494" w14:textId="3D4290C3" w:rsidR="00C50650" w:rsidRDefault="00C50650" w:rsidP="00C50650">
      <w:pPr>
        <w:pStyle w:val="ListParagraph"/>
        <w:numPr>
          <w:ilvl w:val="1"/>
          <w:numId w:val="20"/>
        </w:numPr>
        <w:rPr>
          <w:lang w:eastAsia="ja-JP" w:bidi="ar-SA"/>
        </w:rPr>
      </w:pPr>
      <w:r>
        <w:rPr>
          <w:lang w:eastAsia="ja-JP" w:bidi="ar-SA"/>
        </w:rPr>
        <w:t>Friedman (2013). Linking cognitive and reaching trajectories via intermittent movement control – Friedman's paper that claims that the motor access to the cognitive processes is intermittent instead of continuous. This could affect my experiment.</w:t>
      </w:r>
    </w:p>
    <w:p w14:paraId="30316272" w14:textId="48EAC397" w:rsidR="00C50650" w:rsidRDefault="00C50650" w:rsidP="00C50650">
      <w:pPr>
        <w:pStyle w:val="ListParagraph"/>
        <w:numPr>
          <w:ilvl w:val="1"/>
          <w:numId w:val="20"/>
        </w:numPr>
        <w:rPr>
          <w:lang w:eastAsia="ja-JP" w:bidi="ar-SA"/>
        </w:rPr>
      </w:pPr>
      <w:r>
        <w:rPr>
          <w:lang w:eastAsia="ja-JP" w:bidi="ar-SA"/>
        </w:rPr>
        <w:t>Schmidt (2007). Measuring unconscious cognition: Beyond the zero-awareness criterion - Check if this paper has some conclusions about "reaching" that can be relevant for your discussion</w:t>
      </w:r>
    </w:p>
    <w:p w14:paraId="719A855B" w14:textId="77777777" w:rsidR="00C50650" w:rsidRDefault="00C50650" w:rsidP="00C50650">
      <w:pPr>
        <w:pStyle w:val="ListParagraph"/>
        <w:numPr>
          <w:ilvl w:val="1"/>
          <w:numId w:val="20"/>
        </w:numPr>
        <w:rPr>
          <w:lang w:eastAsia="ja-JP" w:bidi="ar-SA"/>
        </w:rPr>
      </w:pPr>
      <w:r>
        <w:rPr>
          <w:lang w:eastAsia="ja-JP" w:bidi="ar-SA"/>
        </w:rPr>
        <w:t>Distinct mechanisms for planning keypress and reaching responses: A developmental study – Read this, they show keyboard and reaching operate under different mechanisms.</w:t>
      </w:r>
    </w:p>
    <w:sectPr w:rsidR="00C50650" w:rsidSect="00DC4DA6">
      <w:headerReference w:type="default" r:id="rId21"/>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6" w:author="Chen Heller" w:date="2022-06-29T17:56:00Z" w:initials="CH">
    <w:p w14:paraId="11A9C09E" w14:textId="0F2074E4" w:rsidR="0071391D" w:rsidRDefault="0071391D" w:rsidP="00E96D8E">
      <w:pPr>
        <w:pStyle w:val="CommentText"/>
      </w:pPr>
      <w:r>
        <w:rPr>
          <w:rStyle w:val="CommentReference"/>
        </w:rPr>
        <w:annotationRef/>
      </w:r>
      <w:r>
        <w:t>Look in pre reg how to use this citation:</w:t>
      </w:r>
    </w:p>
    <w:p w14:paraId="384F212D" w14:textId="77777777" w:rsidR="0071391D" w:rsidRDefault="0071391D" w:rsidP="00E96D8E">
      <w:pPr>
        <w:pStyle w:val="CommentText"/>
      </w:pPr>
    </w:p>
    <w:p w14:paraId="4EB89988" w14:textId="77777777" w:rsidR="0071391D" w:rsidRDefault="0071391D" w:rsidP="00E96D8E">
      <w:pPr>
        <w:pStyle w:val="CommentText"/>
      </w:pPr>
      <w:r>
        <w:t>Frost, R., &amp; Plaut, D. (2005). The word-frequency database for printed Hebrew</w:t>
      </w:r>
    </w:p>
  </w:comment>
  <w:comment w:id="187" w:author="Liad Mudrik" w:date="2022-09-12T12:05:00Z" w:initials="LM">
    <w:p w14:paraId="59A7D187" w14:textId="77777777" w:rsidR="00D94A6E" w:rsidRDefault="00D94A6E" w:rsidP="00014629">
      <w:pPr>
        <w:jc w:val="left"/>
      </w:pPr>
      <w:r>
        <w:rPr>
          <w:rStyle w:val="CommentReference"/>
        </w:rPr>
        <w:annotationRef/>
      </w:r>
      <w:r>
        <w:rPr>
          <w:sz w:val="20"/>
          <w:szCs w:val="20"/>
        </w:rPr>
        <w:t>sorry, is this a comment for me?</w:t>
      </w:r>
    </w:p>
  </w:comment>
  <w:comment w:id="724" w:author="Liad Mudrik" w:date="2022-09-12T12:54:00Z" w:initials="LM">
    <w:p w14:paraId="52370B4B" w14:textId="35AA1CB4" w:rsidR="008351C5" w:rsidRDefault="008351C5" w:rsidP="00485D34">
      <w:pPr>
        <w:jc w:val="left"/>
      </w:pPr>
      <w:r>
        <w:rPr>
          <w:rStyle w:val="CommentReference"/>
        </w:rPr>
        <w:annotationRef/>
      </w:r>
      <w:r>
        <w:rPr>
          <w:sz w:val="20"/>
          <w:szCs w:val="20"/>
        </w:rPr>
        <w:t>this is a last moment suggestion, so feel free to ignore it. But it could have been nice to add Bayes Factors to all analyses… You can do it easily in JASP, but it will take time. Your call. Happy to discuss this too</w:t>
      </w:r>
    </w:p>
  </w:comment>
  <w:comment w:id="1023" w:author="Chen Heller" w:date="2022-09-01T09:42:00Z" w:initials="CH">
    <w:p w14:paraId="598ECD31" w14:textId="472F7423" w:rsidR="00EF52E5" w:rsidRDefault="00EB2FF8" w:rsidP="00E96D8E">
      <w:pPr>
        <w:pStyle w:val="CommentText"/>
      </w:pPr>
      <w:r>
        <w:rPr>
          <w:rStyle w:val="CommentReference"/>
        </w:rPr>
        <w:annotationRef/>
      </w:r>
      <w:r w:rsidR="00EF52E5">
        <w:t>Rejected explanation:</w:t>
      </w:r>
    </w:p>
    <w:p w14:paraId="094AF53A" w14:textId="77777777" w:rsidR="00EF52E5" w:rsidRDefault="00EF52E5" w:rsidP="00E96D8E">
      <w:pPr>
        <w:pStyle w:val="CommentText"/>
      </w:pPr>
      <w:r>
        <w:t>a trend was seen in the proportion of each exclusion reason. It seems that late responses, slow movements and incorrect answers became less prominent at the expense of having more short reaches and early responses. A Possible explanation for this pattern of results can be conceived by reviewing the proportion of each exclusion reason in Experiment 2. Late responses were kind of the most prominent cause for error in experiment 2, and therefore it is possible that in order to diminish their error rate, participants in experiment 3 mainly focused their efforts on reducing their response time. Consequently, quicker responses developed which decreased the number of late responses but increased the number of early responses and short trajectories.</w:t>
      </w:r>
      <w:r>
        <w:rPr>
          <w:strike/>
        </w:rPr>
        <w:t xml:space="preserve"> These hasty responses left less time to process the target which explains the increase in incorrect answers. Similarly, the probability for corrective movements could have increased as well, which accounted for the higher rate of long movement durations.</w:t>
      </w:r>
    </w:p>
  </w:comment>
  <w:comment w:id="1027" w:author="Chen Heller" w:date="2022-08-26T11:12:00Z" w:initials="CH">
    <w:p w14:paraId="48D7BC2B" w14:textId="3C0AA676" w:rsidR="003A4F55" w:rsidRDefault="006D2FC7" w:rsidP="00E96D8E">
      <w:pPr>
        <w:pStyle w:val="CommentText"/>
      </w:pPr>
      <w:r>
        <w:rPr>
          <w:rStyle w:val="CommentReference"/>
        </w:rPr>
        <w:annotationRef/>
      </w:r>
      <w:r w:rsidR="003A4F55">
        <w:t>Heller, K., Chapman, C. S., &amp; Mudrik, L. (2022, August 7). Show some sensitivity! Using motion tracking to improve unconscious measures - Addendum 07.08.22. Retrieved from osf.io/8dsvp</w:t>
      </w:r>
    </w:p>
  </w:comment>
  <w:comment w:id="1037" w:author="Liad Mudrik" w:date="2022-09-12T13:39:00Z" w:initials="LM">
    <w:p w14:paraId="2427B8A6" w14:textId="77777777" w:rsidR="0013510A" w:rsidRDefault="0013510A" w:rsidP="00561D01">
      <w:pPr>
        <w:jc w:val="left"/>
      </w:pPr>
      <w:r>
        <w:rPr>
          <w:rStyle w:val="CommentReference"/>
        </w:rPr>
        <w:annotationRef/>
      </w:r>
      <w:r>
        <w:rPr>
          <w:sz w:val="20"/>
          <w:szCs w:val="20"/>
        </w:rPr>
        <w:t xml:space="preserve">can you please change the results section based on the comments I gave to the previous results sections? Then I’ll go over this part with more scrutiny </w:t>
      </w:r>
    </w:p>
  </w:comment>
  <w:comment w:id="1038" w:author="Chen Heller" w:date="2022-09-14T19:02:00Z" w:initials="CH">
    <w:p w14:paraId="067F8DF3" w14:textId="77777777" w:rsidR="00C97FE0" w:rsidRDefault="00C97FE0" w:rsidP="00C36C2B">
      <w:pPr>
        <w:pStyle w:val="CommentText"/>
        <w:jc w:val="left"/>
      </w:pPr>
      <w:r>
        <w:rPr>
          <w:rStyle w:val="CommentReference"/>
        </w:rPr>
        <w:annotationRef/>
      </w:r>
      <w:r>
        <w:t>Yes, of course, it is now updated.</w:t>
      </w:r>
    </w:p>
  </w:comment>
  <w:comment w:id="1361" w:author="Chen Heller" w:date="2022-09-14T22:53:00Z" w:initials="CH">
    <w:p w14:paraId="20BC130C" w14:textId="77777777" w:rsidR="007B4A83" w:rsidRDefault="007B4A83" w:rsidP="00987CF0">
      <w:pPr>
        <w:pStyle w:val="CommentText"/>
        <w:jc w:val="left"/>
      </w:pPr>
      <w:r>
        <w:rPr>
          <w:rStyle w:val="CommentReference"/>
        </w:rPr>
        <w:annotationRef/>
      </w:r>
      <w:r>
        <w:t>This is the closest I could find</w:t>
      </w:r>
    </w:p>
  </w:comment>
  <w:comment w:id="1374" w:author="Liad Mudrik" w:date="2022-09-12T17:03:00Z" w:initials="LM">
    <w:p w14:paraId="76CF7F26" w14:textId="77777777" w:rsidR="005F1215" w:rsidRDefault="005F1215" w:rsidP="006671B8">
      <w:pPr>
        <w:jc w:val="left"/>
      </w:pPr>
      <w:r>
        <w:rPr>
          <w:rStyle w:val="CommentReference"/>
        </w:rPr>
        <w:annotationRef/>
      </w:r>
      <w:r>
        <w:rPr>
          <w:sz w:val="20"/>
          <w:szCs w:val="20"/>
        </w:rPr>
        <w:t>Dror’s paper?</w:t>
      </w:r>
    </w:p>
  </w:comment>
  <w:comment w:id="1377" w:author="Liad Mudrik" w:date="2022-09-12T17:28:00Z" w:initials="LM">
    <w:p w14:paraId="6DE2CBC9" w14:textId="77777777" w:rsidR="006316CA" w:rsidRDefault="006316CA" w:rsidP="00FE52CA">
      <w:pPr>
        <w:jc w:val="left"/>
      </w:pPr>
      <w:r>
        <w:rPr>
          <w:rStyle w:val="CommentReference"/>
        </w:rPr>
        <w:annotationRef/>
      </w:r>
      <w:r>
        <w:rPr>
          <w:sz w:val="20"/>
          <w:szCs w:val="20"/>
        </w:rPr>
        <w:t>I have a feeling we’ve already been here :-) does any one actually says that? If so, give reference. If so, say “and accordingly might be expected to be more sensitive…”</w:t>
      </w:r>
    </w:p>
  </w:comment>
  <w:comment w:id="1380" w:author="Chen Heller" w:date="2022-09-13T13:43:00Z" w:initials="CH">
    <w:p w14:paraId="5ECD902C" w14:textId="77777777" w:rsidR="006A758F" w:rsidRDefault="006A758F" w:rsidP="002D1706">
      <w:pPr>
        <w:pStyle w:val="CommentText"/>
        <w:jc w:val="left"/>
      </w:pPr>
      <w:r>
        <w:rPr>
          <w:rStyle w:val="CommentReference"/>
        </w:rPr>
        <w:annotationRef/>
      </w:r>
      <w:r>
        <w:t>IS thi swritten properly?</w:t>
      </w:r>
    </w:p>
  </w:comment>
  <w:comment w:id="1381" w:author="Chen Heller" w:date="2022-09-04T13:36:00Z" w:initials="CH">
    <w:p w14:paraId="32662B10" w14:textId="704466F2" w:rsidR="009E3931" w:rsidRDefault="009E3931" w:rsidP="00E96D8E">
      <w:pPr>
        <w:pStyle w:val="CommentText"/>
      </w:pPr>
      <w:r>
        <w:rPr>
          <w:rStyle w:val="CommentReference"/>
        </w:rPr>
        <w:annotationRef/>
      </w:r>
      <w:r>
        <w:t>I considered an account for the noise on the trial level, but disregarded it since the noise should cancel out when averaging within participant.</w:t>
      </w:r>
    </w:p>
    <w:p w14:paraId="148EDAD5" w14:textId="77777777" w:rsidR="009E3931" w:rsidRDefault="009E3931" w:rsidP="00E96D8E">
      <w:pPr>
        <w:pStyle w:val="CommentText"/>
      </w:pPr>
    </w:p>
    <w:p w14:paraId="476DE4EF" w14:textId="77777777" w:rsidR="009E3931" w:rsidRDefault="009E3931" w:rsidP="00E96D8E">
      <w:pPr>
        <w:pStyle w:val="CommentText"/>
      </w:pPr>
      <w:r>
        <w:t>The explanation:</w:t>
      </w:r>
    </w:p>
    <w:p w14:paraId="57C983B6" w14:textId="77777777" w:rsidR="009E3931" w:rsidRDefault="009E3931" w:rsidP="00E96D8E">
      <w:pPr>
        <w:pStyle w:val="CommentText"/>
      </w:pPr>
      <w:r>
        <w:t>Different people might respond differently to the pressure caused by the strict timing demands of the experiment. This means responses will be rash/hasty for some of them. Applying accurate motor control on very fast movements is difficult [ref] which means that the movements will be less consistent/ repetitive. Thus the bias would be less noticeable for some participants than others.</w:t>
      </w:r>
    </w:p>
  </w:comment>
  <w:comment w:id="1382" w:author="Liad Mudrik" w:date="2022-09-12T17:09:00Z" w:initials="LM">
    <w:p w14:paraId="2FF58999" w14:textId="77777777" w:rsidR="00AC79D4" w:rsidRDefault="00AC79D4" w:rsidP="007C7EDC">
      <w:pPr>
        <w:jc w:val="left"/>
      </w:pPr>
      <w:r>
        <w:rPr>
          <w:rStyle w:val="CommentReference"/>
        </w:rPr>
        <w:annotationRef/>
      </w:r>
      <w:r>
        <w:rPr>
          <w:sz w:val="20"/>
          <w:szCs w:val="20"/>
        </w:rPr>
        <w:t>if you can back this up with literature, I would</w:t>
      </w:r>
    </w:p>
  </w:comment>
  <w:comment w:id="1383" w:author="Chen Heller" w:date="2022-09-14T14:55:00Z" w:initials="CH">
    <w:p w14:paraId="7BAFF792" w14:textId="77777777" w:rsidR="001016A8" w:rsidRDefault="001016A8" w:rsidP="00CC7C8B">
      <w:pPr>
        <w:pStyle w:val="CommentText"/>
        <w:jc w:val="left"/>
      </w:pPr>
      <w:r>
        <w:rPr>
          <w:rStyle w:val="CommentReference"/>
        </w:rPr>
        <w:annotationRef/>
      </w:r>
      <w:r>
        <w:t>Best I can do is compare realtive SD in all the studies that included both keyboard and motion tracking.</w:t>
      </w:r>
    </w:p>
  </w:comment>
  <w:comment w:id="1384" w:author="Liad Mudrik" w:date="2022-09-12T17:09:00Z" w:initials="LM">
    <w:p w14:paraId="0DECE497" w14:textId="51BA3080" w:rsidR="00746BAC" w:rsidRDefault="00746BAC" w:rsidP="00FC32EF">
      <w:pPr>
        <w:jc w:val="left"/>
      </w:pPr>
      <w:r>
        <w:rPr>
          <w:rStyle w:val="CommentReference"/>
        </w:rPr>
        <w:annotationRef/>
      </w:r>
      <w:r>
        <w:rPr>
          <w:sz w:val="20"/>
          <w:szCs w:val="20"/>
        </w:rPr>
        <w:t>again, it would be good to back this up</w:t>
      </w:r>
    </w:p>
  </w:comment>
  <w:comment w:id="1385" w:author="Liad Mudrik" w:date="2022-09-12T17:10:00Z" w:initials="LM">
    <w:p w14:paraId="70E9A686" w14:textId="77777777" w:rsidR="00FC6200" w:rsidRDefault="00FC6200" w:rsidP="00B21E16">
      <w:pPr>
        <w:jc w:val="left"/>
      </w:pPr>
      <w:r>
        <w:rPr>
          <w:rStyle w:val="CommentReference"/>
        </w:rPr>
        <w:annotationRef/>
      </w:r>
      <w:r>
        <w:rPr>
          <w:sz w:val="20"/>
          <w:szCs w:val="20"/>
        </w:rPr>
        <w:t>what does this reference index?</w:t>
      </w:r>
    </w:p>
  </w:comment>
  <w:comment w:id="1386" w:author="Chen Heller" w:date="2022-09-13T13:45:00Z" w:initials="CH">
    <w:p w14:paraId="513FC114" w14:textId="77777777" w:rsidR="00714F4F" w:rsidRDefault="00714F4F" w:rsidP="00603047">
      <w:pPr>
        <w:pStyle w:val="CommentText"/>
        <w:jc w:val="left"/>
      </w:pPr>
      <w:r>
        <w:rPr>
          <w:rStyle w:val="CommentReference"/>
        </w:rPr>
        <w:annotationRef/>
      </w:r>
      <w:r>
        <w:t>Explanation about "relative standard deviation"</w:t>
      </w:r>
    </w:p>
  </w:comment>
  <w:comment w:id="1390" w:author="Chen Heller" w:date="2022-09-14T15:28:00Z" w:initials="CH">
    <w:p w14:paraId="293CF456" w14:textId="77777777" w:rsidR="00C42DC7" w:rsidRDefault="00C42DC7" w:rsidP="00BE3618">
      <w:pPr>
        <w:pStyle w:val="CommentText"/>
        <w:jc w:val="left"/>
      </w:pPr>
      <w:r>
        <w:rPr>
          <w:rStyle w:val="CommentReference"/>
        </w:rPr>
        <w:annotationRef/>
      </w:r>
      <w:r>
        <w:t>Too long</w:t>
      </w:r>
    </w:p>
  </w:comment>
  <w:comment w:id="1427" w:author="Chen Heller" w:date="2022-09-15T10:23:00Z" w:initials="CH">
    <w:p w14:paraId="61D44AED" w14:textId="77777777" w:rsidR="00CC7137" w:rsidRDefault="00CC7137" w:rsidP="005B1D5F">
      <w:pPr>
        <w:pStyle w:val="CommentText"/>
        <w:jc w:val="left"/>
      </w:pPr>
      <w:r>
        <w:rPr>
          <w:rStyle w:val="CommentReference"/>
        </w:rPr>
        <w:annotationRef/>
      </w:r>
      <w:r>
        <w:t>Why is the t value 14? Are these the results that include bad subs?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B89988" w15:done="0"/>
  <w15:commentEx w15:paraId="59A7D187" w15:paraIdParent="4EB89988" w15:done="0"/>
  <w15:commentEx w15:paraId="52370B4B" w15:done="0"/>
  <w15:commentEx w15:paraId="094AF53A" w15:done="1"/>
  <w15:commentEx w15:paraId="48D7BC2B" w15:done="0"/>
  <w15:commentEx w15:paraId="2427B8A6" w15:done="0"/>
  <w15:commentEx w15:paraId="067F8DF3" w15:paraIdParent="2427B8A6" w15:done="0"/>
  <w15:commentEx w15:paraId="20BC130C" w15:done="0"/>
  <w15:commentEx w15:paraId="76CF7F26" w15:done="0"/>
  <w15:commentEx w15:paraId="6DE2CBC9" w15:done="0"/>
  <w15:commentEx w15:paraId="5ECD902C" w15:done="0"/>
  <w15:commentEx w15:paraId="57C983B6" w15:done="1"/>
  <w15:commentEx w15:paraId="2FF58999" w15:done="0"/>
  <w15:commentEx w15:paraId="7BAFF792" w15:paraIdParent="2FF58999" w15:done="0"/>
  <w15:commentEx w15:paraId="0DECE497" w15:done="0"/>
  <w15:commentEx w15:paraId="70E9A686" w15:done="0"/>
  <w15:commentEx w15:paraId="513FC114" w15:paraIdParent="70E9A686" w15:done="0"/>
  <w15:commentEx w15:paraId="293CF456" w15:done="0"/>
  <w15:commentEx w15:paraId="61D44AE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710EB" w16cex:dateUtc="2022-06-29T14:56:00Z"/>
  <w16cex:commentExtensible w16cex:durableId="26C99EF7" w16cex:dateUtc="2022-09-12T19:05:00Z"/>
  <w16cex:commentExtensible w16cex:durableId="26C9AA92" w16cex:dateUtc="2022-09-12T19:54:00Z"/>
  <w16cex:commentExtensible w16cex:durableId="26BAFD12" w16cex:dateUtc="2022-09-01T06:42:00Z"/>
  <w16cex:commentExtensible w16cex:durableId="26B32938" w16cex:dateUtc="2022-08-26T08:12:00Z"/>
  <w16cex:commentExtensible w16cex:durableId="26C9B513" w16cex:dateUtc="2022-09-12T20:39:00Z"/>
  <w16cex:commentExtensible w16cex:durableId="26CCA3CD" w16cex:dateUtc="2022-09-14T16:02:00Z"/>
  <w16cex:commentExtensible w16cex:durableId="26CCD9FE" w16cex:dateUtc="2022-09-14T19:53:00Z"/>
  <w16cex:commentExtensible w16cex:durableId="26C9E4FE" w16cex:dateUtc="2022-09-13T00:03:00Z"/>
  <w16cex:commentExtensible w16cex:durableId="26C9EAA8" w16cex:dateUtc="2022-09-13T00:28:00Z"/>
  <w16cex:commentExtensible w16cex:durableId="26CB0788" w16cex:dateUtc="2022-09-13T10:43:00Z"/>
  <w16cex:commentExtensible w16cex:durableId="26BF287B" w16cex:dateUtc="2022-09-04T10:36:00Z"/>
  <w16cex:commentExtensible w16cex:durableId="26C9E63C" w16cex:dateUtc="2022-09-13T00:09:00Z"/>
  <w16cex:commentExtensible w16cex:durableId="26CC69CD" w16cex:dateUtc="2022-09-14T11:55:00Z"/>
  <w16cex:commentExtensible w16cex:durableId="26C9E65F" w16cex:dateUtc="2022-09-13T00:09:00Z"/>
  <w16cex:commentExtensible w16cex:durableId="26C9E696" w16cex:dateUtc="2022-09-13T00:10:00Z"/>
  <w16cex:commentExtensible w16cex:durableId="26CB07F2" w16cex:dateUtc="2022-09-13T10:45:00Z"/>
  <w16cex:commentExtensible w16cex:durableId="26CC7180" w16cex:dateUtc="2022-09-14T12:28:00Z"/>
  <w16cex:commentExtensible w16cex:durableId="26CD7BBC" w16cex:dateUtc="2022-09-15T07: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B89988" w16cid:durableId="266710EB"/>
  <w16cid:commentId w16cid:paraId="59A7D187" w16cid:durableId="26C99EF7"/>
  <w16cid:commentId w16cid:paraId="52370B4B" w16cid:durableId="26C9AA92"/>
  <w16cid:commentId w16cid:paraId="094AF53A" w16cid:durableId="26BAFD12"/>
  <w16cid:commentId w16cid:paraId="48D7BC2B" w16cid:durableId="26B32938"/>
  <w16cid:commentId w16cid:paraId="2427B8A6" w16cid:durableId="26C9B513"/>
  <w16cid:commentId w16cid:paraId="067F8DF3" w16cid:durableId="26CCA3CD"/>
  <w16cid:commentId w16cid:paraId="20BC130C" w16cid:durableId="26CCD9FE"/>
  <w16cid:commentId w16cid:paraId="76CF7F26" w16cid:durableId="26C9E4FE"/>
  <w16cid:commentId w16cid:paraId="6DE2CBC9" w16cid:durableId="26C9EAA8"/>
  <w16cid:commentId w16cid:paraId="5ECD902C" w16cid:durableId="26CB0788"/>
  <w16cid:commentId w16cid:paraId="57C983B6" w16cid:durableId="26BF287B"/>
  <w16cid:commentId w16cid:paraId="2FF58999" w16cid:durableId="26C9E63C"/>
  <w16cid:commentId w16cid:paraId="7BAFF792" w16cid:durableId="26CC69CD"/>
  <w16cid:commentId w16cid:paraId="0DECE497" w16cid:durableId="26C9E65F"/>
  <w16cid:commentId w16cid:paraId="70E9A686" w16cid:durableId="26C9E696"/>
  <w16cid:commentId w16cid:paraId="513FC114" w16cid:durableId="26CB07F2"/>
  <w16cid:commentId w16cid:paraId="293CF456" w16cid:durableId="26CC7180"/>
  <w16cid:commentId w16cid:paraId="61D44AED" w16cid:durableId="26CD7B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39C19E" w14:textId="77777777" w:rsidR="00E1148B" w:rsidRDefault="00E1148B" w:rsidP="00E96D8E">
      <w:r>
        <w:separator/>
      </w:r>
    </w:p>
  </w:endnote>
  <w:endnote w:type="continuationSeparator" w:id="0">
    <w:p w14:paraId="031D741C" w14:textId="77777777" w:rsidR="00E1148B" w:rsidRDefault="00E1148B"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795FF" w14:textId="77777777" w:rsidR="00E1148B" w:rsidRDefault="00E1148B" w:rsidP="00E96D8E">
      <w:r>
        <w:separator/>
      </w:r>
    </w:p>
  </w:footnote>
  <w:footnote w:type="continuationSeparator" w:id="0">
    <w:p w14:paraId="175C91FD" w14:textId="77777777" w:rsidR="00E1148B" w:rsidRDefault="00E1148B"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6167539"/>
      <w:docPartObj>
        <w:docPartGallery w:val="Page Numbers (Top of Page)"/>
        <w:docPartUnique/>
      </w:docPartObj>
    </w:sdtPr>
    <w:sdtEndPr>
      <w:rPr>
        <w:noProof/>
      </w:rPr>
    </w:sdtEndPr>
    <w:sdtContent>
      <w:p w14:paraId="11BC8123" w14:textId="604FCC16" w:rsidR="008306CA" w:rsidRDefault="008306CA">
        <w:pPr>
          <w:pStyle w:val="Header"/>
        </w:pPr>
        <w:r>
          <w:fldChar w:fldCharType="begin"/>
        </w:r>
        <w:r>
          <w:instrText xml:space="preserve"> PAGE   \* MERGEFORMAT </w:instrText>
        </w:r>
        <w:r>
          <w:fldChar w:fldCharType="separate"/>
        </w:r>
        <w:r>
          <w:rPr>
            <w:noProof/>
          </w:rPr>
          <w:t>2</w:t>
        </w:r>
        <w:r>
          <w:rPr>
            <w:noProof/>
          </w:rPr>
          <w:fldChar w:fldCharType="end"/>
        </w:r>
      </w:p>
    </w:sdtContent>
  </w:sdt>
  <w:p w14:paraId="6052914C" w14:textId="77777777" w:rsidR="004C34F8" w:rsidRDefault="004C3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13369469">
    <w:abstractNumId w:val="4"/>
  </w:num>
  <w:num w:numId="2" w16cid:durableId="270089337">
    <w:abstractNumId w:val="2"/>
  </w:num>
  <w:num w:numId="3" w16cid:durableId="909731995">
    <w:abstractNumId w:val="16"/>
  </w:num>
  <w:num w:numId="4" w16cid:durableId="2020572439">
    <w:abstractNumId w:val="11"/>
  </w:num>
  <w:num w:numId="5" w16cid:durableId="2135711790">
    <w:abstractNumId w:val="10"/>
  </w:num>
  <w:num w:numId="6" w16cid:durableId="1901012161">
    <w:abstractNumId w:val="6"/>
  </w:num>
  <w:num w:numId="7" w16cid:durableId="1447654621">
    <w:abstractNumId w:val="13"/>
  </w:num>
  <w:num w:numId="8" w16cid:durableId="745152321">
    <w:abstractNumId w:val="14"/>
  </w:num>
  <w:num w:numId="9" w16cid:durableId="1170019918">
    <w:abstractNumId w:val="12"/>
  </w:num>
  <w:num w:numId="10" w16cid:durableId="1747995171">
    <w:abstractNumId w:val="5"/>
  </w:num>
  <w:num w:numId="11" w16cid:durableId="1328169761">
    <w:abstractNumId w:val="15"/>
  </w:num>
  <w:num w:numId="12" w16cid:durableId="1070663993">
    <w:abstractNumId w:val="9"/>
  </w:num>
  <w:num w:numId="13" w16cid:durableId="302739336">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302739336">
    <w:abstractNumId w:val="3"/>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1278834129">
    <w:abstractNumId w:val="1"/>
  </w:num>
  <w:num w:numId="16" w16cid:durableId="1002003237">
    <w:abstractNumId w:val="1"/>
  </w:num>
  <w:num w:numId="17" w16cid:durableId="59403174">
    <w:abstractNumId w:val="0"/>
  </w:num>
  <w:num w:numId="18" w16cid:durableId="588005388">
    <w:abstractNumId w:val="0"/>
  </w:num>
  <w:num w:numId="19" w16cid:durableId="651910627">
    <w:abstractNumId w:val="7"/>
  </w:num>
  <w:num w:numId="20" w16cid:durableId="5289060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rson w15:author="Liad Mudrik">
    <w15:presenceInfo w15:providerId="AD" w15:userId="S::mudrikli@tauex.tau.ac.il::75eea215-65b1-47fb-bdfe-0e506126cd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B3"/>
    <w:rsid w:val="0000070C"/>
    <w:rsid w:val="000007B3"/>
    <w:rsid w:val="0000199A"/>
    <w:rsid w:val="00001B57"/>
    <w:rsid w:val="000022AB"/>
    <w:rsid w:val="00002D6D"/>
    <w:rsid w:val="000047E6"/>
    <w:rsid w:val="00004F8C"/>
    <w:rsid w:val="00004FB0"/>
    <w:rsid w:val="00005EDB"/>
    <w:rsid w:val="000061CE"/>
    <w:rsid w:val="00006789"/>
    <w:rsid w:val="00006F56"/>
    <w:rsid w:val="0000776A"/>
    <w:rsid w:val="00007C6C"/>
    <w:rsid w:val="0001046E"/>
    <w:rsid w:val="00010729"/>
    <w:rsid w:val="000113F6"/>
    <w:rsid w:val="00011C0B"/>
    <w:rsid w:val="00011E44"/>
    <w:rsid w:val="00011F8E"/>
    <w:rsid w:val="000122BA"/>
    <w:rsid w:val="00012635"/>
    <w:rsid w:val="00012647"/>
    <w:rsid w:val="00012DA6"/>
    <w:rsid w:val="00012F4D"/>
    <w:rsid w:val="000137B2"/>
    <w:rsid w:val="000150E7"/>
    <w:rsid w:val="000152A6"/>
    <w:rsid w:val="000153C5"/>
    <w:rsid w:val="000153D3"/>
    <w:rsid w:val="0001586F"/>
    <w:rsid w:val="00016541"/>
    <w:rsid w:val="00016678"/>
    <w:rsid w:val="0001784E"/>
    <w:rsid w:val="00017A5E"/>
    <w:rsid w:val="00017EEB"/>
    <w:rsid w:val="000203F3"/>
    <w:rsid w:val="00021E3D"/>
    <w:rsid w:val="000227A2"/>
    <w:rsid w:val="00023B72"/>
    <w:rsid w:val="000259CC"/>
    <w:rsid w:val="00026588"/>
    <w:rsid w:val="00026CD9"/>
    <w:rsid w:val="000316E6"/>
    <w:rsid w:val="000318D8"/>
    <w:rsid w:val="00031A17"/>
    <w:rsid w:val="00031DF1"/>
    <w:rsid w:val="00031FDA"/>
    <w:rsid w:val="0003204C"/>
    <w:rsid w:val="00032165"/>
    <w:rsid w:val="0003233A"/>
    <w:rsid w:val="0003265E"/>
    <w:rsid w:val="000328DE"/>
    <w:rsid w:val="00032B9F"/>
    <w:rsid w:val="00032C67"/>
    <w:rsid w:val="000351A9"/>
    <w:rsid w:val="0003552A"/>
    <w:rsid w:val="00035EB3"/>
    <w:rsid w:val="00035FA8"/>
    <w:rsid w:val="000360C2"/>
    <w:rsid w:val="00036854"/>
    <w:rsid w:val="000374A6"/>
    <w:rsid w:val="00037672"/>
    <w:rsid w:val="00037E4F"/>
    <w:rsid w:val="000402D6"/>
    <w:rsid w:val="00040826"/>
    <w:rsid w:val="00041109"/>
    <w:rsid w:val="000418CC"/>
    <w:rsid w:val="00041A7E"/>
    <w:rsid w:val="00041D70"/>
    <w:rsid w:val="000426E5"/>
    <w:rsid w:val="000427F1"/>
    <w:rsid w:val="0004324F"/>
    <w:rsid w:val="000438C2"/>
    <w:rsid w:val="000438FC"/>
    <w:rsid w:val="00043A11"/>
    <w:rsid w:val="00043A33"/>
    <w:rsid w:val="00043EEA"/>
    <w:rsid w:val="0004464E"/>
    <w:rsid w:val="000447DE"/>
    <w:rsid w:val="00045011"/>
    <w:rsid w:val="00045865"/>
    <w:rsid w:val="00045AE5"/>
    <w:rsid w:val="00045F12"/>
    <w:rsid w:val="00045FE5"/>
    <w:rsid w:val="00046913"/>
    <w:rsid w:val="000470DB"/>
    <w:rsid w:val="000475DF"/>
    <w:rsid w:val="00050F36"/>
    <w:rsid w:val="000517AB"/>
    <w:rsid w:val="00052C82"/>
    <w:rsid w:val="00053279"/>
    <w:rsid w:val="000540D0"/>
    <w:rsid w:val="000556D1"/>
    <w:rsid w:val="0005617C"/>
    <w:rsid w:val="000561B8"/>
    <w:rsid w:val="00056B2C"/>
    <w:rsid w:val="00057206"/>
    <w:rsid w:val="00057528"/>
    <w:rsid w:val="000575A4"/>
    <w:rsid w:val="00060B5C"/>
    <w:rsid w:val="00060FE2"/>
    <w:rsid w:val="000610E4"/>
    <w:rsid w:val="000618C8"/>
    <w:rsid w:val="00063624"/>
    <w:rsid w:val="000639FA"/>
    <w:rsid w:val="00063B24"/>
    <w:rsid w:val="00065032"/>
    <w:rsid w:val="00066C8F"/>
    <w:rsid w:val="000670D0"/>
    <w:rsid w:val="00067A0C"/>
    <w:rsid w:val="000708C7"/>
    <w:rsid w:val="000708EB"/>
    <w:rsid w:val="00070B6C"/>
    <w:rsid w:val="00070C13"/>
    <w:rsid w:val="00070F22"/>
    <w:rsid w:val="000715CA"/>
    <w:rsid w:val="0007249B"/>
    <w:rsid w:val="0007259E"/>
    <w:rsid w:val="0007317A"/>
    <w:rsid w:val="00073924"/>
    <w:rsid w:val="00073BA8"/>
    <w:rsid w:val="00073C55"/>
    <w:rsid w:val="000744A2"/>
    <w:rsid w:val="00075363"/>
    <w:rsid w:val="00075969"/>
    <w:rsid w:val="000771C7"/>
    <w:rsid w:val="00077925"/>
    <w:rsid w:val="000804AB"/>
    <w:rsid w:val="0008090E"/>
    <w:rsid w:val="000810A8"/>
    <w:rsid w:val="00081961"/>
    <w:rsid w:val="00081AB5"/>
    <w:rsid w:val="00081CDB"/>
    <w:rsid w:val="0008250B"/>
    <w:rsid w:val="0008346F"/>
    <w:rsid w:val="000841CA"/>
    <w:rsid w:val="00085675"/>
    <w:rsid w:val="00085B46"/>
    <w:rsid w:val="00086E17"/>
    <w:rsid w:val="0008758E"/>
    <w:rsid w:val="000901C4"/>
    <w:rsid w:val="00090482"/>
    <w:rsid w:val="000904B3"/>
    <w:rsid w:val="00090F73"/>
    <w:rsid w:val="00090FA8"/>
    <w:rsid w:val="000920D5"/>
    <w:rsid w:val="000936FE"/>
    <w:rsid w:val="00093ED3"/>
    <w:rsid w:val="000979FB"/>
    <w:rsid w:val="00097AB5"/>
    <w:rsid w:val="00097ED6"/>
    <w:rsid w:val="00097F67"/>
    <w:rsid w:val="000A00A8"/>
    <w:rsid w:val="000A01BF"/>
    <w:rsid w:val="000A08DF"/>
    <w:rsid w:val="000A0A7C"/>
    <w:rsid w:val="000A1965"/>
    <w:rsid w:val="000A1CFE"/>
    <w:rsid w:val="000A1FFB"/>
    <w:rsid w:val="000A2938"/>
    <w:rsid w:val="000A2BD0"/>
    <w:rsid w:val="000A2DFD"/>
    <w:rsid w:val="000A35F7"/>
    <w:rsid w:val="000A4076"/>
    <w:rsid w:val="000A428B"/>
    <w:rsid w:val="000A4322"/>
    <w:rsid w:val="000A4571"/>
    <w:rsid w:val="000A461D"/>
    <w:rsid w:val="000A46FC"/>
    <w:rsid w:val="000A57D4"/>
    <w:rsid w:val="000A5DD3"/>
    <w:rsid w:val="000A6A44"/>
    <w:rsid w:val="000A6D7D"/>
    <w:rsid w:val="000A70AF"/>
    <w:rsid w:val="000A7147"/>
    <w:rsid w:val="000A79AA"/>
    <w:rsid w:val="000B0A4B"/>
    <w:rsid w:val="000B0F47"/>
    <w:rsid w:val="000B1947"/>
    <w:rsid w:val="000B21D6"/>
    <w:rsid w:val="000B23B1"/>
    <w:rsid w:val="000B2D7C"/>
    <w:rsid w:val="000B2F82"/>
    <w:rsid w:val="000B335A"/>
    <w:rsid w:val="000B3669"/>
    <w:rsid w:val="000B3F6F"/>
    <w:rsid w:val="000B4137"/>
    <w:rsid w:val="000B4215"/>
    <w:rsid w:val="000B4BF7"/>
    <w:rsid w:val="000B4D84"/>
    <w:rsid w:val="000B581A"/>
    <w:rsid w:val="000B5F56"/>
    <w:rsid w:val="000B62AF"/>
    <w:rsid w:val="000B6BF5"/>
    <w:rsid w:val="000C08B9"/>
    <w:rsid w:val="000C12B0"/>
    <w:rsid w:val="000C177A"/>
    <w:rsid w:val="000C2171"/>
    <w:rsid w:val="000C234D"/>
    <w:rsid w:val="000C23B3"/>
    <w:rsid w:val="000C2464"/>
    <w:rsid w:val="000C25E6"/>
    <w:rsid w:val="000C2B5D"/>
    <w:rsid w:val="000C3552"/>
    <w:rsid w:val="000C3BAF"/>
    <w:rsid w:val="000C3D63"/>
    <w:rsid w:val="000C4079"/>
    <w:rsid w:val="000C456B"/>
    <w:rsid w:val="000C45A3"/>
    <w:rsid w:val="000C5896"/>
    <w:rsid w:val="000C73C2"/>
    <w:rsid w:val="000D0EC0"/>
    <w:rsid w:val="000D1105"/>
    <w:rsid w:val="000D14BE"/>
    <w:rsid w:val="000D172B"/>
    <w:rsid w:val="000D1936"/>
    <w:rsid w:val="000D1C59"/>
    <w:rsid w:val="000D1CC0"/>
    <w:rsid w:val="000D2409"/>
    <w:rsid w:val="000D257C"/>
    <w:rsid w:val="000D2A7B"/>
    <w:rsid w:val="000D54E0"/>
    <w:rsid w:val="000D7B1C"/>
    <w:rsid w:val="000E048C"/>
    <w:rsid w:val="000E06CC"/>
    <w:rsid w:val="000E0EDB"/>
    <w:rsid w:val="000E1037"/>
    <w:rsid w:val="000E1974"/>
    <w:rsid w:val="000E1C30"/>
    <w:rsid w:val="000E2014"/>
    <w:rsid w:val="000E251B"/>
    <w:rsid w:val="000E295D"/>
    <w:rsid w:val="000E2EBF"/>
    <w:rsid w:val="000E32D8"/>
    <w:rsid w:val="000E3F14"/>
    <w:rsid w:val="000E4192"/>
    <w:rsid w:val="000E4E41"/>
    <w:rsid w:val="000E4EAF"/>
    <w:rsid w:val="000E4EEC"/>
    <w:rsid w:val="000E53E2"/>
    <w:rsid w:val="000E54E1"/>
    <w:rsid w:val="000E579D"/>
    <w:rsid w:val="000E599E"/>
    <w:rsid w:val="000E6656"/>
    <w:rsid w:val="000E6B75"/>
    <w:rsid w:val="000E6BB5"/>
    <w:rsid w:val="000F04D8"/>
    <w:rsid w:val="000F181B"/>
    <w:rsid w:val="000F239A"/>
    <w:rsid w:val="000F24FF"/>
    <w:rsid w:val="000F3303"/>
    <w:rsid w:val="000F3CE6"/>
    <w:rsid w:val="000F51E1"/>
    <w:rsid w:val="000F6069"/>
    <w:rsid w:val="000F625F"/>
    <w:rsid w:val="000F7554"/>
    <w:rsid w:val="00100C8A"/>
    <w:rsid w:val="00100CB9"/>
    <w:rsid w:val="001016A8"/>
    <w:rsid w:val="00102041"/>
    <w:rsid w:val="00102600"/>
    <w:rsid w:val="001034FA"/>
    <w:rsid w:val="00103CA0"/>
    <w:rsid w:val="00104A1A"/>
    <w:rsid w:val="00104F28"/>
    <w:rsid w:val="00105A3C"/>
    <w:rsid w:val="0010600A"/>
    <w:rsid w:val="00106015"/>
    <w:rsid w:val="001070A4"/>
    <w:rsid w:val="00107E5D"/>
    <w:rsid w:val="00110288"/>
    <w:rsid w:val="00110E44"/>
    <w:rsid w:val="00110E7A"/>
    <w:rsid w:val="00111021"/>
    <w:rsid w:val="00111697"/>
    <w:rsid w:val="00111A75"/>
    <w:rsid w:val="0011288F"/>
    <w:rsid w:val="00113B16"/>
    <w:rsid w:val="00113B55"/>
    <w:rsid w:val="00113BDC"/>
    <w:rsid w:val="00113E5D"/>
    <w:rsid w:val="00113F7D"/>
    <w:rsid w:val="00114D69"/>
    <w:rsid w:val="00115003"/>
    <w:rsid w:val="00115AEF"/>
    <w:rsid w:val="0011641E"/>
    <w:rsid w:val="001169C6"/>
    <w:rsid w:val="00116C56"/>
    <w:rsid w:val="00116E0A"/>
    <w:rsid w:val="00117697"/>
    <w:rsid w:val="00121F45"/>
    <w:rsid w:val="00122755"/>
    <w:rsid w:val="00122F84"/>
    <w:rsid w:val="00122FDB"/>
    <w:rsid w:val="0012397A"/>
    <w:rsid w:val="00123D27"/>
    <w:rsid w:val="0012516F"/>
    <w:rsid w:val="001253A7"/>
    <w:rsid w:val="00126822"/>
    <w:rsid w:val="0012693A"/>
    <w:rsid w:val="00127577"/>
    <w:rsid w:val="00127736"/>
    <w:rsid w:val="0012779F"/>
    <w:rsid w:val="001279E0"/>
    <w:rsid w:val="00127BFA"/>
    <w:rsid w:val="00127CC6"/>
    <w:rsid w:val="001300C2"/>
    <w:rsid w:val="001306CF"/>
    <w:rsid w:val="00131334"/>
    <w:rsid w:val="001318E5"/>
    <w:rsid w:val="00132E94"/>
    <w:rsid w:val="001330A3"/>
    <w:rsid w:val="001340B5"/>
    <w:rsid w:val="00134229"/>
    <w:rsid w:val="00134415"/>
    <w:rsid w:val="001349CD"/>
    <w:rsid w:val="001349F3"/>
    <w:rsid w:val="00135091"/>
    <w:rsid w:val="0013510A"/>
    <w:rsid w:val="0013520C"/>
    <w:rsid w:val="001353FA"/>
    <w:rsid w:val="0013594C"/>
    <w:rsid w:val="00135A50"/>
    <w:rsid w:val="00136091"/>
    <w:rsid w:val="00136373"/>
    <w:rsid w:val="00137135"/>
    <w:rsid w:val="00137C62"/>
    <w:rsid w:val="001406C6"/>
    <w:rsid w:val="00140CE6"/>
    <w:rsid w:val="00140DBB"/>
    <w:rsid w:val="00140F25"/>
    <w:rsid w:val="001413AA"/>
    <w:rsid w:val="001414F5"/>
    <w:rsid w:val="0014206C"/>
    <w:rsid w:val="001428B9"/>
    <w:rsid w:val="00142A1B"/>
    <w:rsid w:val="00142EA6"/>
    <w:rsid w:val="00143868"/>
    <w:rsid w:val="00144437"/>
    <w:rsid w:val="001448F8"/>
    <w:rsid w:val="001455CB"/>
    <w:rsid w:val="00145718"/>
    <w:rsid w:val="0014585C"/>
    <w:rsid w:val="00145BDF"/>
    <w:rsid w:val="00145C16"/>
    <w:rsid w:val="00146903"/>
    <w:rsid w:val="00146C1B"/>
    <w:rsid w:val="0014786A"/>
    <w:rsid w:val="00147F56"/>
    <w:rsid w:val="00151575"/>
    <w:rsid w:val="00151907"/>
    <w:rsid w:val="00151961"/>
    <w:rsid w:val="001537B9"/>
    <w:rsid w:val="001545CD"/>
    <w:rsid w:val="001546D4"/>
    <w:rsid w:val="00154EA4"/>
    <w:rsid w:val="00156308"/>
    <w:rsid w:val="00156B76"/>
    <w:rsid w:val="001601EF"/>
    <w:rsid w:val="0016027A"/>
    <w:rsid w:val="00160722"/>
    <w:rsid w:val="00160C1A"/>
    <w:rsid w:val="00160CCB"/>
    <w:rsid w:val="001610B1"/>
    <w:rsid w:val="001617E7"/>
    <w:rsid w:val="001623ED"/>
    <w:rsid w:val="001624DE"/>
    <w:rsid w:val="00163F52"/>
    <w:rsid w:val="001644D5"/>
    <w:rsid w:val="00164671"/>
    <w:rsid w:val="00164C29"/>
    <w:rsid w:val="00166587"/>
    <w:rsid w:val="00166A9B"/>
    <w:rsid w:val="00167E05"/>
    <w:rsid w:val="001700A8"/>
    <w:rsid w:val="00170C82"/>
    <w:rsid w:val="00170ED8"/>
    <w:rsid w:val="00171C1B"/>
    <w:rsid w:val="0017224B"/>
    <w:rsid w:val="0017255B"/>
    <w:rsid w:val="001726BC"/>
    <w:rsid w:val="001727BA"/>
    <w:rsid w:val="0017292F"/>
    <w:rsid w:val="00172FD0"/>
    <w:rsid w:val="00173326"/>
    <w:rsid w:val="001739AD"/>
    <w:rsid w:val="00173A5A"/>
    <w:rsid w:val="00174088"/>
    <w:rsid w:val="00174143"/>
    <w:rsid w:val="00174F24"/>
    <w:rsid w:val="00175328"/>
    <w:rsid w:val="001754A3"/>
    <w:rsid w:val="00175865"/>
    <w:rsid w:val="001771EB"/>
    <w:rsid w:val="00177876"/>
    <w:rsid w:val="00177DA9"/>
    <w:rsid w:val="00180101"/>
    <w:rsid w:val="0018094C"/>
    <w:rsid w:val="00180C5F"/>
    <w:rsid w:val="00180D13"/>
    <w:rsid w:val="00180F21"/>
    <w:rsid w:val="00181385"/>
    <w:rsid w:val="001815E7"/>
    <w:rsid w:val="001819A0"/>
    <w:rsid w:val="00181FAD"/>
    <w:rsid w:val="0018223D"/>
    <w:rsid w:val="0018258F"/>
    <w:rsid w:val="00182B4C"/>
    <w:rsid w:val="0018315F"/>
    <w:rsid w:val="001831E1"/>
    <w:rsid w:val="0018350F"/>
    <w:rsid w:val="00183AC8"/>
    <w:rsid w:val="00183E25"/>
    <w:rsid w:val="00183F4C"/>
    <w:rsid w:val="001841B2"/>
    <w:rsid w:val="001848FB"/>
    <w:rsid w:val="00184A78"/>
    <w:rsid w:val="00184E5C"/>
    <w:rsid w:val="00185114"/>
    <w:rsid w:val="0018566B"/>
    <w:rsid w:val="001870BF"/>
    <w:rsid w:val="001878C6"/>
    <w:rsid w:val="00187EC9"/>
    <w:rsid w:val="0019030C"/>
    <w:rsid w:val="00192472"/>
    <w:rsid w:val="001924FD"/>
    <w:rsid w:val="001926CA"/>
    <w:rsid w:val="0019375F"/>
    <w:rsid w:val="001938E9"/>
    <w:rsid w:val="00193E58"/>
    <w:rsid w:val="00194358"/>
    <w:rsid w:val="00194F90"/>
    <w:rsid w:val="0019598D"/>
    <w:rsid w:val="00195ED2"/>
    <w:rsid w:val="00196B2E"/>
    <w:rsid w:val="0019704E"/>
    <w:rsid w:val="001970E3"/>
    <w:rsid w:val="00197343"/>
    <w:rsid w:val="001973B1"/>
    <w:rsid w:val="001973D0"/>
    <w:rsid w:val="00197453"/>
    <w:rsid w:val="001979C8"/>
    <w:rsid w:val="001979E7"/>
    <w:rsid w:val="00197DF8"/>
    <w:rsid w:val="001A054F"/>
    <w:rsid w:val="001A0B21"/>
    <w:rsid w:val="001A1770"/>
    <w:rsid w:val="001A1E55"/>
    <w:rsid w:val="001A1EA3"/>
    <w:rsid w:val="001A1ED9"/>
    <w:rsid w:val="001A2A7D"/>
    <w:rsid w:val="001A2B81"/>
    <w:rsid w:val="001A2F5A"/>
    <w:rsid w:val="001A3124"/>
    <w:rsid w:val="001A3D21"/>
    <w:rsid w:val="001A4C28"/>
    <w:rsid w:val="001A5E76"/>
    <w:rsid w:val="001A63B3"/>
    <w:rsid w:val="001A789C"/>
    <w:rsid w:val="001A7B76"/>
    <w:rsid w:val="001A7D06"/>
    <w:rsid w:val="001B022C"/>
    <w:rsid w:val="001B1247"/>
    <w:rsid w:val="001B15B9"/>
    <w:rsid w:val="001B1644"/>
    <w:rsid w:val="001B16FC"/>
    <w:rsid w:val="001B187C"/>
    <w:rsid w:val="001B1E20"/>
    <w:rsid w:val="001B1EA8"/>
    <w:rsid w:val="001B2C33"/>
    <w:rsid w:val="001B34B0"/>
    <w:rsid w:val="001B37E5"/>
    <w:rsid w:val="001B3E41"/>
    <w:rsid w:val="001B4029"/>
    <w:rsid w:val="001B4150"/>
    <w:rsid w:val="001B42C3"/>
    <w:rsid w:val="001B4591"/>
    <w:rsid w:val="001B4828"/>
    <w:rsid w:val="001B4C3F"/>
    <w:rsid w:val="001B4C51"/>
    <w:rsid w:val="001B542B"/>
    <w:rsid w:val="001B59D0"/>
    <w:rsid w:val="001B5AF6"/>
    <w:rsid w:val="001B63C7"/>
    <w:rsid w:val="001B6994"/>
    <w:rsid w:val="001B6FD6"/>
    <w:rsid w:val="001B79B5"/>
    <w:rsid w:val="001B7A4E"/>
    <w:rsid w:val="001C003C"/>
    <w:rsid w:val="001C0104"/>
    <w:rsid w:val="001C015A"/>
    <w:rsid w:val="001C0A44"/>
    <w:rsid w:val="001C105D"/>
    <w:rsid w:val="001C113F"/>
    <w:rsid w:val="001C2384"/>
    <w:rsid w:val="001C2970"/>
    <w:rsid w:val="001C5CCB"/>
    <w:rsid w:val="001C60AE"/>
    <w:rsid w:val="001C6738"/>
    <w:rsid w:val="001C68DB"/>
    <w:rsid w:val="001C6E90"/>
    <w:rsid w:val="001C7112"/>
    <w:rsid w:val="001C733A"/>
    <w:rsid w:val="001C7715"/>
    <w:rsid w:val="001D013F"/>
    <w:rsid w:val="001D0489"/>
    <w:rsid w:val="001D0C5A"/>
    <w:rsid w:val="001D0E54"/>
    <w:rsid w:val="001D1446"/>
    <w:rsid w:val="001D150D"/>
    <w:rsid w:val="001D15C6"/>
    <w:rsid w:val="001D2361"/>
    <w:rsid w:val="001D3A88"/>
    <w:rsid w:val="001D3E89"/>
    <w:rsid w:val="001D5177"/>
    <w:rsid w:val="001D5BF1"/>
    <w:rsid w:val="001D6067"/>
    <w:rsid w:val="001D6265"/>
    <w:rsid w:val="001D6512"/>
    <w:rsid w:val="001D6F19"/>
    <w:rsid w:val="001E0400"/>
    <w:rsid w:val="001E06E0"/>
    <w:rsid w:val="001E0823"/>
    <w:rsid w:val="001E0906"/>
    <w:rsid w:val="001E0A80"/>
    <w:rsid w:val="001E0D76"/>
    <w:rsid w:val="001E1DCA"/>
    <w:rsid w:val="001E32AC"/>
    <w:rsid w:val="001E3689"/>
    <w:rsid w:val="001E3B21"/>
    <w:rsid w:val="001E4D2E"/>
    <w:rsid w:val="001E53E4"/>
    <w:rsid w:val="001E631C"/>
    <w:rsid w:val="001E64D4"/>
    <w:rsid w:val="001E6C3F"/>
    <w:rsid w:val="001E6D35"/>
    <w:rsid w:val="001E73BA"/>
    <w:rsid w:val="001E74C0"/>
    <w:rsid w:val="001E75F1"/>
    <w:rsid w:val="001E7E52"/>
    <w:rsid w:val="001F0D4E"/>
    <w:rsid w:val="001F14C2"/>
    <w:rsid w:val="001F1726"/>
    <w:rsid w:val="001F1A45"/>
    <w:rsid w:val="001F266C"/>
    <w:rsid w:val="001F2731"/>
    <w:rsid w:val="001F28FD"/>
    <w:rsid w:val="001F29A9"/>
    <w:rsid w:val="001F33A0"/>
    <w:rsid w:val="001F39C3"/>
    <w:rsid w:val="001F3AF5"/>
    <w:rsid w:val="001F3C9B"/>
    <w:rsid w:val="001F3CD4"/>
    <w:rsid w:val="001F4284"/>
    <w:rsid w:val="001F4318"/>
    <w:rsid w:val="001F4C86"/>
    <w:rsid w:val="001F5C20"/>
    <w:rsid w:val="001F68A9"/>
    <w:rsid w:val="001F6E52"/>
    <w:rsid w:val="001F76F0"/>
    <w:rsid w:val="001F7E99"/>
    <w:rsid w:val="00200759"/>
    <w:rsid w:val="00200A9F"/>
    <w:rsid w:val="00200E5D"/>
    <w:rsid w:val="00201CB0"/>
    <w:rsid w:val="00202472"/>
    <w:rsid w:val="00202F84"/>
    <w:rsid w:val="0020308A"/>
    <w:rsid w:val="002032B0"/>
    <w:rsid w:val="00203345"/>
    <w:rsid w:val="002041CD"/>
    <w:rsid w:val="00204617"/>
    <w:rsid w:val="00205077"/>
    <w:rsid w:val="0020511F"/>
    <w:rsid w:val="0020575E"/>
    <w:rsid w:val="002057FC"/>
    <w:rsid w:val="00205DCC"/>
    <w:rsid w:val="00207190"/>
    <w:rsid w:val="00207923"/>
    <w:rsid w:val="0021061A"/>
    <w:rsid w:val="00210691"/>
    <w:rsid w:val="0021076E"/>
    <w:rsid w:val="00211090"/>
    <w:rsid w:val="00211536"/>
    <w:rsid w:val="00211609"/>
    <w:rsid w:val="002117CC"/>
    <w:rsid w:val="002120B2"/>
    <w:rsid w:val="002124FE"/>
    <w:rsid w:val="00212789"/>
    <w:rsid w:val="00212D8D"/>
    <w:rsid w:val="00212E1E"/>
    <w:rsid w:val="0021349A"/>
    <w:rsid w:val="00213718"/>
    <w:rsid w:val="00213D82"/>
    <w:rsid w:val="002142E8"/>
    <w:rsid w:val="00214426"/>
    <w:rsid w:val="0021465D"/>
    <w:rsid w:val="00214847"/>
    <w:rsid w:val="00215318"/>
    <w:rsid w:val="002154B5"/>
    <w:rsid w:val="002154F5"/>
    <w:rsid w:val="002159ED"/>
    <w:rsid w:val="00215D10"/>
    <w:rsid w:val="00215E02"/>
    <w:rsid w:val="00216E1D"/>
    <w:rsid w:val="002171F9"/>
    <w:rsid w:val="00220703"/>
    <w:rsid w:val="0022111D"/>
    <w:rsid w:val="00221760"/>
    <w:rsid w:val="00221891"/>
    <w:rsid w:val="002219BE"/>
    <w:rsid w:val="00222164"/>
    <w:rsid w:val="00223E68"/>
    <w:rsid w:val="002243A0"/>
    <w:rsid w:val="002244FA"/>
    <w:rsid w:val="002249A5"/>
    <w:rsid w:val="00224A4F"/>
    <w:rsid w:val="00224F81"/>
    <w:rsid w:val="002251BA"/>
    <w:rsid w:val="00225E22"/>
    <w:rsid w:val="00226148"/>
    <w:rsid w:val="00226189"/>
    <w:rsid w:val="00226EAF"/>
    <w:rsid w:val="00226FFE"/>
    <w:rsid w:val="00231102"/>
    <w:rsid w:val="00231216"/>
    <w:rsid w:val="00231516"/>
    <w:rsid w:val="00231BF7"/>
    <w:rsid w:val="002322CC"/>
    <w:rsid w:val="002326F0"/>
    <w:rsid w:val="00232D15"/>
    <w:rsid w:val="0023485D"/>
    <w:rsid w:val="00234B6D"/>
    <w:rsid w:val="002351FC"/>
    <w:rsid w:val="002355CD"/>
    <w:rsid w:val="00235843"/>
    <w:rsid w:val="00235A05"/>
    <w:rsid w:val="00235E60"/>
    <w:rsid w:val="002361C2"/>
    <w:rsid w:val="00236E07"/>
    <w:rsid w:val="00237BE6"/>
    <w:rsid w:val="00240180"/>
    <w:rsid w:val="00240A36"/>
    <w:rsid w:val="00240D10"/>
    <w:rsid w:val="002411D5"/>
    <w:rsid w:val="002417C7"/>
    <w:rsid w:val="002417FA"/>
    <w:rsid w:val="002426A6"/>
    <w:rsid w:val="00242C6E"/>
    <w:rsid w:val="00242ECA"/>
    <w:rsid w:val="002435D8"/>
    <w:rsid w:val="002436A8"/>
    <w:rsid w:val="00243720"/>
    <w:rsid w:val="00243C1F"/>
    <w:rsid w:val="00243F3B"/>
    <w:rsid w:val="002443DB"/>
    <w:rsid w:val="00244B03"/>
    <w:rsid w:val="00244D65"/>
    <w:rsid w:val="00245008"/>
    <w:rsid w:val="002453A3"/>
    <w:rsid w:val="00245B58"/>
    <w:rsid w:val="00246539"/>
    <w:rsid w:val="0024685B"/>
    <w:rsid w:val="0024692C"/>
    <w:rsid w:val="00246D3C"/>
    <w:rsid w:val="002474E6"/>
    <w:rsid w:val="00247A2B"/>
    <w:rsid w:val="00247BE4"/>
    <w:rsid w:val="00250CC1"/>
    <w:rsid w:val="002511B4"/>
    <w:rsid w:val="0025214C"/>
    <w:rsid w:val="00252575"/>
    <w:rsid w:val="00253320"/>
    <w:rsid w:val="00253BED"/>
    <w:rsid w:val="002543C4"/>
    <w:rsid w:val="00254B4E"/>
    <w:rsid w:val="00255122"/>
    <w:rsid w:val="0025568C"/>
    <w:rsid w:val="00256119"/>
    <w:rsid w:val="002566AD"/>
    <w:rsid w:val="002566CA"/>
    <w:rsid w:val="00256948"/>
    <w:rsid w:val="0025720C"/>
    <w:rsid w:val="00260B74"/>
    <w:rsid w:val="0026173E"/>
    <w:rsid w:val="00261B3E"/>
    <w:rsid w:val="002621B5"/>
    <w:rsid w:val="00263294"/>
    <w:rsid w:val="00264247"/>
    <w:rsid w:val="00264327"/>
    <w:rsid w:val="00264C7A"/>
    <w:rsid w:val="00264E7D"/>
    <w:rsid w:val="00266304"/>
    <w:rsid w:val="0026696C"/>
    <w:rsid w:val="00266A3E"/>
    <w:rsid w:val="00266F20"/>
    <w:rsid w:val="00267106"/>
    <w:rsid w:val="002674EC"/>
    <w:rsid w:val="00270BDA"/>
    <w:rsid w:val="00271F8F"/>
    <w:rsid w:val="002723F7"/>
    <w:rsid w:val="00272960"/>
    <w:rsid w:val="00272E61"/>
    <w:rsid w:val="002745C1"/>
    <w:rsid w:val="0027524C"/>
    <w:rsid w:val="0027535D"/>
    <w:rsid w:val="00275555"/>
    <w:rsid w:val="00275D34"/>
    <w:rsid w:val="002761FE"/>
    <w:rsid w:val="00276370"/>
    <w:rsid w:val="002767E0"/>
    <w:rsid w:val="00276C9D"/>
    <w:rsid w:val="00276F6F"/>
    <w:rsid w:val="002777EE"/>
    <w:rsid w:val="00277DDF"/>
    <w:rsid w:val="00280401"/>
    <w:rsid w:val="002805E7"/>
    <w:rsid w:val="00280F21"/>
    <w:rsid w:val="00281898"/>
    <w:rsid w:val="00282180"/>
    <w:rsid w:val="00282594"/>
    <w:rsid w:val="00282EBB"/>
    <w:rsid w:val="00283229"/>
    <w:rsid w:val="00283362"/>
    <w:rsid w:val="00283780"/>
    <w:rsid w:val="00283CE4"/>
    <w:rsid w:val="00285237"/>
    <w:rsid w:val="00285D62"/>
    <w:rsid w:val="00285F78"/>
    <w:rsid w:val="00286482"/>
    <w:rsid w:val="002869C6"/>
    <w:rsid w:val="00286F95"/>
    <w:rsid w:val="002872BA"/>
    <w:rsid w:val="00287469"/>
    <w:rsid w:val="00290088"/>
    <w:rsid w:val="0029008D"/>
    <w:rsid w:val="00290E67"/>
    <w:rsid w:val="002919AB"/>
    <w:rsid w:val="00291AF0"/>
    <w:rsid w:val="0029207C"/>
    <w:rsid w:val="0029247E"/>
    <w:rsid w:val="00292BAC"/>
    <w:rsid w:val="00293469"/>
    <w:rsid w:val="0029365B"/>
    <w:rsid w:val="00293C44"/>
    <w:rsid w:val="0029428F"/>
    <w:rsid w:val="002945D9"/>
    <w:rsid w:val="002953E3"/>
    <w:rsid w:val="00296BBA"/>
    <w:rsid w:val="00296D13"/>
    <w:rsid w:val="00296FEE"/>
    <w:rsid w:val="002972E7"/>
    <w:rsid w:val="00297D1A"/>
    <w:rsid w:val="002A02F2"/>
    <w:rsid w:val="002A05C3"/>
    <w:rsid w:val="002A0697"/>
    <w:rsid w:val="002A2279"/>
    <w:rsid w:val="002A277B"/>
    <w:rsid w:val="002A2A03"/>
    <w:rsid w:val="002A2C5B"/>
    <w:rsid w:val="002A3044"/>
    <w:rsid w:val="002A3507"/>
    <w:rsid w:val="002A3816"/>
    <w:rsid w:val="002A3AD3"/>
    <w:rsid w:val="002A3CB2"/>
    <w:rsid w:val="002A41F8"/>
    <w:rsid w:val="002A45A3"/>
    <w:rsid w:val="002A45A9"/>
    <w:rsid w:val="002A4B4D"/>
    <w:rsid w:val="002A5026"/>
    <w:rsid w:val="002A5658"/>
    <w:rsid w:val="002A5D3E"/>
    <w:rsid w:val="002A611B"/>
    <w:rsid w:val="002A64E7"/>
    <w:rsid w:val="002A6577"/>
    <w:rsid w:val="002A67DA"/>
    <w:rsid w:val="002A69C9"/>
    <w:rsid w:val="002A69D6"/>
    <w:rsid w:val="002A6FB1"/>
    <w:rsid w:val="002A75DD"/>
    <w:rsid w:val="002A75E6"/>
    <w:rsid w:val="002B2300"/>
    <w:rsid w:val="002B243A"/>
    <w:rsid w:val="002B2AC5"/>
    <w:rsid w:val="002B390A"/>
    <w:rsid w:val="002B39BD"/>
    <w:rsid w:val="002B3D75"/>
    <w:rsid w:val="002B3DD7"/>
    <w:rsid w:val="002B4328"/>
    <w:rsid w:val="002B67DE"/>
    <w:rsid w:val="002B69FB"/>
    <w:rsid w:val="002B6B6F"/>
    <w:rsid w:val="002B6F94"/>
    <w:rsid w:val="002B70D4"/>
    <w:rsid w:val="002B73D8"/>
    <w:rsid w:val="002B76E2"/>
    <w:rsid w:val="002C0DC1"/>
    <w:rsid w:val="002C106B"/>
    <w:rsid w:val="002C1294"/>
    <w:rsid w:val="002C1431"/>
    <w:rsid w:val="002C1CE0"/>
    <w:rsid w:val="002C1D95"/>
    <w:rsid w:val="002C30C6"/>
    <w:rsid w:val="002C3E13"/>
    <w:rsid w:val="002C4159"/>
    <w:rsid w:val="002C4610"/>
    <w:rsid w:val="002C4795"/>
    <w:rsid w:val="002C4806"/>
    <w:rsid w:val="002C4D56"/>
    <w:rsid w:val="002C5295"/>
    <w:rsid w:val="002C64BB"/>
    <w:rsid w:val="002C7614"/>
    <w:rsid w:val="002D00F6"/>
    <w:rsid w:val="002D0222"/>
    <w:rsid w:val="002D16B3"/>
    <w:rsid w:val="002D19AA"/>
    <w:rsid w:val="002D19AE"/>
    <w:rsid w:val="002D1D26"/>
    <w:rsid w:val="002D23B9"/>
    <w:rsid w:val="002D3024"/>
    <w:rsid w:val="002D32A7"/>
    <w:rsid w:val="002D3762"/>
    <w:rsid w:val="002D3986"/>
    <w:rsid w:val="002D3E32"/>
    <w:rsid w:val="002D4085"/>
    <w:rsid w:val="002D40B7"/>
    <w:rsid w:val="002D4450"/>
    <w:rsid w:val="002D47E4"/>
    <w:rsid w:val="002D4AE1"/>
    <w:rsid w:val="002D4F84"/>
    <w:rsid w:val="002D52B3"/>
    <w:rsid w:val="002D5AD2"/>
    <w:rsid w:val="002D5B02"/>
    <w:rsid w:val="002D6956"/>
    <w:rsid w:val="002D7235"/>
    <w:rsid w:val="002D7DC8"/>
    <w:rsid w:val="002E00A5"/>
    <w:rsid w:val="002E0D06"/>
    <w:rsid w:val="002E11F6"/>
    <w:rsid w:val="002E1234"/>
    <w:rsid w:val="002E1995"/>
    <w:rsid w:val="002E1B80"/>
    <w:rsid w:val="002E1C88"/>
    <w:rsid w:val="002E24A3"/>
    <w:rsid w:val="002E260E"/>
    <w:rsid w:val="002E2682"/>
    <w:rsid w:val="002E30D9"/>
    <w:rsid w:val="002E3A43"/>
    <w:rsid w:val="002E3A53"/>
    <w:rsid w:val="002E3E1A"/>
    <w:rsid w:val="002E3F67"/>
    <w:rsid w:val="002E44A3"/>
    <w:rsid w:val="002E465F"/>
    <w:rsid w:val="002E5556"/>
    <w:rsid w:val="002E6192"/>
    <w:rsid w:val="002E61A9"/>
    <w:rsid w:val="002E6EAB"/>
    <w:rsid w:val="002E757C"/>
    <w:rsid w:val="002E78B8"/>
    <w:rsid w:val="002F1DD5"/>
    <w:rsid w:val="002F313C"/>
    <w:rsid w:val="002F325F"/>
    <w:rsid w:val="002F328C"/>
    <w:rsid w:val="002F33FF"/>
    <w:rsid w:val="002F350E"/>
    <w:rsid w:val="002F360B"/>
    <w:rsid w:val="002F3D86"/>
    <w:rsid w:val="002F4185"/>
    <w:rsid w:val="002F494F"/>
    <w:rsid w:val="002F4EF9"/>
    <w:rsid w:val="002F522D"/>
    <w:rsid w:val="002F5D2D"/>
    <w:rsid w:val="002F5E5D"/>
    <w:rsid w:val="002F5F3E"/>
    <w:rsid w:val="002F6C19"/>
    <w:rsid w:val="002F78EC"/>
    <w:rsid w:val="00300D34"/>
    <w:rsid w:val="00300E88"/>
    <w:rsid w:val="00302100"/>
    <w:rsid w:val="00302874"/>
    <w:rsid w:val="00302CA0"/>
    <w:rsid w:val="00303325"/>
    <w:rsid w:val="0030357B"/>
    <w:rsid w:val="00303E44"/>
    <w:rsid w:val="0030440D"/>
    <w:rsid w:val="0030479F"/>
    <w:rsid w:val="003050A0"/>
    <w:rsid w:val="003050A1"/>
    <w:rsid w:val="0030554A"/>
    <w:rsid w:val="00305977"/>
    <w:rsid w:val="00305CBB"/>
    <w:rsid w:val="00306903"/>
    <w:rsid w:val="00306D63"/>
    <w:rsid w:val="00307160"/>
    <w:rsid w:val="003072A4"/>
    <w:rsid w:val="00307A39"/>
    <w:rsid w:val="00307E69"/>
    <w:rsid w:val="003103B7"/>
    <w:rsid w:val="00310641"/>
    <w:rsid w:val="00311F71"/>
    <w:rsid w:val="0031210F"/>
    <w:rsid w:val="00312F4D"/>
    <w:rsid w:val="00314072"/>
    <w:rsid w:val="00314527"/>
    <w:rsid w:val="00314D89"/>
    <w:rsid w:val="00315007"/>
    <w:rsid w:val="0031554F"/>
    <w:rsid w:val="00315B3A"/>
    <w:rsid w:val="00315F51"/>
    <w:rsid w:val="00316A29"/>
    <w:rsid w:val="003172D7"/>
    <w:rsid w:val="0031754F"/>
    <w:rsid w:val="00320113"/>
    <w:rsid w:val="00320172"/>
    <w:rsid w:val="0032042D"/>
    <w:rsid w:val="00321DDE"/>
    <w:rsid w:val="003221FC"/>
    <w:rsid w:val="00322224"/>
    <w:rsid w:val="00322E2A"/>
    <w:rsid w:val="00323300"/>
    <w:rsid w:val="003235FE"/>
    <w:rsid w:val="003241D3"/>
    <w:rsid w:val="0032453F"/>
    <w:rsid w:val="00324863"/>
    <w:rsid w:val="00324901"/>
    <w:rsid w:val="00324D6B"/>
    <w:rsid w:val="00326122"/>
    <w:rsid w:val="00327055"/>
    <w:rsid w:val="003279D0"/>
    <w:rsid w:val="00327FC8"/>
    <w:rsid w:val="0033027F"/>
    <w:rsid w:val="00330627"/>
    <w:rsid w:val="0033114B"/>
    <w:rsid w:val="00331E67"/>
    <w:rsid w:val="00331EB1"/>
    <w:rsid w:val="00333028"/>
    <w:rsid w:val="003334B5"/>
    <w:rsid w:val="00333DEB"/>
    <w:rsid w:val="0033425C"/>
    <w:rsid w:val="0033432A"/>
    <w:rsid w:val="00334A70"/>
    <w:rsid w:val="00334D4C"/>
    <w:rsid w:val="00334D5D"/>
    <w:rsid w:val="00335088"/>
    <w:rsid w:val="003351BB"/>
    <w:rsid w:val="00335B1A"/>
    <w:rsid w:val="00335F1E"/>
    <w:rsid w:val="00335F32"/>
    <w:rsid w:val="00336D27"/>
    <w:rsid w:val="00336EE6"/>
    <w:rsid w:val="00337559"/>
    <w:rsid w:val="00337929"/>
    <w:rsid w:val="00337C38"/>
    <w:rsid w:val="003410E4"/>
    <w:rsid w:val="00341933"/>
    <w:rsid w:val="00342DA7"/>
    <w:rsid w:val="00342ECB"/>
    <w:rsid w:val="00343DE9"/>
    <w:rsid w:val="00344016"/>
    <w:rsid w:val="00345F6E"/>
    <w:rsid w:val="00346A1C"/>
    <w:rsid w:val="00346BB1"/>
    <w:rsid w:val="00346DF9"/>
    <w:rsid w:val="00347120"/>
    <w:rsid w:val="00347162"/>
    <w:rsid w:val="0035029B"/>
    <w:rsid w:val="00350EBF"/>
    <w:rsid w:val="00351B74"/>
    <w:rsid w:val="00352773"/>
    <w:rsid w:val="00352B3C"/>
    <w:rsid w:val="0035360E"/>
    <w:rsid w:val="00353725"/>
    <w:rsid w:val="003538C4"/>
    <w:rsid w:val="00353B77"/>
    <w:rsid w:val="00353BE6"/>
    <w:rsid w:val="00353F1B"/>
    <w:rsid w:val="00354457"/>
    <w:rsid w:val="003547AD"/>
    <w:rsid w:val="00354FA9"/>
    <w:rsid w:val="00355822"/>
    <w:rsid w:val="00356394"/>
    <w:rsid w:val="00357241"/>
    <w:rsid w:val="0035778A"/>
    <w:rsid w:val="00360AD4"/>
    <w:rsid w:val="00360B9A"/>
    <w:rsid w:val="00360D21"/>
    <w:rsid w:val="00360EDE"/>
    <w:rsid w:val="00360FF6"/>
    <w:rsid w:val="003616E4"/>
    <w:rsid w:val="00362109"/>
    <w:rsid w:val="00362826"/>
    <w:rsid w:val="00362E0D"/>
    <w:rsid w:val="0036328E"/>
    <w:rsid w:val="00364024"/>
    <w:rsid w:val="003642CD"/>
    <w:rsid w:val="00365322"/>
    <w:rsid w:val="003654A5"/>
    <w:rsid w:val="00365BE2"/>
    <w:rsid w:val="00365CAE"/>
    <w:rsid w:val="003666F9"/>
    <w:rsid w:val="00367316"/>
    <w:rsid w:val="0036771C"/>
    <w:rsid w:val="00367974"/>
    <w:rsid w:val="00367B60"/>
    <w:rsid w:val="00367CA5"/>
    <w:rsid w:val="00367D35"/>
    <w:rsid w:val="00367F4F"/>
    <w:rsid w:val="003703B4"/>
    <w:rsid w:val="003703EE"/>
    <w:rsid w:val="00370CA0"/>
    <w:rsid w:val="00371267"/>
    <w:rsid w:val="00371BE6"/>
    <w:rsid w:val="003723A9"/>
    <w:rsid w:val="00372631"/>
    <w:rsid w:val="00372F74"/>
    <w:rsid w:val="00374877"/>
    <w:rsid w:val="00374AED"/>
    <w:rsid w:val="00374BAF"/>
    <w:rsid w:val="00374F2B"/>
    <w:rsid w:val="003752BA"/>
    <w:rsid w:val="00375367"/>
    <w:rsid w:val="0037721D"/>
    <w:rsid w:val="00377429"/>
    <w:rsid w:val="00381020"/>
    <w:rsid w:val="00381259"/>
    <w:rsid w:val="003817F2"/>
    <w:rsid w:val="00381DDB"/>
    <w:rsid w:val="00381DF1"/>
    <w:rsid w:val="003827AF"/>
    <w:rsid w:val="00382918"/>
    <w:rsid w:val="00383B56"/>
    <w:rsid w:val="00383E69"/>
    <w:rsid w:val="003843E0"/>
    <w:rsid w:val="0038451B"/>
    <w:rsid w:val="00384887"/>
    <w:rsid w:val="003850CA"/>
    <w:rsid w:val="00385146"/>
    <w:rsid w:val="00385459"/>
    <w:rsid w:val="0038592D"/>
    <w:rsid w:val="0038594E"/>
    <w:rsid w:val="00385C79"/>
    <w:rsid w:val="0038647F"/>
    <w:rsid w:val="00386AE5"/>
    <w:rsid w:val="00386D80"/>
    <w:rsid w:val="00386EB9"/>
    <w:rsid w:val="00387645"/>
    <w:rsid w:val="00387E37"/>
    <w:rsid w:val="003900ED"/>
    <w:rsid w:val="00391EDC"/>
    <w:rsid w:val="0039299B"/>
    <w:rsid w:val="00393921"/>
    <w:rsid w:val="00393DE0"/>
    <w:rsid w:val="00394A04"/>
    <w:rsid w:val="0039629B"/>
    <w:rsid w:val="00396E66"/>
    <w:rsid w:val="00397BE4"/>
    <w:rsid w:val="003A0213"/>
    <w:rsid w:val="003A0A81"/>
    <w:rsid w:val="003A101A"/>
    <w:rsid w:val="003A10AE"/>
    <w:rsid w:val="003A1311"/>
    <w:rsid w:val="003A2B63"/>
    <w:rsid w:val="003A3BB7"/>
    <w:rsid w:val="003A401F"/>
    <w:rsid w:val="003A4A50"/>
    <w:rsid w:val="003A4EEF"/>
    <w:rsid w:val="003A4F55"/>
    <w:rsid w:val="003A4FC0"/>
    <w:rsid w:val="003A558E"/>
    <w:rsid w:val="003A5BBB"/>
    <w:rsid w:val="003A5F96"/>
    <w:rsid w:val="003A61EA"/>
    <w:rsid w:val="003A7204"/>
    <w:rsid w:val="003B10E1"/>
    <w:rsid w:val="003B1809"/>
    <w:rsid w:val="003B1BD0"/>
    <w:rsid w:val="003B1E16"/>
    <w:rsid w:val="003B21E7"/>
    <w:rsid w:val="003B25EF"/>
    <w:rsid w:val="003B295C"/>
    <w:rsid w:val="003B3AF4"/>
    <w:rsid w:val="003B4107"/>
    <w:rsid w:val="003B5367"/>
    <w:rsid w:val="003B5D17"/>
    <w:rsid w:val="003B60CB"/>
    <w:rsid w:val="003B6230"/>
    <w:rsid w:val="003B68E7"/>
    <w:rsid w:val="003B6AF2"/>
    <w:rsid w:val="003B6DD9"/>
    <w:rsid w:val="003B76FA"/>
    <w:rsid w:val="003B7F7E"/>
    <w:rsid w:val="003C2EBA"/>
    <w:rsid w:val="003C2F0B"/>
    <w:rsid w:val="003C3262"/>
    <w:rsid w:val="003C37F0"/>
    <w:rsid w:val="003C38CB"/>
    <w:rsid w:val="003C49D4"/>
    <w:rsid w:val="003C4B28"/>
    <w:rsid w:val="003C57F0"/>
    <w:rsid w:val="003C6E90"/>
    <w:rsid w:val="003C716D"/>
    <w:rsid w:val="003C7461"/>
    <w:rsid w:val="003C746F"/>
    <w:rsid w:val="003C7529"/>
    <w:rsid w:val="003C7A66"/>
    <w:rsid w:val="003C7FCB"/>
    <w:rsid w:val="003D0BBC"/>
    <w:rsid w:val="003D0D68"/>
    <w:rsid w:val="003D0F3C"/>
    <w:rsid w:val="003D11DB"/>
    <w:rsid w:val="003D164E"/>
    <w:rsid w:val="003D16E2"/>
    <w:rsid w:val="003D20C0"/>
    <w:rsid w:val="003D2C1C"/>
    <w:rsid w:val="003D3679"/>
    <w:rsid w:val="003D3B05"/>
    <w:rsid w:val="003D465E"/>
    <w:rsid w:val="003D4E97"/>
    <w:rsid w:val="003D53EE"/>
    <w:rsid w:val="003D6174"/>
    <w:rsid w:val="003D66DB"/>
    <w:rsid w:val="003D683E"/>
    <w:rsid w:val="003D73BC"/>
    <w:rsid w:val="003D7A0F"/>
    <w:rsid w:val="003E0107"/>
    <w:rsid w:val="003E0A82"/>
    <w:rsid w:val="003E0AC5"/>
    <w:rsid w:val="003E15C1"/>
    <w:rsid w:val="003E19AC"/>
    <w:rsid w:val="003E2985"/>
    <w:rsid w:val="003E334F"/>
    <w:rsid w:val="003E342F"/>
    <w:rsid w:val="003E68C4"/>
    <w:rsid w:val="003E7833"/>
    <w:rsid w:val="003F043B"/>
    <w:rsid w:val="003F0F31"/>
    <w:rsid w:val="003F1639"/>
    <w:rsid w:val="003F17C8"/>
    <w:rsid w:val="003F1817"/>
    <w:rsid w:val="003F1865"/>
    <w:rsid w:val="003F2C2D"/>
    <w:rsid w:val="003F34C1"/>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1917"/>
    <w:rsid w:val="00401F39"/>
    <w:rsid w:val="004020A6"/>
    <w:rsid w:val="00402BB2"/>
    <w:rsid w:val="004034AA"/>
    <w:rsid w:val="00404370"/>
    <w:rsid w:val="00404743"/>
    <w:rsid w:val="00405473"/>
    <w:rsid w:val="004058A7"/>
    <w:rsid w:val="0040665E"/>
    <w:rsid w:val="00407745"/>
    <w:rsid w:val="00407760"/>
    <w:rsid w:val="00407779"/>
    <w:rsid w:val="00407A58"/>
    <w:rsid w:val="004102F8"/>
    <w:rsid w:val="00411A03"/>
    <w:rsid w:val="00411F18"/>
    <w:rsid w:val="0041233D"/>
    <w:rsid w:val="004124F4"/>
    <w:rsid w:val="00412F43"/>
    <w:rsid w:val="004130C2"/>
    <w:rsid w:val="00413779"/>
    <w:rsid w:val="00413857"/>
    <w:rsid w:val="00413AD9"/>
    <w:rsid w:val="00413ECD"/>
    <w:rsid w:val="00414288"/>
    <w:rsid w:val="004149E5"/>
    <w:rsid w:val="00414D51"/>
    <w:rsid w:val="0041600A"/>
    <w:rsid w:val="00416040"/>
    <w:rsid w:val="004163F8"/>
    <w:rsid w:val="00416F5A"/>
    <w:rsid w:val="00417618"/>
    <w:rsid w:val="004177D1"/>
    <w:rsid w:val="00417AF2"/>
    <w:rsid w:val="00420205"/>
    <w:rsid w:val="00420327"/>
    <w:rsid w:val="00420625"/>
    <w:rsid w:val="00420C79"/>
    <w:rsid w:val="004214D7"/>
    <w:rsid w:val="004218E1"/>
    <w:rsid w:val="00421BD1"/>
    <w:rsid w:val="00421D19"/>
    <w:rsid w:val="00421D1F"/>
    <w:rsid w:val="004225D2"/>
    <w:rsid w:val="00422CDA"/>
    <w:rsid w:val="00422E34"/>
    <w:rsid w:val="0042315E"/>
    <w:rsid w:val="004251C4"/>
    <w:rsid w:val="004256AB"/>
    <w:rsid w:val="00425B72"/>
    <w:rsid w:val="00425C33"/>
    <w:rsid w:val="0042632C"/>
    <w:rsid w:val="00426563"/>
    <w:rsid w:val="004269B7"/>
    <w:rsid w:val="00426DC6"/>
    <w:rsid w:val="004275F5"/>
    <w:rsid w:val="0043034C"/>
    <w:rsid w:val="0043082D"/>
    <w:rsid w:val="004310F9"/>
    <w:rsid w:val="004326D4"/>
    <w:rsid w:val="00432BF9"/>
    <w:rsid w:val="00433F9B"/>
    <w:rsid w:val="004348D2"/>
    <w:rsid w:val="004359F8"/>
    <w:rsid w:val="00435BFC"/>
    <w:rsid w:val="004363EC"/>
    <w:rsid w:val="00437184"/>
    <w:rsid w:val="0043758C"/>
    <w:rsid w:val="004377E7"/>
    <w:rsid w:val="0044006A"/>
    <w:rsid w:val="00440DBF"/>
    <w:rsid w:val="004427F9"/>
    <w:rsid w:val="00442A90"/>
    <w:rsid w:val="00442C53"/>
    <w:rsid w:val="0044325A"/>
    <w:rsid w:val="004434EC"/>
    <w:rsid w:val="00443673"/>
    <w:rsid w:val="00445238"/>
    <w:rsid w:val="00445400"/>
    <w:rsid w:val="004457F5"/>
    <w:rsid w:val="00445B17"/>
    <w:rsid w:val="00445CB5"/>
    <w:rsid w:val="004467E8"/>
    <w:rsid w:val="00446E75"/>
    <w:rsid w:val="00447042"/>
    <w:rsid w:val="004472AC"/>
    <w:rsid w:val="004474DA"/>
    <w:rsid w:val="0044794B"/>
    <w:rsid w:val="004504CF"/>
    <w:rsid w:val="00450658"/>
    <w:rsid w:val="00451F3C"/>
    <w:rsid w:val="0045341F"/>
    <w:rsid w:val="00453448"/>
    <w:rsid w:val="00453E2B"/>
    <w:rsid w:val="0045410E"/>
    <w:rsid w:val="004543AF"/>
    <w:rsid w:val="004545CA"/>
    <w:rsid w:val="0045492E"/>
    <w:rsid w:val="00454F0E"/>
    <w:rsid w:val="00455AF8"/>
    <w:rsid w:val="00456125"/>
    <w:rsid w:val="004563AC"/>
    <w:rsid w:val="00456406"/>
    <w:rsid w:val="00456E29"/>
    <w:rsid w:val="00457561"/>
    <w:rsid w:val="00457DEF"/>
    <w:rsid w:val="00457E54"/>
    <w:rsid w:val="004607BC"/>
    <w:rsid w:val="00460A6A"/>
    <w:rsid w:val="00460AC2"/>
    <w:rsid w:val="00461724"/>
    <w:rsid w:val="00461EEA"/>
    <w:rsid w:val="00463368"/>
    <w:rsid w:val="00463786"/>
    <w:rsid w:val="00463A29"/>
    <w:rsid w:val="00463D23"/>
    <w:rsid w:val="00463F86"/>
    <w:rsid w:val="0046480E"/>
    <w:rsid w:val="00464970"/>
    <w:rsid w:val="00464ACE"/>
    <w:rsid w:val="004652F4"/>
    <w:rsid w:val="00465981"/>
    <w:rsid w:val="00465D87"/>
    <w:rsid w:val="00466CE8"/>
    <w:rsid w:val="00467225"/>
    <w:rsid w:val="00467905"/>
    <w:rsid w:val="00467E11"/>
    <w:rsid w:val="00470181"/>
    <w:rsid w:val="00470337"/>
    <w:rsid w:val="00470746"/>
    <w:rsid w:val="004707BE"/>
    <w:rsid w:val="00470925"/>
    <w:rsid w:val="00470D96"/>
    <w:rsid w:val="00471003"/>
    <w:rsid w:val="00471A10"/>
    <w:rsid w:val="00472332"/>
    <w:rsid w:val="00472D1F"/>
    <w:rsid w:val="00472F8F"/>
    <w:rsid w:val="004731EE"/>
    <w:rsid w:val="004733D7"/>
    <w:rsid w:val="004737F1"/>
    <w:rsid w:val="00473B6D"/>
    <w:rsid w:val="0047503A"/>
    <w:rsid w:val="0047602F"/>
    <w:rsid w:val="00476106"/>
    <w:rsid w:val="0047625C"/>
    <w:rsid w:val="0047636D"/>
    <w:rsid w:val="004768D6"/>
    <w:rsid w:val="0047776D"/>
    <w:rsid w:val="00477F28"/>
    <w:rsid w:val="00480672"/>
    <w:rsid w:val="004809DE"/>
    <w:rsid w:val="00480CA7"/>
    <w:rsid w:val="00480D9B"/>
    <w:rsid w:val="004818C9"/>
    <w:rsid w:val="00481C4D"/>
    <w:rsid w:val="004824F3"/>
    <w:rsid w:val="00482690"/>
    <w:rsid w:val="00482E6D"/>
    <w:rsid w:val="004833F9"/>
    <w:rsid w:val="00484277"/>
    <w:rsid w:val="00484801"/>
    <w:rsid w:val="00485394"/>
    <w:rsid w:val="00485576"/>
    <w:rsid w:val="00485A14"/>
    <w:rsid w:val="00485A5B"/>
    <w:rsid w:val="00485A6B"/>
    <w:rsid w:val="0048663B"/>
    <w:rsid w:val="00486DCD"/>
    <w:rsid w:val="0048761C"/>
    <w:rsid w:val="004879A6"/>
    <w:rsid w:val="004900FA"/>
    <w:rsid w:val="004904FD"/>
    <w:rsid w:val="00490510"/>
    <w:rsid w:val="00490F76"/>
    <w:rsid w:val="004917DF"/>
    <w:rsid w:val="00491BBA"/>
    <w:rsid w:val="00492414"/>
    <w:rsid w:val="00492654"/>
    <w:rsid w:val="0049323C"/>
    <w:rsid w:val="00493304"/>
    <w:rsid w:val="00493627"/>
    <w:rsid w:val="00493A2B"/>
    <w:rsid w:val="00494307"/>
    <w:rsid w:val="004943BB"/>
    <w:rsid w:val="00494713"/>
    <w:rsid w:val="00495453"/>
    <w:rsid w:val="00495A13"/>
    <w:rsid w:val="00497833"/>
    <w:rsid w:val="004979D4"/>
    <w:rsid w:val="00497BB2"/>
    <w:rsid w:val="00497D57"/>
    <w:rsid w:val="004A114B"/>
    <w:rsid w:val="004A15A9"/>
    <w:rsid w:val="004A1EA5"/>
    <w:rsid w:val="004A345A"/>
    <w:rsid w:val="004A3F95"/>
    <w:rsid w:val="004A45C9"/>
    <w:rsid w:val="004A4684"/>
    <w:rsid w:val="004A49C8"/>
    <w:rsid w:val="004A582D"/>
    <w:rsid w:val="004A638A"/>
    <w:rsid w:val="004A6CE4"/>
    <w:rsid w:val="004A6D9A"/>
    <w:rsid w:val="004A6F04"/>
    <w:rsid w:val="004A6FC5"/>
    <w:rsid w:val="004A7559"/>
    <w:rsid w:val="004A776C"/>
    <w:rsid w:val="004B004B"/>
    <w:rsid w:val="004B0CC2"/>
    <w:rsid w:val="004B12A3"/>
    <w:rsid w:val="004B1F54"/>
    <w:rsid w:val="004B2643"/>
    <w:rsid w:val="004B26B6"/>
    <w:rsid w:val="004B2904"/>
    <w:rsid w:val="004B2F30"/>
    <w:rsid w:val="004B3801"/>
    <w:rsid w:val="004B44FC"/>
    <w:rsid w:val="004B5C41"/>
    <w:rsid w:val="004B6630"/>
    <w:rsid w:val="004B67F7"/>
    <w:rsid w:val="004B6A53"/>
    <w:rsid w:val="004B7C4C"/>
    <w:rsid w:val="004C0E67"/>
    <w:rsid w:val="004C0E90"/>
    <w:rsid w:val="004C19CF"/>
    <w:rsid w:val="004C1E66"/>
    <w:rsid w:val="004C2E97"/>
    <w:rsid w:val="004C34F8"/>
    <w:rsid w:val="004C3803"/>
    <w:rsid w:val="004C40B5"/>
    <w:rsid w:val="004C4275"/>
    <w:rsid w:val="004C6214"/>
    <w:rsid w:val="004C6464"/>
    <w:rsid w:val="004C64BF"/>
    <w:rsid w:val="004C6684"/>
    <w:rsid w:val="004C6B61"/>
    <w:rsid w:val="004C7623"/>
    <w:rsid w:val="004C7928"/>
    <w:rsid w:val="004D00B9"/>
    <w:rsid w:val="004D0352"/>
    <w:rsid w:val="004D0526"/>
    <w:rsid w:val="004D25AA"/>
    <w:rsid w:val="004D2D11"/>
    <w:rsid w:val="004D39BB"/>
    <w:rsid w:val="004D40BE"/>
    <w:rsid w:val="004D43D2"/>
    <w:rsid w:val="004D4528"/>
    <w:rsid w:val="004D5003"/>
    <w:rsid w:val="004D558B"/>
    <w:rsid w:val="004D6A76"/>
    <w:rsid w:val="004D6C22"/>
    <w:rsid w:val="004D7C0F"/>
    <w:rsid w:val="004E041F"/>
    <w:rsid w:val="004E0807"/>
    <w:rsid w:val="004E0C6C"/>
    <w:rsid w:val="004E1421"/>
    <w:rsid w:val="004E1F6A"/>
    <w:rsid w:val="004E2179"/>
    <w:rsid w:val="004E2185"/>
    <w:rsid w:val="004E23B1"/>
    <w:rsid w:val="004E2486"/>
    <w:rsid w:val="004E28D1"/>
    <w:rsid w:val="004E3A92"/>
    <w:rsid w:val="004E56B3"/>
    <w:rsid w:val="004E674D"/>
    <w:rsid w:val="004E6BC3"/>
    <w:rsid w:val="004E7164"/>
    <w:rsid w:val="004E71B9"/>
    <w:rsid w:val="004E7A77"/>
    <w:rsid w:val="004F0586"/>
    <w:rsid w:val="004F066D"/>
    <w:rsid w:val="004F076B"/>
    <w:rsid w:val="004F16BC"/>
    <w:rsid w:val="004F16E8"/>
    <w:rsid w:val="004F1986"/>
    <w:rsid w:val="004F1C7D"/>
    <w:rsid w:val="004F240A"/>
    <w:rsid w:val="004F2ED5"/>
    <w:rsid w:val="004F3156"/>
    <w:rsid w:val="004F3354"/>
    <w:rsid w:val="004F38B2"/>
    <w:rsid w:val="004F3C0C"/>
    <w:rsid w:val="004F4999"/>
    <w:rsid w:val="004F4E89"/>
    <w:rsid w:val="004F53CD"/>
    <w:rsid w:val="004F5838"/>
    <w:rsid w:val="004F5D4B"/>
    <w:rsid w:val="004F5F68"/>
    <w:rsid w:val="004F63D8"/>
    <w:rsid w:val="004F6689"/>
    <w:rsid w:val="004F736B"/>
    <w:rsid w:val="0050028A"/>
    <w:rsid w:val="00500416"/>
    <w:rsid w:val="00500448"/>
    <w:rsid w:val="00502539"/>
    <w:rsid w:val="00502BED"/>
    <w:rsid w:val="00502C41"/>
    <w:rsid w:val="00502F15"/>
    <w:rsid w:val="0050397F"/>
    <w:rsid w:val="005041FE"/>
    <w:rsid w:val="00504374"/>
    <w:rsid w:val="00504D37"/>
    <w:rsid w:val="0050518E"/>
    <w:rsid w:val="005056F4"/>
    <w:rsid w:val="00506163"/>
    <w:rsid w:val="005063ED"/>
    <w:rsid w:val="00506659"/>
    <w:rsid w:val="0050725F"/>
    <w:rsid w:val="00510AA9"/>
    <w:rsid w:val="0051223B"/>
    <w:rsid w:val="005129FA"/>
    <w:rsid w:val="005139BE"/>
    <w:rsid w:val="00513B7D"/>
    <w:rsid w:val="005144B7"/>
    <w:rsid w:val="00514D48"/>
    <w:rsid w:val="00514F93"/>
    <w:rsid w:val="00516EE2"/>
    <w:rsid w:val="00520B5B"/>
    <w:rsid w:val="00520BB9"/>
    <w:rsid w:val="00520C6C"/>
    <w:rsid w:val="00521037"/>
    <w:rsid w:val="00521087"/>
    <w:rsid w:val="005210F3"/>
    <w:rsid w:val="005217F0"/>
    <w:rsid w:val="00521B41"/>
    <w:rsid w:val="0052293C"/>
    <w:rsid w:val="0052374D"/>
    <w:rsid w:val="00523ED0"/>
    <w:rsid w:val="005241D7"/>
    <w:rsid w:val="00524638"/>
    <w:rsid w:val="00525F62"/>
    <w:rsid w:val="00527920"/>
    <w:rsid w:val="005304B6"/>
    <w:rsid w:val="00530D53"/>
    <w:rsid w:val="0053128B"/>
    <w:rsid w:val="00531AAE"/>
    <w:rsid w:val="00531D8F"/>
    <w:rsid w:val="0053258F"/>
    <w:rsid w:val="00532E1D"/>
    <w:rsid w:val="005333D3"/>
    <w:rsid w:val="00533630"/>
    <w:rsid w:val="00533882"/>
    <w:rsid w:val="005341E0"/>
    <w:rsid w:val="00534691"/>
    <w:rsid w:val="005348CC"/>
    <w:rsid w:val="0053517A"/>
    <w:rsid w:val="00535B09"/>
    <w:rsid w:val="00535D8D"/>
    <w:rsid w:val="005362FF"/>
    <w:rsid w:val="00536CFE"/>
    <w:rsid w:val="00537333"/>
    <w:rsid w:val="00537514"/>
    <w:rsid w:val="00537739"/>
    <w:rsid w:val="0053799F"/>
    <w:rsid w:val="00540076"/>
    <w:rsid w:val="00540286"/>
    <w:rsid w:val="00540E91"/>
    <w:rsid w:val="00540EEF"/>
    <w:rsid w:val="00541286"/>
    <w:rsid w:val="00541579"/>
    <w:rsid w:val="005416B0"/>
    <w:rsid w:val="005417A6"/>
    <w:rsid w:val="00541949"/>
    <w:rsid w:val="00541CC5"/>
    <w:rsid w:val="0054201D"/>
    <w:rsid w:val="005424AB"/>
    <w:rsid w:val="00542777"/>
    <w:rsid w:val="00542950"/>
    <w:rsid w:val="00542968"/>
    <w:rsid w:val="00542C66"/>
    <w:rsid w:val="00543E3D"/>
    <w:rsid w:val="00544D19"/>
    <w:rsid w:val="0054526A"/>
    <w:rsid w:val="0054561D"/>
    <w:rsid w:val="00545C06"/>
    <w:rsid w:val="00545E65"/>
    <w:rsid w:val="00546571"/>
    <w:rsid w:val="0054710B"/>
    <w:rsid w:val="0054737E"/>
    <w:rsid w:val="00547992"/>
    <w:rsid w:val="00547A8C"/>
    <w:rsid w:val="005500AD"/>
    <w:rsid w:val="00550EFC"/>
    <w:rsid w:val="0055279C"/>
    <w:rsid w:val="0055300D"/>
    <w:rsid w:val="005534BA"/>
    <w:rsid w:val="00553B76"/>
    <w:rsid w:val="00553BDF"/>
    <w:rsid w:val="00553F6D"/>
    <w:rsid w:val="005541B0"/>
    <w:rsid w:val="005550AB"/>
    <w:rsid w:val="00555379"/>
    <w:rsid w:val="005562ED"/>
    <w:rsid w:val="00556570"/>
    <w:rsid w:val="00556784"/>
    <w:rsid w:val="00556BF3"/>
    <w:rsid w:val="00560506"/>
    <w:rsid w:val="00560A4A"/>
    <w:rsid w:val="00560F66"/>
    <w:rsid w:val="005628A6"/>
    <w:rsid w:val="00562960"/>
    <w:rsid w:val="00562AD9"/>
    <w:rsid w:val="00563641"/>
    <w:rsid w:val="00563E64"/>
    <w:rsid w:val="00564EAC"/>
    <w:rsid w:val="005651AA"/>
    <w:rsid w:val="005660FD"/>
    <w:rsid w:val="00566B31"/>
    <w:rsid w:val="00566B54"/>
    <w:rsid w:val="00566B9F"/>
    <w:rsid w:val="005670BB"/>
    <w:rsid w:val="0056773D"/>
    <w:rsid w:val="00567FB3"/>
    <w:rsid w:val="005705E3"/>
    <w:rsid w:val="0057071E"/>
    <w:rsid w:val="00570789"/>
    <w:rsid w:val="00570DC8"/>
    <w:rsid w:val="00570FF8"/>
    <w:rsid w:val="00570FFD"/>
    <w:rsid w:val="005716D3"/>
    <w:rsid w:val="0057172D"/>
    <w:rsid w:val="00571A19"/>
    <w:rsid w:val="0057216E"/>
    <w:rsid w:val="0057241D"/>
    <w:rsid w:val="00572879"/>
    <w:rsid w:val="00572C24"/>
    <w:rsid w:val="00572DFD"/>
    <w:rsid w:val="0057371E"/>
    <w:rsid w:val="005756CF"/>
    <w:rsid w:val="00575A49"/>
    <w:rsid w:val="00581168"/>
    <w:rsid w:val="005812BB"/>
    <w:rsid w:val="005824BE"/>
    <w:rsid w:val="00582EEC"/>
    <w:rsid w:val="005832C0"/>
    <w:rsid w:val="005841D4"/>
    <w:rsid w:val="00584360"/>
    <w:rsid w:val="00584C0E"/>
    <w:rsid w:val="00584E64"/>
    <w:rsid w:val="005859F9"/>
    <w:rsid w:val="005863EE"/>
    <w:rsid w:val="005869EC"/>
    <w:rsid w:val="00586A32"/>
    <w:rsid w:val="00586B59"/>
    <w:rsid w:val="00586E85"/>
    <w:rsid w:val="00586E9E"/>
    <w:rsid w:val="0058739A"/>
    <w:rsid w:val="005875E6"/>
    <w:rsid w:val="00587830"/>
    <w:rsid w:val="0058792A"/>
    <w:rsid w:val="00587B56"/>
    <w:rsid w:val="00587C11"/>
    <w:rsid w:val="00587CF1"/>
    <w:rsid w:val="00587EB6"/>
    <w:rsid w:val="005918CC"/>
    <w:rsid w:val="00591B0D"/>
    <w:rsid w:val="00591CFE"/>
    <w:rsid w:val="005948F8"/>
    <w:rsid w:val="00594DA5"/>
    <w:rsid w:val="00595024"/>
    <w:rsid w:val="005957FE"/>
    <w:rsid w:val="00595BAF"/>
    <w:rsid w:val="00595E26"/>
    <w:rsid w:val="00595EB5"/>
    <w:rsid w:val="0059682D"/>
    <w:rsid w:val="00596EDB"/>
    <w:rsid w:val="00597E92"/>
    <w:rsid w:val="005A025D"/>
    <w:rsid w:val="005A0BA0"/>
    <w:rsid w:val="005A1684"/>
    <w:rsid w:val="005A196A"/>
    <w:rsid w:val="005A1B06"/>
    <w:rsid w:val="005A1B74"/>
    <w:rsid w:val="005A1D56"/>
    <w:rsid w:val="005A1DF1"/>
    <w:rsid w:val="005A2198"/>
    <w:rsid w:val="005A22F5"/>
    <w:rsid w:val="005A3910"/>
    <w:rsid w:val="005A45EF"/>
    <w:rsid w:val="005A4B8A"/>
    <w:rsid w:val="005A4C44"/>
    <w:rsid w:val="005A4CE4"/>
    <w:rsid w:val="005A5675"/>
    <w:rsid w:val="005A5E91"/>
    <w:rsid w:val="005A6877"/>
    <w:rsid w:val="005A6878"/>
    <w:rsid w:val="005A6AFA"/>
    <w:rsid w:val="005A7125"/>
    <w:rsid w:val="005A7297"/>
    <w:rsid w:val="005A73D2"/>
    <w:rsid w:val="005B038C"/>
    <w:rsid w:val="005B06C2"/>
    <w:rsid w:val="005B0880"/>
    <w:rsid w:val="005B08BB"/>
    <w:rsid w:val="005B1B51"/>
    <w:rsid w:val="005B22B7"/>
    <w:rsid w:val="005B262C"/>
    <w:rsid w:val="005B29C8"/>
    <w:rsid w:val="005B2A6E"/>
    <w:rsid w:val="005B3FFA"/>
    <w:rsid w:val="005B4A5B"/>
    <w:rsid w:val="005B4DE8"/>
    <w:rsid w:val="005B4E48"/>
    <w:rsid w:val="005B4E49"/>
    <w:rsid w:val="005B509C"/>
    <w:rsid w:val="005B5EA4"/>
    <w:rsid w:val="005B74BC"/>
    <w:rsid w:val="005B755E"/>
    <w:rsid w:val="005B7C15"/>
    <w:rsid w:val="005B7EDA"/>
    <w:rsid w:val="005C0148"/>
    <w:rsid w:val="005C0D84"/>
    <w:rsid w:val="005C2B8A"/>
    <w:rsid w:val="005C3C6A"/>
    <w:rsid w:val="005C621D"/>
    <w:rsid w:val="005C673F"/>
    <w:rsid w:val="005C6867"/>
    <w:rsid w:val="005C69C9"/>
    <w:rsid w:val="005C6DD0"/>
    <w:rsid w:val="005C754F"/>
    <w:rsid w:val="005C7FDA"/>
    <w:rsid w:val="005D094A"/>
    <w:rsid w:val="005D09A7"/>
    <w:rsid w:val="005D0A36"/>
    <w:rsid w:val="005D0AD8"/>
    <w:rsid w:val="005D11D3"/>
    <w:rsid w:val="005D2204"/>
    <w:rsid w:val="005D27DF"/>
    <w:rsid w:val="005D2BB7"/>
    <w:rsid w:val="005D2EFD"/>
    <w:rsid w:val="005D3599"/>
    <w:rsid w:val="005D402D"/>
    <w:rsid w:val="005D420E"/>
    <w:rsid w:val="005D443D"/>
    <w:rsid w:val="005D449B"/>
    <w:rsid w:val="005D4AE5"/>
    <w:rsid w:val="005D53E0"/>
    <w:rsid w:val="005D59F2"/>
    <w:rsid w:val="005D66C8"/>
    <w:rsid w:val="005D70D4"/>
    <w:rsid w:val="005D712D"/>
    <w:rsid w:val="005D7980"/>
    <w:rsid w:val="005D7C3E"/>
    <w:rsid w:val="005E04C4"/>
    <w:rsid w:val="005E08B6"/>
    <w:rsid w:val="005E0F70"/>
    <w:rsid w:val="005E1423"/>
    <w:rsid w:val="005E1514"/>
    <w:rsid w:val="005E1916"/>
    <w:rsid w:val="005E2A98"/>
    <w:rsid w:val="005E3892"/>
    <w:rsid w:val="005E3BE0"/>
    <w:rsid w:val="005E4162"/>
    <w:rsid w:val="005E4F3B"/>
    <w:rsid w:val="005E5944"/>
    <w:rsid w:val="005E658D"/>
    <w:rsid w:val="005E6629"/>
    <w:rsid w:val="005E76CB"/>
    <w:rsid w:val="005F0446"/>
    <w:rsid w:val="005F1215"/>
    <w:rsid w:val="005F1626"/>
    <w:rsid w:val="005F1F53"/>
    <w:rsid w:val="005F2363"/>
    <w:rsid w:val="005F2372"/>
    <w:rsid w:val="005F25E3"/>
    <w:rsid w:val="005F2BBE"/>
    <w:rsid w:val="005F4B45"/>
    <w:rsid w:val="005F573D"/>
    <w:rsid w:val="005F5BB1"/>
    <w:rsid w:val="005F5DBF"/>
    <w:rsid w:val="005F6361"/>
    <w:rsid w:val="005F7169"/>
    <w:rsid w:val="005F7AAA"/>
    <w:rsid w:val="00601429"/>
    <w:rsid w:val="006017E0"/>
    <w:rsid w:val="00601D88"/>
    <w:rsid w:val="00601DB1"/>
    <w:rsid w:val="00601E34"/>
    <w:rsid w:val="00601EDA"/>
    <w:rsid w:val="00601F78"/>
    <w:rsid w:val="006024B6"/>
    <w:rsid w:val="00603BC2"/>
    <w:rsid w:val="00603C71"/>
    <w:rsid w:val="00603CF2"/>
    <w:rsid w:val="00603D52"/>
    <w:rsid w:val="0060501C"/>
    <w:rsid w:val="006063A2"/>
    <w:rsid w:val="00606B11"/>
    <w:rsid w:val="00607438"/>
    <w:rsid w:val="006119BA"/>
    <w:rsid w:val="00611E32"/>
    <w:rsid w:val="006120F0"/>
    <w:rsid w:val="0061257B"/>
    <w:rsid w:val="0061280A"/>
    <w:rsid w:val="00613B97"/>
    <w:rsid w:val="0061430A"/>
    <w:rsid w:val="006157BA"/>
    <w:rsid w:val="006157D5"/>
    <w:rsid w:val="00616793"/>
    <w:rsid w:val="0061699E"/>
    <w:rsid w:val="00620379"/>
    <w:rsid w:val="00620A7E"/>
    <w:rsid w:val="00620C85"/>
    <w:rsid w:val="0062193E"/>
    <w:rsid w:val="00621AE6"/>
    <w:rsid w:val="00621E6D"/>
    <w:rsid w:val="006222C6"/>
    <w:rsid w:val="00622C8F"/>
    <w:rsid w:val="0062314C"/>
    <w:rsid w:val="006238E0"/>
    <w:rsid w:val="00623DF1"/>
    <w:rsid w:val="00623FAE"/>
    <w:rsid w:val="0062560D"/>
    <w:rsid w:val="00626236"/>
    <w:rsid w:val="00626B44"/>
    <w:rsid w:val="0062765E"/>
    <w:rsid w:val="0062787D"/>
    <w:rsid w:val="00627B21"/>
    <w:rsid w:val="006300F3"/>
    <w:rsid w:val="00630994"/>
    <w:rsid w:val="00630A0A"/>
    <w:rsid w:val="00631277"/>
    <w:rsid w:val="006316CA"/>
    <w:rsid w:val="00631ADB"/>
    <w:rsid w:val="00632499"/>
    <w:rsid w:val="00632545"/>
    <w:rsid w:val="00632B17"/>
    <w:rsid w:val="00633C98"/>
    <w:rsid w:val="00634423"/>
    <w:rsid w:val="0063460A"/>
    <w:rsid w:val="00634A10"/>
    <w:rsid w:val="00634E13"/>
    <w:rsid w:val="00634F9F"/>
    <w:rsid w:val="0063520D"/>
    <w:rsid w:val="00635BDD"/>
    <w:rsid w:val="00635FD0"/>
    <w:rsid w:val="00636D2F"/>
    <w:rsid w:val="00636FAD"/>
    <w:rsid w:val="006378BF"/>
    <w:rsid w:val="00637975"/>
    <w:rsid w:val="00637B87"/>
    <w:rsid w:val="00637CDC"/>
    <w:rsid w:val="00637E33"/>
    <w:rsid w:val="006400A3"/>
    <w:rsid w:val="00640428"/>
    <w:rsid w:val="00640799"/>
    <w:rsid w:val="0064080A"/>
    <w:rsid w:val="00640A55"/>
    <w:rsid w:val="00640DA7"/>
    <w:rsid w:val="00642DBC"/>
    <w:rsid w:val="00643010"/>
    <w:rsid w:val="006432A1"/>
    <w:rsid w:val="00643FAC"/>
    <w:rsid w:val="00644C86"/>
    <w:rsid w:val="00645173"/>
    <w:rsid w:val="0064579B"/>
    <w:rsid w:val="00645A8E"/>
    <w:rsid w:val="00646143"/>
    <w:rsid w:val="00647384"/>
    <w:rsid w:val="00647F13"/>
    <w:rsid w:val="00650481"/>
    <w:rsid w:val="006507E8"/>
    <w:rsid w:val="00650981"/>
    <w:rsid w:val="006509AD"/>
    <w:rsid w:val="006509FC"/>
    <w:rsid w:val="00650AE3"/>
    <w:rsid w:val="006511C9"/>
    <w:rsid w:val="00651BB4"/>
    <w:rsid w:val="00652640"/>
    <w:rsid w:val="006528C3"/>
    <w:rsid w:val="00652983"/>
    <w:rsid w:val="00652B7D"/>
    <w:rsid w:val="0065307A"/>
    <w:rsid w:val="0065308E"/>
    <w:rsid w:val="00653B2C"/>
    <w:rsid w:val="006547CB"/>
    <w:rsid w:val="00654E48"/>
    <w:rsid w:val="00655104"/>
    <w:rsid w:val="00655124"/>
    <w:rsid w:val="006555BB"/>
    <w:rsid w:val="00655F9B"/>
    <w:rsid w:val="0065611C"/>
    <w:rsid w:val="006568FE"/>
    <w:rsid w:val="00656B04"/>
    <w:rsid w:val="00656F48"/>
    <w:rsid w:val="006573CF"/>
    <w:rsid w:val="00660F7A"/>
    <w:rsid w:val="006617C2"/>
    <w:rsid w:val="00661C36"/>
    <w:rsid w:val="00661C9D"/>
    <w:rsid w:val="00661E71"/>
    <w:rsid w:val="00661EE4"/>
    <w:rsid w:val="00662215"/>
    <w:rsid w:val="00662855"/>
    <w:rsid w:val="0066358C"/>
    <w:rsid w:val="00663803"/>
    <w:rsid w:val="00663BCB"/>
    <w:rsid w:val="00664A27"/>
    <w:rsid w:val="00664BFD"/>
    <w:rsid w:val="00665CA4"/>
    <w:rsid w:val="00666006"/>
    <w:rsid w:val="006660CF"/>
    <w:rsid w:val="00666616"/>
    <w:rsid w:val="00666BA6"/>
    <w:rsid w:val="006672CB"/>
    <w:rsid w:val="0066759C"/>
    <w:rsid w:val="00667B71"/>
    <w:rsid w:val="00667D50"/>
    <w:rsid w:val="006707A3"/>
    <w:rsid w:val="00670AF4"/>
    <w:rsid w:val="006711BF"/>
    <w:rsid w:val="00672B0F"/>
    <w:rsid w:val="00672C13"/>
    <w:rsid w:val="0067304F"/>
    <w:rsid w:val="006730AD"/>
    <w:rsid w:val="006732EE"/>
    <w:rsid w:val="00673AEA"/>
    <w:rsid w:val="00674491"/>
    <w:rsid w:val="00674E9B"/>
    <w:rsid w:val="006755D0"/>
    <w:rsid w:val="00675AA3"/>
    <w:rsid w:val="00675C5D"/>
    <w:rsid w:val="00676400"/>
    <w:rsid w:val="006765CD"/>
    <w:rsid w:val="006766D1"/>
    <w:rsid w:val="00676ED5"/>
    <w:rsid w:val="006772E6"/>
    <w:rsid w:val="00677FB3"/>
    <w:rsid w:val="00680395"/>
    <w:rsid w:val="00680C2E"/>
    <w:rsid w:val="00681778"/>
    <w:rsid w:val="00681FA4"/>
    <w:rsid w:val="006820C0"/>
    <w:rsid w:val="00682511"/>
    <w:rsid w:val="00683384"/>
    <w:rsid w:val="00683454"/>
    <w:rsid w:val="0068530F"/>
    <w:rsid w:val="006855E6"/>
    <w:rsid w:val="006859EB"/>
    <w:rsid w:val="00685F7A"/>
    <w:rsid w:val="0068641C"/>
    <w:rsid w:val="0068691D"/>
    <w:rsid w:val="00686CB0"/>
    <w:rsid w:val="00687C17"/>
    <w:rsid w:val="0069061A"/>
    <w:rsid w:val="00690952"/>
    <w:rsid w:val="00690FB8"/>
    <w:rsid w:val="006911C5"/>
    <w:rsid w:val="00691C30"/>
    <w:rsid w:val="00691DE5"/>
    <w:rsid w:val="00692341"/>
    <w:rsid w:val="00692575"/>
    <w:rsid w:val="00693366"/>
    <w:rsid w:val="006942C7"/>
    <w:rsid w:val="006943BC"/>
    <w:rsid w:val="00694406"/>
    <w:rsid w:val="006952B5"/>
    <w:rsid w:val="006958B5"/>
    <w:rsid w:val="00697DA6"/>
    <w:rsid w:val="00697FF7"/>
    <w:rsid w:val="006A11E7"/>
    <w:rsid w:val="006A13F2"/>
    <w:rsid w:val="006A1DF9"/>
    <w:rsid w:val="006A2CCD"/>
    <w:rsid w:val="006A2DB9"/>
    <w:rsid w:val="006A4946"/>
    <w:rsid w:val="006A4E72"/>
    <w:rsid w:val="006A52EC"/>
    <w:rsid w:val="006A5854"/>
    <w:rsid w:val="006A758F"/>
    <w:rsid w:val="006A7738"/>
    <w:rsid w:val="006A7AFF"/>
    <w:rsid w:val="006A7B52"/>
    <w:rsid w:val="006A7C15"/>
    <w:rsid w:val="006B0120"/>
    <w:rsid w:val="006B03C2"/>
    <w:rsid w:val="006B03CC"/>
    <w:rsid w:val="006B0DA6"/>
    <w:rsid w:val="006B13AE"/>
    <w:rsid w:val="006B1AD7"/>
    <w:rsid w:val="006B1E3A"/>
    <w:rsid w:val="006B1EDE"/>
    <w:rsid w:val="006B1F6C"/>
    <w:rsid w:val="006B2277"/>
    <w:rsid w:val="006B2340"/>
    <w:rsid w:val="006B2942"/>
    <w:rsid w:val="006B2AFC"/>
    <w:rsid w:val="006B3721"/>
    <w:rsid w:val="006B4F02"/>
    <w:rsid w:val="006B5F78"/>
    <w:rsid w:val="006B61DC"/>
    <w:rsid w:val="006B6975"/>
    <w:rsid w:val="006B6AC7"/>
    <w:rsid w:val="006B6B4D"/>
    <w:rsid w:val="006B6CE7"/>
    <w:rsid w:val="006B7188"/>
    <w:rsid w:val="006B71BC"/>
    <w:rsid w:val="006B7C6A"/>
    <w:rsid w:val="006B7E6A"/>
    <w:rsid w:val="006C00C1"/>
    <w:rsid w:val="006C027B"/>
    <w:rsid w:val="006C08C3"/>
    <w:rsid w:val="006C111E"/>
    <w:rsid w:val="006C164D"/>
    <w:rsid w:val="006C231A"/>
    <w:rsid w:val="006C2804"/>
    <w:rsid w:val="006C2C93"/>
    <w:rsid w:val="006C2FEA"/>
    <w:rsid w:val="006C30C7"/>
    <w:rsid w:val="006C3D2D"/>
    <w:rsid w:val="006C450F"/>
    <w:rsid w:val="006C45B5"/>
    <w:rsid w:val="006C4C61"/>
    <w:rsid w:val="006C5426"/>
    <w:rsid w:val="006C7556"/>
    <w:rsid w:val="006C7DF8"/>
    <w:rsid w:val="006D019D"/>
    <w:rsid w:val="006D028A"/>
    <w:rsid w:val="006D0A97"/>
    <w:rsid w:val="006D17AA"/>
    <w:rsid w:val="006D230D"/>
    <w:rsid w:val="006D277D"/>
    <w:rsid w:val="006D284F"/>
    <w:rsid w:val="006D2FC7"/>
    <w:rsid w:val="006D3129"/>
    <w:rsid w:val="006D3EC2"/>
    <w:rsid w:val="006D4106"/>
    <w:rsid w:val="006D471B"/>
    <w:rsid w:val="006D52D7"/>
    <w:rsid w:val="006D5550"/>
    <w:rsid w:val="006D6438"/>
    <w:rsid w:val="006D707B"/>
    <w:rsid w:val="006D708F"/>
    <w:rsid w:val="006E182A"/>
    <w:rsid w:val="006E1988"/>
    <w:rsid w:val="006E2077"/>
    <w:rsid w:val="006E2379"/>
    <w:rsid w:val="006E2C0F"/>
    <w:rsid w:val="006E3515"/>
    <w:rsid w:val="006E42B4"/>
    <w:rsid w:val="006E42FF"/>
    <w:rsid w:val="006E4F8B"/>
    <w:rsid w:val="006E5AE5"/>
    <w:rsid w:val="006E625F"/>
    <w:rsid w:val="006E6D22"/>
    <w:rsid w:val="006E6F98"/>
    <w:rsid w:val="006E74E9"/>
    <w:rsid w:val="006E765D"/>
    <w:rsid w:val="006F00A4"/>
    <w:rsid w:val="006F08A1"/>
    <w:rsid w:val="006F0D10"/>
    <w:rsid w:val="006F1664"/>
    <w:rsid w:val="006F18CB"/>
    <w:rsid w:val="006F2914"/>
    <w:rsid w:val="006F35AA"/>
    <w:rsid w:val="006F3878"/>
    <w:rsid w:val="006F51CB"/>
    <w:rsid w:val="006F5721"/>
    <w:rsid w:val="006F5798"/>
    <w:rsid w:val="006F57B4"/>
    <w:rsid w:val="006F5E65"/>
    <w:rsid w:val="006F655C"/>
    <w:rsid w:val="006F660F"/>
    <w:rsid w:val="006F6C89"/>
    <w:rsid w:val="006F73D7"/>
    <w:rsid w:val="006F76E5"/>
    <w:rsid w:val="006F7B28"/>
    <w:rsid w:val="006F7BC9"/>
    <w:rsid w:val="006F7C4F"/>
    <w:rsid w:val="007006CC"/>
    <w:rsid w:val="007006DA"/>
    <w:rsid w:val="007007E9"/>
    <w:rsid w:val="00700A3A"/>
    <w:rsid w:val="00700B3A"/>
    <w:rsid w:val="00701085"/>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E16"/>
    <w:rsid w:val="007107F9"/>
    <w:rsid w:val="0071096F"/>
    <w:rsid w:val="007109DD"/>
    <w:rsid w:val="0071142B"/>
    <w:rsid w:val="007116EB"/>
    <w:rsid w:val="00711B02"/>
    <w:rsid w:val="007123F8"/>
    <w:rsid w:val="00712A7C"/>
    <w:rsid w:val="00712E40"/>
    <w:rsid w:val="007131CE"/>
    <w:rsid w:val="0071391D"/>
    <w:rsid w:val="00714A8A"/>
    <w:rsid w:val="00714EDB"/>
    <w:rsid w:val="00714F4F"/>
    <w:rsid w:val="00716570"/>
    <w:rsid w:val="00716647"/>
    <w:rsid w:val="0071689D"/>
    <w:rsid w:val="007169F4"/>
    <w:rsid w:val="007205D7"/>
    <w:rsid w:val="00720BAF"/>
    <w:rsid w:val="0072187B"/>
    <w:rsid w:val="0072262F"/>
    <w:rsid w:val="007231AE"/>
    <w:rsid w:val="00723227"/>
    <w:rsid w:val="00723BC7"/>
    <w:rsid w:val="00724744"/>
    <w:rsid w:val="00724996"/>
    <w:rsid w:val="0072556F"/>
    <w:rsid w:val="007257A6"/>
    <w:rsid w:val="00725A51"/>
    <w:rsid w:val="0072673B"/>
    <w:rsid w:val="00727A39"/>
    <w:rsid w:val="00727CA7"/>
    <w:rsid w:val="00727E11"/>
    <w:rsid w:val="007301DD"/>
    <w:rsid w:val="007305EA"/>
    <w:rsid w:val="0073091D"/>
    <w:rsid w:val="00730ED4"/>
    <w:rsid w:val="00730EEB"/>
    <w:rsid w:val="0073277C"/>
    <w:rsid w:val="0073383F"/>
    <w:rsid w:val="00733D1A"/>
    <w:rsid w:val="00733EA1"/>
    <w:rsid w:val="007345ED"/>
    <w:rsid w:val="00735858"/>
    <w:rsid w:val="007358A0"/>
    <w:rsid w:val="00735979"/>
    <w:rsid w:val="0073604D"/>
    <w:rsid w:val="00736159"/>
    <w:rsid w:val="00736E8F"/>
    <w:rsid w:val="0073711D"/>
    <w:rsid w:val="007379E3"/>
    <w:rsid w:val="00737C52"/>
    <w:rsid w:val="00740844"/>
    <w:rsid w:val="00741E1D"/>
    <w:rsid w:val="007421ED"/>
    <w:rsid w:val="007429C1"/>
    <w:rsid w:val="0074373F"/>
    <w:rsid w:val="00744529"/>
    <w:rsid w:val="00744735"/>
    <w:rsid w:val="00744990"/>
    <w:rsid w:val="007449E8"/>
    <w:rsid w:val="0074561B"/>
    <w:rsid w:val="00746BAC"/>
    <w:rsid w:val="007471EE"/>
    <w:rsid w:val="0074750F"/>
    <w:rsid w:val="00750710"/>
    <w:rsid w:val="00750A55"/>
    <w:rsid w:val="00752142"/>
    <w:rsid w:val="00752645"/>
    <w:rsid w:val="00752959"/>
    <w:rsid w:val="00752C4E"/>
    <w:rsid w:val="007531FE"/>
    <w:rsid w:val="00753690"/>
    <w:rsid w:val="0075387D"/>
    <w:rsid w:val="00753F0E"/>
    <w:rsid w:val="007541C8"/>
    <w:rsid w:val="00754A46"/>
    <w:rsid w:val="00754D78"/>
    <w:rsid w:val="00756E3F"/>
    <w:rsid w:val="0075723C"/>
    <w:rsid w:val="0075797D"/>
    <w:rsid w:val="00760089"/>
    <w:rsid w:val="00760254"/>
    <w:rsid w:val="007609F5"/>
    <w:rsid w:val="00760ACE"/>
    <w:rsid w:val="00760C21"/>
    <w:rsid w:val="0076108B"/>
    <w:rsid w:val="007617C6"/>
    <w:rsid w:val="007629C9"/>
    <w:rsid w:val="00762D69"/>
    <w:rsid w:val="007652E8"/>
    <w:rsid w:val="007655DE"/>
    <w:rsid w:val="00765704"/>
    <w:rsid w:val="0076578A"/>
    <w:rsid w:val="00765A34"/>
    <w:rsid w:val="00765C15"/>
    <w:rsid w:val="00765F5C"/>
    <w:rsid w:val="00766A03"/>
    <w:rsid w:val="00766B95"/>
    <w:rsid w:val="0076787F"/>
    <w:rsid w:val="0076791C"/>
    <w:rsid w:val="00767F54"/>
    <w:rsid w:val="007704FA"/>
    <w:rsid w:val="00770BD0"/>
    <w:rsid w:val="00770DDA"/>
    <w:rsid w:val="00770EA1"/>
    <w:rsid w:val="00770FEB"/>
    <w:rsid w:val="00771D2F"/>
    <w:rsid w:val="00773335"/>
    <w:rsid w:val="00773A76"/>
    <w:rsid w:val="00773DB8"/>
    <w:rsid w:val="00773F6F"/>
    <w:rsid w:val="00774229"/>
    <w:rsid w:val="00774745"/>
    <w:rsid w:val="00775994"/>
    <w:rsid w:val="00776072"/>
    <w:rsid w:val="0077608B"/>
    <w:rsid w:val="00776191"/>
    <w:rsid w:val="007768A2"/>
    <w:rsid w:val="0077789A"/>
    <w:rsid w:val="0078001D"/>
    <w:rsid w:val="00780B42"/>
    <w:rsid w:val="00780FFE"/>
    <w:rsid w:val="007810DC"/>
    <w:rsid w:val="007813E2"/>
    <w:rsid w:val="0078197A"/>
    <w:rsid w:val="0078275B"/>
    <w:rsid w:val="00783C99"/>
    <w:rsid w:val="007846C7"/>
    <w:rsid w:val="007851B9"/>
    <w:rsid w:val="007868F8"/>
    <w:rsid w:val="00786A9A"/>
    <w:rsid w:val="00787CED"/>
    <w:rsid w:val="00790166"/>
    <w:rsid w:val="00790FB0"/>
    <w:rsid w:val="007912BB"/>
    <w:rsid w:val="00791D2B"/>
    <w:rsid w:val="00791E36"/>
    <w:rsid w:val="00793236"/>
    <w:rsid w:val="00793367"/>
    <w:rsid w:val="0079357F"/>
    <w:rsid w:val="007939AF"/>
    <w:rsid w:val="00793AAA"/>
    <w:rsid w:val="00793F0B"/>
    <w:rsid w:val="00794090"/>
    <w:rsid w:val="00794365"/>
    <w:rsid w:val="007943B2"/>
    <w:rsid w:val="007945F7"/>
    <w:rsid w:val="0079471B"/>
    <w:rsid w:val="007947A5"/>
    <w:rsid w:val="00794CBC"/>
    <w:rsid w:val="00795E0F"/>
    <w:rsid w:val="00796416"/>
    <w:rsid w:val="007977FD"/>
    <w:rsid w:val="00797EE4"/>
    <w:rsid w:val="007A0694"/>
    <w:rsid w:val="007A0FCA"/>
    <w:rsid w:val="007A1FC0"/>
    <w:rsid w:val="007A27D7"/>
    <w:rsid w:val="007A34B6"/>
    <w:rsid w:val="007A3A61"/>
    <w:rsid w:val="007A3EB3"/>
    <w:rsid w:val="007A4A6D"/>
    <w:rsid w:val="007A4CEE"/>
    <w:rsid w:val="007A620B"/>
    <w:rsid w:val="007A6540"/>
    <w:rsid w:val="007A6C7D"/>
    <w:rsid w:val="007B0511"/>
    <w:rsid w:val="007B078A"/>
    <w:rsid w:val="007B0D8E"/>
    <w:rsid w:val="007B0FE4"/>
    <w:rsid w:val="007B1356"/>
    <w:rsid w:val="007B1390"/>
    <w:rsid w:val="007B1825"/>
    <w:rsid w:val="007B2023"/>
    <w:rsid w:val="007B2321"/>
    <w:rsid w:val="007B232B"/>
    <w:rsid w:val="007B2C7A"/>
    <w:rsid w:val="007B3138"/>
    <w:rsid w:val="007B33ED"/>
    <w:rsid w:val="007B3449"/>
    <w:rsid w:val="007B3667"/>
    <w:rsid w:val="007B4395"/>
    <w:rsid w:val="007B476D"/>
    <w:rsid w:val="007B4859"/>
    <w:rsid w:val="007B4A83"/>
    <w:rsid w:val="007B51A6"/>
    <w:rsid w:val="007B59BB"/>
    <w:rsid w:val="007B612C"/>
    <w:rsid w:val="007B623C"/>
    <w:rsid w:val="007B6A95"/>
    <w:rsid w:val="007B7156"/>
    <w:rsid w:val="007B7FD0"/>
    <w:rsid w:val="007C0E7F"/>
    <w:rsid w:val="007C0ED3"/>
    <w:rsid w:val="007C1108"/>
    <w:rsid w:val="007C11A2"/>
    <w:rsid w:val="007C11E2"/>
    <w:rsid w:val="007C135E"/>
    <w:rsid w:val="007C13FD"/>
    <w:rsid w:val="007C1BC4"/>
    <w:rsid w:val="007C2577"/>
    <w:rsid w:val="007C28D8"/>
    <w:rsid w:val="007C34C4"/>
    <w:rsid w:val="007C36AA"/>
    <w:rsid w:val="007C374B"/>
    <w:rsid w:val="007C40F4"/>
    <w:rsid w:val="007C4C19"/>
    <w:rsid w:val="007C576F"/>
    <w:rsid w:val="007C5787"/>
    <w:rsid w:val="007C5A7A"/>
    <w:rsid w:val="007C64DF"/>
    <w:rsid w:val="007C64F2"/>
    <w:rsid w:val="007C6561"/>
    <w:rsid w:val="007C6AF2"/>
    <w:rsid w:val="007C76BC"/>
    <w:rsid w:val="007C7C66"/>
    <w:rsid w:val="007C7E06"/>
    <w:rsid w:val="007C7E8B"/>
    <w:rsid w:val="007D0199"/>
    <w:rsid w:val="007D0270"/>
    <w:rsid w:val="007D0716"/>
    <w:rsid w:val="007D0FC4"/>
    <w:rsid w:val="007D134C"/>
    <w:rsid w:val="007D1608"/>
    <w:rsid w:val="007D164B"/>
    <w:rsid w:val="007D180D"/>
    <w:rsid w:val="007D198C"/>
    <w:rsid w:val="007D1A08"/>
    <w:rsid w:val="007D27D9"/>
    <w:rsid w:val="007D2D12"/>
    <w:rsid w:val="007D3BA7"/>
    <w:rsid w:val="007D4471"/>
    <w:rsid w:val="007D4472"/>
    <w:rsid w:val="007D4D98"/>
    <w:rsid w:val="007D4EDB"/>
    <w:rsid w:val="007D4FD0"/>
    <w:rsid w:val="007D5385"/>
    <w:rsid w:val="007D5E2C"/>
    <w:rsid w:val="007D6CBE"/>
    <w:rsid w:val="007D71AC"/>
    <w:rsid w:val="007E07B9"/>
    <w:rsid w:val="007E08AD"/>
    <w:rsid w:val="007E0DF8"/>
    <w:rsid w:val="007E1196"/>
    <w:rsid w:val="007E171E"/>
    <w:rsid w:val="007E22AF"/>
    <w:rsid w:val="007E2512"/>
    <w:rsid w:val="007E28FF"/>
    <w:rsid w:val="007E343D"/>
    <w:rsid w:val="007E4492"/>
    <w:rsid w:val="007E5360"/>
    <w:rsid w:val="007E5E44"/>
    <w:rsid w:val="007E6A5B"/>
    <w:rsid w:val="007E6B66"/>
    <w:rsid w:val="007E7278"/>
    <w:rsid w:val="007E738E"/>
    <w:rsid w:val="007E7F99"/>
    <w:rsid w:val="007F0B60"/>
    <w:rsid w:val="007F0E1E"/>
    <w:rsid w:val="007F2417"/>
    <w:rsid w:val="007F2471"/>
    <w:rsid w:val="007F2704"/>
    <w:rsid w:val="007F291A"/>
    <w:rsid w:val="007F2C99"/>
    <w:rsid w:val="007F35A6"/>
    <w:rsid w:val="007F3A22"/>
    <w:rsid w:val="007F4931"/>
    <w:rsid w:val="007F4A76"/>
    <w:rsid w:val="007F56FA"/>
    <w:rsid w:val="007F5FC7"/>
    <w:rsid w:val="007F6306"/>
    <w:rsid w:val="007F6BCE"/>
    <w:rsid w:val="007F6CBC"/>
    <w:rsid w:val="007F6E3E"/>
    <w:rsid w:val="007F6E99"/>
    <w:rsid w:val="007F7B30"/>
    <w:rsid w:val="007F7BE3"/>
    <w:rsid w:val="00800447"/>
    <w:rsid w:val="008008B1"/>
    <w:rsid w:val="008009E2"/>
    <w:rsid w:val="00800AFC"/>
    <w:rsid w:val="00800B3D"/>
    <w:rsid w:val="00800CE5"/>
    <w:rsid w:val="00800E91"/>
    <w:rsid w:val="00800ED2"/>
    <w:rsid w:val="00800ED7"/>
    <w:rsid w:val="00801B66"/>
    <w:rsid w:val="00802906"/>
    <w:rsid w:val="00802ACC"/>
    <w:rsid w:val="00802D1E"/>
    <w:rsid w:val="008043D7"/>
    <w:rsid w:val="008059A0"/>
    <w:rsid w:val="008059C1"/>
    <w:rsid w:val="00807338"/>
    <w:rsid w:val="00807480"/>
    <w:rsid w:val="008076A6"/>
    <w:rsid w:val="00807854"/>
    <w:rsid w:val="00807AED"/>
    <w:rsid w:val="00810BEA"/>
    <w:rsid w:val="00810EB7"/>
    <w:rsid w:val="0081144E"/>
    <w:rsid w:val="008116EA"/>
    <w:rsid w:val="008119A3"/>
    <w:rsid w:val="008124C7"/>
    <w:rsid w:val="008125D5"/>
    <w:rsid w:val="00812704"/>
    <w:rsid w:val="00812AFA"/>
    <w:rsid w:val="00812DA2"/>
    <w:rsid w:val="008135C1"/>
    <w:rsid w:val="008140F6"/>
    <w:rsid w:val="00814493"/>
    <w:rsid w:val="00814536"/>
    <w:rsid w:val="008149FD"/>
    <w:rsid w:val="00814AA7"/>
    <w:rsid w:val="00814D48"/>
    <w:rsid w:val="0081537E"/>
    <w:rsid w:val="00815688"/>
    <w:rsid w:val="00816F47"/>
    <w:rsid w:val="00817016"/>
    <w:rsid w:val="008175A4"/>
    <w:rsid w:val="00817654"/>
    <w:rsid w:val="00817F50"/>
    <w:rsid w:val="00820346"/>
    <w:rsid w:val="00820475"/>
    <w:rsid w:val="00821038"/>
    <w:rsid w:val="00821217"/>
    <w:rsid w:val="00821C89"/>
    <w:rsid w:val="00822C3C"/>
    <w:rsid w:val="00822EF1"/>
    <w:rsid w:val="0082310B"/>
    <w:rsid w:val="0082355E"/>
    <w:rsid w:val="00823CFE"/>
    <w:rsid w:val="008240F8"/>
    <w:rsid w:val="008244C8"/>
    <w:rsid w:val="008246E6"/>
    <w:rsid w:val="00824724"/>
    <w:rsid w:val="00824A3C"/>
    <w:rsid w:val="00824B02"/>
    <w:rsid w:val="008257B9"/>
    <w:rsid w:val="00825C5B"/>
    <w:rsid w:val="00826438"/>
    <w:rsid w:val="00826776"/>
    <w:rsid w:val="00827596"/>
    <w:rsid w:val="008306CA"/>
    <w:rsid w:val="00830FF6"/>
    <w:rsid w:val="008318DE"/>
    <w:rsid w:val="00831906"/>
    <w:rsid w:val="00832C42"/>
    <w:rsid w:val="00833535"/>
    <w:rsid w:val="0083353B"/>
    <w:rsid w:val="00834142"/>
    <w:rsid w:val="00834981"/>
    <w:rsid w:val="00835178"/>
    <w:rsid w:val="008351C5"/>
    <w:rsid w:val="00835861"/>
    <w:rsid w:val="008359E0"/>
    <w:rsid w:val="00836147"/>
    <w:rsid w:val="0083668D"/>
    <w:rsid w:val="0083754F"/>
    <w:rsid w:val="0083771B"/>
    <w:rsid w:val="00837774"/>
    <w:rsid w:val="00837CD1"/>
    <w:rsid w:val="00837DDA"/>
    <w:rsid w:val="0084046E"/>
    <w:rsid w:val="008405CF"/>
    <w:rsid w:val="00840D69"/>
    <w:rsid w:val="00840E09"/>
    <w:rsid w:val="00840E10"/>
    <w:rsid w:val="00840F26"/>
    <w:rsid w:val="008414CB"/>
    <w:rsid w:val="00841EA5"/>
    <w:rsid w:val="00842DE2"/>
    <w:rsid w:val="00843515"/>
    <w:rsid w:val="0084367E"/>
    <w:rsid w:val="00845878"/>
    <w:rsid w:val="008459B0"/>
    <w:rsid w:val="00846864"/>
    <w:rsid w:val="00846D1E"/>
    <w:rsid w:val="008476D5"/>
    <w:rsid w:val="008477F1"/>
    <w:rsid w:val="00847BD3"/>
    <w:rsid w:val="0085100F"/>
    <w:rsid w:val="00851226"/>
    <w:rsid w:val="00851BE3"/>
    <w:rsid w:val="008525EC"/>
    <w:rsid w:val="00852F05"/>
    <w:rsid w:val="00853621"/>
    <w:rsid w:val="00853A02"/>
    <w:rsid w:val="00853F45"/>
    <w:rsid w:val="0085410A"/>
    <w:rsid w:val="00854C50"/>
    <w:rsid w:val="00854F2F"/>
    <w:rsid w:val="00855B09"/>
    <w:rsid w:val="00855B75"/>
    <w:rsid w:val="008561B0"/>
    <w:rsid w:val="008562BE"/>
    <w:rsid w:val="0085649F"/>
    <w:rsid w:val="00856683"/>
    <w:rsid w:val="00856B23"/>
    <w:rsid w:val="00857C26"/>
    <w:rsid w:val="008601AF"/>
    <w:rsid w:val="00860CF5"/>
    <w:rsid w:val="00861172"/>
    <w:rsid w:val="008612C1"/>
    <w:rsid w:val="00861428"/>
    <w:rsid w:val="00861B41"/>
    <w:rsid w:val="00861D29"/>
    <w:rsid w:val="0086269B"/>
    <w:rsid w:val="00862E46"/>
    <w:rsid w:val="0086307E"/>
    <w:rsid w:val="00863194"/>
    <w:rsid w:val="00864163"/>
    <w:rsid w:val="00864858"/>
    <w:rsid w:val="00865203"/>
    <w:rsid w:val="00865D5A"/>
    <w:rsid w:val="008662C9"/>
    <w:rsid w:val="008668F3"/>
    <w:rsid w:val="008673AD"/>
    <w:rsid w:val="008704D6"/>
    <w:rsid w:val="0087060B"/>
    <w:rsid w:val="00870FF0"/>
    <w:rsid w:val="00871F65"/>
    <w:rsid w:val="008725A0"/>
    <w:rsid w:val="008738F8"/>
    <w:rsid w:val="00873955"/>
    <w:rsid w:val="00873FA3"/>
    <w:rsid w:val="00874762"/>
    <w:rsid w:val="00875B00"/>
    <w:rsid w:val="00877280"/>
    <w:rsid w:val="008776A8"/>
    <w:rsid w:val="00877E08"/>
    <w:rsid w:val="00880407"/>
    <w:rsid w:val="00882FE3"/>
    <w:rsid w:val="00882FE9"/>
    <w:rsid w:val="00883667"/>
    <w:rsid w:val="00883733"/>
    <w:rsid w:val="008838A7"/>
    <w:rsid w:val="00883958"/>
    <w:rsid w:val="008843BB"/>
    <w:rsid w:val="008846F9"/>
    <w:rsid w:val="008857EF"/>
    <w:rsid w:val="00885AEB"/>
    <w:rsid w:val="00886782"/>
    <w:rsid w:val="00886E62"/>
    <w:rsid w:val="00886EF1"/>
    <w:rsid w:val="008872B1"/>
    <w:rsid w:val="008877C7"/>
    <w:rsid w:val="00887BC5"/>
    <w:rsid w:val="00890078"/>
    <w:rsid w:val="00890657"/>
    <w:rsid w:val="00890A62"/>
    <w:rsid w:val="00891372"/>
    <w:rsid w:val="00891D80"/>
    <w:rsid w:val="008921B2"/>
    <w:rsid w:val="008932E9"/>
    <w:rsid w:val="00893C5D"/>
    <w:rsid w:val="00894851"/>
    <w:rsid w:val="0089502C"/>
    <w:rsid w:val="0089537D"/>
    <w:rsid w:val="008958F6"/>
    <w:rsid w:val="008966D2"/>
    <w:rsid w:val="0089705D"/>
    <w:rsid w:val="00897733"/>
    <w:rsid w:val="008979D8"/>
    <w:rsid w:val="008A01E3"/>
    <w:rsid w:val="008A048D"/>
    <w:rsid w:val="008A08B4"/>
    <w:rsid w:val="008A283B"/>
    <w:rsid w:val="008A34A3"/>
    <w:rsid w:val="008A35B1"/>
    <w:rsid w:val="008A3F06"/>
    <w:rsid w:val="008A7406"/>
    <w:rsid w:val="008A7BE5"/>
    <w:rsid w:val="008A7E8F"/>
    <w:rsid w:val="008A7FBF"/>
    <w:rsid w:val="008B0370"/>
    <w:rsid w:val="008B0679"/>
    <w:rsid w:val="008B125E"/>
    <w:rsid w:val="008B2159"/>
    <w:rsid w:val="008B22C0"/>
    <w:rsid w:val="008B293C"/>
    <w:rsid w:val="008B373E"/>
    <w:rsid w:val="008B3911"/>
    <w:rsid w:val="008B3DFE"/>
    <w:rsid w:val="008B4344"/>
    <w:rsid w:val="008B65A5"/>
    <w:rsid w:val="008B6F3C"/>
    <w:rsid w:val="008B77EC"/>
    <w:rsid w:val="008C0CC4"/>
    <w:rsid w:val="008C0FF6"/>
    <w:rsid w:val="008C1025"/>
    <w:rsid w:val="008C13FB"/>
    <w:rsid w:val="008C1915"/>
    <w:rsid w:val="008C1953"/>
    <w:rsid w:val="008C1C3A"/>
    <w:rsid w:val="008C2097"/>
    <w:rsid w:val="008C33DB"/>
    <w:rsid w:val="008C423D"/>
    <w:rsid w:val="008C5027"/>
    <w:rsid w:val="008C58B4"/>
    <w:rsid w:val="008C6829"/>
    <w:rsid w:val="008C6A56"/>
    <w:rsid w:val="008C6CEA"/>
    <w:rsid w:val="008C7284"/>
    <w:rsid w:val="008C7759"/>
    <w:rsid w:val="008C7B87"/>
    <w:rsid w:val="008D07B1"/>
    <w:rsid w:val="008D07BB"/>
    <w:rsid w:val="008D0840"/>
    <w:rsid w:val="008D0C34"/>
    <w:rsid w:val="008D1032"/>
    <w:rsid w:val="008D1378"/>
    <w:rsid w:val="008D13A3"/>
    <w:rsid w:val="008D15AE"/>
    <w:rsid w:val="008D23F0"/>
    <w:rsid w:val="008D2C73"/>
    <w:rsid w:val="008D2F5D"/>
    <w:rsid w:val="008D33FF"/>
    <w:rsid w:val="008D35B7"/>
    <w:rsid w:val="008D52E2"/>
    <w:rsid w:val="008D5739"/>
    <w:rsid w:val="008D6E00"/>
    <w:rsid w:val="008E036C"/>
    <w:rsid w:val="008E09FA"/>
    <w:rsid w:val="008E0CE3"/>
    <w:rsid w:val="008E0DC9"/>
    <w:rsid w:val="008E0E05"/>
    <w:rsid w:val="008E1421"/>
    <w:rsid w:val="008E193B"/>
    <w:rsid w:val="008E20C0"/>
    <w:rsid w:val="008E2BFA"/>
    <w:rsid w:val="008E3C0E"/>
    <w:rsid w:val="008E3D48"/>
    <w:rsid w:val="008E5F2A"/>
    <w:rsid w:val="008E603A"/>
    <w:rsid w:val="008E62C2"/>
    <w:rsid w:val="008E64B0"/>
    <w:rsid w:val="008E682E"/>
    <w:rsid w:val="008E682F"/>
    <w:rsid w:val="008E7A2D"/>
    <w:rsid w:val="008F0674"/>
    <w:rsid w:val="008F1AD1"/>
    <w:rsid w:val="008F1EBF"/>
    <w:rsid w:val="008F238B"/>
    <w:rsid w:val="008F276E"/>
    <w:rsid w:val="008F2801"/>
    <w:rsid w:val="008F37CB"/>
    <w:rsid w:val="008F398C"/>
    <w:rsid w:val="008F3F2B"/>
    <w:rsid w:val="008F412E"/>
    <w:rsid w:val="008F440E"/>
    <w:rsid w:val="008F4511"/>
    <w:rsid w:val="008F50CF"/>
    <w:rsid w:val="008F51BA"/>
    <w:rsid w:val="008F5680"/>
    <w:rsid w:val="008F6040"/>
    <w:rsid w:val="008F6C3F"/>
    <w:rsid w:val="008F6CE0"/>
    <w:rsid w:val="008F6E27"/>
    <w:rsid w:val="008F78FA"/>
    <w:rsid w:val="008F7E64"/>
    <w:rsid w:val="009018C7"/>
    <w:rsid w:val="00901A79"/>
    <w:rsid w:val="00901B3D"/>
    <w:rsid w:val="00902DC4"/>
    <w:rsid w:val="009033FE"/>
    <w:rsid w:val="00903502"/>
    <w:rsid w:val="00903CA4"/>
    <w:rsid w:val="00903F69"/>
    <w:rsid w:val="00903FAC"/>
    <w:rsid w:val="0090476F"/>
    <w:rsid w:val="00904BDE"/>
    <w:rsid w:val="00904C7B"/>
    <w:rsid w:val="00904EB9"/>
    <w:rsid w:val="00905424"/>
    <w:rsid w:val="00905DE5"/>
    <w:rsid w:val="00906246"/>
    <w:rsid w:val="009065EC"/>
    <w:rsid w:val="00907938"/>
    <w:rsid w:val="00907B19"/>
    <w:rsid w:val="009120F3"/>
    <w:rsid w:val="00912A84"/>
    <w:rsid w:val="00912D51"/>
    <w:rsid w:val="0091310E"/>
    <w:rsid w:val="009144E2"/>
    <w:rsid w:val="00915CA3"/>
    <w:rsid w:val="009171F0"/>
    <w:rsid w:val="009172C7"/>
    <w:rsid w:val="00920E59"/>
    <w:rsid w:val="00921498"/>
    <w:rsid w:val="00921740"/>
    <w:rsid w:val="00921B64"/>
    <w:rsid w:val="0092202A"/>
    <w:rsid w:val="00923E83"/>
    <w:rsid w:val="00923FA7"/>
    <w:rsid w:val="009245E5"/>
    <w:rsid w:val="0092475A"/>
    <w:rsid w:val="00924F8B"/>
    <w:rsid w:val="00924FB7"/>
    <w:rsid w:val="0092550B"/>
    <w:rsid w:val="00925A27"/>
    <w:rsid w:val="00926796"/>
    <w:rsid w:val="009268E9"/>
    <w:rsid w:val="00927717"/>
    <w:rsid w:val="00927C86"/>
    <w:rsid w:val="00927E3C"/>
    <w:rsid w:val="00932732"/>
    <w:rsid w:val="00933530"/>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4AF4"/>
    <w:rsid w:val="00944FAF"/>
    <w:rsid w:val="00945E1B"/>
    <w:rsid w:val="00945E9B"/>
    <w:rsid w:val="0094652B"/>
    <w:rsid w:val="009466C3"/>
    <w:rsid w:val="009467C4"/>
    <w:rsid w:val="00946F58"/>
    <w:rsid w:val="00950873"/>
    <w:rsid w:val="00950DF9"/>
    <w:rsid w:val="00951A98"/>
    <w:rsid w:val="009526D2"/>
    <w:rsid w:val="0095287E"/>
    <w:rsid w:val="00952AF8"/>
    <w:rsid w:val="00952FF2"/>
    <w:rsid w:val="00953CB2"/>
    <w:rsid w:val="00953E48"/>
    <w:rsid w:val="00954A46"/>
    <w:rsid w:val="009554CF"/>
    <w:rsid w:val="00955DE5"/>
    <w:rsid w:val="0095688E"/>
    <w:rsid w:val="00956CA8"/>
    <w:rsid w:val="00956ED9"/>
    <w:rsid w:val="00957AE0"/>
    <w:rsid w:val="00957F6B"/>
    <w:rsid w:val="00960A07"/>
    <w:rsid w:val="00960D0C"/>
    <w:rsid w:val="00960DD1"/>
    <w:rsid w:val="009617A9"/>
    <w:rsid w:val="00961F77"/>
    <w:rsid w:val="00962917"/>
    <w:rsid w:val="00962BAE"/>
    <w:rsid w:val="00963730"/>
    <w:rsid w:val="00964C67"/>
    <w:rsid w:val="00964D17"/>
    <w:rsid w:val="00964D34"/>
    <w:rsid w:val="00964D4A"/>
    <w:rsid w:val="00964FF9"/>
    <w:rsid w:val="00965216"/>
    <w:rsid w:val="00965706"/>
    <w:rsid w:val="0096653D"/>
    <w:rsid w:val="00967672"/>
    <w:rsid w:val="0097052D"/>
    <w:rsid w:val="009706FD"/>
    <w:rsid w:val="00970BFD"/>
    <w:rsid w:val="00970F61"/>
    <w:rsid w:val="0097177F"/>
    <w:rsid w:val="00971976"/>
    <w:rsid w:val="00972E22"/>
    <w:rsid w:val="00973CA2"/>
    <w:rsid w:val="00973D76"/>
    <w:rsid w:val="00973F2D"/>
    <w:rsid w:val="0097421E"/>
    <w:rsid w:val="00974448"/>
    <w:rsid w:val="00975578"/>
    <w:rsid w:val="009758DC"/>
    <w:rsid w:val="009759B7"/>
    <w:rsid w:val="00976673"/>
    <w:rsid w:val="00976C14"/>
    <w:rsid w:val="00977165"/>
    <w:rsid w:val="009778E3"/>
    <w:rsid w:val="00977BBF"/>
    <w:rsid w:val="0098038F"/>
    <w:rsid w:val="00980886"/>
    <w:rsid w:val="009814CC"/>
    <w:rsid w:val="009818AF"/>
    <w:rsid w:val="00981BF0"/>
    <w:rsid w:val="00983715"/>
    <w:rsid w:val="0098458E"/>
    <w:rsid w:val="00984883"/>
    <w:rsid w:val="009851C4"/>
    <w:rsid w:val="0098526A"/>
    <w:rsid w:val="00986A9C"/>
    <w:rsid w:val="009872FC"/>
    <w:rsid w:val="009902EE"/>
    <w:rsid w:val="009907A6"/>
    <w:rsid w:val="009908DA"/>
    <w:rsid w:val="00990A3A"/>
    <w:rsid w:val="0099110F"/>
    <w:rsid w:val="00991168"/>
    <w:rsid w:val="00991859"/>
    <w:rsid w:val="00991B49"/>
    <w:rsid w:val="00992077"/>
    <w:rsid w:val="00992426"/>
    <w:rsid w:val="009924F0"/>
    <w:rsid w:val="009944F5"/>
    <w:rsid w:val="0099451E"/>
    <w:rsid w:val="0099617E"/>
    <w:rsid w:val="00996599"/>
    <w:rsid w:val="00996946"/>
    <w:rsid w:val="00996E18"/>
    <w:rsid w:val="009A0548"/>
    <w:rsid w:val="009A058D"/>
    <w:rsid w:val="009A1BF7"/>
    <w:rsid w:val="009A1D38"/>
    <w:rsid w:val="009A2EDE"/>
    <w:rsid w:val="009A3064"/>
    <w:rsid w:val="009A3E90"/>
    <w:rsid w:val="009A4D8B"/>
    <w:rsid w:val="009A53FF"/>
    <w:rsid w:val="009A594B"/>
    <w:rsid w:val="009A5D40"/>
    <w:rsid w:val="009A64EE"/>
    <w:rsid w:val="009A705F"/>
    <w:rsid w:val="009A7976"/>
    <w:rsid w:val="009B0704"/>
    <w:rsid w:val="009B1356"/>
    <w:rsid w:val="009B200E"/>
    <w:rsid w:val="009B2A1E"/>
    <w:rsid w:val="009B2D65"/>
    <w:rsid w:val="009B30B8"/>
    <w:rsid w:val="009B34BD"/>
    <w:rsid w:val="009B4E4E"/>
    <w:rsid w:val="009B586F"/>
    <w:rsid w:val="009B608A"/>
    <w:rsid w:val="009B62EE"/>
    <w:rsid w:val="009B63EB"/>
    <w:rsid w:val="009B6A00"/>
    <w:rsid w:val="009C01DA"/>
    <w:rsid w:val="009C058F"/>
    <w:rsid w:val="009C0F94"/>
    <w:rsid w:val="009C0FF0"/>
    <w:rsid w:val="009C1386"/>
    <w:rsid w:val="009C1D55"/>
    <w:rsid w:val="009C243C"/>
    <w:rsid w:val="009C3286"/>
    <w:rsid w:val="009C3535"/>
    <w:rsid w:val="009C4003"/>
    <w:rsid w:val="009C4DD7"/>
    <w:rsid w:val="009C5143"/>
    <w:rsid w:val="009C570B"/>
    <w:rsid w:val="009C5AEA"/>
    <w:rsid w:val="009C5F2E"/>
    <w:rsid w:val="009C6738"/>
    <w:rsid w:val="009D0958"/>
    <w:rsid w:val="009D0FA2"/>
    <w:rsid w:val="009D12A3"/>
    <w:rsid w:val="009D1829"/>
    <w:rsid w:val="009D19B1"/>
    <w:rsid w:val="009D1EE5"/>
    <w:rsid w:val="009D1EF5"/>
    <w:rsid w:val="009D23A2"/>
    <w:rsid w:val="009D2718"/>
    <w:rsid w:val="009D2E02"/>
    <w:rsid w:val="009D2E33"/>
    <w:rsid w:val="009D2E7A"/>
    <w:rsid w:val="009D2FEF"/>
    <w:rsid w:val="009D3D84"/>
    <w:rsid w:val="009D64F9"/>
    <w:rsid w:val="009D6C03"/>
    <w:rsid w:val="009D6D5D"/>
    <w:rsid w:val="009D7554"/>
    <w:rsid w:val="009D7B44"/>
    <w:rsid w:val="009D7B60"/>
    <w:rsid w:val="009E013B"/>
    <w:rsid w:val="009E0157"/>
    <w:rsid w:val="009E0B5B"/>
    <w:rsid w:val="009E1264"/>
    <w:rsid w:val="009E1520"/>
    <w:rsid w:val="009E2104"/>
    <w:rsid w:val="009E21B9"/>
    <w:rsid w:val="009E2A8F"/>
    <w:rsid w:val="009E300D"/>
    <w:rsid w:val="009E325E"/>
    <w:rsid w:val="009E3931"/>
    <w:rsid w:val="009E3F49"/>
    <w:rsid w:val="009E43B8"/>
    <w:rsid w:val="009E495C"/>
    <w:rsid w:val="009E579C"/>
    <w:rsid w:val="009E5DF4"/>
    <w:rsid w:val="009E620A"/>
    <w:rsid w:val="009E6C6F"/>
    <w:rsid w:val="009E7EA9"/>
    <w:rsid w:val="009F050A"/>
    <w:rsid w:val="009F1B7B"/>
    <w:rsid w:val="009F1F90"/>
    <w:rsid w:val="009F25EA"/>
    <w:rsid w:val="009F2FB2"/>
    <w:rsid w:val="009F3529"/>
    <w:rsid w:val="009F3E85"/>
    <w:rsid w:val="009F470F"/>
    <w:rsid w:val="009F5FFC"/>
    <w:rsid w:val="009F6C96"/>
    <w:rsid w:val="009F6D8E"/>
    <w:rsid w:val="009F71F7"/>
    <w:rsid w:val="009F73BA"/>
    <w:rsid w:val="00A00143"/>
    <w:rsid w:val="00A003BE"/>
    <w:rsid w:val="00A0070E"/>
    <w:rsid w:val="00A00F2A"/>
    <w:rsid w:val="00A01313"/>
    <w:rsid w:val="00A017B5"/>
    <w:rsid w:val="00A01A4C"/>
    <w:rsid w:val="00A01A93"/>
    <w:rsid w:val="00A02192"/>
    <w:rsid w:val="00A034F5"/>
    <w:rsid w:val="00A03CA5"/>
    <w:rsid w:val="00A03F41"/>
    <w:rsid w:val="00A0428F"/>
    <w:rsid w:val="00A04C37"/>
    <w:rsid w:val="00A04DA8"/>
    <w:rsid w:val="00A0517B"/>
    <w:rsid w:val="00A0618C"/>
    <w:rsid w:val="00A06B26"/>
    <w:rsid w:val="00A07104"/>
    <w:rsid w:val="00A10490"/>
    <w:rsid w:val="00A10549"/>
    <w:rsid w:val="00A1090C"/>
    <w:rsid w:val="00A11D2C"/>
    <w:rsid w:val="00A11DD2"/>
    <w:rsid w:val="00A1358A"/>
    <w:rsid w:val="00A139B6"/>
    <w:rsid w:val="00A13A41"/>
    <w:rsid w:val="00A13C72"/>
    <w:rsid w:val="00A13F39"/>
    <w:rsid w:val="00A1409F"/>
    <w:rsid w:val="00A1462D"/>
    <w:rsid w:val="00A1504D"/>
    <w:rsid w:val="00A1537D"/>
    <w:rsid w:val="00A15391"/>
    <w:rsid w:val="00A1709C"/>
    <w:rsid w:val="00A171DF"/>
    <w:rsid w:val="00A17310"/>
    <w:rsid w:val="00A1755E"/>
    <w:rsid w:val="00A17855"/>
    <w:rsid w:val="00A21343"/>
    <w:rsid w:val="00A21522"/>
    <w:rsid w:val="00A217AA"/>
    <w:rsid w:val="00A21C84"/>
    <w:rsid w:val="00A22F14"/>
    <w:rsid w:val="00A23173"/>
    <w:rsid w:val="00A23426"/>
    <w:rsid w:val="00A23704"/>
    <w:rsid w:val="00A23713"/>
    <w:rsid w:val="00A23CB8"/>
    <w:rsid w:val="00A23E43"/>
    <w:rsid w:val="00A240A5"/>
    <w:rsid w:val="00A248E6"/>
    <w:rsid w:val="00A24DAE"/>
    <w:rsid w:val="00A257A1"/>
    <w:rsid w:val="00A25EEA"/>
    <w:rsid w:val="00A26212"/>
    <w:rsid w:val="00A264EA"/>
    <w:rsid w:val="00A26E41"/>
    <w:rsid w:val="00A27819"/>
    <w:rsid w:val="00A3021D"/>
    <w:rsid w:val="00A30850"/>
    <w:rsid w:val="00A310AB"/>
    <w:rsid w:val="00A319B7"/>
    <w:rsid w:val="00A321E4"/>
    <w:rsid w:val="00A322E0"/>
    <w:rsid w:val="00A330B5"/>
    <w:rsid w:val="00A36939"/>
    <w:rsid w:val="00A3761B"/>
    <w:rsid w:val="00A40609"/>
    <w:rsid w:val="00A4090B"/>
    <w:rsid w:val="00A420EA"/>
    <w:rsid w:val="00A42670"/>
    <w:rsid w:val="00A4296D"/>
    <w:rsid w:val="00A42B30"/>
    <w:rsid w:val="00A42CD7"/>
    <w:rsid w:val="00A43A97"/>
    <w:rsid w:val="00A449FA"/>
    <w:rsid w:val="00A44BFB"/>
    <w:rsid w:val="00A45066"/>
    <w:rsid w:val="00A45B00"/>
    <w:rsid w:val="00A46029"/>
    <w:rsid w:val="00A464E8"/>
    <w:rsid w:val="00A47FEC"/>
    <w:rsid w:val="00A51190"/>
    <w:rsid w:val="00A517CA"/>
    <w:rsid w:val="00A51F1D"/>
    <w:rsid w:val="00A523AA"/>
    <w:rsid w:val="00A526EC"/>
    <w:rsid w:val="00A528D0"/>
    <w:rsid w:val="00A5297C"/>
    <w:rsid w:val="00A53122"/>
    <w:rsid w:val="00A532C2"/>
    <w:rsid w:val="00A53552"/>
    <w:rsid w:val="00A53B2B"/>
    <w:rsid w:val="00A53CC3"/>
    <w:rsid w:val="00A53F64"/>
    <w:rsid w:val="00A5464E"/>
    <w:rsid w:val="00A55E0D"/>
    <w:rsid w:val="00A55F3B"/>
    <w:rsid w:val="00A5641A"/>
    <w:rsid w:val="00A57CA5"/>
    <w:rsid w:val="00A60E0D"/>
    <w:rsid w:val="00A6155C"/>
    <w:rsid w:val="00A61D0A"/>
    <w:rsid w:val="00A63387"/>
    <w:rsid w:val="00A638CF"/>
    <w:rsid w:val="00A643B2"/>
    <w:rsid w:val="00A65CA7"/>
    <w:rsid w:val="00A661C8"/>
    <w:rsid w:val="00A664C3"/>
    <w:rsid w:val="00A671D0"/>
    <w:rsid w:val="00A71002"/>
    <w:rsid w:val="00A71099"/>
    <w:rsid w:val="00A716DC"/>
    <w:rsid w:val="00A72790"/>
    <w:rsid w:val="00A740D0"/>
    <w:rsid w:val="00A75B96"/>
    <w:rsid w:val="00A75EC8"/>
    <w:rsid w:val="00A7614E"/>
    <w:rsid w:val="00A76243"/>
    <w:rsid w:val="00A76268"/>
    <w:rsid w:val="00A76373"/>
    <w:rsid w:val="00A763FD"/>
    <w:rsid w:val="00A77C6B"/>
    <w:rsid w:val="00A77F54"/>
    <w:rsid w:val="00A8022D"/>
    <w:rsid w:val="00A806F1"/>
    <w:rsid w:val="00A807AA"/>
    <w:rsid w:val="00A80A24"/>
    <w:rsid w:val="00A812DD"/>
    <w:rsid w:val="00A81873"/>
    <w:rsid w:val="00A81928"/>
    <w:rsid w:val="00A81D09"/>
    <w:rsid w:val="00A81DB8"/>
    <w:rsid w:val="00A8235A"/>
    <w:rsid w:val="00A82CDE"/>
    <w:rsid w:val="00A8455B"/>
    <w:rsid w:val="00A847E8"/>
    <w:rsid w:val="00A84FA1"/>
    <w:rsid w:val="00A85056"/>
    <w:rsid w:val="00A854EF"/>
    <w:rsid w:val="00A8583A"/>
    <w:rsid w:val="00A85F15"/>
    <w:rsid w:val="00A86475"/>
    <w:rsid w:val="00A86564"/>
    <w:rsid w:val="00A8680A"/>
    <w:rsid w:val="00A8788A"/>
    <w:rsid w:val="00A87A03"/>
    <w:rsid w:val="00A90EFC"/>
    <w:rsid w:val="00A911B9"/>
    <w:rsid w:val="00A91CEC"/>
    <w:rsid w:val="00A923D1"/>
    <w:rsid w:val="00A927FB"/>
    <w:rsid w:val="00A92D4E"/>
    <w:rsid w:val="00A9331B"/>
    <w:rsid w:val="00A93951"/>
    <w:rsid w:val="00A941E4"/>
    <w:rsid w:val="00A9436D"/>
    <w:rsid w:val="00A94CFA"/>
    <w:rsid w:val="00A9506E"/>
    <w:rsid w:val="00A9513D"/>
    <w:rsid w:val="00A951A3"/>
    <w:rsid w:val="00A95371"/>
    <w:rsid w:val="00A95B10"/>
    <w:rsid w:val="00A95DF0"/>
    <w:rsid w:val="00A96324"/>
    <w:rsid w:val="00A96A13"/>
    <w:rsid w:val="00A96FFC"/>
    <w:rsid w:val="00A975D1"/>
    <w:rsid w:val="00A97E5C"/>
    <w:rsid w:val="00A97E80"/>
    <w:rsid w:val="00AA00FE"/>
    <w:rsid w:val="00AA03E9"/>
    <w:rsid w:val="00AA0599"/>
    <w:rsid w:val="00AA0A1B"/>
    <w:rsid w:val="00AA12FA"/>
    <w:rsid w:val="00AA1B21"/>
    <w:rsid w:val="00AA2BC2"/>
    <w:rsid w:val="00AA3922"/>
    <w:rsid w:val="00AA4590"/>
    <w:rsid w:val="00AA484A"/>
    <w:rsid w:val="00AA4C0F"/>
    <w:rsid w:val="00AA4DB2"/>
    <w:rsid w:val="00AA4F09"/>
    <w:rsid w:val="00AA5871"/>
    <w:rsid w:val="00AA5A37"/>
    <w:rsid w:val="00AA5AC7"/>
    <w:rsid w:val="00AA62C6"/>
    <w:rsid w:val="00AA734E"/>
    <w:rsid w:val="00AA762A"/>
    <w:rsid w:val="00AA786A"/>
    <w:rsid w:val="00AA7D91"/>
    <w:rsid w:val="00AA7E61"/>
    <w:rsid w:val="00AA7E94"/>
    <w:rsid w:val="00AB0D0E"/>
    <w:rsid w:val="00AB245E"/>
    <w:rsid w:val="00AB2671"/>
    <w:rsid w:val="00AB3845"/>
    <w:rsid w:val="00AB39EF"/>
    <w:rsid w:val="00AB3D73"/>
    <w:rsid w:val="00AB41F5"/>
    <w:rsid w:val="00AB4E91"/>
    <w:rsid w:val="00AB64D5"/>
    <w:rsid w:val="00AB699E"/>
    <w:rsid w:val="00AB69B6"/>
    <w:rsid w:val="00AB7059"/>
    <w:rsid w:val="00AB7EB9"/>
    <w:rsid w:val="00AC0275"/>
    <w:rsid w:val="00AC0289"/>
    <w:rsid w:val="00AC02CC"/>
    <w:rsid w:val="00AC06B8"/>
    <w:rsid w:val="00AC0A9B"/>
    <w:rsid w:val="00AC0E4D"/>
    <w:rsid w:val="00AC19D7"/>
    <w:rsid w:val="00AC1A47"/>
    <w:rsid w:val="00AC1F98"/>
    <w:rsid w:val="00AC2253"/>
    <w:rsid w:val="00AC348A"/>
    <w:rsid w:val="00AC3529"/>
    <w:rsid w:val="00AC4809"/>
    <w:rsid w:val="00AC5948"/>
    <w:rsid w:val="00AC5BCA"/>
    <w:rsid w:val="00AC6A89"/>
    <w:rsid w:val="00AC6CB5"/>
    <w:rsid w:val="00AC70BA"/>
    <w:rsid w:val="00AC72E9"/>
    <w:rsid w:val="00AC73D8"/>
    <w:rsid w:val="00AC79D4"/>
    <w:rsid w:val="00AC7A77"/>
    <w:rsid w:val="00AC7E23"/>
    <w:rsid w:val="00AD1964"/>
    <w:rsid w:val="00AD201A"/>
    <w:rsid w:val="00AD3210"/>
    <w:rsid w:val="00AD376D"/>
    <w:rsid w:val="00AD3E20"/>
    <w:rsid w:val="00AD4A30"/>
    <w:rsid w:val="00AD5211"/>
    <w:rsid w:val="00AD5A71"/>
    <w:rsid w:val="00AD5B97"/>
    <w:rsid w:val="00AD5E6F"/>
    <w:rsid w:val="00AD5EAE"/>
    <w:rsid w:val="00AD6F04"/>
    <w:rsid w:val="00AD6F61"/>
    <w:rsid w:val="00AD6FB1"/>
    <w:rsid w:val="00AD74F0"/>
    <w:rsid w:val="00AE02F9"/>
    <w:rsid w:val="00AE0B16"/>
    <w:rsid w:val="00AE13F2"/>
    <w:rsid w:val="00AE2150"/>
    <w:rsid w:val="00AE30F4"/>
    <w:rsid w:val="00AE3F32"/>
    <w:rsid w:val="00AE4442"/>
    <w:rsid w:val="00AE5279"/>
    <w:rsid w:val="00AE55AB"/>
    <w:rsid w:val="00AE59FC"/>
    <w:rsid w:val="00AE6117"/>
    <w:rsid w:val="00AE63F2"/>
    <w:rsid w:val="00AE66BB"/>
    <w:rsid w:val="00AE68FF"/>
    <w:rsid w:val="00AE6CA7"/>
    <w:rsid w:val="00AE6DE7"/>
    <w:rsid w:val="00AE6F4E"/>
    <w:rsid w:val="00AF0130"/>
    <w:rsid w:val="00AF07A0"/>
    <w:rsid w:val="00AF0B67"/>
    <w:rsid w:val="00AF0C32"/>
    <w:rsid w:val="00AF0D06"/>
    <w:rsid w:val="00AF0DED"/>
    <w:rsid w:val="00AF0EF1"/>
    <w:rsid w:val="00AF1F7F"/>
    <w:rsid w:val="00AF2009"/>
    <w:rsid w:val="00AF3312"/>
    <w:rsid w:val="00AF3410"/>
    <w:rsid w:val="00AF3C98"/>
    <w:rsid w:val="00AF402D"/>
    <w:rsid w:val="00AF42AC"/>
    <w:rsid w:val="00AF4549"/>
    <w:rsid w:val="00AF4CAF"/>
    <w:rsid w:val="00AF5BB1"/>
    <w:rsid w:val="00AF5C97"/>
    <w:rsid w:val="00AF6349"/>
    <w:rsid w:val="00AF7005"/>
    <w:rsid w:val="00AF7220"/>
    <w:rsid w:val="00AF72AB"/>
    <w:rsid w:val="00AF738E"/>
    <w:rsid w:val="00B000DC"/>
    <w:rsid w:val="00B0099D"/>
    <w:rsid w:val="00B00AED"/>
    <w:rsid w:val="00B00D48"/>
    <w:rsid w:val="00B0131F"/>
    <w:rsid w:val="00B01DA2"/>
    <w:rsid w:val="00B01E98"/>
    <w:rsid w:val="00B022E4"/>
    <w:rsid w:val="00B0297C"/>
    <w:rsid w:val="00B02A06"/>
    <w:rsid w:val="00B04081"/>
    <w:rsid w:val="00B0476C"/>
    <w:rsid w:val="00B05406"/>
    <w:rsid w:val="00B05481"/>
    <w:rsid w:val="00B0597F"/>
    <w:rsid w:val="00B059DB"/>
    <w:rsid w:val="00B060AF"/>
    <w:rsid w:val="00B06116"/>
    <w:rsid w:val="00B06F06"/>
    <w:rsid w:val="00B075F1"/>
    <w:rsid w:val="00B079C6"/>
    <w:rsid w:val="00B1036A"/>
    <w:rsid w:val="00B1053B"/>
    <w:rsid w:val="00B1089A"/>
    <w:rsid w:val="00B10DC2"/>
    <w:rsid w:val="00B10E2C"/>
    <w:rsid w:val="00B10FE0"/>
    <w:rsid w:val="00B114F3"/>
    <w:rsid w:val="00B11DFE"/>
    <w:rsid w:val="00B11F9C"/>
    <w:rsid w:val="00B1230E"/>
    <w:rsid w:val="00B12EAF"/>
    <w:rsid w:val="00B13B0A"/>
    <w:rsid w:val="00B1470F"/>
    <w:rsid w:val="00B1489D"/>
    <w:rsid w:val="00B1506E"/>
    <w:rsid w:val="00B1507B"/>
    <w:rsid w:val="00B15DE6"/>
    <w:rsid w:val="00B160A8"/>
    <w:rsid w:val="00B16D05"/>
    <w:rsid w:val="00B17727"/>
    <w:rsid w:val="00B17C9B"/>
    <w:rsid w:val="00B2035D"/>
    <w:rsid w:val="00B212F3"/>
    <w:rsid w:val="00B21774"/>
    <w:rsid w:val="00B21ABD"/>
    <w:rsid w:val="00B21DF2"/>
    <w:rsid w:val="00B21E2C"/>
    <w:rsid w:val="00B223C3"/>
    <w:rsid w:val="00B227A1"/>
    <w:rsid w:val="00B22BC3"/>
    <w:rsid w:val="00B2360B"/>
    <w:rsid w:val="00B23DC6"/>
    <w:rsid w:val="00B25107"/>
    <w:rsid w:val="00B25647"/>
    <w:rsid w:val="00B25E81"/>
    <w:rsid w:val="00B26836"/>
    <w:rsid w:val="00B26DB3"/>
    <w:rsid w:val="00B274FE"/>
    <w:rsid w:val="00B300C4"/>
    <w:rsid w:val="00B311C2"/>
    <w:rsid w:val="00B313BD"/>
    <w:rsid w:val="00B31CCE"/>
    <w:rsid w:val="00B31E3D"/>
    <w:rsid w:val="00B322A4"/>
    <w:rsid w:val="00B3254C"/>
    <w:rsid w:val="00B3331D"/>
    <w:rsid w:val="00B33642"/>
    <w:rsid w:val="00B34343"/>
    <w:rsid w:val="00B34E69"/>
    <w:rsid w:val="00B34F04"/>
    <w:rsid w:val="00B352DE"/>
    <w:rsid w:val="00B35332"/>
    <w:rsid w:val="00B35555"/>
    <w:rsid w:val="00B35F4E"/>
    <w:rsid w:val="00B368DC"/>
    <w:rsid w:val="00B36FEC"/>
    <w:rsid w:val="00B37017"/>
    <w:rsid w:val="00B40047"/>
    <w:rsid w:val="00B41456"/>
    <w:rsid w:val="00B4163D"/>
    <w:rsid w:val="00B41C19"/>
    <w:rsid w:val="00B41E5A"/>
    <w:rsid w:val="00B420F1"/>
    <w:rsid w:val="00B42E84"/>
    <w:rsid w:val="00B435D6"/>
    <w:rsid w:val="00B4510A"/>
    <w:rsid w:val="00B45B56"/>
    <w:rsid w:val="00B45E24"/>
    <w:rsid w:val="00B46B54"/>
    <w:rsid w:val="00B47382"/>
    <w:rsid w:val="00B479D0"/>
    <w:rsid w:val="00B47C3E"/>
    <w:rsid w:val="00B50007"/>
    <w:rsid w:val="00B501B8"/>
    <w:rsid w:val="00B50234"/>
    <w:rsid w:val="00B507EA"/>
    <w:rsid w:val="00B50C6A"/>
    <w:rsid w:val="00B50F48"/>
    <w:rsid w:val="00B51C6A"/>
    <w:rsid w:val="00B5203A"/>
    <w:rsid w:val="00B52414"/>
    <w:rsid w:val="00B52A7A"/>
    <w:rsid w:val="00B5316D"/>
    <w:rsid w:val="00B53C5F"/>
    <w:rsid w:val="00B53DA4"/>
    <w:rsid w:val="00B53DED"/>
    <w:rsid w:val="00B54198"/>
    <w:rsid w:val="00B549CC"/>
    <w:rsid w:val="00B5549D"/>
    <w:rsid w:val="00B55954"/>
    <w:rsid w:val="00B55D74"/>
    <w:rsid w:val="00B56152"/>
    <w:rsid w:val="00B56EE6"/>
    <w:rsid w:val="00B6032F"/>
    <w:rsid w:val="00B61102"/>
    <w:rsid w:val="00B61223"/>
    <w:rsid w:val="00B61341"/>
    <w:rsid w:val="00B61734"/>
    <w:rsid w:val="00B619AD"/>
    <w:rsid w:val="00B61B7C"/>
    <w:rsid w:val="00B61C47"/>
    <w:rsid w:val="00B621A3"/>
    <w:rsid w:val="00B626E0"/>
    <w:rsid w:val="00B62865"/>
    <w:rsid w:val="00B63590"/>
    <w:rsid w:val="00B63DA4"/>
    <w:rsid w:val="00B65BC7"/>
    <w:rsid w:val="00B65CB3"/>
    <w:rsid w:val="00B65CCC"/>
    <w:rsid w:val="00B66392"/>
    <w:rsid w:val="00B66C84"/>
    <w:rsid w:val="00B702B0"/>
    <w:rsid w:val="00B71B7D"/>
    <w:rsid w:val="00B72118"/>
    <w:rsid w:val="00B72BAD"/>
    <w:rsid w:val="00B744F1"/>
    <w:rsid w:val="00B7460D"/>
    <w:rsid w:val="00B74D9D"/>
    <w:rsid w:val="00B74E88"/>
    <w:rsid w:val="00B75552"/>
    <w:rsid w:val="00B7572A"/>
    <w:rsid w:val="00B77016"/>
    <w:rsid w:val="00B77430"/>
    <w:rsid w:val="00B7749F"/>
    <w:rsid w:val="00B8142F"/>
    <w:rsid w:val="00B8257A"/>
    <w:rsid w:val="00B8268F"/>
    <w:rsid w:val="00B83018"/>
    <w:rsid w:val="00B83C9B"/>
    <w:rsid w:val="00B83F72"/>
    <w:rsid w:val="00B8456E"/>
    <w:rsid w:val="00B84C8D"/>
    <w:rsid w:val="00B84CAE"/>
    <w:rsid w:val="00B85208"/>
    <w:rsid w:val="00B85465"/>
    <w:rsid w:val="00B85D87"/>
    <w:rsid w:val="00B86BD4"/>
    <w:rsid w:val="00B870F2"/>
    <w:rsid w:val="00B87495"/>
    <w:rsid w:val="00B92907"/>
    <w:rsid w:val="00B93159"/>
    <w:rsid w:val="00B9323B"/>
    <w:rsid w:val="00B93651"/>
    <w:rsid w:val="00B93F90"/>
    <w:rsid w:val="00B948B2"/>
    <w:rsid w:val="00B94F99"/>
    <w:rsid w:val="00B95348"/>
    <w:rsid w:val="00B978FF"/>
    <w:rsid w:val="00B97BB2"/>
    <w:rsid w:val="00BA0317"/>
    <w:rsid w:val="00BA0C61"/>
    <w:rsid w:val="00BA192B"/>
    <w:rsid w:val="00BA1978"/>
    <w:rsid w:val="00BA1DC1"/>
    <w:rsid w:val="00BA20B9"/>
    <w:rsid w:val="00BA27DB"/>
    <w:rsid w:val="00BA3148"/>
    <w:rsid w:val="00BA3CA8"/>
    <w:rsid w:val="00BA41CF"/>
    <w:rsid w:val="00BA4221"/>
    <w:rsid w:val="00BA4688"/>
    <w:rsid w:val="00BA47D7"/>
    <w:rsid w:val="00BA502F"/>
    <w:rsid w:val="00BA5874"/>
    <w:rsid w:val="00BA5E7E"/>
    <w:rsid w:val="00BA6127"/>
    <w:rsid w:val="00BA6169"/>
    <w:rsid w:val="00BA64D1"/>
    <w:rsid w:val="00BA6587"/>
    <w:rsid w:val="00BB064F"/>
    <w:rsid w:val="00BB114D"/>
    <w:rsid w:val="00BB1229"/>
    <w:rsid w:val="00BB1396"/>
    <w:rsid w:val="00BB1D45"/>
    <w:rsid w:val="00BB2161"/>
    <w:rsid w:val="00BB21CF"/>
    <w:rsid w:val="00BB2496"/>
    <w:rsid w:val="00BB268A"/>
    <w:rsid w:val="00BB29FF"/>
    <w:rsid w:val="00BB2A79"/>
    <w:rsid w:val="00BB2F40"/>
    <w:rsid w:val="00BB389B"/>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F39"/>
    <w:rsid w:val="00BC011B"/>
    <w:rsid w:val="00BC119D"/>
    <w:rsid w:val="00BC11A7"/>
    <w:rsid w:val="00BC252D"/>
    <w:rsid w:val="00BC32D6"/>
    <w:rsid w:val="00BC4D3B"/>
    <w:rsid w:val="00BC4D66"/>
    <w:rsid w:val="00BC5510"/>
    <w:rsid w:val="00BC55D0"/>
    <w:rsid w:val="00BC60C1"/>
    <w:rsid w:val="00BC6D73"/>
    <w:rsid w:val="00BC732A"/>
    <w:rsid w:val="00BD065A"/>
    <w:rsid w:val="00BD0E85"/>
    <w:rsid w:val="00BD1665"/>
    <w:rsid w:val="00BD211C"/>
    <w:rsid w:val="00BD2A49"/>
    <w:rsid w:val="00BD33D6"/>
    <w:rsid w:val="00BD3911"/>
    <w:rsid w:val="00BD3F24"/>
    <w:rsid w:val="00BD40C2"/>
    <w:rsid w:val="00BD444D"/>
    <w:rsid w:val="00BD4BEB"/>
    <w:rsid w:val="00BD5703"/>
    <w:rsid w:val="00BD6016"/>
    <w:rsid w:val="00BD62CD"/>
    <w:rsid w:val="00BD64AE"/>
    <w:rsid w:val="00BD6E45"/>
    <w:rsid w:val="00BD6F39"/>
    <w:rsid w:val="00BE0235"/>
    <w:rsid w:val="00BE0804"/>
    <w:rsid w:val="00BE0B86"/>
    <w:rsid w:val="00BE0BF2"/>
    <w:rsid w:val="00BE1670"/>
    <w:rsid w:val="00BE1F50"/>
    <w:rsid w:val="00BE252D"/>
    <w:rsid w:val="00BE34E7"/>
    <w:rsid w:val="00BE38E8"/>
    <w:rsid w:val="00BE3B54"/>
    <w:rsid w:val="00BE4232"/>
    <w:rsid w:val="00BE4ADB"/>
    <w:rsid w:val="00BE4DF4"/>
    <w:rsid w:val="00BE5B4B"/>
    <w:rsid w:val="00BE67D6"/>
    <w:rsid w:val="00BE73CB"/>
    <w:rsid w:val="00BE7B84"/>
    <w:rsid w:val="00BE7F64"/>
    <w:rsid w:val="00BF05D0"/>
    <w:rsid w:val="00BF08EE"/>
    <w:rsid w:val="00BF0DB0"/>
    <w:rsid w:val="00BF2C93"/>
    <w:rsid w:val="00BF2D47"/>
    <w:rsid w:val="00BF3383"/>
    <w:rsid w:val="00BF348C"/>
    <w:rsid w:val="00BF3C32"/>
    <w:rsid w:val="00BF3E1B"/>
    <w:rsid w:val="00BF4777"/>
    <w:rsid w:val="00BF4E2E"/>
    <w:rsid w:val="00BF6226"/>
    <w:rsid w:val="00BF638F"/>
    <w:rsid w:val="00BF6789"/>
    <w:rsid w:val="00BF6918"/>
    <w:rsid w:val="00BF7AD9"/>
    <w:rsid w:val="00C005C2"/>
    <w:rsid w:val="00C00891"/>
    <w:rsid w:val="00C00FAB"/>
    <w:rsid w:val="00C01588"/>
    <w:rsid w:val="00C019CF"/>
    <w:rsid w:val="00C0281E"/>
    <w:rsid w:val="00C02897"/>
    <w:rsid w:val="00C02993"/>
    <w:rsid w:val="00C02A15"/>
    <w:rsid w:val="00C02C68"/>
    <w:rsid w:val="00C0305E"/>
    <w:rsid w:val="00C03503"/>
    <w:rsid w:val="00C035AC"/>
    <w:rsid w:val="00C03963"/>
    <w:rsid w:val="00C03B33"/>
    <w:rsid w:val="00C03B4D"/>
    <w:rsid w:val="00C03B72"/>
    <w:rsid w:val="00C03B8E"/>
    <w:rsid w:val="00C03CA8"/>
    <w:rsid w:val="00C03E22"/>
    <w:rsid w:val="00C04494"/>
    <w:rsid w:val="00C04573"/>
    <w:rsid w:val="00C04604"/>
    <w:rsid w:val="00C048A9"/>
    <w:rsid w:val="00C05336"/>
    <w:rsid w:val="00C05544"/>
    <w:rsid w:val="00C05794"/>
    <w:rsid w:val="00C0593F"/>
    <w:rsid w:val="00C05D95"/>
    <w:rsid w:val="00C060D1"/>
    <w:rsid w:val="00C0633F"/>
    <w:rsid w:val="00C067FC"/>
    <w:rsid w:val="00C07262"/>
    <w:rsid w:val="00C072CE"/>
    <w:rsid w:val="00C073DB"/>
    <w:rsid w:val="00C0770D"/>
    <w:rsid w:val="00C07894"/>
    <w:rsid w:val="00C07B4A"/>
    <w:rsid w:val="00C07D7A"/>
    <w:rsid w:val="00C10820"/>
    <w:rsid w:val="00C10DAE"/>
    <w:rsid w:val="00C11B4F"/>
    <w:rsid w:val="00C11D51"/>
    <w:rsid w:val="00C11D9D"/>
    <w:rsid w:val="00C11E89"/>
    <w:rsid w:val="00C12E86"/>
    <w:rsid w:val="00C13750"/>
    <w:rsid w:val="00C1383D"/>
    <w:rsid w:val="00C138A6"/>
    <w:rsid w:val="00C13E3D"/>
    <w:rsid w:val="00C14A75"/>
    <w:rsid w:val="00C17949"/>
    <w:rsid w:val="00C17DE0"/>
    <w:rsid w:val="00C17FCD"/>
    <w:rsid w:val="00C205C1"/>
    <w:rsid w:val="00C20D1C"/>
    <w:rsid w:val="00C215F0"/>
    <w:rsid w:val="00C23184"/>
    <w:rsid w:val="00C2473A"/>
    <w:rsid w:val="00C24B34"/>
    <w:rsid w:val="00C24F2B"/>
    <w:rsid w:val="00C25322"/>
    <w:rsid w:val="00C25B06"/>
    <w:rsid w:val="00C25E5E"/>
    <w:rsid w:val="00C26360"/>
    <w:rsid w:val="00C2650D"/>
    <w:rsid w:val="00C26CF9"/>
    <w:rsid w:val="00C27056"/>
    <w:rsid w:val="00C274CC"/>
    <w:rsid w:val="00C27A48"/>
    <w:rsid w:val="00C27B49"/>
    <w:rsid w:val="00C27C66"/>
    <w:rsid w:val="00C3013B"/>
    <w:rsid w:val="00C30714"/>
    <w:rsid w:val="00C30D60"/>
    <w:rsid w:val="00C31A82"/>
    <w:rsid w:val="00C32066"/>
    <w:rsid w:val="00C323AA"/>
    <w:rsid w:val="00C33203"/>
    <w:rsid w:val="00C33D1E"/>
    <w:rsid w:val="00C33D50"/>
    <w:rsid w:val="00C33E42"/>
    <w:rsid w:val="00C34142"/>
    <w:rsid w:val="00C341E5"/>
    <w:rsid w:val="00C34308"/>
    <w:rsid w:val="00C3440C"/>
    <w:rsid w:val="00C34670"/>
    <w:rsid w:val="00C3467E"/>
    <w:rsid w:val="00C3475E"/>
    <w:rsid w:val="00C34ABE"/>
    <w:rsid w:val="00C3534E"/>
    <w:rsid w:val="00C36314"/>
    <w:rsid w:val="00C37247"/>
    <w:rsid w:val="00C37DDB"/>
    <w:rsid w:val="00C40509"/>
    <w:rsid w:val="00C409E0"/>
    <w:rsid w:val="00C40D47"/>
    <w:rsid w:val="00C41558"/>
    <w:rsid w:val="00C41B60"/>
    <w:rsid w:val="00C41C4E"/>
    <w:rsid w:val="00C422EB"/>
    <w:rsid w:val="00C428AE"/>
    <w:rsid w:val="00C42DC7"/>
    <w:rsid w:val="00C42EF6"/>
    <w:rsid w:val="00C43318"/>
    <w:rsid w:val="00C43686"/>
    <w:rsid w:val="00C447A0"/>
    <w:rsid w:val="00C44F8A"/>
    <w:rsid w:val="00C4591B"/>
    <w:rsid w:val="00C4642A"/>
    <w:rsid w:val="00C464FB"/>
    <w:rsid w:val="00C465FF"/>
    <w:rsid w:val="00C46CA1"/>
    <w:rsid w:val="00C46CA3"/>
    <w:rsid w:val="00C472BB"/>
    <w:rsid w:val="00C505EC"/>
    <w:rsid w:val="00C50650"/>
    <w:rsid w:val="00C510CC"/>
    <w:rsid w:val="00C5156F"/>
    <w:rsid w:val="00C529D0"/>
    <w:rsid w:val="00C53586"/>
    <w:rsid w:val="00C539C2"/>
    <w:rsid w:val="00C53B7E"/>
    <w:rsid w:val="00C53C55"/>
    <w:rsid w:val="00C54EA9"/>
    <w:rsid w:val="00C54EDA"/>
    <w:rsid w:val="00C54F0D"/>
    <w:rsid w:val="00C55689"/>
    <w:rsid w:val="00C5611F"/>
    <w:rsid w:val="00C56AF9"/>
    <w:rsid w:val="00C56BE0"/>
    <w:rsid w:val="00C57CEE"/>
    <w:rsid w:val="00C57EC0"/>
    <w:rsid w:val="00C60113"/>
    <w:rsid w:val="00C60609"/>
    <w:rsid w:val="00C61CBE"/>
    <w:rsid w:val="00C62147"/>
    <w:rsid w:val="00C626E7"/>
    <w:rsid w:val="00C62C46"/>
    <w:rsid w:val="00C62D8B"/>
    <w:rsid w:val="00C63DE1"/>
    <w:rsid w:val="00C641FC"/>
    <w:rsid w:val="00C64FA8"/>
    <w:rsid w:val="00C65950"/>
    <w:rsid w:val="00C666D5"/>
    <w:rsid w:val="00C66BC3"/>
    <w:rsid w:val="00C66F16"/>
    <w:rsid w:val="00C674B7"/>
    <w:rsid w:val="00C67A32"/>
    <w:rsid w:val="00C70AA4"/>
    <w:rsid w:val="00C7145C"/>
    <w:rsid w:val="00C71547"/>
    <w:rsid w:val="00C71BB5"/>
    <w:rsid w:val="00C72721"/>
    <w:rsid w:val="00C72A03"/>
    <w:rsid w:val="00C737B2"/>
    <w:rsid w:val="00C739BC"/>
    <w:rsid w:val="00C73ED8"/>
    <w:rsid w:val="00C73F3D"/>
    <w:rsid w:val="00C7418C"/>
    <w:rsid w:val="00C74577"/>
    <w:rsid w:val="00C75F12"/>
    <w:rsid w:val="00C75FB9"/>
    <w:rsid w:val="00C7689F"/>
    <w:rsid w:val="00C76F74"/>
    <w:rsid w:val="00C77AFC"/>
    <w:rsid w:val="00C77E69"/>
    <w:rsid w:val="00C81B40"/>
    <w:rsid w:val="00C823D2"/>
    <w:rsid w:val="00C82D1B"/>
    <w:rsid w:val="00C82E00"/>
    <w:rsid w:val="00C83077"/>
    <w:rsid w:val="00C8343B"/>
    <w:rsid w:val="00C83E51"/>
    <w:rsid w:val="00C847A1"/>
    <w:rsid w:val="00C847A3"/>
    <w:rsid w:val="00C84C32"/>
    <w:rsid w:val="00C859DE"/>
    <w:rsid w:val="00C85A74"/>
    <w:rsid w:val="00C85A7F"/>
    <w:rsid w:val="00C86209"/>
    <w:rsid w:val="00C86C57"/>
    <w:rsid w:val="00C86F8D"/>
    <w:rsid w:val="00C87267"/>
    <w:rsid w:val="00C87524"/>
    <w:rsid w:val="00C87C9B"/>
    <w:rsid w:val="00C901C1"/>
    <w:rsid w:val="00C90517"/>
    <w:rsid w:val="00C90608"/>
    <w:rsid w:val="00C906BE"/>
    <w:rsid w:val="00C914B5"/>
    <w:rsid w:val="00C91E33"/>
    <w:rsid w:val="00C92864"/>
    <w:rsid w:val="00C947BC"/>
    <w:rsid w:val="00C95261"/>
    <w:rsid w:val="00C95F7C"/>
    <w:rsid w:val="00C96149"/>
    <w:rsid w:val="00C961E8"/>
    <w:rsid w:val="00C9660A"/>
    <w:rsid w:val="00C97129"/>
    <w:rsid w:val="00C973A3"/>
    <w:rsid w:val="00C97A3C"/>
    <w:rsid w:val="00C97F57"/>
    <w:rsid w:val="00C97FE0"/>
    <w:rsid w:val="00CA0B86"/>
    <w:rsid w:val="00CA1081"/>
    <w:rsid w:val="00CA1298"/>
    <w:rsid w:val="00CA1380"/>
    <w:rsid w:val="00CA169C"/>
    <w:rsid w:val="00CA1FE8"/>
    <w:rsid w:val="00CA2666"/>
    <w:rsid w:val="00CA266E"/>
    <w:rsid w:val="00CA26D6"/>
    <w:rsid w:val="00CA3047"/>
    <w:rsid w:val="00CA3673"/>
    <w:rsid w:val="00CA3C26"/>
    <w:rsid w:val="00CA4069"/>
    <w:rsid w:val="00CA4735"/>
    <w:rsid w:val="00CA4820"/>
    <w:rsid w:val="00CA4A59"/>
    <w:rsid w:val="00CA5296"/>
    <w:rsid w:val="00CA5D3E"/>
    <w:rsid w:val="00CA6888"/>
    <w:rsid w:val="00CA6ADD"/>
    <w:rsid w:val="00CA6D62"/>
    <w:rsid w:val="00CA779D"/>
    <w:rsid w:val="00CA7AF7"/>
    <w:rsid w:val="00CA7B9C"/>
    <w:rsid w:val="00CB06D2"/>
    <w:rsid w:val="00CB0F34"/>
    <w:rsid w:val="00CB1258"/>
    <w:rsid w:val="00CB278A"/>
    <w:rsid w:val="00CB4918"/>
    <w:rsid w:val="00CB5253"/>
    <w:rsid w:val="00CB58A8"/>
    <w:rsid w:val="00CB5A32"/>
    <w:rsid w:val="00CB5E6E"/>
    <w:rsid w:val="00CB60D0"/>
    <w:rsid w:val="00CB632F"/>
    <w:rsid w:val="00CB74BE"/>
    <w:rsid w:val="00CB7531"/>
    <w:rsid w:val="00CB7856"/>
    <w:rsid w:val="00CC047D"/>
    <w:rsid w:val="00CC138E"/>
    <w:rsid w:val="00CC199C"/>
    <w:rsid w:val="00CC2463"/>
    <w:rsid w:val="00CC2641"/>
    <w:rsid w:val="00CC287B"/>
    <w:rsid w:val="00CC3819"/>
    <w:rsid w:val="00CC38EC"/>
    <w:rsid w:val="00CC3B01"/>
    <w:rsid w:val="00CC4D4A"/>
    <w:rsid w:val="00CC523D"/>
    <w:rsid w:val="00CC60DA"/>
    <w:rsid w:val="00CC7137"/>
    <w:rsid w:val="00CC7177"/>
    <w:rsid w:val="00CC7828"/>
    <w:rsid w:val="00CD009A"/>
    <w:rsid w:val="00CD0862"/>
    <w:rsid w:val="00CD1FDE"/>
    <w:rsid w:val="00CD3698"/>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372F"/>
    <w:rsid w:val="00CE37CA"/>
    <w:rsid w:val="00CE3813"/>
    <w:rsid w:val="00CE3B44"/>
    <w:rsid w:val="00CE3CE8"/>
    <w:rsid w:val="00CE439B"/>
    <w:rsid w:val="00CE4C57"/>
    <w:rsid w:val="00CE7D8D"/>
    <w:rsid w:val="00CF06C9"/>
    <w:rsid w:val="00CF0A33"/>
    <w:rsid w:val="00CF0CD2"/>
    <w:rsid w:val="00CF167C"/>
    <w:rsid w:val="00CF173A"/>
    <w:rsid w:val="00CF313E"/>
    <w:rsid w:val="00CF4F56"/>
    <w:rsid w:val="00CF56FB"/>
    <w:rsid w:val="00CF5C7E"/>
    <w:rsid w:val="00CF6B66"/>
    <w:rsid w:val="00CF6BB6"/>
    <w:rsid w:val="00CF6F7D"/>
    <w:rsid w:val="00CF6F7F"/>
    <w:rsid w:val="00CF79E6"/>
    <w:rsid w:val="00D011EC"/>
    <w:rsid w:val="00D012CA"/>
    <w:rsid w:val="00D01D1A"/>
    <w:rsid w:val="00D02235"/>
    <w:rsid w:val="00D0268C"/>
    <w:rsid w:val="00D02E2E"/>
    <w:rsid w:val="00D03187"/>
    <w:rsid w:val="00D03A75"/>
    <w:rsid w:val="00D03D49"/>
    <w:rsid w:val="00D044AA"/>
    <w:rsid w:val="00D04AED"/>
    <w:rsid w:val="00D04E10"/>
    <w:rsid w:val="00D0539B"/>
    <w:rsid w:val="00D053EA"/>
    <w:rsid w:val="00D05F71"/>
    <w:rsid w:val="00D06152"/>
    <w:rsid w:val="00D06247"/>
    <w:rsid w:val="00D06351"/>
    <w:rsid w:val="00D06AF1"/>
    <w:rsid w:val="00D078A0"/>
    <w:rsid w:val="00D07ECD"/>
    <w:rsid w:val="00D109D5"/>
    <w:rsid w:val="00D10EFE"/>
    <w:rsid w:val="00D10F26"/>
    <w:rsid w:val="00D11242"/>
    <w:rsid w:val="00D11292"/>
    <w:rsid w:val="00D11E5A"/>
    <w:rsid w:val="00D12C9C"/>
    <w:rsid w:val="00D12DFB"/>
    <w:rsid w:val="00D12FA1"/>
    <w:rsid w:val="00D1351B"/>
    <w:rsid w:val="00D14270"/>
    <w:rsid w:val="00D147F8"/>
    <w:rsid w:val="00D14B89"/>
    <w:rsid w:val="00D1564D"/>
    <w:rsid w:val="00D15D0E"/>
    <w:rsid w:val="00D15D83"/>
    <w:rsid w:val="00D160F9"/>
    <w:rsid w:val="00D1694D"/>
    <w:rsid w:val="00D16D80"/>
    <w:rsid w:val="00D17299"/>
    <w:rsid w:val="00D1732C"/>
    <w:rsid w:val="00D1788C"/>
    <w:rsid w:val="00D17FE5"/>
    <w:rsid w:val="00D21058"/>
    <w:rsid w:val="00D210E4"/>
    <w:rsid w:val="00D210F4"/>
    <w:rsid w:val="00D2171B"/>
    <w:rsid w:val="00D2181E"/>
    <w:rsid w:val="00D21B46"/>
    <w:rsid w:val="00D22079"/>
    <w:rsid w:val="00D2266E"/>
    <w:rsid w:val="00D2286A"/>
    <w:rsid w:val="00D22EFD"/>
    <w:rsid w:val="00D23156"/>
    <w:rsid w:val="00D2404F"/>
    <w:rsid w:val="00D246C7"/>
    <w:rsid w:val="00D24D5A"/>
    <w:rsid w:val="00D25473"/>
    <w:rsid w:val="00D26857"/>
    <w:rsid w:val="00D268B3"/>
    <w:rsid w:val="00D26B4E"/>
    <w:rsid w:val="00D26EF4"/>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A97"/>
    <w:rsid w:val="00D33BF7"/>
    <w:rsid w:val="00D3454F"/>
    <w:rsid w:val="00D35C3E"/>
    <w:rsid w:val="00D365B0"/>
    <w:rsid w:val="00D3670B"/>
    <w:rsid w:val="00D37A2D"/>
    <w:rsid w:val="00D413C6"/>
    <w:rsid w:val="00D415E2"/>
    <w:rsid w:val="00D41EFF"/>
    <w:rsid w:val="00D4213C"/>
    <w:rsid w:val="00D4274A"/>
    <w:rsid w:val="00D433EC"/>
    <w:rsid w:val="00D434AA"/>
    <w:rsid w:val="00D436D6"/>
    <w:rsid w:val="00D44019"/>
    <w:rsid w:val="00D440E9"/>
    <w:rsid w:val="00D442AA"/>
    <w:rsid w:val="00D442E6"/>
    <w:rsid w:val="00D4454B"/>
    <w:rsid w:val="00D44AC8"/>
    <w:rsid w:val="00D44B6C"/>
    <w:rsid w:val="00D4518B"/>
    <w:rsid w:val="00D455AD"/>
    <w:rsid w:val="00D45C23"/>
    <w:rsid w:val="00D46145"/>
    <w:rsid w:val="00D4631A"/>
    <w:rsid w:val="00D4672F"/>
    <w:rsid w:val="00D47A1A"/>
    <w:rsid w:val="00D47A34"/>
    <w:rsid w:val="00D508C0"/>
    <w:rsid w:val="00D50A41"/>
    <w:rsid w:val="00D5192F"/>
    <w:rsid w:val="00D5319F"/>
    <w:rsid w:val="00D53840"/>
    <w:rsid w:val="00D542A7"/>
    <w:rsid w:val="00D544FE"/>
    <w:rsid w:val="00D546B8"/>
    <w:rsid w:val="00D54EFE"/>
    <w:rsid w:val="00D559E4"/>
    <w:rsid w:val="00D57772"/>
    <w:rsid w:val="00D61130"/>
    <w:rsid w:val="00D6155B"/>
    <w:rsid w:val="00D616F8"/>
    <w:rsid w:val="00D61C84"/>
    <w:rsid w:val="00D61DDE"/>
    <w:rsid w:val="00D63E64"/>
    <w:rsid w:val="00D640C9"/>
    <w:rsid w:val="00D65AAF"/>
    <w:rsid w:val="00D65F2C"/>
    <w:rsid w:val="00D65F7F"/>
    <w:rsid w:val="00D66C76"/>
    <w:rsid w:val="00D66E49"/>
    <w:rsid w:val="00D670C6"/>
    <w:rsid w:val="00D671CB"/>
    <w:rsid w:val="00D6736D"/>
    <w:rsid w:val="00D67584"/>
    <w:rsid w:val="00D67693"/>
    <w:rsid w:val="00D67F7C"/>
    <w:rsid w:val="00D70179"/>
    <w:rsid w:val="00D7022C"/>
    <w:rsid w:val="00D704AE"/>
    <w:rsid w:val="00D708AD"/>
    <w:rsid w:val="00D7154A"/>
    <w:rsid w:val="00D73B0E"/>
    <w:rsid w:val="00D75003"/>
    <w:rsid w:val="00D77A57"/>
    <w:rsid w:val="00D806C2"/>
    <w:rsid w:val="00D80A66"/>
    <w:rsid w:val="00D80B9B"/>
    <w:rsid w:val="00D81236"/>
    <w:rsid w:val="00D81544"/>
    <w:rsid w:val="00D81E44"/>
    <w:rsid w:val="00D820B0"/>
    <w:rsid w:val="00D826D9"/>
    <w:rsid w:val="00D8285F"/>
    <w:rsid w:val="00D831DE"/>
    <w:rsid w:val="00D84823"/>
    <w:rsid w:val="00D84D5F"/>
    <w:rsid w:val="00D85544"/>
    <w:rsid w:val="00D85BD6"/>
    <w:rsid w:val="00D8659A"/>
    <w:rsid w:val="00D86D53"/>
    <w:rsid w:val="00D87160"/>
    <w:rsid w:val="00D879DF"/>
    <w:rsid w:val="00D908A0"/>
    <w:rsid w:val="00D90FD7"/>
    <w:rsid w:val="00D91221"/>
    <w:rsid w:val="00D9186A"/>
    <w:rsid w:val="00D92FDA"/>
    <w:rsid w:val="00D9318E"/>
    <w:rsid w:val="00D93812"/>
    <w:rsid w:val="00D93BCE"/>
    <w:rsid w:val="00D942AD"/>
    <w:rsid w:val="00D94A5B"/>
    <w:rsid w:val="00D94A6E"/>
    <w:rsid w:val="00D94EDE"/>
    <w:rsid w:val="00D965AD"/>
    <w:rsid w:val="00D966CD"/>
    <w:rsid w:val="00D96BDF"/>
    <w:rsid w:val="00D97677"/>
    <w:rsid w:val="00D97A79"/>
    <w:rsid w:val="00D97DDA"/>
    <w:rsid w:val="00DA0201"/>
    <w:rsid w:val="00DA0D30"/>
    <w:rsid w:val="00DA32D2"/>
    <w:rsid w:val="00DA350E"/>
    <w:rsid w:val="00DA44F9"/>
    <w:rsid w:val="00DA5694"/>
    <w:rsid w:val="00DA6678"/>
    <w:rsid w:val="00DA7781"/>
    <w:rsid w:val="00DA7DA4"/>
    <w:rsid w:val="00DB43B1"/>
    <w:rsid w:val="00DB43BA"/>
    <w:rsid w:val="00DB4E1A"/>
    <w:rsid w:val="00DB56AD"/>
    <w:rsid w:val="00DB665E"/>
    <w:rsid w:val="00DB6701"/>
    <w:rsid w:val="00DB671C"/>
    <w:rsid w:val="00DB70BA"/>
    <w:rsid w:val="00DB77C5"/>
    <w:rsid w:val="00DB7DD5"/>
    <w:rsid w:val="00DC103F"/>
    <w:rsid w:val="00DC11F3"/>
    <w:rsid w:val="00DC26A2"/>
    <w:rsid w:val="00DC26B3"/>
    <w:rsid w:val="00DC301E"/>
    <w:rsid w:val="00DC3267"/>
    <w:rsid w:val="00DC371C"/>
    <w:rsid w:val="00DC40E5"/>
    <w:rsid w:val="00DC475C"/>
    <w:rsid w:val="00DC4DA6"/>
    <w:rsid w:val="00DC51F0"/>
    <w:rsid w:val="00DC5BE2"/>
    <w:rsid w:val="00DC5E6B"/>
    <w:rsid w:val="00DC6616"/>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44EB"/>
    <w:rsid w:val="00DD4ECB"/>
    <w:rsid w:val="00DD51C6"/>
    <w:rsid w:val="00DD538C"/>
    <w:rsid w:val="00DD64C3"/>
    <w:rsid w:val="00DD6996"/>
    <w:rsid w:val="00DD6F2C"/>
    <w:rsid w:val="00DD7902"/>
    <w:rsid w:val="00DE0070"/>
    <w:rsid w:val="00DE0558"/>
    <w:rsid w:val="00DE0CEF"/>
    <w:rsid w:val="00DE0E1F"/>
    <w:rsid w:val="00DE1065"/>
    <w:rsid w:val="00DE18A0"/>
    <w:rsid w:val="00DE28CD"/>
    <w:rsid w:val="00DE2B8A"/>
    <w:rsid w:val="00DE2C27"/>
    <w:rsid w:val="00DE3992"/>
    <w:rsid w:val="00DE3FB9"/>
    <w:rsid w:val="00DE4422"/>
    <w:rsid w:val="00DE4583"/>
    <w:rsid w:val="00DE4C1D"/>
    <w:rsid w:val="00DE4F36"/>
    <w:rsid w:val="00DE584D"/>
    <w:rsid w:val="00DE5ACB"/>
    <w:rsid w:val="00DE67F7"/>
    <w:rsid w:val="00DE78F9"/>
    <w:rsid w:val="00DF0648"/>
    <w:rsid w:val="00DF210F"/>
    <w:rsid w:val="00DF2976"/>
    <w:rsid w:val="00DF2B98"/>
    <w:rsid w:val="00DF32CC"/>
    <w:rsid w:val="00DF3E0F"/>
    <w:rsid w:val="00DF420B"/>
    <w:rsid w:val="00DF5142"/>
    <w:rsid w:val="00DF53EE"/>
    <w:rsid w:val="00DF5864"/>
    <w:rsid w:val="00DF6324"/>
    <w:rsid w:val="00DF649A"/>
    <w:rsid w:val="00DF68D8"/>
    <w:rsid w:val="00DF6D1B"/>
    <w:rsid w:val="00DF710B"/>
    <w:rsid w:val="00DF7242"/>
    <w:rsid w:val="00E0044F"/>
    <w:rsid w:val="00E008EA"/>
    <w:rsid w:val="00E01C39"/>
    <w:rsid w:val="00E02767"/>
    <w:rsid w:val="00E034A0"/>
    <w:rsid w:val="00E0382E"/>
    <w:rsid w:val="00E04868"/>
    <w:rsid w:val="00E04EF4"/>
    <w:rsid w:val="00E05797"/>
    <w:rsid w:val="00E06273"/>
    <w:rsid w:val="00E065BD"/>
    <w:rsid w:val="00E06684"/>
    <w:rsid w:val="00E07041"/>
    <w:rsid w:val="00E0705B"/>
    <w:rsid w:val="00E074FD"/>
    <w:rsid w:val="00E07621"/>
    <w:rsid w:val="00E1078C"/>
    <w:rsid w:val="00E11384"/>
    <w:rsid w:val="00E1148B"/>
    <w:rsid w:val="00E12CF5"/>
    <w:rsid w:val="00E132B1"/>
    <w:rsid w:val="00E1373B"/>
    <w:rsid w:val="00E13B36"/>
    <w:rsid w:val="00E13B48"/>
    <w:rsid w:val="00E13C85"/>
    <w:rsid w:val="00E1425A"/>
    <w:rsid w:val="00E142B2"/>
    <w:rsid w:val="00E14539"/>
    <w:rsid w:val="00E14B61"/>
    <w:rsid w:val="00E15773"/>
    <w:rsid w:val="00E15FF6"/>
    <w:rsid w:val="00E1685F"/>
    <w:rsid w:val="00E17B16"/>
    <w:rsid w:val="00E207FB"/>
    <w:rsid w:val="00E21850"/>
    <w:rsid w:val="00E22203"/>
    <w:rsid w:val="00E228DD"/>
    <w:rsid w:val="00E228EB"/>
    <w:rsid w:val="00E22EFB"/>
    <w:rsid w:val="00E2320C"/>
    <w:rsid w:val="00E23675"/>
    <w:rsid w:val="00E239C4"/>
    <w:rsid w:val="00E24A8B"/>
    <w:rsid w:val="00E24AF9"/>
    <w:rsid w:val="00E24D9D"/>
    <w:rsid w:val="00E2517D"/>
    <w:rsid w:val="00E25267"/>
    <w:rsid w:val="00E252F2"/>
    <w:rsid w:val="00E25494"/>
    <w:rsid w:val="00E254D2"/>
    <w:rsid w:val="00E26045"/>
    <w:rsid w:val="00E27440"/>
    <w:rsid w:val="00E276D4"/>
    <w:rsid w:val="00E27775"/>
    <w:rsid w:val="00E27D26"/>
    <w:rsid w:val="00E30DF7"/>
    <w:rsid w:val="00E3108A"/>
    <w:rsid w:val="00E310F0"/>
    <w:rsid w:val="00E31408"/>
    <w:rsid w:val="00E314F6"/>
    <w:rsid w:val="00E314FB"/>
    <w:rsid w:val="00E31540"/>
    <w:rsid w:val="00E31AD5"/>
    <w:rsid w:val="00E31D49"/>
    <w:rsid w:val="00E321D9"/>
    <w:rsid w:val="00E326FF"/>
    <w:rsid w:val="00E3275F"/>
    <w:rsid w:val="00E3478F"/>
    <w:rsid w:val="00E35C73"/>
    <w:rsid w:val="00E368FC"/>
    <w:rsid w:val="00E403CC"/>
    <w:rsid w:val="00E40999"/>
    <w:rsid w:val="00E40A65"/>
    <w:rsid w:val="00E41E7B"/>
    <w:rsid w:val="00E4208B"/>
    <w:rsid w:val="00E430BA"/>
    <w:rsid w:val="00E43264"/>
    <w:rsid w:val="00E432DA"/>
    <w:rsid w:val="00E434A1"/>
    <w:rsid w:val="00E437D4"/>
    <w:rsid w:val="00E439A1"/>
    <w:rsid w:val="00E43D31"/>
    <w:rsid w:val="00E44B96"/>
    <w:rsid w:val="00E4565F"/>
    <w:rsid w:val="00E45D75"/>
    <w:rsid w:val="00E4682C"/>
    <w:rsid w:val="00E46E50"/>
    <w:rsid w:val="00E47313"/>
    <w:rsid w:val="00E47379"/>
    <w:rsid w:val="00E47503"/>
    <w:rsid w:val="00E47752"/>
    <w:rsid w:val="00E47FE9"/>
    <w:rsid w:val="00E50916"/>
    <w:rsid w:val="00E510F7"/>
    <w:rsid w:val="00E5154E"/>
    <w:rsid w:val="00E516C2"/>
    <w:rsid w:val="00E516F7"/>
    <w:rsid w:val="00E51CBC"/>
    <w:rsid w:val="00E52148"/>
    <w:rsid w:val="00E52E97"/>
    <w:rsid w:val="00E52FE8"/>
    <w:rsid w:val="00E53B78"/>
    <w:rsid w:val="00E54CA0"/>
    <w:rsid w:val="00E5510C"/>
    <w:rsid w:val="00E55539"/>
    <w:rsid w:val="00E556CA"/>
    <w:rsid w:val="00E55B8C"/>
    <w:rsid w:val="00E55CA2"/>
    <w:rsid w:val="00E565F9"/>
    <w:rsid w:val="00E56C14"/>
    <w:rsid w:val="00E5732E"/>
    <w:rsid w:val="00E57908"/>
    <w:rsid w:val="00E60766"/>
    <w:rsid w:val="00E6114A"/>
    <w:rsid w:val="00E61D1C"/>
    <w:rsid w:val="00E62162"/>
    <w:rsid w:val="00E63574"/>
    <w:rsid w:val="00E638A2"/>
    <w:rsid w:val="00E63B30"/>
    <w:rsid w:val="00E644D7"/>
    <w:rsid w:val="00E6479A"/>
    <w:rsid w:val="00E64905"/>
    <w:rsid w:val="00E64D32"/>
    <w:rsid w:val="00E6522C"/>
    <w:rsid w:val="00E65DB2"/>
    <w:rsid w:val="00E660D2"/>
    <w:rsid w:val="00E6661C"/>
    <w:rsid w:val="00E668B7"/>
    <w:rsid w:val="00E6743D"/>
    <w:rsid w:val="00E674BB"/>
    <w:rsid w:val="00E67D8D"/>
    <w:rsid w:val="00E67E0B"/>
    <w:rsid w:val="00E72484"/>
    <w:rsid w:val="00E72C37"/>
    <w:rsid w:val="00E72C5B"/>
    <w:rsid w:val="00E72DB0"/>
    <w:rsid w:val="00E7318D"/>
    <w:rsid w:val="00E7320D"/>
    <w:rsid w:val="00E73C04"/>
    <w:rsid w:val="00E740B6"/>
    <w:rsid w:val="00E74CD9"/>
    <w:rsid w:val="00E75527"/>
    <w:rsid w:val="00E75A76"/>
    <w:rsid w:val="00E761A9"/>
    <w:rsid w:val="00E77597"/>
    <w:rsid w:val="00E77C2D"/>
    <w:rsid w:val="00E8074E"/>
    <w:rsid w:val="00E80D8B"/>
    <w:rsid w:val="00E81170"/>
    <w:rsid w:val="00E81933"/>
    <w:rsid w:val="00E819AE"/>
    <w:rsid w:val="00E81C04"/>
    <w:rsid w:val="00E828D4"/>
    <w:rsid w:val="00E82C6C"/>
    <w:rsid w:val="00E8307D"/>
    <w:rsid w:val="00E834D9"/>
    <w:rsid w:val="00E83DC2"/>
    <w:rsid w:val="00E84249"/>
    <w:rsid w:val="00E85366"/>
    <w:rsid w:val="00E86161"/>
    <w:rsid w:val="00E86169"/>
    <w:rsid w:val="00E8628A"/>
    <w:rsid w:val="00E86E51"/>
    <w:rsid w:val="00E8719D"/>
    <w:rsid w:val="00E87DAD"/>
    <w:rsid w:val="00E87F2F"/>
    <w:rsid w:val="00E90A57"/>
    <w:rsid w:val="00E914F0"/>
    <w:rsid w:val="00E9177E"/>
    <w:rsid w:val="00E918BC"/>
    <w:rsid w:val="00E91B25"/>
    <w:rsid w:val="00E91B50"/>
    <w:rsid w:val="00E91C4E"/>
    <w:rsid w:val="00E91D06"/>
    <w:rsid w:val="00E93496"/>
    <w:rsid w:val="00E93521"/>
    <w:rsid w:val="00E93DD8"/>
    <w:rsid w:val="00E942CE"/>
    <w:rsid w:val="00E94C2D"/>
    <w:rsid w:val="00E95DDB"/>
    <w:rsid w:val="00E9684E"/>
    <w:rsid w:val="00E96C56"/>
    <w:rsid w:val="00E96D8E"/>
    <w:rsid w:val="00E97DDA"/>
    <w:rsid w:val="00EA0065"/>
    <w:rsid w:val="00EA0563"/>
    <w:rsid w:val="00EA099F"/>
    <w:rsid w:val="00EA0A50"/>
    <w:rsid w:val="00EA0C0A"/>
    <w:rsid w:val="00EA1A01"/>
    <w:rsid w:val="00EA1EAE"/>
    <w:rsid w:val="00EA201D"/>
    <w:rsid w:val="00EA238F"/>
    <w:rsid w:val="00EA23A8"/>
    <w:rsid w:val="00EA32EB"/>
    <w:rsid w:val="00EA34BA"/>
    <w:rsid w:val="00EA3A38"/>
    <w:rsid w:val="00EA402B"/>
    <w:rsid w:val="00EA53C4"/>
    <w:rsid w:val="00EA53CE"/>
    <w:rsid w:val="00EA72DA"/>
    <w:rsid w:val="00EA7BFE"/>
    <w:rsid w:val="00EB02F2"/>
    <w:rsid w:val="00EB13B2"/>
    <w:rsid w:val="00EB1594"/>
    <w:rsid w:val="00EB15ED"/>
    <w:rsid w:val="00EB2064"/>
    <w:rsid w:val="00EB2242"/>
    <w:rsid w:val="00EB2D18"/>
    <w:rsid w:val="00EB2FF8"/>
    <w:rsid w:val="00EB3F41"/>
    <w:rsid w:val="00EB4AD4"/>
    <w:rsid w:val="00EB56BD"/>
    <w:rsid w:val="00EB57B5"/>
    <w:rsid w:val="00EB5816"/>
    <w:rsid w:val="00EB66F5"/>
    <w:rsid w:val="00EB6D79"/>
    <w:rsid w:val="00EB6DE4"/>
    <w:rsid w:val="00EB7CDD"/>
    <w:rsid w:val="00EB7D5E"/>
    <w:rsid w:val="00EC097D"/>
    <w:rsid w:val="00EC0EE9"/>
    <w:rsid w:val="00EC1384"/>
    <w:rsid w:val="00EC13BC"/>
    <w:rsid w:val="00EC1866"/>
    <w:rsid w:val="00EC18DC"/>
    <w:rsid w:val="00EC1BFD"/>
    <w:rsid w:val="00EC1EE6"/>
    <w:rsid w:val="00EC1FE7"/>
    <w:rsid w:val="00EC1FED"/>
    <w:rsid w:val="00EC38FA"/>
    <w:rsid w:val="00EC3CDE"/>
    <w:rsid w:val="00EC3DA9"/>
    <w:rsid w:val="00EC4888"/>
    <w:rsid w:val="00EC54CC"/>
    <w:rsid w:val="00EC5DF0"/>
    <w:rsid w:val="00EC5E25"/>
    <w:rsid w:val="00EC601F"/>
    <w:rsid w:val="00EC6C9A"/>
    <w:rsid w:val="00EC6F48"/>
    <w:rsid w:val="00EC7629"/>
    <w:rsid w:val="00ED0205"/>
    <w:rsid w:val="00ED05EE"/>
    <w:rsid w:val="00ED0D0C"/>
    <w:rsid w:val="00ED0D5A"/>
    <w:rsid w:val="00ED10E5"/>
    <w:rsid w:val="00ED1528"/>
    <w:rsid w:val="00ED152F"/>
    <w:rsid w:val="00ED29BB"/>
    <w:rsid w:val="00ED3BE7"/>
    <w:rsid w:val="00ED40CC"/>
    <w:rsid w:val="00ED412E"/>
    <w:rsid w:val="00ED42D1"/>
    <w:rsid w:val="00ED48CE"/>
    <w:rsid w:val="00ED4B59"/>
    <w:rsid w:val="00ED60E1"/>
    <w:rsid w:val="00ED62B3"/>
    <w:rsid w:val="00ED63BF"/>
    <w:rsid w:val="00ED7CA8"/>
    <w:rsid w:val="00ED7D7C"/>
    <w:rsid w:val="00ED7E2A"/>
    <w:rsid w:val="00ED7FF8"/>
    <w:rsid w:val="00EE0803"/>
    <w:rsid w:val="00EE0BFD"/>
    <w:rsid w:val="00EE0D1C"/>
    <w:rsid w:val="00EE0E3B"/>
    <w:rsid w:val="00EE1564"/>
    <w:rsid w:val="00EE27A0"/>
    <w:rsid w:val="00EE283D"/>
    <w:rsid w:val="00EE2E47"/>
    <w:rsid w:val="00EE4142"/>
    <w:rsid w:val="00EE4616"/>
    <w:rsid w:val="00EE49FC"/>
    <w:rsid w:val="00EE5959"/>
    <w:rsid w:val="00EE5C8B"/>
    <w:rsid w:val="00EE5CFF"/>
    <w:rsid w:val="00EE5D37"/>
    <w:rsid w:val="00EE60E8"/>
    <w:rsid w:val="00EE63AC"/>
    <w:rsid w:val="00EE63CF"/>
    <w:rsid w:val="00EE6512"/>
    <w:rsid w:val="00EE76D5"/>
    <w:rsid w:val="00EE7911"/>
    <w:rsid w:val="00EE7CBB"/>
    <w:rsid w:val="00EF088A"/>
    <w:rsid w:val="00EF0951"/>
    <w:rsid w:val="00EF0DD5"/>
    <w:rsid w:val="00EF160C"/>
    <w:rsid w:val="00EF19BB"/>
    <w:rsid w:val="00EF1C76"/>
    <w:rsid w:val="00EF2201"/>
    <w:rsid w:val="00EF3A26"/>
    <w:rsid w:val="00EF3A62"/>
    <w:rsid w:val="00EF3B5E"/>
    <w:rsid w:val="00EF3CBB"/>
    <w:rsid w:val="00EF4463"/>
    <w:rsid w:val="00EF4F7C"/>
    <w:rsid w:val="00EF52E5"/>
    <w:rsid w:val="00EF531A"/>
    <w:rsid w:val="00EF5E42"/>
    <w:rsid w:val="00EF613D"/>
    <w:rsid w:val="00EF639C"/>
    <w:rsid w:val="00EF6FDF"/>
    <w:rsid w:val="00EF72DE"/>
    <w:rsid w:val="00EF789A"/>
    <w:rsid w:val="00F0095E"/>
    <w:rsid w:val="00F00C31"/>
    <w:rsid w:val="00F010B3"/>
    <w:rsid w:val="00F01249"/>
    <w:rsid w:val="00F012DB"/>
    <w:rsid w:val="00F01467"/>
    <w:rsid w:val="00F01BF6"/>
    <w:rsid w:val="00F02862"/>
    <w:rsid w:val="00F030AF"/>
    <w:rsid w:val="00F05249"/>
    <w:rsid w:val="00F0567A"/>
    <w:rsid w:val="00F056DF"/>
    <w:rsid w:val="00F06124"/>
    <w:rsid w:val="00F06477"/>
    <w:rsid w:val="00F06B6B"/>
    <w:rsid w:val="00F06CC7"/>
    <w:rsid w:val="00F100A1"/>
    <w:rsid w:val="00F11408"/>
    <w:rsid w:val="00F12932"/>
    <w:rsid w:val="00F13728"/>
    <w:rsid w:val="00F143F4"/>
    <w:rsid w:val="00F158AA"/>
    <w:rsid w:val="00F16423"/>
    <w:rsid w:val="00F16851"/>
    <w:rsid w:val="00F169B8"/>
    <w:rsid w:val="00F17472"/>
    <w:rsid w:val="00F20677"/>
    <w:rsid w:val="00F20E38"/>
    <w:rsid w:val="00F21124"/>
    <w:rsid w:val="00F2118E"/>
    <w:rsid w:val="00F21387"/>
    <w:rsid w:val="00F219BF"/>
    <w:rsid w:val="00F22CCB"/>
    <w:rsid w:val="00F22DA9"/>
    <w:rsid w:val="00F23A92"/>
    <w:rsid w:val="00F2404D"/>
    <w:rsid w:val="00F244D2"/>
    <w:rsid w:val="00F2494C"/>
    <w:rsid w:val="00F2509E"/>
    <w:rsid w:val="00F25681"/>
    <w:rsid w:val="00F25E45"/>
    <w:rsid w:val="00F265E8"/>
    <w:rsid w:val="00F26B8E"/>
    <w:rsid w:val="00F270E6"/>
    <w:rsid w:val="00F27DF3"/>
    <w:rsid w:val="00F30189"/>
    <w:rsid w:val="00F314D3"/>
    <w:rsid w:val="00F31867"/>
    <w:rsid w:val="00F31946"/>
    <w:rsid w:val="00F32184"/>
    <w:rsid w:val="00F326C9"/>
    <w:rsid w:val="00F332FE"/>
    <w:rsid w:val="00F33945"/>
    <w:rsid w:val="00F33E25"/>
    <w:rsid w:val="00F34BA1"/>
    <w:rsid w:val="00F351D9"/>
    <w:rsid w:val="00F35A77"/>
    <w:rsid w:val="00F35EB8"/>
    <w:rsid w:val="00F370F2"/>
    <w:rsid w:val="00F3771A"/>
    <w:rsid w:val="00F378E9"/>
    <w:rsid w:val="00F37E59"/>
    <w:rsid w:val="00F407D6"/>
    <w:rsid w:val="00F4098D"/>
    <w:rsid w:val="00F409F2"/>
    <w:rsid w:val="00F41760"/>
    <w:rsid w:val="00F423BA"/>
    <w:rsid w:val="00F42D58"/>
    <w:rsid w:val="00F42EF6"/>
    <w:rsid w:val="00F43BB9"/>
    <w:rsid w:val="00F43C61"/>
    <w:rsid w:val="00F442AD"/>
    <w:rsid w:val="00F44BEF"/>
    <w:rsid w:val="00F45643"/>
    <w:rsid w:val="00F45888"/>
    <w:rsid w:val="00F45D87"/>
    <w:rsid w:val="00F46DD3"/>
    <w:rsid w:val="00F47103"/>
    <w:rsid w:val="00F50E45"/>
    <w:rsid w:val="00F51116"/>
    <w:rsid w:val="00F51554"/>
    <w:rsid w:val="00F517ED"/>
    <w:rsid w:val="00F518E8"/>
    <w:rsid w:val="00F51AD1"/>
    <w:rsid w:val="00F52653"/>
    <w:rsid w:val="00F52893"/>
    <w:rsid w:val="00F52F72"/>
    <w:rsid w:val="00F52FA1"/>
    <w:rsid w:val="00F539F2"/>
    <w:rsid w:val="00F54076"/>
    <w:rsid w:val="00F5487D"/>
    <w:rsid w:val="00F54903"/>
    <w:rsid w:val="00F55B59"/>
    <w:rsid w:val="00F55B84"/>
    <w:rsid w:val="00F5635B"/>
    <w:rsid w:val="00F5658A"/>
    <w:rsid w:val="00F57BDE"/>
    <w:rsid w:val="00F602A6"/>
    <w:rsid w:val="00F61119"/>
    <w:rsid w:val="00F624C6"/>
    <w:rsid w:val="00F625AB"/>
    <w:rsid w:val="00F6282F"/>
    <w:rsid w:val="00F630C9"/>
    <w:rsid w:val="00F63796"/>
    <w:rsid w:val="00F63B44"/>
    <w:rsid w:val="00F64333"/>
    <w:rsid w:val="00F64F0C"/>
    <w:rsid w:val="00F65E08"/>
    <w:rsid w:val="00F669D5"/>
    <w:rsid w:val="00F66FE7"/>
    <w:rsid w:val="00F67E21"/>
    <w:rsid w:val="00F7066A"/>
    <w:rsid w:val="00F70923"/>
    <w:rsid w:val="00F70C75"/>
    <w:rsid w:val="00F718EC"/>
    <w:rsid w:val="00F71D0B"/>
    <w:rsid w:val="00F720FA"/>
    <w:rsid w:val="00F72814"/>
    <w:rsid w:val="00F72D47"/>
    <w:rsid w:val="00F72E27"/>
    <w:rsid w:val="00F731C7"/>
    <w:rsid w:val="00F739C8"/>
    <w:rsid w:val="00F74524"/>
    <w:rsid w:val="00F74975"/>
    <w:rsid w:val="00F7544F"/>
    <w:rsid w:val="00F756C3"/>
    <w:rsid w:val="00F7582E"/>
    <w:rsid w:val="00F75974"/>
    <w:rsid w:val="00F75CD5"/>
    <w:rsid w:val="00F761C9"/>
    <w:rsid w:val="00F76AC2"/>
    <w:rsid w:val="00F76B30"/>
    <w:rsid w:val="00F77119"/>
    <w:rsid w:val="00F77152"/>
    <w:rsid w:val="00F77750"/>
    <w:rsid w:val="00F77DA2"/>
    <w:rsid w:val="00F80D11"/>
    <w:rsid w:val="00F8100A"/>
    <w:rsid w:val="00F8123B"/>
    <w:rsid w:val="00F8175F"/>
    <w:rsid w:val="00F8223C"/>
    <w:rsid w:val="00F8254D"/>
    <w:rsid w:val="00F82BCA"/>
    <w:rsid w:val="00F82E1C"/>
    <w:rsid w:val="00F82F91"/>
    <w:rsid w:val="00F84008"/>
    <w:rsid w:val="00F8418A"/>
    <w:rsid w:val="00F844D4"/>
    <w:rsid w:val="00F863A5"/>
    <w:rsid w:val="00F869D5"/>
    <w:rsid w:val="00F86A8B"/>
    <w:rsid w:val="00F87340"/>
    <w:rsid w:val="00F916F0"/>
    <w:rsid w:val="00F922BC"/>
    <w:rsid w:val="00F929FC"/>
    <w:rsid w:val="00F93500"/>
    <w:rsid w:val="00F937CF"/>
    <w:rsid w:val="00F93A2C"/>
    <w:rsid w:val="00F93E19"/>
    <w:rsid w:val="00F93E58"/>
    <w:rsid w:val="00F945FA"/>
    <w:rsid w:val="00F94FAB"/>
    <w:rsid w:val="00F95B36"/>
    <w:rsid w:val="00F964EC"/>
    <w:rsid w:val="00F9651C"/>
    <w:rsid w:val="00F96A55"/>
    <w:rsid w:val="00F96E3D"/>
    <w:rsid w:val="00F97E82"/>
    <w:rsid w:val="00F97EED"/>
    <w:rsid w:val="00FA0118"/>
    <w:rsid w:val="00FA0B1F"/>
    <w:rsid w:val="00FA149D"/>
    <w:rsid w:val="00FA18D7"/>
    <w:rsid w:val="00FA1F2E"/>
    <w:rsid w:val="00FA315C"/>
    <w:rsid w:val="00FA3257"/>
    <w:rsid w:val="00FA348C"/>
    <w:rsid w:val="00FA39DA"/>
    <w:rsid w:val="00FA4EF0"/>
    <w:rsid w:val="00FA5A84"/>
    <w:rsid w:val="00FA5D66"/>
    <w:rsid w:val="00FA5E4D"/>
    <w:rsid w:val="00FA68C8"/>
    <w:rsid w:val="00FA6EE5"/>
    <w:rsid w:val="00FA7190"/>
    <w:rsid w:val="00FB0008"/>
    <w:rsid w:val="00FB0480"/>
    <w:rsid w:val="00FB05DB"/>
    <w:rsid w:val="00FB27E7"/>
    <w:rsid w:val="00FB35E9"/>
    <w:rsid w:val="00FB37A2"/>
    <w:rsid w:val="00FB3AEE"/>
    <w:rsid w:val="00FB47B2"/>
    <w:rsid w:val="00FB52E1"/>
    <w:rsid w:val="00FB5371"/>
    <w:rsid w:val="00FB5ABF"/>
    <w:rsid w:val="00FB6AF7"/>
    <w:rsid w:val="00FB6D6C"/>
    <w:rsid w:val="00FB7688"/>
    <w:rsid w:val="00FC0D0A"/>
    <w:rsid w:val="00FC1674"/>
    <w:rsid w:val="00FC19CB"/>
    <w:rsid w:val="00FC26A9"/>
    <w:rsid w:val="00FC2B22"/>
    <w:rsid w:val="00FC3846"/>
    <w:rsid w:val="00FC39C9"/>
    <w:rsid w:val="00FC3A89"/>
    <w:rsid w:val="00FC3AAB"/>
    <w:rsid w:val="00FC40BD"/>
    <w:rsid w:val="00FC4734"/>
    <w:rsid w:val="00FC47E3"/>
    <w:rsid w:val="00FC4966"/>
    <w:rsid w:val="00FC5026"/>
    <w:rsid w:val="00FC5963"/>
    <w:rsid w:val="00FC5A63"/>
    <w:rsid w:val="00FC6200"/>
    <w:rsid w:val="00FC637E"/>
    <w:rsid w:val="00FC7077"/>
    <w:rsid w:val="00FC7606"/>
    <w:rsid w:val="00FD004A"/>
    <w:rsid w:val="00FD08CE"/>
    <w:rsid w:val="00FD0B1B"/>
    <w:rsid w:val="00FD1495"/>
    <w:rsid w:val="00FD256A"/>
    <w:rsid w:val="00FD2B26"/>
    <w:rsid w:val="00FD37D8"/>
    <w:rsid w:val="00FD39DB"/>
    <w:rsid w:val="00FD4772"/>
    <w:rsid w:val="00FD4EBA"/>
    <w:rsid w:val="00FD50D6"/>
    <w:rsid w:val="00FD54C4"/>
    <w:rsid w:val="00FD55C9"/>
    <w:rsid w:val="00FD5BFF"/>
    <w:rsid w:val="00FD5D3D"/>
    <w:rsid w:val="00FD5FE1"/>
    <w:rsid w:val="00FD6465"/>
    <w:rsid w:val="00FD666F"/>
    <w:rsid w:val="00FD71CF"/>
    <w:rsid w:val="00FE0063"/>
    <w:rsid w:val="00FE08F0"/>
    <w:rsid w:val="00FE0AE9"/>
    <w:rsid w:val="00FE12FA"/>
    <w:rsid w:val="00FE13FF"/>
    <w:rsid w:val="00FE25BD"/>
    <w:rsid w:val="00FE284B"/>
    <w:rsid w:val="00FE3C9C"/>
    <w:rsid w:val="00FE4332"/>
    <w:rsid w:val="00FE4524"/>
    <w:rsid w:val="00FE49CD"/>
    <w:rsid w:val="00FE5245"/>
    <w:rsid w:val="00FE5951"/>
    <w:rsid w:val="00FE5AC6"/>
    <w:rsid w:val="00FE629D"/>
    <w:rsid w:val="00FE662A"/>
    <w:rsid w:val="00FE6875"/>
    <w:rsid w:val="00FE6B88"/>
    <w:rsid w:val="00FE6F5F"/>
    <w:rsid w:val="00FE73E4"/>
    <w:rsid w:val="00FE7D2C"/>
    <w:rsid w:val="00FE7F45"/>
    <w:rsid w:val="00FE7FDC"/>
    <w:rsid w:val="00FF06FA"/>
    <w:rsid w:val="00FF090F"/>
    <w:rsid w:val="00FF0D06"/>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D69"/>
    <w:pPr>
      <w:spacing w:line="360" w:lineRule="auto"/>
      <w:jc w:val="both"/>
    </w:pPr>
    <w:rPr>
      <w:rFonts w:asciiTheme="majorBidi" w:hAnsiTheme="majorBidi" w:cstheme="majorBidi"/>
    </w:rPr>
  </w:style>
  <w:style w:type="paragraph" w:styleId="Heading1">
    <w:name w:val="heading 1"/>
    <w:aliases w:val="תאריך"/>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C0305E"/>
    <w:pPr>
      <w:keepNext/>
      <w:keepLines/>
      <w:ind w:firstLine="340"/>
      <w:outlineLvl w:val="3"/>
    </w:pPr>
    <w:rPr>
      <w:rFonts w:eastAsiaTheme="majorEastAsia"/>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C0305E"/>
    <w:rPr>
      <w:rFonts w:asciiTheme="majorBidi" w:eastAsiaTheme="majorEastAsia" w:hAnsiTheme="majorBidi" w:cstheme="majorBidi"/>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styleId="UnresolvedMention">
    <w:name w:val="Unresolved Mention"/>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D10E5"/>
    <w:pPr>
      <w:spacing w:before="240"/>
      <w:ind w:firstLine="0"/>
      <w:contextualSpacing/>
    </w:p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basedOn w:val="Normal"/>
    <w:next w:val="Normal"/>
    <w:uiPriority w:val="35"/>
    <w:unhideWhenUsed/>
    <w:qFormat/>
    <w:rsid w:val="00ED10E5"/>
    <w:pPr>
      <w:spacing w:after="200" w:line="240" w:lineRule="auto"/>
      <w:ind w:firstLine="0"/>
    </w:pPr>
    <w:rPr>
      <w:i/>
      <w:iCs/>
      <w:color w:val="44546A" w:themeColor="text2"/>
      <w:sz w:val="22"/>
      <w:szCs w:val="18"/>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7B4859"/>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6238E0"/>
    <w:pPr>
      <w:bidi/>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841B-04D7-4CC5-AC81-FB2787BE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2238</TotalTime>
  <Pages>52</Pages>
  <Words>56323</Words>
  <Characters>281615</Characters>
  <Application>Microsoft Office Word</Application>
  <DocSecurity>0</DocSecurity>
  <Lines>2346</Lines>
  <Paragraphs>674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Heller</dc:creator>
  <cp:keywords/>
  <dc:description/>
  <cp:lastModifiedBy>Chen Heller</cp:lastModifiedBy>
  <cp:revision>248</cp:revision>
  <dcterms:created xsi:type="dcterms:W3CDTF">2022-09-13T09:21:00Z</dcterms:created>
  <dcterms:modified xsi:type="dcterms:W3CDTF">2022-09-15T07:47:00Z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id="512W5LG6"/&gt;&lt;style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
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Toc114137545"/>
      <w:bookmarkStart w:id="26" w:name="_Hlk106572155"/>
      <w:r>
        <w:rPr>
          <w:rFonts w:hint="cs"/>
          <w:lang w:bidi="he-IL"/>
        </w:rPr>
        <w:lastRenderedPageBreak/>
        <w:t>T</w:t>
      </w:r>
      <w:r>
        <w:rPr>
          <w:lang w:bidi="he-IL"/>
        </w:rPr>
        <w:t>able of Contents</w:t>
      </w:r>
      <w:bookmarkEnd w:id="25"/>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 xml:space="preserve">שאינה קלה להפרכה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6"/>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08CCEB4" w:rsidR="004F240A" w:rsidRDefault="004F240A" w:rsidP="00394A04">
      <w:r>
        <w:t xml:space="preserve">All three </w:t>
      </w:r>
      <w:r w:rsidR="00A44BFB">
        <w:t>methods</w:t>
      </w:r>
      <w:r w:rsidR="001C015A">
        <w:t xml:space="preserve">, and others </w:t>
      </w:r>
      <w:del w:id="177" w:author="Chen Heller" w:date="2022-09-15T15:31:00Z">
        <w:r w:rsidDel="00F81DEC">
          <w:delText xml:space="preserve"> </w:delText>
        </w:r>
      </w:del>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8" w:name="_Toc114137549"/>
      <w:r>
        <w:t>Contradicting findings</w:t>
      </w:r>
      <w:bookmarkEnd w:id="178"/>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9" w:name="_Toc114137550"/>
      <w:r>
        <w:t xml:space="preserve">Explaining The </w:t>
      </w:r>
      <w:r w:rsidR="00FC0D0A">
        <w:t>D</w:t>
      </w:r>
      <w:r>
        <w:t xml:space="preserve">iscrepancy between </w:t>
      </w:r>
      <w:r w:rsidR="00FC0D0A">
        <w:t>F</w:t>
      </w:r>
      <w:r>
        <w:t>indings</w:t>
      </w:r>
      <w:bookmarkEnd w:id="179"/>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80" w:name="_Toc114137551"/>
      <w:r>
        <w:t xml:space="preserve">Comparing </w:t>
      </w:r>
      <w:r w:rsidR="006E4F8B">
        <w:t xml:space="preserve">Motion </w:t>
      </w:r>
      <w:r>
        <w:t>T</w:t>
      </w:r>
      <w:r w:rsidR="006E4F8B">
        <w:t xml:space="preserve">racking </w:t>
      </w:r>
      <w:r>
        <w:t>with K</w:t>
      </w:r>
      <w:r w:rsidR="006E4F8B">
        <w:t>eyboard</w:t>
      </w:r>
      <w:r>
        <w:t xml:space="preserve"> Response</w:t>
      </w:r>
      <w:bookmarkEnd w:id="18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1" w:name="_Toc114137552"/>
      <w:r>
        <w:t>Prev</w:t>
      </w:r>
      <w:r w:rsidR="00C71547">
        <w:t>ious</w:t>
      </w:r>
      <w:r>
        <w:t xml:space="preserve"> </w:t>
      </w:r>
      <w:r w:rsidR="000438C2">
        <w:t>Priming Findings Made with Motion Tracking</w:t>
      </w:r>
      <w:bookmarkEnd w:id="18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2" w:name="_Hlk110934244"/>
      <w:r w:rsidR="006C164D">
        <w:t xml:space="preserve">When responses were given via a keyboard, </w:t>
      </w:r>
      <w:bookmarkEnd w:id="18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3" w:name="_Toc114137553"/>
      <w:r>
        <w:t>Current Research</w:t>
      </w:r>
      <w:bookmarkEnd w:id="183"/>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4" w:name="_Toc114137554"/>
      <w:r>
        <w:t>Pilot Experiment</w:t>
      </w:r>
      <w:r w:rsidR="00ED60E1">
        <w:t xml:space="preserve"> 1</w:t>
      </w:r>
      <w:bookmarkEnd w:id="184"/>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5" w:name="_Toc114137555"/>
      <w:r>
        <w:t>Methods</w:t>
      </w:r>
      <w:bookmarkEnd w:id="185"/>
    </w:p>
    <w:p w14:paraId="0D1ADB73" w14:textId="0498850D" w:rsidR="002057FC" w:rsidRPr="00C0305E" w:rsidRDefault="002057FC" w:rsidP="006238E0">
      <w:pPr>
        <w:pStyle w:val="Heading4"/>
      </w:pPr>
      <w:bookmarkStart w:id="186" w:name="_Toc114137556"/>
      <w:r w:rsidRPr="00C0305E">
        <w:t>Participants</w:t>
      </w:r>
      <w:bookmarkEnd w:id="186"/>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7" w:name="_Toc114137557"/>
      <w:r>
        <w:t>Stimuli</w:t>
      </w:r>
      <w:bookmarkEnd w:id="187"/>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8" w:name="_Toc114137558"/>
      <w:r>
        <w:t>Apparatus</w:t>
      </w:r>
      <w:bookmarkEnd w:id="18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9" w:author="Chen Heller" w:date="2022-09-15T08:10:00Z">
        <w:r w:rsidR="00962917">
          <w:t xml:space="preserve"> </w:t>
        </w:r>
      </w:ins>
      <w:r w:rsidRPr="007846C7">
        <w:t xml:space="preserve">and Psychtoolbox </w:t>
      </w:r>
      <w:r w:rsidRPr="007846C7">
        <w:lastRenderedPageBreak/>
        <w:t>3.0.18</w:t>
      </w:r>
      <w:ins w:id="190"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ins w:id="191"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ins w:id="192" w:author="Chen Heller" w:date="2022-09-15T08:12:00Z">
        <w:r w:rsidR="00533630">
          <w:t xml:space="preserve"> </w:t>
        </w:r>
      </w:ins>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3" w:name="_Ref113902132"/>
      <w:r>
        <w:t xml:space="preserve">Figure </w:t>
      </w:r>
      <w:fldSimple w:instr=" SEQ Figure \* ARABIC ">
        <w:r w:rsidR="007E2512">
          <w:rPr>
            <w:noProof/>
          </w:rPr>
          <w:t>1</w:t>
        </w:r>
      </w:fldSimple>
      <w:bookmarkEnd w:id="193"/>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4" w:name="_Toc114137559"/>
      <w:r>
        <w:t>Procedure</w:t>
      </w:r>
      <w:bookmarkEnd w:id="194"/>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5" w:name="_Ref113902081"/>
      <w:r>
        <w:t xml:space="preserve">Figure </w:t>
      </w:r>
      <w:fldSimple w:instr=" SEQ Figure \* ARABIC ">
        <w:r w:rsidR="007E2512">
          <w:rPr>
            <w:noProof/>
          </w:rPr>
          <w:t>2</w:t>
        </w:r>
      </w:fldSimple>
      <w:bookmarkEnd w:id="195"/>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6" w:name="_Toc114137560"/>
      <w:r>
        <w:t>Trajectory p</w:t>
      </w:r>
      <w:r w:rsidR="00B33642">
        <w:t>reprocessing</w:t>
      </w:r>
      <w:bookmarkEnd w:id="196"/>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7" w:name="_Toc114137561"/>
      <w:r>
        <w:t>Variables extraction</w:t>
      </w:r>
      <w:bookmarkEnd w:id="197"/>
    </w:p>
    <w:p w14:paraId="3FD2B015" w14:textId="5A565EC2" w:rsidR="001E0823" w:rsidRDefault="00AA1B21" w:rsidP="00723227">
      <w:pPr>
        <w:ind w:firstLine="0"/>
      </w:pPr>
      <w:r>
        <w:t xml:space="preserve">The congruency effect was estimated </w:t>
      </w:r>
      <w:r w:rsidR="00D542A7">
        <w:t>with</w:t>
      </w:r>
      <w:r>
        <w:t xml:space="preserve"> </w:t>
      </w:r>
      <w:del w:id="198" w:author="Chen Heller" w:date="2022-09-16T11:20:00Z">
        <w:r w:rsidDel="005A19F9">
          <w:delText xml:space="preserve">eight </w:delText>
        </w:r>
      </w:del>
      <w:ins w:id="199" w:author="Chen Heller" w:date="2022-09-16T11:20:00Z">
        <w:r w:rsidR="005A19F9">
          <w:t>five</w:t>
        </w:r>
        <w:r w:rsidR="005A19F9">
          <w:t xml:space="preserve"> </w:t>
        </w:r>
      </w:ins>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00" w:name="_Toc114137562"/>
      <w:r>
        <w:t>Exclusion criteria</w:t>
      </w:r>
      <w:bookmarkEnd w:id="200"/>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01" w:name="_Toc114137563"/>
      <w:r>
        <w:lastRenderedPageBreak/>
        <w:t>Results</w:t>
      </w:r>
      <w:bookmarkEnd w:id="201"/>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0043DE13" w:rsidR="004D5003" w:rsidRDefault="00EE27A0" w:rsidP="0046480E">
      <w:r>
        <w:t>Congruency effect</w:t>
      </w:r>
      <w:r w:rsidR="00AF0D06">
        <w:t>:</w:t>
      </w:r>
      <w:r>
        <w:t xml:space="preserve"> </w:t>
      </w:r>
      <w:ins w:id="202" w:author="Chen Heller" w:date="2022-09-14T12:03:00Z">
        <w:r w:rsidR="001A3124">
          <w:t xml:space="preserve">All the comparisons between the congruent and incongruent conditions in </w:t>
        </w:r>
      </w:ins>
      <w:ins w:id="203" w:author="Chen Heller" w:date="2022-09-14T12:04:00Z">
        <w:r w:rsidR="001A3124">
          <w:t xml:space="preserve">all four experiments were corrected for multiple comparisons using the Tree-BH </w:t>
        </w:r>
      </w:ins>
      <w:ins w:id="204" w:author="Chen Heller" w:date="2022-09-14T12:05:00Z">
        <w:r w:rsidR="00BB4D09">
          <w:t>(</w:t>
        </w:r>
      </w:ins>
      <w:ins w:id="205" w:author="Chen Heller" w:date="2022-09-14T12:16:00Z">
        <w:r w:rsidR="00D27F4B">
          <w:fldChar w:fldCharType="begin"/>
        </w:r>
        <w:r w:rsidR="00D27F4B">
          <w:instrText xml:space="preserve"> REF _Ref114050197 \h </w:instrText>
        </w:r>
      </w:ins>
      <w:r w:rsidR="00D27F4B">
        <w:fldChar w:fldCharType="separate"/>
      </w:r>
      <w:ins w:id="206" w:author="Chen Heller" w:date="2022-09-14T12:16:00Z">
        <w:r w:rsidR="00D27F4B">
          <w:t xml:space="preserve">Supplementary Figure </w:t>
        </w:r>
        <w:r w:rsidR="00D27F4B">
          <w:rPr>
            <w:noProof/>
          </w:rPr>
          <w:t>1</w:t>
        </w:r>
        <w:r w:rsidR="00D27F4B">
          <w:fldChar w:fldCharType="end"/>
        </w:r>
      </w:ins>
      <w:ins w:id="207" w:author="Chen Heller" w:date="2022-09-14T12:15:00Z">
        <w:r w:rsidR="00D27F4B">
          <w:t xml:space="preserve">) </w:t>
        </w:r>
      </w:ins>
      <w:ins w:id="208"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9" w:author="Chen Heller" w:date="2022-09-14T12:16:00Z">
        <w:r w:rsidR="00754A46">
          <w:t xml:space="preserve">. </w:t>
        </w:r>
      </w:ins>
      <w:ins w:id="210" w:author="Chen Heller" w:date="2022-09-14T12:17:00Z">
        <w:r w:rsidR="00754A46">
          <w:t xml:space="preserve">In addition, normality of the residuals was tested with QQ-plot and </w:t>
        </w:r>
        <w:r w:rsidR="00145C16">
          <w:t>variables</w:t>
        </w:r>
      </w:ins>
      <w:ins w:id="211" w:author="Chen Heller" w:date="2022-09-14T12:18:00Z">
        <w:r w:rsidR="00145C16">
          <w:t xml:space="preserve"> that did not pass it were </w:t>
        </w:r>
      </w:ins>
      <w:del w:id="212" w:author="Chen Heller" w:date="2022-09-14T12:18:00Z">
        <w:r w:rsidR="008043D7" w:rsidDel="00145C16">
          <w:delText xml:space="preserve">The traveled distance variable as well as the movement duration </w:delText>
        </w:r>
      </w:del>
      <w:del w:id="213" w:author="Chen Heller" w:date="2022-09-14T10:45:00Z">
        <w:r w:rsidR="008043D7" w:rsidDel="00C85A7F">
          <w:delText xml:space="preserve">and frequency of COM </w:delText>
        </w:r>
      </w:del>
      <w:del w:id="214" w:author="Chen Heller" w:date="2022-09-14T12:18:00Z">
        <w:r w:rsidR="008043D7" w:rsidDel="00145C16">
          <w:delText xml:space="preserve">variables </w:delText>
        </w:r>
        <w:r w:rsidR="00723227" w:rsidDel="00145C16">
          <w:delText xml:space="preserve">were </w:delText>
        </w:r>
      </w:del>
      <w:r w:rsidR="008043D7">
        <w:t>tested with a permutation test</w:t>
      </w:r>
      <w:ins w:id="215" w:author="Chen Heller" w:date="2022-09-14T12:23:00Z">
        <w:r w:rsidR="00006F56">
          <w:t xml:space="preserve"> (For a list</w:t>
        </w:r>
      </w:ins>
      <w:ins w:id="216" w:author="Chen Heller" w:date="2022-09-15T08:13:00Z">
        <w:r w:rsidR="002A45A3">
          <w:t xml:space="preserve"> </w:t>
        </w:r>
      </w:ins>
      <w:ins w:id="217" w:author="Chen Heller" w:date="2022-09-14T12:23:00Z">
        <w:r w:rsidR="00006F56">
          <w:t>of violating variables see</w:t>
        </w:r>
      </w:ins>
      <w:ins w:id="218" w:author="Chen Heller" w:date="2022-09-15T09:54:00Z">
        <w:r w:rsidR="00243F3B">
          <w:t xml:space="preserve"> </w:t>
        </w:r>
      </w:ins>
      <w:ins w:id="219" w:author="Chen Heller" w:date="2022-09-15T09:55:00Z">
        <w:r w:rsidR="00BB21CF">
          <w:fldChar w:fldCharType="begin"/>
        </w:r>
        <w:r w:rsidR="00BB21CF">
          <w:instrText xml:space="preserve"> REF _Ref114128122 \h </w:instrText>
        </w:r>
      </w:ins>
      <w:r w:rsidR="00BB21CF">
        <w:fldChar w:fldCharType="separate"/>
      </w:r>
      <w:ins w:id="220" w:author="Chen Heller" w:date="2022-09-15T09:55:00Z">
        <w:r w:rsidR="00BB21CF">
          <w:t xml:space="preserve">Supplementary Figure </w:t>
        </w:r>
        <w:r w:rsidR="00BB21CF">
          <w:rPr>
            <w:noProof/>
          </w:rPr>
          <w:t>2</w:t>
        </w:r>
        <w:r w:rsidR="00BB21CF">
          <w:fldChar w:fldCharType="end"/>
        </w:r>
      </w:ins>
      <w:ins w:id="221" w:author="Chen Heller" w:date="2022-09-15T08:13:00Z">
        <w:r w:rsidR="007205D7">
          <w:t>; Source code for permutation testing</w:t>
        </w:r>
      </w:ins>
      <w:ins w:id="222" w:author="Chen Heller" w:date="2022-09-15T08:14:00Z">
        <w:r w:rsidR="007205D7">
          <w:t xml:space="preserve">, </w:t>
        </w:r>
      </w:ins>
      <w:r w:rsidR="0046480E">
        <w:fldChar w:fldCharType="begin"/>
      </w:r>
      <w:r w:rsidR="0046480E">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3"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4" w:author="Chen Heller" w:date="2022-09-15T08:27:00Z">
        <w:r w:rsidR="0046480E" w:rsidRPr="0046480E" w:rsidDel="0046480E">
          <w:rPr>
            <w:rFonts w:ascii="Times New Roman" w:hAnsi="Times New Roman" w:cs="Times New Roman"/>
          </w:rPr>
          <w:delText>)</w:delText>
        </w:r>
      </w:del>
      <w:r w:rsidR="0046480E">
        <w:fldChar w:fldCharType="end"/>
      </w:r>
      <w:ins w:id="225" w:author="Chen Heller" w:date="2022-09-14T12:23:00Z">
        <w:r w:rsidR="0019704E">
          <w:t>)</w:t>
        </w:r>
      </w:ins>
      <w:r w:rsidR="00877E08">
        <w:t xml:space="preserve">. </w:t>
      </w:r>
      <w:del w:id="226" w:author="Chen Heller" w:date="2022-09-14T12:18:00Z">
        <w:r w:rsidR="008043D7" w:rsidDel="00145C16">
          <w:delText xml:space="preserve"> since they violated the normality assumption</w:delText>
        </w:r>
      </w:del>
      <w:r w:rsidR="008043D7">
        <w:t xml:space="preserve">. </w:t>
      </w:r>
      <w:del w:id="227"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8"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9" w:author="Chen Heller" w:date="2022-09-14T12:19:00Z">
        <w:r w:rsidR="00723227" w:rsidDel="00783C99">
          <w:delText>,</w:delText>
        </w:r>
        <w:r w:rsidR="006F08A1" w:rsidDel="00783C99">
          <w:delText xml:space="preserve"> </w:delText>
        </w:r>
        <w:r w:rsidR="00355822" w:rsidDel="00783C99">
          <w:delText>n</w:delText>
        </w:r>
      </w:del>
      <w:ins w:id="230" w:author="Chen Heller" w:date="2022-09-15T12:36:00Z">
        <w:r w:rsidR="00F87BD6">
          <w:t>In Experiment 1, n</w:t>
        </w:r>
      </w:ins>
      <w:r w:rsidR="00355822">
        <w:t xml:space="preserve">o </w:t>
      </w:r>
      <w:del w:id="231" w:author="Chen Heller" w:date="2022-09-15T08:29:00Z">
        <w:r w:rsidR="00355822" w:rsidDel="00877E08">
          <w:delText xml:space="preserve">significant </w:delText>
        </w:r>
      </w:del>
      <w:r w:rsidR="00355822">
        <w:t>difference</w:t>
      </w:r>
      <w:r w:rsidR="00877E08">
        <w:t>s</w:t>
      </w:r>
      <w:r w:rsidR="00355822">
        <w:t xml:space="preserve"> </w:t>
      </w:r>
      <w:del w:id="232" w:author="Chen Heller" w:date="2022-09-15T08:29:00Z">
        <w:r w:rsidR="00355822" w:rsidDel="00877E08">
          <w:delText xml:space="preserve">was </w:delText>
        </w:r>
      </w:del>
      <w:ins w:id="233" w:author="Chen Heller" w:date="2022-09-15T08:29:00Z">
        <w:r w:rsidR="00877E08">
          <w:t xml:space="preserve">were </w:t>
        </w:r>
      </w:ins>
      <w:r w:rsidR="00355822">
        <w:t>found between the congruent and incongruent conditions</w:t>
      </w:r>
      <w:del w:id="234"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5"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6"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7" w:author="Chen Heller" w:date="2022-09-14T17:04:00Z">
        <w:r w:rsidR="00935BF6">
          <w:t xml:space="preserve">Table </w:t>
        </w:r>
      </w:ins>
      <w:ins w:id="238" w:author="Chen Heller" w:date="2022-09-14T17:06:00Z">
        <w:r w:rsidR="00935BF6">
          <w:rPr>
            <w:noProof/>
          </w:rPr>
          <w:t>1</w:t>
        </w:r>
      </w:ins>
      <w:r w:rsidR="00935BF6">
        <w:fldChar w:fldCharType="end"/>
      </w:r>
      <w:r w:rsidR="00935BF6">
        <w:t>).</w:t>
      </w:r>
      <w:del w:id="239"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40" w:author="Chen Heller" w:date="2022-09-14T10:50:00Z">
        <w:r w:rsidR="00EC601F" w:rsidDel="00EF531A">
          <w:delText>0.</w:delText>
        </w:r>
        <w:r w:rsidR="008776A8" w:rsidDel="00EF531A">
          <w:delText>02</w:delText>
        </w:r>
      </w:del>
      <w:del w:id="241" w:author="Chen Heller" w:date="2022-09-14T15:40:00Z">
        <w:r w:rsidR="00EC601F" w:rsidDel="007D4EDB">
          <w:delText>, 0.</w:delText>
        </w:r>
      </w:del>
      <w:del w:id="242" w:author="Chen Heller" w:date="2022-09-14T10:50:00Z">
        <w:r w:rsidR="008776A8" w:rsidDel="00EF531A">
          <w:delText>03</w:delText>
        </w:r>
      </w:del>
      <w:del w:id="243"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4" w:author="Chen Heller" w:date="2022-09-14T17:04:00Z"/>
        </w:rPr>
        <w:pPrChange w:id="245" w:author="Chen Heller" w:date="2022-09-14T17:04:00Z">
          <w:pPr/>
        </w:pPrChange>
      </w:pPr>
      <w:bookmarkStart w:id="246" w:name="_Ref114067851"/>
      <w:ins w:id="247" w:author="Chen Heller" w:date="2022-09-14T17:04:00Z">
        <w:r>
          <w:t xml:space="preserve">Table </w:t>
        </w:r>
        <w:r>
          <w:fldChar w:fldCharType="begin"/>
        </w:r>
        <w:r>
          <w:instrText xml:space="preserve"> SEQ Table \* ARABIC </w:instrText>
        </w:r>
      </w:ins>
      <w:r>
        <w:fldChar w:fldCharType="separate"/>
      </w:r>
      <w:ins w:id="248" w:author="Chen Heller" w:date="2022-09-14T17:06:00Z">
        <w:r w:rsidR="002436A8">
          <w:rPr>
            <w:noProof/>
          </w:rPr>
          <w:t>1</w:t>
        </w:r>
      </w:ins>
      <w:ins w:id="249" w:author="Chen Heller" w:date="2022-09-14T17:04:00Z">
        <w:r>
          <w:fldChar w:fldCharType="end"/>
        </w:r>
        <w:bookmarkEnd w:id="246"/>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5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51">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52" w:author="Chen Heller" w:date="2022-09-14T21:54:00Z"/>
          <w:trPrChange w:id="253" w:author="Chen Heller" w:date="2022-09-15T10:42:00Z">
            <w:trPr>
              <w:gridAfter w:val="0"/>
              <w:trHeight w:val="510"/>
            </w:trPr>
          </w:trPrChange>
        </w:trPr>
        <w:tc>
          <w:tcPr>
            <w:tcW w:w="284" w:type="dxa"/>
            <w:tcBorders>
              <w:top w:val="single" w:sz="12" w:space="0" w:color="auto"/>
            </w:tcBorders>
            <w:tcPrChange w:id="254" w:author="Chen Heller" w:date="2022-09-15T10:42:00Z">
              <w:tcPr>
                <w:tcW w:w="284" w:type="dxa"/>
                <w:gridSpan w:val="2"/>
              </w:tcPr>
            </w:tcPrChange>
          </w:tcPr>
          <w:p w14:paraId="0DBA713A" w14:textId="77777777" w:rsidR="00DC6616" w:rsidRDefault="00DC6616" w:rsidP="00EA2CED">
            <w:pPr>
              <w:ind w:firstLine="0"/>
              <w:rPr>
                <w:ins w:id="255" w:author="Chen Heller" w:date="2022-09-14T21:54:00Z"/>
              </w:rPr>
            </w:pPr>
          </w:p>
        </w:tc>
        <w:tc>
          <w:tcPr>
            <w:tcW w:w="2268" w:type="dxa"/>
            <w:tcBorders>
              <w:top w:val="single" w:sz="12" w:space="0" w:color="auto"/>
            </w:tcBorders>
            <w:tcPrChange w:id="256" w:author="Chen Heller" w:date="2022-09-15T10:42:00Z">
              <w:tcPr>
                <w:tcW w:w="2126" w:type="dxa"/>
                <w:gridSpan w:val="2"/>
              </w:tcPr>
            </w:tcPrChange>
          </w:tcPr>
          <w:p w14:paraId="44966F39" w14:textId="77777777" w:rsidR="00DC6616" w:rsidRDefault="00DC6616" w:rsidP="00EA2CED">
            <w:pPr>
              <w:ind w:firstLine="0"/>
              <w:rPr>
                <w:ins w:id="257" w:author="Chen Heller" w:date="2022-09-14T21:54:00Z"/>
              </w:rPr>
            </w:pPr>
          </w:p>
        </w:tc>
        <w:tc>
          <w:tcPr>
            <w:tcW w:w="1843" w:type="dxa"/>
            <w:tcBorders>
              <w:top w:val="single" w:sz="12" w:space="0" w:color="auto"/>
              <w:bottom w:val="single" w:sz="12" w:space="0" w:color="auto"/>
            </w:tcBorders>
            <w:tcPrChange w:id="258"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9" w:author="Chen Heller" w:date="2022-09-14T21:54:00Z"/>
                <w:b/>
                <w:bCs/>
              </w:rPr>
            </w:pPr>
            <w:ins w:id="260" w:author="Chen Heller" w:date="2022-09-14T21:54:00Z">
              <w:r w:rsidRPr="00EA2CED">
                <w:rPr>
                  <w:b/>
                  <w:bCs/>
                </w:rPr>
                <w:t>Congruent</w:t>
              </w:r>
            </w:ins>
          </w:p>
        </w:tc>
        <w:tc>
          <w:tcPr>
            <w:tcW w:w="1843" w:type="dxa"/>
            <w:tcBorders>
              <w:top w:val="single" w:sz="12" w:space="0" w:color="auto"/>
              <w:bottom w:val="single" w:sz="12" w:space="0" w:color="auto"/>
            </w:tcBorders>
            <w:tcPrChange w:id="261" w:author="Chen Heller" w:date="2022-09-15T10:42:00Z">
              <w:tcPr>
                <w:tcW w:w="1843" w:type="dxa"/>
                <w:gridSpan w:val="2"/>
                <w:tcBorders>
                  <w:bottom w:val="single" w:sz="12" w:space="0" w:color="auto"/>
                </w:tcBorders>
              </w:tcPr>
            </w:tcPrChange>
          </w:tcPr>
          <w:p w14:paraId="5AB53D2F" w14:textId="77777777" w:rsidR="00DC6616" w:rsidRPr="00EA2CED" w:rsidRDefault="00DC6616">
            <w:pPr>
              <w:ind w:firstLine="0"/>
              <w:jc w:val="center"/>
              <w:rPr>
                <w:ins w:id="262" w:author="Chen Heller" w:date="2022-09-14T21:54:00Z"/>
                <w:b/>
                <w:bCs/>
              </w:rPr>
              <w:pPrChange w:id="263" w:author="Chen Heller" w:date="2022-09-15T10:19:00Z">
                <w:pPr>
                  <w:ind w:firstLine="0"/>
                </w:pPr>
              </w:pPrChange>
            </w:pPr>
            <w:ins w:id="264" w:author="Chen Heller" w:date="2022-09-14T21:54:00Z">
              <w:r w:rsidRPr="00EA2CED">
                <w:rPr>
                  <w:b/>
                  <w:bCs/>
                </w:rPr>
                <w:t>Incongruent</w:t>
              </w:r>
            </w:ins>
          </w:p>
        </w:tc>
        <w:tc>
          <w:tcPr>
            <w:tcW w:w="709" w:type="dxa"/>
            <w:tcBorders>
              <w:top w:val="single" w:sz="12" w:space="0" w:color="auto"/>
            </w:tcBorders>
            <w:tcPrChange w:id="265" w:author="Chen Heller" w:date="2022-09-15T10:42:00Z">
              <w:tcPr>
                <w:tcW w:w="709" w:type="dxa"/>
                <w:gridSpan w:val="2"/>
              </w:tcPr>
            </w:tcPrChange>
          </w:tcPr>
          <w:p w14:paraId="75F91D0C" w14:textId="77777777" w:rsidR="00DC6616" w:rsidRPr="00EA2CED" w:rsidRDefault="00DC6616" w:rsidP="00EA2CED">
            <w:pPr>
              <w:ind w:firstLine="0"/>
              <w:jc w:val="center"/>
              <w:rPr>
                <w:ins w:id="266" w:author="Chen Heller" w:date="2022-09-14T21:54:00Z"/>
                <w:b/>
                <w:bCs/>
              </w:rPr>
            </w:pPr>
          </w:p>
        </w:tc>
        <w:tc>
          <w:tcPr>
            <w:tcW w:w="992" w:type="dxa"/>
            <w:tcBorders>
              <w:top w:val="single" w:sz="12" w:space="0" w:color="auto"/>
            </w:tcBorders>
            <w:tcPrChange w:id="267" w:author="Chen Heller" w:date="2022-09-15T10:42:00Z">
              <w:tcPr>
                <w:tcW w:w="992" w:type="dxa"/>
                <w:gridSpan w:val="2"/>
              </w:tcPr>
            </w:tcPrChange>
          </w:tcPr>
          <w:p w14:paraId="70DC418E" w14:textId="77777777" w:rsidR="00DC6616" w:rsidRPr="00EA2CED" w:rsidRDefault="00DC6616" w:rsidP="00EA2CED">
            <w:pPr>
              <w:ind w:firstLine="0"/>
              <w:jc w:val="center"/>
              <w:rPr>
                <w:ins w:id="268" w:author="Chen Heller" w:date="2022-09-14T21:54:00Z"/>
                <w:b/>
                <w:bCs/>
              </w:rPr>
            </w:pPr>
          </w:p>
        </w:tc>
        <w:tc>
          <w:tcPr>
            <w:tcW w:w="1417" w:type="dxa"/>
            <w:tcBorders>
              <w:top w:val="single" w:sz="12" w:space="0" w:color="auto"/>
            </w:tcBorders>
            <w:tcPrChange w:id="269" w:author="Chen Heller" w:date="2022-09-15T10:42:00Z">
              <w:tcPr>
                <w:tcW w:w="1417" w:type="dxa"/>
                <w:gridSpan w:val="2"/>
              </w:tcPr>
            </w:tcPrChange>
          </w:tcPr>
          <w:p w14:paraId="4CCBC984" w14:textId="77777777" w:rsidR="00DC6616" w:rsidRDefault="00DC6616" w:rsidP="00EA2CED">
            <w:pPr>
              <w:ind w:firstLine="0"/>
              <w:rPr>
                <w:ins w:id="270" w:author="Chen Heller" w:date="2022-09-14T21:54:00Z"/>
              </w:rPr>
            </w:pPr>
          </w:p>
        </w:tc>
        <w:tc>
          <w:tcPr>
            <w:tcW w:w="709" w:type="dxa"/>
            <w:tcBorders>
              <w:top w:val="single" w:sz="12" w:space="0" w:color="auto"/>
            </w:tcBorders>
            <w:tcPrChange w:id="271" w:author="Chen Heller" w:date="2022-09-15T10:42:00Z">
              <w:tcPr>
                <w:tcW w:w="709" w:type="dxa"/>
                <w:gridSpan w:val="2"/>
              </w:tcPr>
            </w:tcPrChange>
          </w:tcPr>
          <w:p w14:paraId="40FE9A34" w14:textId="77777777" w:rsidR="00DC6616" w:rsidRDefault="00DC6616" w:rsidP="00EA2CED">
            <w:pPr>
              <w:ind w:firstLine="0"/>
              <w:rPr>
                <w:ins w:id="272" w:author="Chen Heller" w:date="2022-09-14T21:54:00Z"/>
              </w:rPr>
            </w:pPr>
          </w:p>
        </w:tc>
      </w:tr>
      <w:tr w:rsidR="00DC6616" w14:paraId="43206B7C" w14:textId="77777777" w:rsidTr="00D03187">
        <w:trPr>
          <w:trHeight w:val="254"/>
          <w:ins w:id="273" w:author="Chen Heller" w:date="2022-09-14T21:54:00Z"/>
          <w:trPrChange w:id="274" w:author="Chen Heller" w:date="2022-09-15T10:42:00Z">
            <w:trPr>
              <w:gridAfter w:val="0"/>
              <w:trHeight w:val="254"/>
            </w:trPr>
          </w:trPrChange>
        </w:trPr>
        <w:tc>
          <w:tcPr>
            <w:tcW w:w="284" w:type="dxa"/>
            <w:tcBorders>
              <w:bottom w:val="single" w:sz="12" w:space="0" w:color="auto"/>
            </w:tcBorders>
            <w:tcPrChange w:id="275"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6" w:author="Chen Heller" w:date="2022-09-14T21:54:00Z"/>
                <w:b/>
                <w:bCs/>
              </w:rPr>
            </w:pPr>
          </w:p>
        </w:tc>
        <w:tc>
          <w:tcPr>
            <w:tcW w:w="2268" w:type="dxa"/>
            <w:tcBorders>
              <w:bottom w:val="single" w:sz="12" w:space="0" w:color="auto"/>
            </w:tcBorders>
            <w:tcPrChange w:id="277"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8" w:author="Chen Heller" w:date="2022-09-14T21:54:00Z"/>
                <w:b/>
                <w:bCs/>
              </w:rPr>
            </w:pPr>
          </w:p>
        </w:tc>
        <w:tc>
          <w:tcPr>
            <w:tcW w:w="1843" w:type="dxa"/>
            <w:tcBorders>
              <w:top w:val="single" w:sz="12" w:space="0" w:color="auto"/>
              <w:bottom w:val="single" w:sz="12" w:space="0" w:color="auto"/>
            </w:tcBorders>
            <w:tcPrChange w:id="279"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80" w:author="Chen Heller" w:date="2022-09-14T21:54:00Z"/>
                <w:b/>
                <w:bCs/>
              </w:rPr>
            </w:pPr>
            <w:ins w:id="281" w:author="Chen Heller" w:date="2022-09-14T21:54:00Z">
              <w:r>
                <w:rPr>
                  <w:b/>
                  <w:bCs/>
                </w:rPr>
                <w:t>M (SD)</w:t>
              </w:r>
            </w:ins>
          </w:p>
        </w:tc>
        <w:tc>
          <w:tcPr>
            <w:tcW w:w="1843" w:type="dxa"/>
            <w:tcBorders>
              <w:top w:val="single" w:sz="12" w:space="0" w:color="auto"/>
              <w:bottom w:val="single" w:sz="12" w:space="0" w:color="auto"/>
            </w:tcBorders>
            <w:tcPrChange w:id="282"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3" w:author="Chen Heller" w:date="2022-09-14T21:54:00Z"/>
                <w:b/>
                <w:bCs/>
              </w:rPr>
            </w:pPr>
            <w:ins w:id="284" w:author="Chen Heller" w:date="2022-09-14T21:54:00Z">
              <w:r>
                <w:rPr>
                  <w:b/>
                  <w:bCs/>
                </w:rPr>
                <w:t>M (SD)</w:t>
              </w:r>
            </w:ins>
          </w:p>
        </w:tc>
        <w:tc>
          <w:tcPr>
            <w:tcW w:w="709" w:type="dxa"/>
            <w:tcBorders>
              <w:bottom w:val="single" w:sz="12" w:space="0" w:color="auto"/>
            </w:tcBorders>
            <w:tcPrChange w:id="285"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6" w:author="Chen Heller" w:date="2022-09-14T21:54:00Z"/>
                <w:b/>
                <w:bCs/>
              </w:rPr>
            </w:pPr>
            <w:ins w:id="287" w:author="Chen Heller" w:date="2022-09-14T21:54:00Z">
              <w:r>
                <w:rPr>
                  <w:b/>
                  <w:bCs/>
                </w:rPr>
                <w:t>t(9)</w:t>
              </w:r>
            </w:ins>
          </w:p>
        </w:tc>
        <w:tc>
          <w:tcPr>
            <w:tcW w:w="992" w:type="dxa"/>
            <w:tcBorders>
              <w:bottom w:val="single" w:sz="12" w:space="0" w:color="auto"/>
            </w:tcBorders>
            <w:tcPrChange w:id="288"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9" w:author="Chen Heller" w:date="2022-09-14T21:54:00Z"/>
                <w:b/>
                <w:bCs/>
              </w:rPr>
            </w:pPr>
            <w:ins w:id="290" w:author="Chen Heller" w:date="2022-09-14T21:54:00Z">
              <w:r>
                <w:rPr>
                  <w:b/>
                  <w:bCs/>
                </w:rPr>
                <w:t>p</w:t>
              </w:r>
            </w:ins>
          </w:p>
        </w:tc>
        <w:tc>
          <w:tcPr>
            <w:tcW w:w="1417" w:type="dxa"/>
            <w:tcBorders>
              <w:bottom w:val="single" w:sz="12" w:space="0" w:color="auto"/>
            </w:tcBorders>
            <w:tcPrChange w:id="291"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92" w:author="Chen Heller" w:date="2022-09-14T21:54:00Z"/>
                <w:b/>
                <w:bCs/>
              </w:rPr>
            </w:pPr>
            <w:ins w:id="293" w:author="Chen Heller" w:date="2022-09-14T21:54:00Z">
              <w:r>
                <w:rPr>
                  <w:b/>
                  <w:bCs/>
                </w:rPr>
                <w:t>CI</w:t>
              </w:r>
            </w:ins>
          </w:p>
        </w:tc>
        <w:tc>
          <w:tcPr>
            <w:tcW w:w="709" w:type="dxa"/>
            <w:tcBorders>
              <w:bottom w:val="single" w:sz="12" w:space="0" w:color="auto"/>
            </w:tcBorders>
            <w:tcPrChange w:id="294"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5" w:author="Chen Heller" w:date="2022-09-14T21:54:00Z"/>
                <w:b/>
                <w:bCs/>
              </w:rPr>
            </w:pPr>
            <w:ins w:id="296" w:author="Chen Heller" w:date="2022-09-14T21:54:00Z">
              <w:r>
                <w:rPr>
                  <w:b/>
                  <w:bCs/>
                </w:rPr>
                <w:t>d</w:t>
              </w:r>
            </w:ins>
          </w:p>
        </w:tc>
      </w:tr>
      <w:tr w:rsidR="00DC6616" w14:paraId="18F6486A" w14:textId="77777777" w:rsidTr="00D03187">
        <w:trPr>
          <w:trHeight w:val="313"/>
          <w:ins w:id="297" w:author="Chen Heller" w:date="2022-09-14T21:54:00Z"/>
          <w:trPrChange w:id="298" w:author="Chen Heller" w:date="2022-09-15T10:42:00Z">
            <w:trPr>
              <w:gridAfter w:val="0"/>
              <w:trHeight w:val="313"/>
            </w:trPr>
          </w:trPrChange>
        </w:trPr>
        <w:tc>
          <w:tcPr>
            <w:tcW w:w="10065" w:type="dxa"/>
            <w:gridSpan w:val="8"/>
            <w:tcBorders>
              <w:top w:val="single" w:sz="12" w:space="0" w:color="auto"/>
            </w:tcBorders>
            <w:tcPrChange w:id="299"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300" w:author="Chen Heller" w:date="2022-09-14T21:54:00Z"/>
              </w:rPr>
            </w:pPr>
            <w:ins w:id="301" w:author="Chen Heller" w:date="2022-09-14T21:54:00Z">
              <w:r>
                <w:rPr>
                  <w:b/>
                  <w:bCs/>
                </w:rPr>
                <w:t>Reaching</w:t>
              </w:r>
            </w:ins>
          </w:p>
        </w:tc>
      </w:tr>
      <w:tr w:rsidR="00DC6616" w14:paraId="5FEFCA42" w14:textId="77777777" w:rsidTr="00D03187">
        <w:trPr>
          <w:trHeight w:val="490"/>
          <w:ins w:id="302" w:author="Chen Heller" w:date="2022-09-14T21:54:00Z"/>
          <w:trPrChange w:id="303" w:author="Chen Heller" w:date="2022-09-15T10:42:00Z">
            <w:trPr>
              <w:gridAfter w:val="0"/>
              <w:trHeight w:val="490"/>
            </w:trPr>
          </w:trPrChange>
        </w:trPr>
        <w:tc>
          <w:tcPr>
            <w:tcW w:w="284" w:type="dxa"/>
            <w:vMerge w:val="restart"/>
            <w:tcBorders>
              <w:bottom w:val="single" w:sz="12" w:space="0" w:color="auto"/>
            </w:tcBorders>
            <w:tcPrChange w:id="304"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5" w:author="Chen Heller" w:date="2022-09-14T21:54:00Z"/>
                <w:b/>
                <w:bCs/>
              </w:rPr>
            </w:pPr>
          </w:p>
        </w:tc>
        <w:tc>
          <w:tcPr>
            <w:tcW w:w="2268" w:type="dxa"/>
            <w:tcPrChange w:id="306" w:author="Chen Heller" w:date="2022-09-15T10:42:00Z">
              <w:tcPr>
                <w:tcW w:w="2126" w:type="dxa"/>
                <w:gridSpan w:val="2"/>
              </w:tcPr>
            </w:tcPrChange>
          </w:tcPr>
          <w:p w14:paraId="59896394" w14:textId="77777777" w:rsidR="00DC6616" w:rsidRPr="00EA2CED" w:rsidRDefault="00DC6616" w:rsidP="00EA2CED">
            <w:pPr>
              <w:ind w:firstLine="0"/>
              <w:rPr>
                <w:ins w:id="307" w:author="Chen Heller" w:date="2022-09-14T21:54:00Z"/>
                <w:b/>
                <w:bCs/>
              </w:rPr>
            </w:pPr>
            <w:ins w:id="308" w:author="Chen Heller" w:date="2022-09-14T21:54:00Z">
              <w:r w:rsidRPr="00EA2CED">
                <w:rPr>
                  <w:b/>
                  <w:bCs/>
                </w:rPr>
                <w:t>Reach area</w:t>
              </w:r>
            </w:ins>
          </w:p>
        </w:tc>
        <w:tc>
          <w:tcPr>
            <w:tcW w:w="1843" w:type="dxa"/>
            <w:tcPrChange w:id="309" w:author="Chen Heller" w:date="2022-09-15T10:42:00Z">
              <w:tcPr>
                <w:tcW w:w="1843" w:type="dxa"/>
                <w:gridSpan w:val="2"/>
              </w:tcPr>
            </w:tcPrChange>
          </w:tcPr>
          <w:p w14:paraId="06BDF937" w14:textId="77777777" w:rsidR="00DC6616" w:rsidRDefault="00DC6616" w:rsidP="00EA2CED">
            <w:pPr>
              <w:ind w:firstLine="0"/>
              <w:rPr>
                <w:ins w:id="310" w:author="Chen Heller" w:date="2022-09-14T21:54:00Z"/>
              </w:rPr>
            </w:pPr>
            <w:ins w:id="311" w:author="Chen Heller" w:date="2022-09-14T21:54:00Z">
              <w:r>
                <w:t>2.80 (0.47)</w:t>
              </w:r>
            </w:ins>
          </w:p>
        </w:tc>
        <w:tc>
          <w:tcPr>
            <w:tcW w:w="1843" w:type="dxa"/>
            <w:tcPrChange w:id="312" w:author="Chen Heller" w:date="2022-09-15T10:42:00Z">
              <w:tcPr>
                <w:tcW w:w="1843" w:type="dxa"/>
                <w:gridSpan w:val="2"/>
              </w:tcPr>
            </w:tcPrChange>
          </w:tcPr>
          <w:p w14:paraId="410E5B4B" w14:textId="77777777" w:rsidR="00DC6616" w:rsidRDefault="00DC6616" w:rsidP="00EA2CED">
            <w:pPr>
              <w:ind w:firstLine="0"/>
              <w:rPr>
                <w:ins w:id="313" w:author="Chen Heller" w:date="2022-09-14T21:54:00Z"/>
              </w:rPr>
            </w:pPr>
            <w:ins w:id="314" w:author="Chen Heller" w:date="2022-09-14T21:54:00Z">
              <w:r>
                <w:t>2.70 (0.50)</w:t>
              </w:r>
            </w:ins>
          </w:p>
        </w:tc>
        <w:tc>
          <w:tcPr>
            <w:tcW w:w="709" w:type="dxa"/>
            <w:tcPrChange w:id="315" w:author="Chen Heller" w:date="2022-09-15T10:42:00Z">
              <w:tcPr>
                <w:tcW w:w="709" w:type="dxa"/>
                <w:gridSpan w:val="2"/>
              </w:tcPr>
            </w:tcPrChange>
          </w:tcPr>
          <w:p w14:paraId="5ED11B72" w14:textId="77777777" w:rsidR="00DC6616" w:rsidRDefault="00DC6616" w:rsidP="00EA2CED">
            <w:pPr>
              <w:ind w:firstLine="0"/>
              <w:rPr>
                <w:ins w:id="316" w:author="Chen Heller" w:date="2022-09-14T21:54:00Z"/>
              </w:rPr>
            </w:pPr>
            <w:ins w:id="317" w:author="Chen Heller" w:date="2022-09-14T21:54:00Z">
              <w:r>
                <w:t>2.16</w:t>
              </w:r>
            </w:ins>
          </w:p>
        </w:tc>
        <w:tc>
          <w:tcPr>
            <w:tcW w:w="992" w:type="dxa"/>
            <w:tcPrChange w:id="318" w:author="Chen Heller" w:date="2022-09-15T10:42:00Z">
              <w:tcPr>
                <w:tcW w:w="992" w:type="dxa"/>
                <w:gridSpan w:val="2"/>
              </w:tcPr>
            </w:tcPrChange>
          </w:tcPr>
          <w:p w14:paraId="1716BE08" w14:textId="77777777" w:rsidR="00DC6616" w:rsidRDefault="00DC6616" w:rsidP="00EA2CED">
            <w:pPr>
              <w:ind w:firstLine="0"/>
              <w:rPr>
                <w:ins w:id="319" w:author="Chen Heller" w:date="2022-09-14T21:54:00Z"/>
              </w:rPr>
            </w:pPr>
            <w:ins w:id="320" w:author="Chen Heller" w:date="2022-09-14T21:54:00Z">
              <w:r>
                <w:t>0.169</w:t>
              </w:r>
            </w:ins>
          </w:p>
        </w:tc>
        <w:tc>
          <w:tcPr>
            <w:tcW w:w="1417" w:type="dxa"/>
            <w:tcPrChange w:id="321" w:author="Chen Heller" w:date="2022-09-15T10:42:00Z">
              <w:tcPr>
                <w:tcW w:w="1417" w:type="dxa"/>
                <w:gridSpan w:val="2"/>
              </w:tcPr>
            </w:tcPrChange>
          </w:tcPr>
          <w:p w14:paraId="5E84F5AC" w14:textId="77777777" w:rsidR="00DC6616" w:rsidRDefault="00DC6616" w:rsidP="00EA2CED">
            <w:pPr>
              <w:ind w:firstLine="0"/>
              <w:rPr>
                <w:ins w:id="322" w:author="Chen Heller" w:date="2022-09-14T21:54:00Z"/>
              </w:rPr>
            </w:pPr>
            <w:ins w:id="323" w:author="Chen Heller" w:date="2022-09-14T21:54:00Z">
              <w:r>
                <w:t>0, 0.20</w:t>
              </w:r>
            </w:ins>
          </w:p>
        </w:tc>
        <w:tc>
          <w:tcPr>
            <w:tcW w:w="709" w:type="dxa"/>
            <w:tcPrChange w:id="324" w:author="Chen Heller" w:date="2022-09-15T10:42:00Z">
              <w:tcPr>
                <w:tcW w:w="709" w:type="dxa"/>
                <w:gridSpan w:val="2"/>
              </w:tcPr>
            </w:tcPrChange>
          </w:tcPr>
          <w:p w14:paraId="2DD1AD3D" w14:textId="77777777" w:rsidR="00DC6616" w:rsidRDefault="00DC6616" w:rsidP="00EA2CED">
            <w:pPr>
              <w:ind w:firstLine="0"/>
              <w:rPr>
                <w:ins w:id="325" w:author="Chen Heller" w:date="2022-09-14T21:54:00Z"/>
              </w:rPr>
            </w:pPr>
            <w:ins w:id="326" w:author="Chen Heller" w:date="2022-09-14T21:54:00Z">
              <w:r>
                <w:t>0.69</w:t>
              </w:r>
            </w:ins>
          </w:p>
        </w:tc>
      </w:tr>
      <w:tr w:rsidR="00DC6616" w14:paraId="1AEC86DC" w14:textId="77777777" w:rsidTr="00D03187">
        <w:trPr>
          <w:trHeight w:val="490"/>
          <w:ins w:id="327" w:author="Chen Heller" w:date="2022-09-14T21:54:00Z"/>
          <w:trPrChange w:id="328" w:author="Chen Heller" w:date="2022-09-15T10:42:00Z">
            <w:trPr>
              <w:gridAfter w:val="0"/>
              <w:trHeight w:val="490"/>
            </w:trPr>
          </w:trPrChange>
        </w:trPr>
        <w:tc>
          <w:tcPr>
            <w:tcW w:w="284" w:type="dxa"/>
            <w:vMerge/>
            <w:tcBorders>
              <w:top w:val="single" w:sz="12" w:space="0" w:color="auto"/>
              <w:bottom w:val="single" w:sz="12" w:space="0" w:color="auto"/>
            </w:tcBorders>
            <w:tcPrChange w:id="329"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30" w:author="Chen Heller" w:date="2022-09-14T21:54:00Z"/>
                <w:b/>
                <w:bCs/>
              </w:rPr>
            </w:pPr>
          </w:p>
        </w:tc>
        <w:tc>
          <w:tcPr>
            <w:tcW w:w="2268" w:type="dxa"/>
            <w:tcPrChange w:id="331" w:author="Chen Heller" w:date="2022-09-15T10:42:00Z">
              <w:tcPr>
                <w:tcW w:w="2126" w:type="dxa"/>
                <w:gridSpan w:val="2"/>
              </w:tcPr>
            </w:tcPrChange>
          </w:tcPr>
          <w:p w14:paraId="691D0A75" w14:textId="77777777" w:rsidR="00DC6616" w:rsidRPr="00EA2CED" w:rsidRDefault="00DC6616" w:rsidP="00EA2CED">
            <w:pPr>
              <w:ind w:firstLine="0"/>
              <w:rPr>
                <w:ins w:id="332" w:author="Chen Heller" w:date="2022-09-14T21:54:00Z"/>
                <w:b/>
                <w:bCs/>
              </w:rPr>
            </w:pPr>
            <w:ins w:id="333" w:author="Chen Heller" w:date="2022-09-14T21:54:00Z">
              <w:r w:rsidRPr="00EA2CED">
                <w:rPr>
                  <w:b/>
                  <w:bCs/>
                </w:rPr>
                <w:t>Traveled distance</w:t>
              </w:r>
            </w:ins>
          </w:p>
        </w:tc>
        <w:tc>
          <w:tcPr>
            <w:tcW w:w="1843" w:type="dxa"/>
            <w:tcPrChange w:id="334" w:author="Chen Heller" w:date="2022-09-15T10:42:00Z">
              <w:tcPr>
                <w:tcW w:w="1843" w:type="dxa"/>
                <w:gridSpan w:val="2"/>
              </w:tcPr>
            </w:tcPrChange>
          </w:tcPr>
          <w:p w14:paraId="1A272C22" w14:textId="77777777" w:rsidR="00DC6616" w:rsidRDefault="00DC6616" w:rsidP="00EA2CED">
            <w:pPr>
              <w:ind w:firstLine="0"/>
              <w:rPr>
                <w:ins w:id="335" w:author="Chen Heller" w:date="2022-09-14T21:54:00Z"/>
              </w:rPr>
            </w:pPr>
            <w:ins w:id="336" w:author="Chen Heller" w:date="2022-09-14T21:54:00Z">
              <w:r>
                <w:t>40.88 (1.49)</w:t>
              </w:r>
            </w:ins>
          </w:p>
        </w:tc>
        <w:tc>
          <w:tcPr>
            <w:tcW w:w="1843" w:type="dxa"/>
            <w:tcPrChange w:id="337" w:author="Chen Heller" w:date="2022-09-15T10:42:00Z">
              <w:tcPr>
                <w:tcW w:w="1843" w:type="dxa"/>
                <w:gridSpan w:val="2"/>
              </w:tcPr>
            </w:tcPrChange>
          </w:tcPr>
          <w:p w14:paraId="6BD4D0F7" w14:textId="77777777" w:rsidR="00DC6616" w:rsidRDefault="00DC6616" w:rsidP="00EA2CED">
            <w:pPr>
              <w:ind w:firstLine="0"/>
              <w:rPr>
                <w:ins w:id="338" w:author="Chen Heller" w:date="2022-09-14T21:54:00Z"/>
              </w:rPr>
            </w:pPr>
            <w:ins w:id="339" w:author="Chen Heller" w:date="2022-09-14T21:54:00Z">
              <w:r>
                <w:t>41.06 (1.59)</w:t>
              </w:r>
            </w:ins>
          </w:p>
        </w:tc>
        <w:tc>
          <w:tcPr>
            <w:tcW w:w="709" w:type="dxa"/>
            <w:tcPrChange w:id="340" w:author="Chen Heller" w:date="2022-09-15T10:42:00Z">
              <w:tcPr>
                <w:tcW w:w="709" w:type="dxa"/>
                <w:gridSpan w:val="2"/>
              </w:tcPr>
            </w:tcPrChange>
          </w:tcPr>
          <w:p w14:paraId="5E6191E8" w14:textId="77777777" w:rsidR="00DC6616" w:rsidRDefault="00DC6616" w:rsidP="00EA2CED">
            <w:pPr>
              <w:ind w:firstLine="0"/>
              <w:rPr>
                <w:ins w:id="341" w:author="Chen Heller" w:date="2022-09-14T21:54:00Z"/>
              </w:rPr>
            </w:pPr>
          </w:p>
        </w:tc>
        <w:tc>
          <w:tcPr>
            <w:tcW w:w="992" w:type="dxa"/>
            <w:tcPrChange w:id="342" w:author="Chen Heller" w:date="2022-09-15T10:42:00Z">
              <w:tcPr>
                <w:tcW w:w="992" w:type="dxa"/>
                <w:gridSpan w:val="2"/>
              </w:tcPr>
            </w:tcPrChange>
          </w:tcPr>
          <w:p w14:paraId="60276CFC" w14:textId="77777777" w:rsidR="00DC6616" w:rsidRDefault="00DC6616" w:rsidP="00EA2CED">
            <w:pPr>
              <w:ind w:firstLine="0"/>
              <w:rPr>
                <w:ins w:id="343" w:author="Chen Heller" w:date="2022-09-14T21:54:00Z"/>
              </w:rPr>
            </w:pPr>
            <w:ins w:id="344" w:author="Chen Heller" w:date="2022-09-14T21:54:00Z">
              <w:r>
                <w:t>0.694</w:t>
              </w:r>
            </w:ins>
          </w:p>
        </w:tc>
        <w:tc>
          <w:tcPr>
            <w:tcW w:w="1417" w:type="dxa"/>
            <w:tcPrChange w:id="345" w:author="Chen Heller" w:date="2022-09-15T10:42:00Z">
              <w:tcPr>
                <w:tcW w:w="1417" w:type="dxa"/>
                <w:gridSpan w:val="2"/>
              </w:tcPr>
            </w:tcPrChange>
          </w:tcPr>
          <w:p w14:paraId="638CFB7A" w14:textId="77777777" w:rsidR="00DC6616" w:rsidRDefault="00DC6616" w:rsidP="00EA2CED">
            <w:pPr>
              <w:ind w:firstLine="0"/>
              <w:rPr>
                <w:ins w:id="346" w:author="Chen Heller" w:date="2022-09-14T21:54:00Z"/>
              </w:rPr>
            </w:pPr>
            <w:ins w:id="347" w:author="Chen Heller" w:date="2022-09-14T21:54:00Z">
              <w:r>
                <w:t>-0.51, 0.17</w:t>
              </w:r>
            </w:ins>
          </w:p>
        </w:tc>
        <w:tc>
          <w:tcPr>
            <w:tcW w:w="709" w:type="dxa"/>
            <w:tcPrChange w:id="348" w:author="Chen Heller" w:date="2022-09-15T10:42:00Z">
              <w:tcPr>
                <w:tcW w:w="709" w:type="dxa"/>
                <w:gridSpan w:val="2"/>
              </w:tcPr>
            </w:tcPrChange>
          </w:tcPr>
          <w:p w14:paraId="329861CB" w14:textId="77777777" w:rsidR="00DC6616" w:rsidRDefault="00DC6616" w:rsidP="00EA2CED">
            <w:pPr>
              <w:ind w:firstLine="0"/>
              <w:rPr>
                <w:ins w:id="349" w:author="Chen Heller" w:date="2022-09-14T21:54:00Z"/>
              </w:rPr>
            </w:pPr>
            <w:ins w:id="350" w:author="Chen Heller" w:date="2022-09-14T21:54:00Z">
              <w:r>
                <w:t>0.30</w:t>
              </w:r>
            </w:ins>
          </w:p>
        </w:tc>
      </w:tr>
      <w:tr w:rsidR="00DC6616" w14:paraId="752E12A2" w14:textId="77777777" w:rsidTr="00D03187">
        <w:trPr>
          <w:trHeight w:val="490"/>
          <w:ins w:id="351" w:author="Chen Heller" w:date="2022-09-14T21:54:00Z"/>
          <w:trPrChange w:id="352" w:author="Chen Heller" w:date="2022-09-15T10:42:00Z">
            <w:trPr>
              <w:gridAfter w:val="0"/>
              <w:trHeight w:val="490"/>
            </w:trPr>
          </w:trPrChange>
        </w:trPr>
        <w:tc>
          <w:tcPr>
            <w:tcW w:w="284" w:type="dxa"/>
            <w:vMerge/>
            <w:tcBorders>
              <w:top w:val="single" w:sz="12" w:space="0" w:color="auto"/>
              <w:bottom w:val="single" w:sz="12" w:space="0" w:color="auto"/>
            </w:tcBorders>
            <w:tcPrChange w:id="353"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4" w:author="Chen Heller" w:date="2022-09-14T21:54:00Z"/>
                <w:b/>
                <w:bCs/>
              </w:rPr>
            </w:pPr>
          </w:p>
        </w:tc>
        <w:tc>
          <w:tcPr>
            <w:tcW w:w="2268" w:type="dxa"/>
            <w:tcPrChange w:id="355" w:author="Chen Heller" w:date="2022-09-15T10:42:00Z">
              <w:tcPr>
                <w:tcW w:w="2126" w:type="dxa"/>
                <w:gridSpan w:val="2"/>
              </w:tcPr>
            </w:tcPrChange>
          </w:tcPr>
          <w:p w14:paraId="7F876669" w14:textId="77777777" w:rsidR="00DC6616" w:rsidRPr="00EA2CED" w:rsidRDefault="00DC6616" w:rsidP="00EA2CED">
            <w:pPr>
              <w:ind w:firstLine="0"/>
              <w:rPr>
                <w:ins w:id="356" w:author="Chen Heller" w:date="2022-09-14T21:54:00Z"/>
                <w:b/>
                <w:bCs/>
              </w:rPr>
            </w:pPr>
            <w:ins w:id="357" w:author="Chen Heller" w:date="2022-09-14T21:54:00Z">
              <w:r w:rsidRPr="00EA2CED">
                <w:rPr>
                  <w:b/>
                  <w:bCs/>
                </w:rPr>
                <w:t>Reaction time</w:t>
              </w:r>
            </w:ins>
          </w:p>
        </w:tc>
        <w:tc>
          <w:tcPr>
            <w:tcW w:w="1843" w:type="dxa"/>
            <w:tcPrChange w:id="358" w:author="Chen Heller" w:date="2022-09-15T10:42:00Z">
              <w:tcPr>
                <w:tcW w:w="1843" w:type="dxa"/>
                <w:gridSpan w:val="2"/>
              </w:tcPr>
            </w:tcPrChange>
          </w:tcPr>
          <w:p w14:paraId="0870D43E" w14:textId="77777777" w:rsidR="00DC6616" w:rsidRDefault="00DC6616" w:rsidP="00EA2CED">
            <w:pPr>
              <w:ind w:firstLine="0"/>
              <w:rPr>
                <w:ins w:id="359" w:author="Chen Heller" w:date="2022-09-14T21:54:00Z"/>
              </w:rPr>
            </w:pPr>
            <w:ins w:id="360" w:author="Chen Heller" w:date="2022-09-14T21:54:00Z">
              <w:r>
                <w:t>433.96 (125.26)</w:t>
              </w:r>
            </w:ins>
          </w:p>
        </w:tc>
        <w:tc>
          <w:tcPr>
            <w:tcW w:w="1843" w:type="dxa"/>
            <w:tcPrChange w:id="361" w:author="Chen Heller" w:date="2022-09-15T10:42:00Z">
              <w:tcPr>
                <w:tcW w:w="1843" w:type="dxa"/>
                <w:gridSpan w:val="2"/>
              </w:tcPr>
            </w:tcPrChange>
          </w:tcPr>
          <w:p w14:paraId="6B8AF901" w14:textId="77777777" w:rsidR="00DC6616" w:rsidRDefault="00DC6616" w:rsidP="00EA2CED">
            <w:pPr>
              <w:ind w:firstLine="0"/>
              <w:rPr>
                <w:ins w:id="362" w:author="Chen Heller" w:date="2022-09-14T21:54:00Z"/>
              </w:rPr>
            </w:pPr>
            <w:ins w:id="363" w:author="Chen Heller" w:date="2022-09-14T21:54:00Z">
              <w:r>
                <w:t>441.88 (125.81)</w:t>
              </w:r>
            </w:ins>
          </w:p>
        </w:tc>
        <w:tc>
          <w:tcPr>
            <w:tcW w:w="709" w:type="dxa"/>
            <w:tcPrChange w:id="364" w:author="Chen Heller" w:date="2022-09-15T10:42:00Z">
              <w:tcPr>
                <w:tcW w:w="709" w:type="dxa"/>
                <w:gridSpan w:val="2"/>
              </w:tcPr>
            </w:tcPrChange>
          </w:tcPr>
          <w:p w14:paraId="4D7F9B31" w14:textId="77777777" w:rsidR="00DC6616" w:rsidRDefault="00DC6616" w:rsidP="00EA2CED">
            <w:pPr>
              <w:ind w:firstLine="0"/>
              <w:rPr>
                <w:ins w:id="365" w:author="Chen Heller" w:date="2022-09-14T21:54:00Z"/>
              </w:rPr>
            </w:pPr>
            <w:ins w:id="366" w:author="Chen Heller" w:date="2022-09-14T21:54:00Z">
              <w:r>
                <w:t>2.07</w:t>
              </w:r>
            </w:ins>
          </w:p>
        </w:tc>
        <w:tc>
          <w:tcPr>
            <w:tcW w:w="992" w:type="dxa"/>
            <w:tcPrChange w:id="367" w:author="Chen Heller" w:date="2022-09-15T10:42:00Z">
              <w:tcPr>
                <w:tcW w:w="992" w:type="dxa"/>
                <w:gridSpan w:val="2"/>
              </w:tcPr>
            </w:tcPrChange>
          </w:tcPr>
          <w:p w14:paraId="33717C25" w14:textId="77777777" w:rsidR="00DC6616" w:rsidRDefault="00DC6616" w:rsidP="00EA2CED">
            <w:pPr>
              <w:ind w:firstLine="0"/>
              <w:rPr>
                <w:ins w:id="368" w:author="Chen Heller" w:date="2022-09-14T21:54:00Z"/>
              </w:rPr>
            </w:pPr>
            <w:ins w:id="369" w:author="Chen Heller" w:date="2022-09-14T21:54:00Z">
              <w:r>
                <w:t>0.169</w:t>
              </w:r>
            </w:ins>
          </w:p>
        </w:tc>
        <w:tc>
          <w:tcPr>
            <w:tcW w:w="1417" w:type="dxa"/>
            <w:tcPrChange w:id="370" w:author="Chen Heller" w:date="2022-09-15T10:42:00Z">
              <w:tcPr>
                <w:tcW w:w="1417" w:type="dxa"/>
                <w:gridSpan w:val="2"/>
              </w:tcPr>
            </w:tcPrChange>
          </w:tcPr>
          <w:p w14:paraId="23B46D03" w14:textId="77777777" w:rsidR="00DC6616" w:rsidRDefault="00DC6616" w:rsidP="00EA2CED">
            <w:pPr>
              <w:ind w:firstLine="0"/>
              <w:rPr>
                <w:ins w:id="371" w:author="Chen Heller" w:date="2022-09-14T21:54:00Z"/>
              </w:rPr>
            </w:pPr>
            <w:ins w:id="372" w:author="Chen Heller" w:date="2022-09-14T21:54:00Z">
              <w:r>
                <w:t>-16.55, 0.71</w:t>
              </w:r>
            </w:ins>
          </w:p>
        </w:tc>
        <w:tc>
          <w:tcPr>
            <w:tcW w:w="709" w:type="dxa"/>
            <w:tcPrChange w:id="373" w:author="Chen Heller" w:date="2022-09-15T10:42:00Z">
              <w:tcPr>
                <w:tcW w:w="709" w:type="dxa"/>
                <w:gridSpan w:val="2"/>
              </w:tcPr>
            </w:tcPrChange>
          </w:tcPr>
          <w:p w14:paraId="5BC6D033" w14:textId="77777777" w:rsidR="00DC6616" w:rsidRDefault="00DC6616" w:rsidP="00EA2CED">
            <w:pPr>
              <w:ind w:firstLine="0"/>
              <w:rPr>
                <w:ins w:id="374" w:author="Chen Heller" w:date="2022-09-14T21:54:00Z"/>
              </w:rPr>
            </w:pPr>
            <w:ins w:id="375" w:author="Chen Heller" w:date="2022-09-14T21:54:00Z">
              <w:r>
                <w:t>0.66</w:t>
              </w:r>
            </w:ins>
          </w:p>
        </w:tc>
      </w:tr>
      <w:tr w:rsidR="00DC6616" w14:paraId="2DAEA853" w14:textId="77777777" w:rsidTr="00D03187">
        <w:trPr>
          <w:trHeight w:val="490"/>
          <w:ins w:id="376" w:author="Chen Heller" w:date="2022-09-14T21:54:00Z"/>
          <w:trPrChange w:id="377" w:author="Chen Heller" w:date="2022-09-15T10:42:00Z">
            <w:trPr>
              <w:gridAfter w:val="0"/>
              <w:trHeight w:val="490"/>
            </w:trPr>
          </w:trPrChange>
        </w:trPr>
        <w:tc>
          <w:tcPr>
            <w:tcW w:w="284" w:type="dxa"/>
            <w:vMerge/>
            <w:tcBorders>
              <w:top w:val="single" w:sz="12" w:space="0" w:color="auto"/>
              <w:bottom w:val="single" w:sz="12" w:space="0" w:color="auto"/>
            </w:tcBorders>
            <w:tcPrChange w:id="378"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9" w:author="Chen Heller" w:date="2022-09-14T21:54:00Z"/>
                <w:b/>
                <w:bCs/>
              </w:rPr>
            </w:pPr>
          </w:p>
        </w:tc>
        <w:tc>
          <w:tcPr>
            <w:tcW w:w="2268" w:type="dxa"/>
            <w:tcPrChange w:id="380" w:author="Chen Heller" w:date="2022-09-15T10:42:00Z">
              <w:tcPr>
                <w:tcW w:w="2126" w:type="dxa"/>
                <w:gridSpan w:val="2"/>
              </w:tcPr>
            </w:tcPrChange>
          </w:tcPr>
          <w:p w14:paraId="7368CE85" w14:textId="403A210D" w:rsidR="00DC6616" w:rsidRPr="00EA2CED" w:rsidRDefault="00DC6616" w:rsidP="00EA2CED">
            <w:pPr>
              <w:ind w:firstLine="0"/>
              <w:rPr>
                <w:ins w:id="381" w:author="Chen Heller" w:date="2022-09-14T21:54:00Z"/>
                <w:b/>
                <w:bCs/>
              </w:rPr>
            </w:pPr>
            <w:ins w:id="382" w:author="Chen Heller" w:date="2022-09-14T21:54:00Z">
              <w:r w:rsidRPr="00EA2CED">
                <w:rPr>
                  <w:b/>
                  <w:bCs/>
                </w:rPr>
                <w:t xml:space="preserve">Movement </w:t>
              </w:r>
            </w:ins>
            <w:ins w:id="383" w:author="Chen Heller" w:date="2022-09-15T10:42:00Z">
              <w:r w:rsidR="00D03187">
                <w:rPr>
                  <w:b/>
                  <w:bCs/>
                </w:rPr>
                <w:t>duration</w:t>
              </w:r>
            </w:ins>
          </w:p>
        </w:tc>
        <w:tc>
          <w:tcPr>
            <w:tcW w:w="1843" w:type="dxa"/>
            <w:tcPrChange w:id="384" w:author="Chen Heller" w:date="2022-09-15T10:42:00Z">
              <w:tcPr>
                <w:tcW w:w="1843" w:type="dxa"/>
                <w:gridSpan w:val="2"/>
              </w:tcPr>
            </w:tcPrChange>
          </w:tcPr>
          <w:p w14:paraId="16C7AEDE" w14:textId="77777777" w:rsidR="00DC6616" w:rsidRDefault="00DC6616" w:rsidP="00EA2CED">
            <w:pPr>
              <w:ind w:firstLine="0"/>
              <w:rPr>
                <w:ins w:id="385" w:author="Chen Heller" w:date="2022-09-14T21:54:00Z"/>
              </w:rPr>
            </w:pPr>
            <w:ins w:id="386" w:author="Chen Heller" w:date="2022-09-14T21:54:00Z">
              <w:r>
                <w:t>558.15 (80.72)</w:t>
              </w:r>
            </w:ins>
          </w:p>
        </w:tc>
        <w:tc>
          <w:tcPr>
            <w:tcW w:w="1843" w:type="dxa"/>
            <w:tcPrChange w:id="387" w:author="Chen Heller" w:date="2022-09-15T10:42:00Z">
              <w:tcPr>
                <w:tcW w:w="1843" w:type="dxa"/>
                <w:gridSpan w:val="2"/>
              </w:tcPr>
            </w:tcPrChange>
          </w:tcPr>
          <w:p w14:paraId="058C3984" w14:textId="77777777" w:rsidR="00DC6616" w:rsidRDefault="00DC6616" w:rsidP="00EA2CED">
            <w:pPr>
              <w:ind w:firstLine="0"/>
              <w:rPr>
                <w:ins w:id="388" w:author="Chen Heller" w:date="2022-09-14T21:54:00Z"/>
              </w:rPr>
            </w:pPr>
            <w:ins w:id="389" w:author="Chen Heller" w:date="2022-09-14T21:54:00Z">
              <w:r>
                <w:t>557.91 (81.61)</w:t>
              </w:r>
            </w:ins>
          </w:p>
        </w:tc>
        <w:tc>
          <w:tcPr>
            <w:tcW w:w="709" w:type="dxa"/>
            <w:tcPrChange w:id="390" w:author="Chen Heller" w:date="2022-09-15T10:42:00Z">
              <w:tcPr>
                <w:tcW w:w="709" w:type="dxa"/>
                <w:gridSpan w:val="2"/>
              </w:tcPr>
            </w:tcPrChange>
          </w:tcPr>
          <w:p w14:paraId="6F873FA3" w14:textId="77777777" w:rsidR="00DC6616" w:rsidRDefault="00DC6616" w:rsidP="00EA2CED">
            <w:pPr>
              <w:ind w:firstLine="0"/>
              <w:rPr>
                <w:ins w:id="391" w:author="Chen Heller" w:date="2022-09-14T21:54:00Z"/>
              </w:rPr>
            </w:pPr>
          </w:p>
        </w:tc>
        <w:tc>
          <w:tcPr>
            <w:tcW w:w="992" w:type="dxa"/>
            <w:tcPrChange w:id="392" w:author="Chen Heller" w:date="2022-09-15T10:42:00Z">
              <w:tcPr>
                <w:tcW w:w="992" w:type="dxa"/>
                <w:gridSpan w:val="2"/>
              </w:tcPr>
            </w:tcPrChange>
          </w:tcPr>
          <w:p w14:paraId="32A14361" w14:textId="77777777" w:rsidR="00DC6616" w:rsidRDefault="00DC6616" w:rsidP="00EA2CED">
            <w:pPr>
              <w:ind w:firstLine="0"/>
              <w:rPr>
                <w:ins w:id="393" w:author="Chen Heller" w:date="2022-09-14T21:54:00Z"/>
              </w:rPr>
            </w:pPr>
            <w:ins w:id="394" w:author="Chen Heller" w:date="2022-09-14T21:54:00Z">
              <w:r>
                <w:t>0.896</w:t>
              </w:r>
            </w:ins>
          </w:p>
        </w:tc>
        <w:tc>
          <w:tcPr>
            <w:tcW w:w="1417" w:type="dxa"/>
            <w:tcPrChange w:id="395" w:author="Chen Heller" w:date="2022-09-15T10:42:00Z">
              <w:tcPr>
                <w:tcW w:w="1417" w:type="dxa"/>
                <w:gridSpan w:val="2"/>
              </w:tcPr>
            </w:tcPrChange>
          </w:tcPr>
          <w:p w14:paraId="6FA2C11E" w14:textId="77777777" w:rsidR="00DC6616" w:rsidRDefault="00DC6616" w:rsidP="00EA2CED">
            <w:pPr>
              <w:ind w:firstLine="0"/>
              <w:rPr>
                <w:ins w:id="396" w:author="Chen Heller" w:date="2022-09-14T21:54:00Z"/>
              </w:rPr>
            </w:pPr>
            <w:ins w:id="397" w:author="Chen Heller" w:date="2022-09-14T21:54:00Z">
              <w:r>
                <w:t>-5.96, 5.60</w:t>
              </w:r>
            </w:ins>
          </w:p>
        </w:tc>
        <w:tc>
          <w:tcPr>
            <w:tcW w:w="709" w:type="dxa"/>
            <w:tcPrChange w:id="398" w:author="Chen Heller" w:date="2022-09-15T10:42:00Z">
              <w:tcPr>
                <w:tcW w:w="709" w:type="dxa"/>
                <w:gridSpan w:val="2"/>
              </w:tcPr>
            </w:tcPrChange>
          </w:tcPr>
          <w:p w14:paraId="51D796C8" w14:textId="77777777" w:rsidR="00DC6616" w:rsidRDefault="00DC6616" w:rsidP="00EA2CED">
            <w:pPr>
              <w:ind w:firstLine="0"/>
              <w:rPr>
                <w:ins w:id="399" w:author="Chen Heller" w:date="2022-09-14T21:54:00Z"/>
              </w:rPr>
            </w:pPr>
            <w:ins w:id="400" w:author="Chen Heller" w:date="2022-09-14T21:54:00Z">
              <w:r>
                <w:t>0.02</w:t>
              </w:r>
            </w:ins>
          </w:p>
        </w:tc>
      </w:tr>
      <w:tr w:rsidR="00DC6616" w14:paraId="7D715023" w14:textId="77777777" w:rsidTr="00D03187">
        <w:trPr>
          <w:trHeight w:val="490"/>
          <w:ins w:id="401" w:author="Chen Heller" w:date="2022-09-14T21:54:00Z"/>
          <w:trPrChange w:id="402" w:author="Chen Heller" w:date="2022-09-15T10:42:00Z">
            <w:trPr>
              <w:gridBefore w:val="1"/>
              <w:trHeight w:val="490"/>
            </w:trPr>
          </w:trPrChange>
        </w:trPr>
        <w:tc>
          <w:tcPr>
            <w:tcW w:w="284" w:type="dxa"/>
            <w:vMerge/>
            <w:tcBorders>
              <w:top w:val="single" w:sz="12" w:space="0" w:color="auto"/>
              <w:bottom w:val="single" w:sz="12" w:space="0" w:color="auto"/>
            </w:tcBorders>
            <w:tcPrChange w:id="403"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4" w:author="Chen Heller" w:date="2022-09-14T21:54:00Z"/>
                <w:b/>
                <w:bCs/>
              </w:rPr>
            </w:pPr>
          </w:p>
        </w:tc>
        <w:tc>
          <w:tcPr>
            <w:tcW w:w="2268" w:type="dxa"/>
            <w:tcBorders>
              <w:bottom w:val="single" w:sz="12" w:space="0" w:color="auto"/>
            </w:tcBorders>
            <w:tcPrChange w:id="405" w:author="Chen Heller" w:date="2022-09-15T10:42:00Z">
              <w:tcPr>
                <w:tcW w:w="2126" w:type="dxa"/>
                <w:gridSpan w:val="2"/>
              </w:tcPr>
            </w:tcPrChange>
          </w:tcPr>
          <w:p w14:paraId="589B59B6" w14:textId="77777777" w:rsidR="00DC6616" w:rsidRPr="00EA2CED" w:rsidRDefault="00DC6616" w:rsidP="00EA2CED">
            <w:pPr>
              <w:ind w:firstLine="0"/>
              <w:rPr>
                <w:ins w:id="406" w:author="Chen Heller" w:date="2022-09-14T21:54:00Z"/>
                <w:b/>
                <w:bCs/>
              </w:rPr>
            </w:pPr>
            <w:ins w:id="407" w:author="Chen Heller" w:date="2022-09-14T21:54:00Z">
              <w:r w:rsidRPr="00EA2CED">
                <w:rPr>
                  <w:b/>
                  <w:bCs/>
                </w:rPr>
                <w:t>COM</w:t>
              </w:r>
            </w:ins>
          </w:p>
        </w:tc>
        <w:tc>
          <w:tcPr>
            <w:tcW w:w="1843" w:type="dxa"/>
            <w:tcBorders>
              <w:bottom w:val="single" w:sz="12" w:space="0" w:color="auto"/>
            </w:tcBorders>
            <w:tcPrChange w:id="408" w:author="Chen Heller" w:date="2022-09-15T10:42:00Z">
              <w:tcPr>
                <w:tcW w:w="1843" w:type="dxa"/>
                <w:gridSpan w:val="2"/>
              </w:tcPr>
            </w:tcPrChange>
          </w:tcPr>
          <w:p w14:paraId="5ACD7AB9" w14:textId="77777777" w:rsidR="00DC6616" w:rsidRDefault="00DC6616" w:rsidP="00EA2CED">
            <w:pPr>
              <w:ind w:firstLine="0"/>
              <w:rPr>
                <w:ins w:id="409" w:author="Chen Heller" w:date="2022-09-14T21:54:00Z"/>
              </w:rPr>
            </w:pPr>
            <w:ins w:id="410" w:author="Chen Heller" w:date="2022-09-14T21:54:00Z">
              <w:r>
                <w:t>0.21 (0.06)</w:t>
              </w:r>
            </w:ins>
          </w:p>
        </w:tc>
        <w:tc>
          <w:tcPr>
            <w:tcW w:w="1843" w:type="dxa"/>
            <w:tcBorders>
              <w:bottom w:val="single" w:sz="12" w:space="0" w:color="auto"/>
            </w:tcBorders>
            <w:tcPrChange w:id="411" w:author="Chen Heller" w:date="2022-09-15T10:42:00Z">
              <w:tcPr>
                <w:tcW w:w="1843" w:type="dxa"/>
                <w:gridSpan w:val="2"/>
              </w:tcPr>
            </w:tcPrChange>
          </w:tcPr>
          <w:p w14:paraId="17EA02B8" w14:textId="77777777" w:rsidR="00DC6616" w:rsidRDefault="00DC6616" w:rsidP="00EA2CED">
            <w:pPr>
              <w:ind w:firstLine="0"/>
              <w:rPr>
                <w:ins w:id="412" w:author="Chen Heller" w:date="2022-09-14T21:54:00Z"/>
              </w:rPr>
            </w:pPr>
            <w:ins w:id="413" w:author="Chen Heller" w:date="2022-09-14T21:54:00Z">
              <w:r>
                <w:t>0.20 (0.08)</w:t>
              </w:r>
            </w:ins>
          </w:p>
        </w:tc>
        <w:tc>
          <w:tcPr>
            <w:tcW w:w="709" w:type="dxa"/>
            <w:tcBorders>
              <w:bottom w:val="single" w:sz="12" w:space="0" w:color="auto"/>
            </w:tcBorders>
            <w:tcPrChange w:id="414" w:author="Chen Heller" w:date="2022-09-15T10:42:00Z">
              <w:tcPr>
                <w:tcW w:w="709" w:type="dxa"/>
                <w:gridSpan w:val="2"/>
              </w:tcPr>
            </w:tcPrChange>
          </w:tcPr>
          <w:p w14:paraId="07771BD2" w14:textId="77777777" w:rsidR="00DC6616" w:rsidRDefault="00DC6616" w:rsidP="00EA2CED">
            <w:pPr>
              <w:ind w:firstLine="0"/>
              <w:rPr>
                <w:ins w:id="415" w:author="Chen Heller" w:date="2022-09-14T21:54:00Z"/>
              </w:rPr>
            </w:pPr>
            <w:ins w:id="416" w:author="Chen Heller" w:date="2022-09-14T21:54:00Z">
              <w:r>
                <w:t>0.30</w:t>
              </w:r>
            </w:ins>
          </w:p>
        </w:tc>
        <w:tc>
          <w:tcPr>
            <w:tcW w:w="992" w:type="dxa"/>
            <w:tcBorders>
              <w:bottom w:val="single" w:sz="12" w:space="0" w:color="auto"/>
            </w:tcBorders>
            <w:tcPrChange w:id="417" w:author="Chen Heller" w:date="2022-09-15T10:42:00Z">
              <w:tcPr>
                <w:tcW w:w="992" w:type="dxa"/>
                <w:gridSpan w:val="2"/>
              </w:tcPr>
            </w:tcPrChange>
          </w:tcPr>
          <w:p w14:paraId="7F730BFF" w14:textId="77777777" w:rsidR="00DC6616" w:rsidRDefault="00DC6616" w:rsidP="00EA2CED">
            <w:pPr>
              <w:ind w:firstLine="0"/>
              <w:rPr>
                <w:ins w:id="418" w:author="Chen Heller" w:date="2022-09-14T21:54:00Z"/>
              </w:rPr>
            </w:pPr>
            <w:ins w:id="419" w:author="Chen Heller" w:date="2022-09-14T21:54:00Z">
              <w:r>
                <w:t>0.896</w:t>
              </w:r>
            </w:ins>
          </w:p>
        </w:tc>
        <w:tc>
          <w:tcPr>
            <w:tcW w:w="1417" w:type="dxa"/>
            <w:tcBorders>
              <w:bottom w:val="single" w:sz="12" w:space="0" w:color="auto"/>
            </w:tcBorders>
            <w:tcPrChange w:id="420" w:author="Chen Heller" w:date="2022-09-15T10:42:00Z">
              <w:tcPr>
                <w:tcW w:w="1417" w:type="dxa"/>
                <w:gridSpan w:val="2"/>
              </w:tcPr>
            </w:tcPrChange>
          </w:tcPr>
          <w:p w14:paraId="7BA02520" w14:textId="77777777" w:rsidR="00DC6616" w:rsidRDefault="00DC6616" w:rsidP="00EA2CED">
            <w:pPr>
              <w:ind w:firstLine="0"/>
              <w:rPr>
                <w:ins w:id="421" w:author="Chen Heller" w:date="2022-09-14T21:54:00Z"/>
              </w:rPr>
            </w:pPr>
            <w:ins w:id="422" w:author="Chen Heller" w:date="2022-09-14T21:54:00Z">
              <w:r>
                <w:t>-0.03, 0.04</w:t>
              </w:r>
            </w:ins>
          </w:p>
        </w:tc>
        <w:tc>
          <w:tcPr>
            <w:tcW w:w="709" w:type="dxa"/>
            <w:tcBorders>
              <w:bottom w:val="single" w:sz="12" w:space="0" w:color="auto"/>
            </w:tcBorders>
            <w:tcPrChange w:id="423" w:author="Chen Heller" w:date="2022-09-15T10:42:00Z">
              <w:tcPr>
                <w:tcW w:w="709" w:type="dxa"/>
                <w:gridSpan w:val="2"/>
              </w:tcPr>
            </w:tcPrChange>
          </w:tcPr>
          <w:p w14:paraId="49BD479E" w14:textId="77777777" w:rsidR="00DC6616" w:rsidRDefault="00DC6616" w:rsidP="00EA2CED">
            <w:pPr>
              <w:ind w:firstLine="0"/>
              <w:rPr>
                <w:ins w:id="424" w:author="Chen Heller" w:date="2022-09-14T21:54:00Z"/>
              </w:rPr>
            </w:pPr>
            <w:ins w:id="425" w:author="Chen Heller" w:date="2022-09-14T21:54:00Z">
              <w:r>
                <w:t>0.10</w:t>
              </w:r>
            </w:ins>
          </w:p>
        </w:tc>
      </w:tr>
      <w:tr w:rsidR="00DC6616" w14:paraId="7A5492FA" w14:textId="77777777" w:rsidTr="00D03187">
        <w:trPr>
          <w:trHeight w:val="490"/>
          <w:ins w:id="426" w:author="Chen Heller" w:date="2022-09-14T21:54:00Z"/>
          <w:trPrChange w:id="427" w:author="Chen Heller" w:date="2022-09-15T10:42:00Z">
            <w:trPr>
              <w:gridAfter w:val="0"/>
              <w:trHeight w:val="490"/>
            </w:trPr>
          </w:trPrChange>
        </w:trPr>
        <w:tc>
          <w:tcPr>
            <w:tcW w:w="10065" w:type="dxa"/>
            <w:gridSpan w:val="8"/>
            <w:tcBorders>
              <w:top w:val="single" w:sz="12" w:space="0" w:color="auto"/>
            </w:tcBorders>
            <w:tcPrChange w:id="428"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9" w:author="Chen Heller" w:date="2022-09-14T21:54:00Z"/>
              </w:rPr>
            </w:pPr>
            <w:ins w:id="430" w:author="Chen Heller" w:date="2022-09-14T21:54: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431"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32"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3" w:name="_Ref113876063"/>
      <w:r>
        <w:t xml:space="preserve">Figure </w:t>
      </w:r>
      <w:fldSimple w:instr=" SEQ Figure \* ARABIC ">
        <w:r w:rsidR="007E2512">
          <w:rPr>
            <w:noProof/>
          </w:rPr>
          <w:t>3</w:t>
        </w:r>
      </w:fldSimple>
      <w:bookmarkEnd w:id="433"/>
      <w:r>
        <w:t xml:space="preserve">. </w:t>
      </w:r>
      <w:bookmarkStart w:id="434"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5" w:author="Chen Heller" w:date="2022-09-14T18:59:00Z">
        <w:r w:rsidR="00A664C3" w:rsidDel="00D965AD">
          <w:delText>f</w:delText>
        </w:r>
      </w:del>
      <w:ins w:id="436"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7" w:author="Chen Heller" w:date="2022-09-14T18:59:00Z">
        <w:r w:rsidR="009A4D8B" w:rsidDel="00AF42AC">
          <w:delText>standard error (</w:delText>
        </w:r>
      </w:del>
      <w:r w:rsidR="009A4D8B">
        <w:t>SE</w:t>
      </w:r>
      <w:del w:id="438"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4"/>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9" w:name="_Toc114137564"/>
      <w:r>
        <w:t>Discussion</w:t>
      </w:r>
      <w:bookmarkEnd w:id="439"/>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40" w:name="_Toc114137565"/>
      <w:r>
        <w:t xml:space="preserve">Pilot </w:t>
      </w:r>
      <w:r w:rsidR="00ED60E1">
        <w:t>Exp</w:t>
      </w:r>
      <w:r>
        <w:t>eriment</w:t>
      </w:r>
      <w:r w:rsidR="00ED60E1">
        <w:t xml:space="preserve"> 2</w:t>
      </w:r>
      <w:bookmarkEnd w:id="440"/>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41" w:author="Chen Heller" w:date="2022-09-15T10:31:00Z">
        <w:r w:rsidR="00B35555">
          <w:t>-</w:t>
        </w:r>
      </w:ins>
      <w:del w:id="442" w:author="Chen Heller" w:date="2022-09-15T10:31:00Z">
        <w:r w:rsidR="000610E4" w:rsidDel="00B35555">
          <w:delText xml:space="preserve"> </w:delText>
        </w:r>
      </w:del>
      <w:r w:rsidR="000610E4">
        <w:t xml:space="preserve">window given for </w:t>
      </w:r>
      <w:del w:id="443" w:author="Chen Heller" w:date="2022-09-13T12:47:00Z">
        <w:r w:rsidR="000610E4" w:rsidDel="001D1446">
          <w:delText>a</w:delText>
        </w:r>
      </w:del>
      <w:r w:rsidR="000610E4">
        <w:t xml:space="preserve"> response. Under </w:t>
      </w:r>
      <w:del w:id="444" w:author="Chen Heller" w:date="2022-09-13T12:47:00Z">
        <w:r w:rsidR="000610E4" w:rsidDel="001D1446">
          <w:delText xml:space="preserve">these </w:delText>
        </w:r>
      </w:del>
      <w:ins w:id="445" w:author="Chen Heller" w:date="2022-09-13T12:47:00Z">
        <w:r w:rsidR="001D1446">
          <w:t xml:space="preserve">that </w:t>
        </w:r>
      </w:ins>
      <w:r w:rsidR="000610E4">
        <w:t>condition</w:t>
      </w:r>
      <w:del w:id="446"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ins w:id="447" w:author="Chen Heller" w:date="2022-09-13T12:50:00Z">
        <w:r w:rsidR="00202F84">
          <w:t>Thus</w:t>
        </w:r>
      </w:ins>
      <w:ins w:id="448" w:author="Chen Heller" w:date="2022-09-15T10:32:00Z">
        <w:r w:rsidR="00314D89">
          <w:t>,</w:t>
        </w:r>
      </w:ins>
      <w:ins w:id="449" w:author="Chen Heller" w:date="2022-09-13T12:50:00Z">
        <w:r w:rsidR="00202F84">
          <w:t xml:space="preserve"> participants </w:t>
        </w:r>
      </w:ins>
      <w:ins w:id="450" w:author="Chen Heller" w:date="2022-09-15T10:32:00Z">
        <w:r w:rsidR="009D2FEF">
          <w:t>initiated a r</w:t>
        </w:r>
      </w:ins>
      <w:ins w:id="451" w:author="Chen Heller" w:date="2022-09-13T12:50:00Z">
        <w:r w:rsidR="00202F84">
          <w:t>each</w:t>
        </w:r>
      </w:ins>
      <w:ins w:id="452" w:author="Chen Heller" w:date="2022-09-15T10:32:00Z">
        <w:r w:rsidR="009D2FEF">
          <w:t>ing movement</w:t>
        </w:r>
      </w:ins>
      <w:ins w:id="453" w:author="Chen Heller" w:date="2022-09-13T12:50:00Z">
        <w:r w:rsidR="00202F84">
          <w:t xml:space="preserve"> directly </w:t>
        </w:r>
      </w:ins>
      <w:ins w:id="454" w:author="Chen Heller" w:date="2022-09-15T10:32:00Z">
        <w:r w:rsidR="009D2FEF">
          <w:t xml:space="preserve">at </w:t>
        </w:r>
      </w:ins>
      <w:ins w:id="455" w:author="Chen Heller" w:date="2022-09-13T12:50:00Z">
        <w:r w:rsidR="00202F84">
          <w:t xml:space="preserve">their final answer without </w:t>
        </w:r>
      </w:ins>
      <w:ins w:id="456"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lastRenderedPageBreak/>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38FFCBE9" w:rsidR="007429C1" w:rsidRPr="00BA41CF" w:rsidRDefault="007429C1" w:rsidP="006238E0">
      <w:pPr>
        <w:pStyle w:val="Heading3"/>
      </w:pPr>
      <w:bookmarkStart w:id="457" w:name="_Toc114137566"/>
      <w:r>
        <w:t>Methods</w:t>
      </w:r>
      <w:bookmarkEnd w:id="457"/>
    </w:p>
    <w:p w14:paraId="54353DE0" w14:textId="77777777" w:rsidR="007429C1" w:rsidRDefault="007429C1" w:rsidP="006238E0">
      <w:pPr>
        <w:pStyle w:val="Heading4"/>
      </w:pPr>
      <w:bookmarkStart w:id="458" w:name="_Toc114137567"/>
      <w:r>
        <w:t>Participants</w:t>
      </w:r>
      <w:bookmarkEnd w:id="458"/>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9" w:name="_Toc114137568"/>
      <w:r>
        <w:t>Stimuli</w:t>
      </w:r>
      <w:r w:rsidR="00CA2666">
        <w:t xml:space="preserve">, </w:t>
      </w:r>
      <w:r>
        <w:t>Apparatus</w:t>
      </w:r>
      <w:r w:rsidR="00CA2666">
        <w:t xml:space="preserve"> and </w:t>
      </w:r>
      <w:r>
        <w:t>Procedure</w:t>
      </w:r>
      <w:bookmarkEnd w:id="459"/>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60" w:name="_Toc114137569"/>
      <w:r>
        <w:t>Exclusion criteria</w:t>
      </w:r>
      <w:bookmarkEnd w:id="460"/>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w:t>
      </w:r>
      <w:r>
        <w:lastRenderedPageBreak/>
        <w:t xml:space="preserve">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61" w:name="_Toc114137570"/>
      <w:r>
        <w:lastRenderedPageBreak/>
        <w:t>Results</w:t>
      </w:r>
      <w:bookmarkEnd w:id="461"/>
    </w:p>
    <w:p w14:paraId="437897F0" w14:textId="56285217" w:rsidR="000E54E1" w:rsidRDefault="00BA4221" w:rsidP="00974448">
      <w:pPr>
        <w:ind w:firstLine="0"/>
      </w:pPr>
      <w:r>
        <w:t xml:space="preserve">Prime visibility: </w:t>
      </w:r>
      <w:del w:id="462" w:author="Chen Heller" w:date="2022-09-14T13:39:00Z">
        <w:r w:rsidDel="0053128B">
          <w:delText>overall</w:delText>
        </w:r>
      </w:del>
      <w:ins w:id="463" w:author="Chen Heller" w:date="2022-09-14T13:44:00Z">
        <w:r w:rsidR="001F7E99">
          <w:t>i</w:t>
        </w:r>
      </w:ins>
      <w:ins w:id="464" w:author="Chen Heller" w:date="2022-09-14T13:39:00Z">
        <w:r w:rsidR="0053128B">
          <w:t>n total</w:t>
        </w:r>
      </w:ins>
      <w:r>
        <w:t xml:space="preserve">, </w:t>
      </w:r>
      <w:ins w:id="465" w:author="Chen Heller" w:date="2022-09-14T13:42:00Z">
        <w:r w:rsidR="00402BB2">
          <w:t xml:space="preserve">visibility rating of 1 was given in </w:t>
        </w:r>
      </w:ins>
      <w:r w:rsidR="003F2C2D">
        <w:t>81.63</w:t>
      </w:r>
      <w:r>
        <w:t>% of the trials</w:t>
      </w:r>
      <w:del w:id="466" w:author="Chen Heller" w:date="2022-09-14T13:42:00Z">
        <w:r w:rsidDel="002E11F6">
          <w:delText xml:space="preserve"> were rated as</w:delText>
        </w:r>
        <w:r w:rsidDel="00402BB2">
          <w:delText xml:space="preserve"> visibility 1</w:delText>
        </w:r>
      </w:del>
      <w:r>
        <w:t>,</w:t>
      </w:r>
      <w:ins w:id="467" w:author="Chen Heller" w:date="2022-09-14T13:42:00Z">
        <w:r w:rsidR="002E11F6">
          <w:t xml:space="preserve"> visibility rating of 2 in</w:t>
        </w:r>
      </w:ins>
      <w:r>
        <w:t xml:space="preserve"> </w:t>
      </w:r>
      <w:r w:rsidR="003F2C2D">
        <w:t>16.07</w:t>
      </w:r>
      <w:r>
        <w:t xml:space="preserve">% </w:t>
      </w:r>
      <w:del w:id="468" w:author="Chen Heller" w:date="2022-09-14T13:42:00Z">
        <w:r w:rsidDel="002E11F6">
          <w:delText>as visibility 2</w:delText>
        </w:r>
      </w:del>
      <w:ins w:id="469" w:author="Chen Heller" w:date="2022-09-14T13:42:00Z">
        <w:r w:rsidR="002E11F6">
          <w:t>of the trials</w:t>
        </w:r>
      </w:ins>
      <w:r>
        <w:t>,</w:t>
      </w:r>
      <w:ins w:id="470" w:author="Chen Heller" w:date="2022-09-14T13:42:00Z">
        <w:r w:rsidR="002E11F6">
          <w:t xml:space="preserve"> visibility rating of 3 in</w:t>
        </w:r>
      </w:ins>
      <w:r>
        <w:t xml:space="preserve"> </w:t>
      </w:r>
      <w:r w:rsidR="003F2C2D">
        <w:t>1.83</w:t>
      </w:r>
      <w:r>
        <w:t xml:space="preserve">% </w:t>
      </w:r>
      <w:del w:id="471" w:author="Chen Heller" w:date="2022-09-14T13:43:00Z">
        <w:r w:rsidDel="002E11F6">
          <w:delText>as visibility 3</w:delText>
        </w:r>
      </w:del>
      <w:ins w:id="472" w:author="Chen Heller" w:date="2022-09-14T13:43:00Z">
        <w:r w:rsidR="002E11F6">
          <w:t>of the trials</w:t>
        </w:r>
      </w:ins>
      <w:r>
        <w:t xml:space="preserve"> and</w:t>
      </w:r>
      <w:ins w:id="473" w:author="Chen Heller" w:date="2022-09-14T13:43:00Z">
        <w:r w:rsidR="002E11F6">
          <w:t xml:space="preserve"> visibility rating of 4 in</w:t>
        </w:r>
      </w:ins>
      <w:r>
        <w:t xml:space="preserve"> </w:t>
      </w:r>
      <w:r w:rsidR="00E65DB2">
        <w:t>0.</w:t>
      </w:r>
      <w:r w:rsidR="003F2C2D">
        <w:t>46</w:t>
      </w:r>
      <w:r>
        <w:t xml:space="preserve">% </w:t>
      </w:r>
      <w:del w:id="474" w:author="Chen Heller" w:date="2022-09-14T13:43:00Z">
        <w:r w:rsidDel="002E11F6">
          <w:delText>as visibility 4</w:delText>
        </w:r>
      </w:del>
      <w:ins w:id="475" w:author="Chen Heller" w:date="2022-09-14T13:43:00Z">
        <w:r w:rsidR="002E11F6">
          <w:t>of the trials</w:t>
        </w:r>
      </w:ins>
      <w:r>
        <w:t xml:space="preserve">. </w:t>
      </w:r>
      <w:ins w:id="476" w:author="Chen Heller" w:date="2022-09-14T13:31:00Z">
        <w:r w:rsidR="000561B8">
          <w:t xml:space="preserve">Subjectively invisible stimulus was recognized at chance level, </w:t>
        </w:r>
      </w:ins>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del w:id="477" w:author="Chen Heller" w:date="2022-09-14T13:31:00Z">
        <w:r w:rsidR="008116EA" w:rsidDel="000561B8">
          <w:delText>Thus</w:delText>
        </w:r>
      </w:del>
      <w:ins w:id="478" w:author="Chen Heller" w:date="2022-09-14T13:31:00Z">
        <w:r w:rsidR="005534BA">
          <w:t xml:space="preserve">To conclude, </w:t>
        </w:r>
      </w:ins>
      <w:ins w:id="479" w:author="Chen Heller" w:date="2022-09-14T13:33:00Z">
        <w:r w:rsidR="0077608B">
          <w:t xml:space="preserve">it appears that </w:t>
        </w:r>
      </w:ins>
      <w:ins w:id="480" w:author="Chen Heller" w:date="2022-09-14T13:31:00Z">
        <w:r w:rsidR="005534BA">
          <w:t xml:space="preserve">the </w:t>
        </w:r>
      </w:ins>
      <w:ins w:id="481" w:author="Chen Heller" w:date="2022-09-14T13:32:00Z">
        <w:r w:rsidR="005534BA">
          <w:t xml:space="preserve">masking </w:t>
        </w:r>
      </w:ins>
      <w:ins w:id="482" w:author="Chen Heller" w:date="2022-09-14T13:33:00Z">
        <w:r w:rsidR="00D11242">
          <w:t>successfully</w:t>
        </w:r>
      </w:ins>
      <w:ins w:id="483" w:author="Chen Heller" w:date="2022-09-14T13:32:00Z">
        <w:r w:rsidR="005534BA">
          <w:t xml:space="preserve"> rendered the stimuli </w:t>
        </w:r>
      </w:ins>
      <w:ins w:id="484" w:author="Chen Heller" w:date="2022-09-14T13:33:00Z">
        <w:r w:rsidR="005534BA">
          <w:t>invisible.</w:t>
        </w:r>
      </w:ins>
      <w:del w:id="485"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6"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7" w:author="Chen Heller" w:date="2022-09-14T12:24:00Z">
        <w:r w:rsidR="0038592D" w:rsidDel="0019704E">
          <w:delText>A permutation test was used t</w:delText>
        </w:r>
        <w:r w:rsidR="006F18CB" w:rsidDel="0019704E">
          <w:delText xml:space="preserve">o correct for a violation of normality in </w:delText>
        </w:r>
      </w:del>
      <w:del w:id="488" w:author="Chen Heller" w:date="2022-09-14T10:56:00Z">
        <w:r w:rsidR="006F18CB" w:rsidDel="002426A6">
          <w:delText xml:space="preserve">traveled distance, </w:delText>
        </w:r>
      </w:del>
      <w:del w:id="489"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90" w:author="Chen Heller" w:date="2022-09-14T13:08:00Z">
        <w:r w:rsidR="00520C6C" w:rsidDel="00035FA8">
          <w:delText>Exp 1</w:delText>
        </w:r>
      </w:del>
      <w:ins w:id="491"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92"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3" w:author="Chen Heller" w:date="2022-09-14T17:11:00Z">
        <w:r w:rsidR="00F55B59">
          <w:t xml:space="preserve">Table </w:t>
        </w:r>
        <w:r w:rsidR="00F55B59">
          <w:rPr>
            <w:noProof/>
          </w:rPr>
          <w:t>2</w:t>
        </w:r>
        <w:r w:rsidR="00F55B59">
          <w:fldChar w:fldCharType="end"/>
        </w:r>
      </w:ins>
      <w:r w:rsidR="00520C6C">
        <w:t>)</w:t>
      </w:r>
      <w:del w:id="494"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5" w:author="Chen Heller" w:date="2022-09-14T11:29:00Z">
        <w:r w:rsidR="00D826D9" w:rsidDel="00010729">
          <w:delText>0.</w:delText>
        </w:r>
        <w:r w:rsidR="009120F3" w:rsidDel="00010729">
          <w:delText>536</w:delText>
        </w:r>
      </w:del>
      <w:del w:id="496" w:author="Chen Heller" w:date="2022-09-14T15:50:00Z">
        <w:r w:rsidR="00D826D9" w:rsidDel="00650AE3">
          <w:delText>, 95% CI [</w:delText>
        </w:r>
      </w:del>
      <w:del w:id="497"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8"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9" w:author="Chen Heller" w:date="2022-09-14T11:30:00Z">
        <w:r w:rsidR="00D826D9" w:rsidDel="00010729">
          <w:delText>0.</w:delText>
        </w:r>
        <w:r w:rsidR="00F51554" w:rsidDel="00010729">
          <w:delText>536</w:delText>
        </w:r>
      </w:del>
      <w:del w:id="500"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501" w:author="Chen Heller" w:date="2022-09-14T11:30:00Z">
        <w:r w:rsidR="00D826D9" w:rsidDel="00010729">
          <w:delText>0.</w:delText>
        </w:r>
        <w:r w:rsidR="00F51554" w:rsidDel="00010729">
          <w:delText>536</w:delText>
        </w:r>
      </w:del>
      <w:del w:id="502"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3"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4" w:author="Chen Heller" w:date="2022-09-14T17:02:00Z"/>
        </w:rPr>
        <w:pPrChange w:id="505" w:author="Chen Heller" w:date="2022-09-14T17:02:00Z">
          <w:pPr/>
        </w:pPrChange>
      </w:pPr>
      <w:bookmarkStart w:id="506" w:name="_Ref114067886"/>
      <w:ins w:id="507" w:author="Chen Heller" w:date="2022-09-14T17:02:00Z">
        <w:r>
          <w:t xml:space="preserve">Table </w:t>
        </w:r>
        <w:r>
          <w:fldChar w:fldCharType="begin"/>
        </w:r>
        <w:r>
          <w:instrText xml:space="preserve"> SEQ Table \* ARABIC </w:instrText>
        </w:r>
      </w:ins>
      <w:r>
        <w:fldChar w:fldCharType="separate"/>
      </w:r>
      <w:ins w:id="508" w:author="Chen Heller" w:date="2022-09-14T17:06:00Z">
        <w:r w:rsidR="002436A8">
          <w:rPr>
            <w:noProof/>
          </w:rPr>
          <w:t>2</w:t>
        </w:r>
      </w:ins>
      <w:ins w:id="509" w:author="Chen Heller" w:date="2022-09-14T17:02:00Z">
        <w:r>
          <w:fldChar w:fldCharType="end"/>
        </w:r>
        <w:bookmarkEnd w:id="506"/>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1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11">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12" w:author="Chen Heller" w:date="2022-09-14T21:55:00Z"/>
          <w:trPrChange w:id="513" w:author="Chen Heller" w:date="2022-09-15T10:42:00Z">
            <w:trPr>
              <w:gridAfter w:val="0"/>
              <w:trHeight w:val="510"/>
            </w:trPr>
          </w:trPrChange>
        </w:trPr>
        <w:tc>
          <w:tcPr>
            <w:tcW w:w="284" w:type="dxa"/>
            <w:tcBorders>
              <w:top w:val="single" w:sz="12" w:space="0" w:color="auto"/>
            </w:tcBorders>
            <w:tcPrChange w:id="514" w:author="Chen Heller" w:date="2022-09-15T10:42:00Z">
              <w:tcPr>
                <w:tcW w:w="284" w:type="dxa"/>
                <w:gridSpan w:val="2"/>
              </w:tcPr>
            </w:tcPrChange>
          </w:tcPr>
          <w:p w14:paraId="317E9E24" w14:textId="77777777" w:rsidR="00F625AB" w:rsidRDefault="00F625AB" w:rsidP="00EA2CED">
            <w:pPr>
              <w:ind w:firstLine="0"/>
              <w:rPr>
                <w:ins w:id="515" w:author="Chen Heller" w:date="2022-09-14T21:55:00Z"/>
              </w:rPr>
            </w:pPr>
          </w:p>
        </w:tc>
        <w:tc>
          <w:tcPr>
            <w:tcW w:w="2268" w:type="dxa"/>
            <w:tcBorders>
              <w:top w:val="single" w:sz="12" w:space="0" w:color="auto"/>
            </w:tcBorders>
            <w:tcPrChange w:id="516" w:author="Chen Heller" w:date="2022-09-15T10:42:00Z">
              <w:tcPr>
                <w:tcW w:w="2126" w:type="dxa"/>
                <w:gridSpan w:val="2"/>
              </w:tcPr>
            </w:tcPrChange>
          </w:tcPr>
          <w:p w14:paraId="6185A4B1" w14:textId="77777777" w:rsidR="00F625AB" w:rsidRDefault="00F625AB" w:rsidP="00EA2CED">
            <w:pPr>
              <w:ind w:firstLine="0"/>
              <w:rPr>
                <w:ins w:id="517" w:author="Chen Heller" w:date="2022-09-14T21:55:00Z"/>
              </w:rPr>
            </w:pPr>
          </w:p>
        </w:tc>
        <w:tc>
          <w:tcPr>
            <w:tcW w:w="1701" w:type="dxa"/>
            <w:tcBorders>
              <w:top w:val="single" w:sz="12" w:space="0" w:color="auto"/>
              <w:bottom w:val="single" w:sz="12" w:space="0" w:color="auto"/>
            </w:tcBorders>
            <w:tcPrChange w:id="518"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9" w:author="Chen Heller" w:date="2022-09-14T21:55:00Z"/>
                <w:b/>
                <w:bCs/>
              </w:rPr>
            </w:pPr>
            <w:ins w:id="520" w:author="Chen Heller" w:date="2022-09-14T21:55:00Z">
              <w:r w:rsidRPr="00EA2CED">
                <w:rPr>
                  <w:b/>
                  <w:bCs/>
                </w:rPr>
                <w:t>Congruent</w:t>
              </w:r>
            </w:ins>
          </w:p>
        </w:tc>
        <w:tc>
          <w:tcPr>
            <w:tcW w:w="1701" w:type="dxa"/>
            <w:tcBorders>
              <w:top w:val="single" w:sz="12" w:space="0" w:color="auto"/>
              <w:bottom w:val="single" w:sz="12" w:space="0" w:color="auto"/>
            </w:tcBorders>
            <w:tcPrChange w:id="521" w:author="Chen Heller" w:date="2022-09-15T10:42:00Z">
              <w:tcPr>
                <w:tcW w:w="1701" w:type="dxa"/>
                <w:gridSpan w:val="2"/>
                <w:tcBorders>
                  <w:bottom w:val="single" w:sz="12" w:space="0" w:color="auto"/>
                </w:tcBorders>
              </w:tcPr>
            </w:tcPrChange>
          </w:tcPr>
          <w:p w14:paraId="6A064AB6" w14:textId="77777777" w:rsidR="00F625AB" w:rsidRPr="00EA2CED" w:rsidRDefault="00F625AB">
            <w:pPr>
              <w:ind w:firstLine="0"/>
              <w:jc w:val="center"/>
              <w:rPr>
                <w:ins w:id="522" w:author="Chen Heller" w:date="2022-09-14T21:55:00Z"/>
                <w:b/>
                <w:bCs/>
              </w:rPr>
              <w:pPrChange w:id="523" w:author="Chen Heller" w:date="2022-09-15T10:19:00Z">
                <w:pPr>
                  <w:ind w:firstLine="0"/>
                </w:pPr>
              </w:pPrChange>
            </w:pPr>
            <w:ins w:id="524" w:author="Chen Heller" w:date="2022-09-14T21:55:00Z">
              <w:r w:rsidRPr="00EA2CED">
                <w:rPr>
                  <w:b/>
                  <w:bCs/>
                </w:rPr>
                <w:t>Incongruent</w:t>
              </w:r>
            </w:ins>
          </w:p>
        </w:tc>
        <w:tc>
          <w:tcPr>
            <w:tcW w:w="709" w:type="dxa"/>
            <w:tcBorders>
              <w:top w:val="single" w:sz="12" w:space="0" w:color="auto"/>
            </w:tcBorders>
            <w:tcPrChange w:id="525" w:author="Chen Heller" w:date="2022-09-15T10:42:00Z">
              <w:tcPr>
                <w:tcW w:w="709" w:type="dxa"/>
                <w:gridSpan w:val="2"/>
              </w:tcPr>
            </w:tcPrChange>
          </w:tcPr>
          <w:p w14:paraId="0E6D1B96" w14:textId="77777777" w:rsidR="00F625AB" w:rsidRPr="00EA2CED" w:rsidRDefault="00F625AB" w:rsidP="00EA2CED">
            <w:pPr>
              <w:ind w:firstLine="0"/>
              <w:jc w:val="center"/>
              <w:rPr>
                <w:ins w:id="526" w:author="Chen Heller" w:date="2022-09-14T21:55:00Z"/>
                <w:b/>
                <w:bCs/>
              </w:rPr>
            </w:pPr>
          </w:p>
        </w:tc>
        <w:tc>
          <w:tcPr>
            <w:tcW w:w="992" w:type="dxa"/>
            <w:tcBorders>
              <w:top w:val="single" w:sz="12" w:space="0" w:color="auto"/>
            </w:tcBorders>
            <w:tcPrChange w:id="527" w:author="Chen Heller" w:date="2022-09-15T10:42:00Z">
              <w:tcPr>
                <w:tcW w:w="992" w:type="dxa"/>
                <w:gridSpan w:val="2"/>
              </w:tcPr>
            </w:tcPrChange>
          </w:tcPr>
          <w:p w14:paraId="0AC7F973" w14:textId="77777777" w:rsidR="00F625AB" w:rsidRPr="00EA2CED" w:rsidRDefault="00F625AB" w:rsidP="00EA2CED">
            <w:pPr>
              <w:ind w:firstLine="0"/>
              <w:jc w:val="center"/>
              <w:rPr>
                <w:ins w:id="528" w:author="Chen Heller" w:date="2022-09-14T21:55:00Z"/>
                <w:b/>
                <w:bCs/>
              </w:rPr>
            </w:pPr>
          </w:p>
        </w:tc>
        <w:tc>
          <w:tcPr>
            <w:tcW w:w="1701" w:type="dxa"/>
            <w:tcBorders>
              <w:top w:val="single" w:sz="12" w:space="0" w:color="auto"/>
            </w:tcBorders>
            <w:tcPrChange w:id="529" w:author="Chen Heller" w:date="2022-09-15T10:42:00Z">
              <w:tcPr>
                <w:tcW w:w="1701" w:type="dxa"/>
                <w:gridSpan w:val="2"/>
              </w:tcPr>
            </w:tcPrChange>
          </w:tcPr>
          <w:p w14:paraId="34B96DD8" w14:textId="77777777" w:rsidR="00F625AB" w:rsidRDefault="00F625AB" w:rsidP="00EA2CED">
            <w:pPr>
              <w:ind w:firstLine="0"/>
              <w:rPr>
                <w:ins w:id="530" w:author="Chen Heller" w:date="2022-09-14T21:55:00Z"/>
              </w:rPr>
            </w:pPr>
          </w:p>
        </w:tc>
        <w:tc>
          <w:tcPr>
            <w:tcW w:w="709" w:type="dxa"/>
            <w:tcBorders>
              <w:top w:val="single" w:sz="12" w:space="0" w:color="auto"/>
            </w:tcBorders>
            <w:tcPrChange w:id="531" w:author="Chen Heller" w:date="2022-09-15T10:42:00Z">
              <w:tcPr>
                <w:tcW w:w="709" w:type="dxa"/>
                <w:gridSpan w:val="2"/>
              </w:tcPr>
            </w:tcPrChange>
          </w:tcPr>
          <w:p w14:paraId="48B7D2BB" w14:textId="77777777" w:rsidR="00F625AB" w:rsidRDefault="00F625AB" w:rsidP="00EA2CED">
            <w:pPr>
              <w:ind w:firstLine="0"/>
              <w:rPr>
                <w:ins w:id="532" w:author="Chen Heller" w:date="2022-09-14T21:55:00Z"/>
              </w:rPr>
            </w:pPr>
          </w:p>
        </w:tc>
      </w:tr>
      <w:tr w:rsidR="00F625AB" w14:paraId="42B7061E" w14:textId="77777777" w:rsidTr="00D03187">
        <w:trPr>
          <w:trHeight w:val="254"/>
          <w:ins w:id="533" w:author="Chen Heller" w:date="2022-09-14T21:55:00Z"/>
          <w:trPrChange w:id="534" w:author="Chen Heller" w:date="2022-09-15T10:42:00Z">
            <w:trPr>
              <w:gridAfter w:val="0"/>
              <w:trHeight w:val="254"/>
            </w:trPr>
          </w:trPrChange>
        </w:trPr>
        <w:tc>
          <w:tcPr>
            <w:tcW w:w="284" w:type="dxa"/>
            <w:tcBorders>
              <w:bottom w:val="single" w:sz="12" w:space="0" w:color="auto"/>
            </w:tcBorders>
            <w:tcPrChange w:id="535"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6" w:author="Chen Heller" w:date="2022-09-14T21:55:00Z"/>
                <w:b/>
                <w:bCs/>
              </w:rPr>
            </w:pPr>
          </w:p>
        </w:tc>
        <w:tc>
          <w:tcPr>
            <w:tcW w:w="2268" w:type="dxa"/>
            <w:tcBorders>
              <w:bottom w:val="single" w:sz="12" w:space="0" w:color="auto"/>
            </w:tcBorders>
            <w:tcPrChange w:id="537"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8" w:author="Chen Heller" w:date="2022-09-14T21:55:00Z"/>
                <w:b/>
                <w:bCs/>
              </w:rPr>
            </w:pPr>
          </w:p>
        </w:tc>
        <w:tc>
          <w:tcPr>
            <w:tcW w:w="1701" w:type="dxa"/>
            <w:tcBorders>
              <w:top w:val="single" w:sz="12" w:space="0" w:color="auto"/>
              <w:bottom w:val="single" w:sz="12" w:space="0" w:color="auto"/>
            </w:tcBorders>
            <w:tcPrChange w:id="539"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40" w:author="Chen Heller" w:date="2022-09-14T21:55:00Z"/>
                <w:b/>
                <w:bCs/>
              </w:rPr>
            </w:pPr>
            <w:ins w:id="541" w:author="Chen Heller" w:date="2022-09-14T21:55:00Z">
              <w:r>
                <w:rPr>
                  <w:b/>
                  <w:bCs/>
                </w:rPr>
                <w:t>M (SD)</w:t>
              </w:r>
            </w:ins>
          </w:p>
        </w:tc>
        <w:tc>
          <w:tcPr>
            <w:tcW w:w="1701" w:type="dxa"/>
            <w:tcBorders>
              <w:top w:val="single" w:sz="12" w:space="0" w:color="auto"/>
              <w:bottom w:val="single" w:sz="12" w:space="0" w:color="auto"/>
            </w:tcBorders>
            <w:tcPrChange w:id="542"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3" w:author="Chen Heller" w:date="2022-09-14T21:55:00Z"/>
                <w:b/>
                <w:bCs/>
              </w:rPr>
            </w:pPr>
            <w:ins w:id="544" w:author="Chen Heller" w:date="2022-09-14T21:55:00Z">
              <w:r>
                <w:rPr>
                  <w:b/>
                  <w:bCs/>
                </w:rPr>
                <w:t>M (SD)</w:t>
              </w:r>
            </w:ins>
          </w:p>
        </w:tc>
        <w:tc>
          <w:tcPr>
            <w:tcW w:w="709" w:type="dxa"/>
            <w:tcBorders>
              <w:bottom w:val="single" w:sz="12" w:space="0" w:color="auto"/>
            </w:tcBorders>
            <w:tcPrChange w:id="545"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6" w:author="Chen Heller" w:date="2022-09-14T21:55:00Z"/>
                <w:b/>
                <w:bCs/>
              </w:rPr>
            </w:pPr>
            <w:ins w:id="547" w:author="Chen Heller" w:date="2022-09-14T21:55:00Z">
              <w:r>
                <w:rPr>
                  <w:b/>
                  <w:bCs/>
                </w:rPr>
                <w:t>t(8)</w:t>
              </w:r>
            </w:ins>
          </w:p>
        </w:tc>
        <w:tc>
          <w:tcPr>
            <w:tcW w:w="992" w:type="dxa"/>
            <w:tcBorders>
              <w:bottom w:val="single" w:sz="12" w:space="0" w:color="auto"/>
            </w:tcBorders>
            <w:tcPrChange w:id="548"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9" w:author="Chen Heller" w:date="2022-09-14T21:55:00Z"/>
                <w:b/>
                <w:bCs/>
              </w:rPr>
            </w:pPr>
            <w:ins w:id="550" w:author="Chen Heller" w:date="2022-09-14T21:55:00Z">
              <w:r>
                <w:rPr>
                  <w:b/>
                  <w:bCs/>
                </w:rPr>
                <w:t>p</w:t>
              </w:r>
            </w:ins>
          </w:p>
        </w:tc>
        <w:tc>
          <w:tcPr>
            <w:tcW w:w="1701" w:type="dxa"/>
            <w:tcBorders>
              <w:bottom w:val="single" w:sz="12" w:space="0" w:color="auto"/>
            </w:tcBorders>
            <w:tcPrChange w:id="551"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52" w:author="Chen Heller" w:date="2022-09-14T21:55:00Z"/>
                <w:b/>
                <w:bCs/>
              </w:rPr>
            </w:pPr>
            <w:ins w:id="553" w:author="Chen Heller" w:date="2022-09-14T21:55:00Z">
              <w:r>
                <w:rPr>
                  <w:b/>
                  <w:bCs/>
                </w:rPr>
                <w:t>CI</w:t>
              </w:r>
            </w:ins>
          </w:p>
        </w:tc>
        <w:tc>
          <w:tcPr>
            <w:tcW w:w="709" w:type="dxa"/>
            <w:tcBorders>
              <w:bottom w:val="single" w:sz="12" w:space="0" w:color="auto"/>
            </w:tcBorders>
            <w:tcPrChange w:id="554"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5" w:author="Chen Heller" w:date="2022-09-14T21:55:00Z"/>
                <w:b/>
                <w:bCs/>
              </w:rPr>
            </w:pPr>
            <w:ins w:id="556" w:author="Chen Heller" w:date="2022-09-14T21:55:00Z">
              <w:r>
                <w:rPr>
                  <w:b/>
                  <w:bCs/>
                </w:rPr>
                <w:t>d</w:t>
              </w:r>
            </w:ins>
          </w:p>
        </w:tc>
      </w:tr>
      <w:tr w:rsidR="00F625AB" w14:paraId="7E3A973E" w14:textId="77777777" w:rsidTr="003538C4">
        <w:trPr>
          <w:trHeight w:val="313"/>
          <w:ins w:id="557" w:author="Chen Heller" w:date="2022-09-14T21:55:00Z"/>
          <w:trPrChange w:id="558" w:author="Chen Heller" w:date="2022-09-15T10:42:00Z">
            <w:trPr>
              <w:gridAfter w:val="0"/>
              <w:trHeight w:val="313"/>
            </w:trPr>
          </w:trPrChange>
        </w:trPr>
        <w:tc>
          <w:tcPr>
            <w:tcW w:w="10065" w:type="dxa"/>
            <w:gridSpan w:val="8"/>
            <w:tcBorders>
              <w:top w:val="single" w:sz="12" w:space="0" w:color="auto"/>
            </w:tcBorders>
            <w:tcPrChange w:id="559"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60" w:author="Chen Heller" w:date="2022-09-14T21:55:00Z"/>
              </w:rPr>
            </w:pPr>
            <w:ins w:id="561" w:author="Chen Heller" w:date="2022-09-14T21:55:00Z">
              <w:r>
                <w:rPr>
                  <w:b/>
                  <w:bCs/>
                </w:rPr>
                <w:t>Reaching</w:t>
              </w:r>
            </w:ins>
          </w:p>
        </w:tc>
      </w:tr>
      <w:tr w:rsidR="00F625AB" w14:paraId="60E71E84" w14:textId="77777777" w:rsidTr="00D03187">
        <w:trPr>
          <w:trHeight w:val="490"/>
          <w:ins w:id="562" w:author="Chen Heller" w:date="2022-09-14T21:55:00Z"/>
          <w:trPrChange w:id="563" w:author="Chen Heller" w:date="2022-09-15T10:42:00Z">
            <w:trPr>
              <w:gridAfter w:val="0"/>
              <w:trHeight w:val="490"/>
            </w:trPr>
          </w:trPrChange>
        </w:trPr>
        <w:tc>
          <w:tcPr>
            <w:tcW w:w="284" w:type="dxa"/>
            <w:vMerge w:val="restart"/>
            <w:tcBorders>
              <w:bottom w:val="single" w:sz="12" w:space="0" w:color="auto"/>
            </w:tcBorders>
            <w:tcPrChange w:id="564"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5" w:author="Chen Heller" w:date="2022-09-14T21:55:00Z"/>
                <w:b/>
                <w:bCs/>
              </w:rPr>
            </w:pPr>
          </w:p>
        </w:tc>
        <w:tc>
          <w:tcPr>
            <w:tcW w:w="2268" w:type="dxa"/>
            <w:tcPrChange w:id="566" w:author="Chen Heller" w:date="2022-09-15T10:42:00Z">
              <w:tcPr>
                <w:tcW w:w="2126" w:type="dxa"/>
                <w:gridSpan w:val="2"/>
              </w:tcPr>
            </w:tcPrChange>
          </w:tcPr>
          <w:p w14:paraId="4820B497" w14:textId="77777777" w:rsidR="00F625AB" w:rsidRPr="00EA2CED" w:rsidRDefault="00F625AB" w:rsidP="00EA2CED">
            <w:pPr>
              <w:ind w:firstLine="0"/>
              <w:rPr>
                <w:ins w:id="567" w:author="Chen Heller" w:date="2022-09-14T21:55:00Z"/>
                <w:b/>
                <w:bCs/>
              </w:rPr>
            </w:pPr>
            <w:ins w:id="568" w:author="Chen Heller" w:date="2022-09-14T21:55:00Z">
              <w:r w:rsidRPr="00EA2CED">
                <w:rPr>
                  <w:b/>
                  <w:bCs/>
                </w:rPr>
                <w:t>Reach area</w:t>
              </w:r>
            </w:ins>
          </w:p>
        </w:tc>
        <w:tc>
          <w:tcPr>
            <w:tcW w:w="1701" w:type="dxa"/>
            <w:tcPrChange w:id="569" w:author="Chen Heller" w:date="2022-09-15T10:42:00Z">
              <w:tcPr>
                <w:tcW w:w="1701" w:type="dxa"/>
                <w:gridSpan w:val="2"/>
              </w:tcPr>
            </w:tcPrChange>
          </w:tcPr>
          <w:p w14:paraId="29BCDA47" w14:textId="77777777" w:rsidR="00F625AB" w:rsidRDefault="00F625AB" w:rsidP="00EA2CED">
            <w:pPr>
              <w:ind w:firstLine="0"/>
              <w:rPr>
                <w:ins w:id="570" w:author="Chen Heller" w:date="2022-09-14T21:55:00Z"/>
              </w:rPr>
            </w:pPr>
            <w:ins w:id="571" w:author="Chen Heller" w:date="2022-09-14T21:55:00Z">
              <w:r>
                <w:t>1.50 (0.28)</w:t>
              </w:r>
            </w:ins>
          </w:p>
        </w:tc>
        <w:tc>
          <w:tcPr>
            <w:tcW w:w="1701" w:type="dxa"/>
            <w:tcPrChange w:id="572" w:author="Chen Heller" w:date="2022-09-15T10:42:00Z">
              <w:tcPr>
                <w:tcW w:w="1701" w:type="dxa"/>
                <w:gridSpan w:val="2"/>
              </w:tcPr>
            </w:tcPrChange>
          </w:tcPr>
          <w:p w14:paraId="4D0E8BF7" w14:textId="77777777" w:rsidR="00F625AB" w:rsidRDefault="00F625AB" w:rsidP="00EA2CED">
            <w:pPr>
              <w:ind w:firstLine="0"/>
              <w:rPr>
                <w:ins w:id="573" w:author="Chen Heller" w:date="2022-09-14T21:55:00Z"/>
              </w:rPr>
            </w:pPr>
            <w:ins w:id="574" w:author="Chen Heller" w:date="2022-09-14T21:55:00Z">
              <w:r>
                <w:t>1.39 (0.64)</w:t>
              </w:r>
            </w:ins>
          </w:p>
        </w:tc>
        <w:tc>
          <w:tcPr>
            <w:tcW w:w="709" w:type="dxa"/>
            <w:tcPrChange w:id="575" w:author="Chen Heller" w:date="2022-09-15T10:42:00Z">
              <w:tcPr>
                <w:tcW w:w="709" w:type="dxa"/>
                <w:gridSpan w:val="2"/>
              </w:tcPr>
            </w:tcPrChange>
          </w:tcPr>
          <w:p w14:paraId="421C6915" w14:textId="77777777" w:rsidR="00F625AB" w:rsidRDefault="00F625AB" w:rsidP="00EA2CED">
            <w:pPr>
              <w:ind w:firstLine="0"/>
              <w:rPr>
                <w:ins w:id="576" w:author="Chen Heller" w:date="2022-09-14T21:55:00Z"/>
              </w:rPr>
            </w:pPr>
          </w:p>
        </w:tc>
        <w:tc>
          <w:tcPr>
            <w:tcW w:w="992" w:type="dxa"/>
            <w:tcPrChange w:id="577" w:author="Chen Heller" w:date="2022-09-15T10:42:00Z">
              <w:tcPr>
                <w:tcW w:w="992" w:type="dxa"/>
                <w:gridSpan w:val="2"/>
              </w:tcPr>
            </w:tcPrChange>
          </w:tcPr>
          <w:p w14:paraId="56F8291D" w14:textId="77777777" w:rsidR="00F625AB" w:rsidRDefault="00F625AB" w:rsidP="00EA2CED">
            <w:pPr>
              <w:ind w:firstLine="0"/>
              <w:rPr>
                <w:ins w:id="578" w:author="Chen Heller" w:date="2022-09-14T21:55:00Z"/>
              </w:rPr>
            </w:pPr>
            <w:ins w:id="579" w:author="Chen Heller" w:date="2022-09-14T21:55:00Z">
              <w:r>
                <w:t>0.699</w:t>
              </w:r>
            </w:ins>
          </w:p>
        </w:tc>
        <w:tc>
          <w:tcPr>
            <w:tcW w:w="1701" w:type="dxa"/>
            <w:tcPrChange w:id="580" w:author="Chen Heller" w:date="2022-09-15T10:42:00Z">
              <w:tcPr>
                <w:tcW w:w="1701" w:type="dxa"/>
                <w:gridSpan w:val="2"/>
              </w:tcPr>
            </w:tcPrChange>
          </w:tcPr>
          <w:p w14:paraId="094E1940" w14:textId="77777777" w:rsidR="00F625AB" w:rsidRDefault="00F625AB" w:rsidP="00EA2CED">
            <w:pPr>
              <w:ind w:firstLine="0"/>
              <w:rPr>
                <w:ins w:id="581" w:author="Chen Heller" w:date="2022-09-14T21:55:00Z"/>
              </w:rPr>
            </w:pPr>
            <w:ins w:id="582" w:author="Chen Heller" w:date="2022-09-14T21:55:00Z">
              <w:r>
                <w:t>-0.14, 0.36</w:t>
              </w:r>
            </w:ins>
          </w:p>
        </w:tc>
        <w:tc>
          <w:tcPr>
            <w:tcW w:w="709" w:type="dxa"/>
            <w:tcPrChange w:id="583" w:author="Chen Heller" w:date="2022-09-15T10:42:00Z">
              <w:tcPr>
                <w:tcW w:w="709" w:type="dxa"/>
                <w:gridSpan w:val="2"/>
              </w:tcPr>
            </w:tcPrChange>
          </w:tcPr>
          <w:p w14:paraId="142B6C51" w14:textId="77777777" w:rsidR="00F625AB" w:rsidRDefault="00F625AB" w:rsidP="00EA2CED">
            <w:pPr>
              <w:ind w:firstLine="0"/>
              <w:rPr>
                <w:ins w:id="584" w:author="Chen Heller" w:date="2022-09-14T21:55:00Z"/>
              </w:rPr>
            </w:pPr>
            <w:ins w:id="585" w:author="Chen Heller" w:date="2022-09-14T21:55:00Z">
              <w:r>
                <w:t>0.23</w:t>
              </w:r>
            </w:ins>
          </w:p>
        </w:tc>
      </w:tr>
      <w:tr w:rsidR="00F625AB" w14:paraId="546D8528" w14:textId="77777777" w:rsidTr="00D03187">
        <w:trPr>
          <w:trHeight w:val="490"/>
          <w:ins w:id="586" w:author="Chen Heller" w:date="2022-09-14T21:55:00Z"/>
          <w:trPrChange w:id="587" w:author="Chen Heller" w:date="2022-09-15T10:42:00Z">
            <w:trPr>
              <w:gridAfter w:val="0"/>
              <w:trHeight w:val="490"/>
            </w:trPr>
          </w:trPrChange>
        </w:trPr>
        <w:tc>
          <w:tcPr>
            <w:tcW w:w="284" w:type="dxa"/>
            <w:vMerge/>
            <w:tcBorders>
              <w:top w:val="single" w:sz="12" w:space="0" w:color="auto"/>
              <w:bottom w:val="single" w:sz="12" w:space="0" w:color="auto"/>
            </w:tcBorders>
            <w:tcPrChange w:id="588"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9" w:author="Chen Heller" w:date="2022-09-14T21:55:00Z"/>
                <w:b/>
                <w:bCs/>
              </w:rPr>
            </w:pPr>
          </w:p>
        </w:tc>
        <w:tc>
          <w:tcPr>
            <w:tcW w:w="2268" w:type="dxa"/>
            <w:tcPrChange w:id="590" w:author="Chen Heller" w:date="2022-09-15T10:42:00Z">
              <w:tcPr>
                <w:tcW w:w="2126" w:type="dxa"/>
                <w:gridSpan w:val="2"/>
              </w:tcPr>
            </w:tcPrChange>
          </w:tcPr>
          <w:p w14:paraId="66320C4C" w14:textId="77777777" w:rsidR="00F625AB" w:rsidRPr="00EA2CED" w:rsidRDefault="00F625AB" w:rsidP="00EA2CED">
            <w:pPr>
              <w:ind w:firstLine="0"/>
              <w:rPr>
                <w:ins w:id="591" w:author="Chen Heller" w:date="2022-09-14T21:55:00Z"/>
                <w:b/>
                <w:bCs/>
              </w:rPr>
            </w:pPr>
            <w:ins w:id="592" w:author="Chen Heller" w:date="2022-09-14T21:55:00Z">
              <w:r w:rsidRPr="00EA2CED">
                <w:rPr>
                  <w:b/>
                  <w:bCs/>
                </w:rPr>
                <w:t>Traveled distance</w:t>
              </w:r>
            </w:ins>
          </w:p>
        </w:tc>
        <w:tc>
          <w:tcPr>
            <w:tcW w:w="1701" w:type="dxa"/>
            <w:tcPrChange w:id="593" w:author="Chen Heller" w:date="2022-09-15T10:42:00Z">
              <w:tcPr>
                <w:tcW w:w="1701" w:type="dxa"/>
                <w:gridSpan w:val="2"/>
              </w:tcPr>
            </w:tcPrChange>
          </w:tcPr>
          <w:p w14:paraId="290EA18B" w14:textId="77777777" w:rsidR="00F625AB" w:rsidRDefault="00F625AB" w:rsidP="00EA2CED">
            <w:pPr>
              <w:ind w:firstLine="0"/>
              <w:rPr>
                <w:ins w:id="594" w:author="Chen Heller" w:date="2022-09-14T21:55:00Z"/>
              </w:rPr>
            </w:pPr>
            <w:ins w:id="595" w:author="Chen Heller" w:date="2022-09-14T21:55:00Z">
              <w:r>
                <w:t>37.20 (1.09)</w:t>
              </w:r>
            </w:ins>
          </w:p>
        </w:tc>
        <w:tc>
          <w:tcPr>
            <w:tcW w:w="1701" w:type="dxa"/>
            <w:tcPrChange w:id="596" w:author="Chen Heller" w:date="2022-09-15T10:42:00Z">
              <w:tcPr>
                <w:tcW w:w="1701" w:type="dxa"/>
                <w:gridSpan w:val="2"/>
              </w:tcPr>
            </w:tcPrChange>
          </w:tcPr>
          <w:p w14:paraId="3158147C" w14:textId="77777777" w:rsidR="00F625AB" w:rsidRDefault="00F625AB" w:rsidP="00EA2CED">
            <w:pPr>
              <w:ind w:firstLine="0"/>
              <w:rPr>
                <w:ins w:id="597" w:author="Chen Heller" w:date="2022-09-14T21:55:00Z"/>
              </w:rPr>
            </w:pPr>
            <w:ins w:id="598" w:author="Chen Heller" w:date="2022-09-14T21:55:00Z">
              <w:r>
                <w:t>37.67 (1.17)</w:t>
              </w:r>
            </w:ins>
          </w:p>
        </w:tc>
        <w:tc>
          <w:tcPr>
            <w:tcW w:w="709" w:type="dxa"/>
            <w:tcPrChange w:id="599" w:author="Chen Heller" w:date="2022-09-15T10:42:00Z">
              <w:tcPr>
                <w:tcW w:w="709" w:type="dxa"/>
                <w:gridSpan w:val="2"/>
              </w:tcPr>
            </w:tcPrChange>
          </w:tcPr>
          <w:p w14:paraId="1B169B5C" w14:textId="77777777" w:rsidR="00F625AB" w:rsidRDefault="00F625AB" w:rsidP="00EA2CED">
            <w:pPr>
              <w:ind w:firstLine="0"/>
              <w:rPr>
                <w:ins w:id="600" w:author="Chen Heller" w:date="2022-09-14T21:55:00Z"/>
              </w:rPr>
            </w:pPr>
            <w:ins w:id="601" w:author="Chen Heller" w:date="2022-09-14T21:55:00Z">
              <w:r>
                <w:t>1</w:t>
              </w:r>
            </w:ins>
          </w:p>
        </w:tc>
        <w:tc>
          <w:tcPr>
            <w:tcW w:w="992" w:type="dxa"/>
            <w:tcPrChange w:id="602" w:author="Chen Heller" w:date="2022-09-15T10:42:00Z">
              <w:tcPr>
                <w:tcW w:w="992" w:type="dxa"/>
                <w:gridSpan w:val="2"/>
              </w:tcPr>
            </w:tcPrChange>
          </w:tcPr>
          <w:p w14:paraId="4D52E8BF" w14:textId="77777777" w:rsidR="00F625AB" w:rsidRDefault="00F625AB" w:rsidP="00EA2CED">
            <w:pPr>
              <w:ind w:firstLine="0"/>
              <w:rPr>
                <w:ins w:id="603" w:author="Chen Heller" w:date="2022-09-14T21:55:00Z"/>
              </w:rPr>
            </w:pPr>
            <w:ins w:id="604" w:author="Chen Heller" w:date="2022-09-14T21:55:00Z">
              <w:r>
                <w:t>0.342</w:t>
              </w:r>
            </w:ins>
          </w:p>
        </w:tc>
        <w:tc>
          <w:tcPr>
            <w:tcW w:w="1701" w:type="dxa"/>
            <w:tcPrChange w:id="605" w:author="Chen Heller" w:date="2022-09-15T10:42:00Z">
              <w:tcPr>
                <w:tcW w:w="1701" w:type="dxa"/>
                <w:gridSpan w:val="2"/>
              </w:tcPr>
            </w:tcPrChange>
          </w:tcPr>
          <w:p w14:paraId="00B7B671" w14:textId="77777777" w:rsidR="00F625AB" w:rsidRDefault="00F625AB" w:rsidP="00EA2CED">
            <w:pPr>
              <w:ind w:firstLine="0"/>
              <w:rPr>
                <w:ins w:id="606" w:author="Chen Heller" w:date="2022-09-14T21:55:00Z"/>
              </w:rPr>
            </w:pPr>
            <w:ins w:id="607" w:author="Chen Heller" w:date="2022-09-14T21:55:00Z">
              <w:r>
                <w:t>-1.54, 0.60</w:t>
              </w:r>
            </w:ins>
          </w:p>
        </w:tc>
        <w:tc>
          <w:tcPr>
            <w:tcW w:w="709" w:type="dxa"/>
            <w:tcPrChange w:id="608" w:author="Chen Heller" w:date="2022-09-15T10:42:00Z">
              <w:tcPr>
                <w:tcW w:w="709" w:type="dxa"/>
                <w:gridSpan w:val="2"/>
              </w:tcPr>
            </w:tcPrChange>
          </w:tcPr>
          <w:p w14:paraId="22DEB25E" w14:textId="77777777" w:rsidR="00F625AB" w:rsidRDefault="00F625AB" w:rsidP="00EA2CED">
            <w:pPr>
              <w:ind w:firstLine="0"/>
              <w:rPr>
                <w:ins w:id="609" w:author="Chen Heller" w:date="2022-09-14T21:55:00Z"/>
              </w:rPr>
            </w:pPr>
            <w:ins w:id="610" w:author="Chen Heller" w:date="2022-09-14T21:55:00Z">
              <w:r>
                <w:t>0.34</w:t>
              </w:r>
            </w:ins>
          </w:p>
        </w:tc>
      </w:tr>
      <w:tr w:rsidR="00F625AB" w14:paraId="3477F4C1" w14:textId="77777777" w:rsidTr="00D03187">
        <w:trPr>
          <w:trHeight w:val="490"/>
          <w:ins w:id="611" w:author="Chen Heller" w:date="2022-09-14T21:55:00Z"/>
          <w:trPrChange w:id="612" w:author="Chen Heller" w:date="2022-09-15T10:42:00Z">
            <w:trPr>
              <w:gridAfter w:val="0"/>
              <w:trHeight w:val="490"/>
            </w:trPr>
          </w:trPrChange>
        </w:trPr>
        <w:tc>
          <w:tcPr>
            <w:tcW w:w="284" w:type="dxa"/>
            <w:vMerge/>
            <w:tcBorders>
              <w:top w:val="single" w:sz="12" w:space="0" w:color="auto"/>
              <w:bottom w:val="single" w:sz="12" w:space="0" w:color="auto"/>
            </w:tcBorders>
            <w:tcPrChange w:id="613"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4" w:author="Chen Heller" w:date="2022-09-14T21:55:00Z"/>
                <w:b/>
                <w:bCs/>
              </w:rPr>
            </w:pPr>
          </w:p>
        </w:tc>
        <w:tc>
          <w:tcPr>
            <w:tcW w:w="2268" w:type="dxa"/>
            <w:tcPrChange w:id="615" w:author="Chen Heller" w:date="2022-09-15T10:42:00Z">
              <w:tcPr>
                <w:tcW w:w="2126" w:type="dxa"/>
                <w:gridSpan w:val="2"/>
              </w:tcPr>
            </w:tcPrChange>
          </w:tcPr>
          <w:p w14:paraId="20977C07" w14:textId="77777777" w:rsidR="00F625AB" w:rsidRPr="00EA2CED" w:rsidRDefault="00F625AB" w:rsidP="00EA2CED">
            <w:pPr>
              <w:ind w:firstLine="0"/>
              <w:rPr>
                <w:ins w:id="616" w:author="Chen Heller" w:date="2022-09-14T21:55:00Z"/>
                <w:b/>
                <w:bCs/>
              </w:rPr>
            </w:pPr>
            <w:ins w:id="617" w:author="Chen Heller" w:date="2022-09-14T21:55:00Z">
              <w:r w:rsidRPr="00EA2CED">
                <w:rPr>
                  <w:b/>
                  <w:bCs/>
                </w:rPr>
                <w:t>Reaction time</w:t>
              </w:r>
            </w:ins>
          </w:p>
        </w:tc>
        <w:tc>
          <w:tcPr>
            <w:tcW w:w="1701" w:type="dxa"/>
            <w:tcPrChange w:id="618" w:author="Chen Heller" w:date="2022-09-15T10:42:00Z">
              <w:tcPr>
                <w:tcW w:w="1701" w:type="dxa"/>
                <w:gridSpan w:val="2"/>
              </w:tcPr>
            </w:tcPrChange>
          </w:tcPr>
          <w:p w14:paraId="6E7DDB74" w14:textId="77777777" w:rsidR="00F625AB" w:rsidRDefault="00F625AB" w:rsidP="00EA2CED">
            <w:pPr>
              <w:ind w:firstLine="0"/>
              <w:rPr>
                <w:ins w:id="619" w:author="Chen Heller" w:date="2022-09-14T21:55:00Z"/>
              </w:rPr>
            </w:pPr>
            <w:ins w:id="620" w:author="Chen Heller" w:date="2022-09-14T21:55:00Z">
              <w:r>
                <w:t>140.44 (34.23)</w:t>
              </w:r>
            </w:ins>
          </w:p>
        </w:tc>
        <w:tc>
          <w:tcPr>
            <w:tcW w:w="1701" w:type="dxa"/>
            <w:tcPrChange w:id="621" w:author="Chen Heller" w:date="2022-09-15T10:42:00Z">
              <w:tcPr>
                <w:tcW w:w="1701" w:type="dxa"/>
                <w:gridSpan w:val="2"/>
              </w:tcPr>
            </w:tcPrChange>
          </w:tcPr>
          <w:p w14:paraId="6D58D2D8" w14:textId="77777777" w:rsidR="00F625AB" w:rsidRDefault="00F625AB" w:rsidP="00EA2CED">
            <w:pPr>
              <w:ind w:firstLine="0"/>
              <w:rPr>
                <w:ins w:id="622" w:author="Chen Heller" w:date="2022-09-14T21:55:00Z"/>
              </w:rPr>
            </w:pPr>
            <w:ins w:id="623" w:author="Chen Heller" w:date="2022-09-14T21:55:00Z">
              <w:r>
                <w:t>144.27 (33.21)</w:t>
              </w:r>
            </w:ins>
          </w:p>
        </w:tc>
        <w:tc>
          <w:tcPr>
            <w:tcW w:w="709" w:type="dxa"/>
            <w:tcPrChange w:id="624" w:author="Chen Heller" w:date="2022-09-15T10:42:00Z">
              <w:tcPr>
                <w:tcW w:w="709" w:type="dxa"/>
                <w:gridSpan w:val="2"/>
              </w:tcPr>
            </w:tcPrChange>
          </w:tcPr>
          <w:p w14:paraId="039DA348" w14:textId="77777777" w:rsidR="00F625AB" w:rsidRDefault="00F625AB" w:rsidP="00EA2CED">
            <w:pPr>
              <w:ind w:firstLine="0"/>
              <w:rPr>
                <w:ins w:id="625" w:author="Chen Heller" w:date="2022-09-14T21:55:00Z"/>
              </w:rPr>
            </w:pPr>
          </w:p>
        </w:tc>
        <w:tc>
          <w:tcPr>
            <w:tcW w:w="992" w:type="dxa"/>
            <w:tcPrChange w:id="626" w:author="Chen Heller" w:date="2022-09-15T10:42:00Z">
              <w:tcPr>
                <w:tcW w:w="992" w:type="dxa"/>
                <w:gridSpan w:val="2"/>
              </w:tcPr>
            </w:tcPrChange>
          </w:tcPr>
          <w:p w14:paraId="518DA98B" w14:textId="77777777" w:rsidR="00F625AB" w:rsidRDefault="00F625AB" w:rsidP="00EA2CED">
            <w:pPr>
              <w:ind w:firstLine="0"/>
              <w:rPr>
                <w:ins w:id="627" w:author="Chen Heller" w:date="2022-09-14T21:55:00Z"/>
              </w:rPr>
            </w:pPr>
            <w:ins w:id="628" w:author="Chen Heller" w:date="2022-09-14T21:55:00Z">
              <w:r>
                <w:t>0.273</w:t>
              </w:r>
            </w:ins>
          </w:p>
        </w:tc>
        <w:tc>
          <w:tcPr>
            <w:tcW w:w="1701" w:type="dxa"/>
            <w:tcPrChange w:id="629" w:author="Chen Heller" w:date="2022-09-15T10:42:00Z">
              <w:tcPr>
                <w:tcW w:w="1701" w:type="dxa"/>
                <w:gridSpan w:val="2"/>
              </w:tcPr>
            </w:tcPrChange>
          </w:tcPr>
          <w:p w14:paraId="42AE0FAA" w14:textId="77777777" w:rsidR="00F625AB" w:rsidRDefault="00F625AB" w:rsidP="00EA2CED">
            <w:pPr>
              <w:ind w:firstLine="0"/>
              <w:rPr>
                <w:ins w:id="630" w:author="Chen Heller" w:date="2022-09-14T21:55:00Z"/>
              </w:rPr>
            </w:pPr>
            <w:ins w:id="631" w:author="Chen Heller" w:date="2022-09-14T21:55:00Z">
              <w:r>
                <w:t>-9.62, 1.93</w:t>
              </w:r>
            </w:ins>
          </w:p>
        </w:tc>
        <w:tc>
          <w:tcPr>
            <w:tcW w:w="709" w:type="dxa"/>
            <w:tcPrChange w:id="632" w:author="Chen Heller" w:date="2022-09-15T10:42:00Z">
              <w:tcPr>
                <w:tcW w:w="709" w:type="dxa"/>
                <w:gridSpan w:val="2"/>
              </w:tcPr>
            </w:tcPrChange>
          </w:tcPr>
          <w:p w14:paraId="2A9BC241" w14:textId="77777777" w:rsidR="00F625AB" w:rsidRDefault="00F625AB" w:rsidP="00EA2CED">
            <w:pPr>
              <w:ind w:firstLine="0"/>
              <w:rPr>
                <w:ins w:id="633" w:author="Chen Heller" w:date="2022-09-14T21:55:00Z"/>
              </w:rPr>
            </w:pPr>
            <w:ins w:id="634" w:author="Chen Heller" w:date="2022-09-14T21:55:00Z">
              <w:r>
                <w:t>0.40</w:t>
              </w:r>
            </w:ins>
          </w:p>
        </w:tc>
      </w:tr>
      <w:tr w:rsidR="00F625AB" w14:paraId="4916FD57" w14:textId="77777777" w:rsidTr="00D03187">
        <w:trPr>
          <w:trHeight w:val="490"/>
          <w:ins w:id="635" w:author="Chen Heller" w:date="2022-09-14T21:55:00Z"/>
          <w:trPrChange w:id="636" w:author="Chen Heller" w:date="2022-09-15T10:42:00Z">
            <w:trPr>
              <w:gridBefore w:val="1"/>
              <w:trHeight w:val="490"/>
            </w:trPr>
          </w:trPrChange>
        </w:trPr>
        <w:tc>
          <w:tcPr>
            <w:tcW w:w="284" w:type="dxa"/>
            <w:vMerge/>
            <w:tcBorders>
              <w:top w:val="single" w:sz="12" w:space="0" w:color="auto"/>
              <w:bottom w:val="single" w:sz="12" w:space="0" w:color="auto"/>
            </w:tcBorders>
            <w:tcPrChange w:id="637"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8" w:author="Chen Heller" w:date="2022-09-14T21:55:00Z"/>
                <w:b/>
                <w:bCs/>
              </w:rPr>
            </w:pPr>
          </w:p>
        </w:tc>
        <w:tc>
          <w:tcPr>
            <w:tcW w:w="2268" w:type="dxa"/>
            <w:tcPrChange w:id="639" w:author="Chen Heller" w:date="2022-09-15T10:42:00Z">
              <w:tcPr>
                <w:tcW w:w="2126" w:type="dxa"/>
                <w:gridSpan w:val="2"/>
              </w:tcPr>
            </w:tcPrChange>
          </w:tcPr>
          <w:p w14:paraId="7B3078D3" w14:textId="4A9FB142" w:rsidR="00F625AB" w:rsidRPr="00EA2CED" w:rsidRDefault="00F625AB" w:rsidP="00EA2CED">
            <w:pPr>
              <w:ind w:firstLine="0"/>
              <w:rPr>
                <w:ins w:id="640" w:author="Chen Heller" w:date="2022-09-14T21:55:00Z"/>
                <w:b/>
                <w:bCs/>
              </w:rPr>
            </w:pPr>
            <w:ins w:id="641" w:author="Chen Heller" w:date="2022-09-14T21:55:00Z">
              <w:r w:rsidRPr="00EA2CED">
                <w:rPr>
                  <w:b/>
                  <w:bCs/>
                </w:rPr>
                <w:t xml:space="preserve">Movement </w:t>
              </w:r>
            </w:ins>
            <w:ins w:id="642" w:author="Chen Heller" w:date="2022-09-15T10:42:00Z">
              <w:r w:rsidR="003538C4">
                <w:rPr>
                  <w:b/>
                  <w:bCs/>
                </w:rPr>
                <w:t>duration</w:t>
              </w:r>
            </w:ins>
          </w:p>
        </w:tc>
        <w:tc>
          <w:tcPr>
            <w:tcW w:w="1701" w:type="dxa"/>
            <w:tcPrChange w:id="643" w:author="Chen Heller" w:date="2022-09-15T10:42:00Z">
              <w:tcPr>
                <w:tcW w:w="1701" w:type="dxa"/>
                <w:gridSpan w:val="2"/>
              </w:tcPr>
            </w:tcPrChange>
          </w:tcPr>
          <w:p w14:paraId="0D98355C" w14:textId="77777777" w:rsidR="00F625AB" w:rsidRDefault="00F625AB" w:rsidP="00EA2CED">
            <w:pPr>
              <w:ind w:firstLine="0"/>
              <w:rPr>
                <w:ins w:id="644" w:author="Chen Heller" w:date="2022-09-14T21:55:00Z"/>
              </w:rPr>
            </w:pPr>
            <w:ins w:id="645" w:author="Chen Heller" w:date="2022-09-14T21:55:00Z">
              <w:r>
                <w:t>416.56 (60.57)</w:t>
              </w:r>
            </w:ins>
          </w:p>
        </w:tc>
        <w:tc>
          <w:tcPr>
            <w:tcW w:w="1701" w:type="dxa"/>
            <w:tcPrChange w:id="646" w:author="Chen Heller" w:date="2022-09-15T10:42:00Z">
              <w:tcPr>
                <w:tcW w:w="1701" w:type="dxa"/>
                <w:gridSpan w:val="2"/>
              </w:tcPr>
            </w:tcPrChange>
          </w:tcPr>
          <w:p w14:paraId="2343C3E5" w14:textId="77777777" w:rsidR="00F625AB" w:rsidRDefault="00F625AB" w:rsidP="00EA2CED">
            <w:pPr>
              <w:ind w:firstLine="0"/>
              <w:rPr>
                <w:ins w:id="647" w:author="Chen Heller" w:date="2022-09-14T21:55:00Z"/>
              </w:rPr>
            </w:pPr>
            <w:ins w:id="648" w:author="Chen Heller" w:date="2022-09-14T21:55:00Z">
              <w:r>
                <w:t>423.96 (45.40)</w:t>
              </w:r>
            </w:ins>
          </w:p>
        </w:tc>
        <w:tc>
          <w:tcPr>
            <w:tcW w:w="709" w:type="dxa"/>
            <w:tcPrChange w:id="649" w:author="Chen Heller" w:date="2022-09-15T10:42:00Z">
              <w:tcPr>
                <w:tcW w:w="709" w:type="dxa"/>
                <w:gridSpan w:val="2"/>
              </w:tcPr>
            </w:tcPrChange>
          </w:tcPr>
          <w:p w14:paraId="79BEE7E1" w14:textId="77777777" w:rsidR="00F625AB" w:rsidRDefault="00F625AB" w:rsidP="00EA2CED">
            <w:pPr>
              <w:ind w:firstLine="0"/>
              <w:rPr>
                <w:ins w:id="650" w:author="Chen Heller" w:date="2022-09-14T21:55:00Z"/>
              </w:rPr>
            </w:pPr>
          </w:p>
        </w:tc>
        <w:tc>
          <w:tcPr>
            <w:tcW w:w="992" w:type="dxa"/>
            <w:tcPrChange w:id="651" w:author="Chen Heller" w:date="2022-09-15T10:42:00Z">
              <w:tcPr>
                <w:tcW w:w="992" w:type="dxa"/>
                <w:gridSpan w:val="2"/>
              </w:tcPr>
            </w:tcPrChange>
          </w:tcPr>
          <w:p w14:paraId="2BD28BB7" w14:textId="77777777" w:rsidR="00F625AB" w:rsidRDefault="00F625AB" w:rsidP="00EA2CED">
            <w:pPr>
              <w:ind w:firstLine="0"/>
              <w:rPr>
                <w:ins w:id="652" w:author="Chen Heller" w:date="2022-09-14T21:55:00Z"/>
              </w:rPr>
            </w:pPr>
            <w:ins w:id="653" w:author="Chen Heller" w:date="2022-09-14T21:55:00Z">
              <w:r>
                <w:t>0.316</w:t>
              </w:r>
            </w:ins>
          </w:p>
        </w:tc>
        <w:tc>
          <w:tcPr>
            <w:tcW w:w="1701" w:type="dxa"/>
            <w:tcPrChange w:id="654" w:author="Chen Heller" w:date="2022-09-15T10:42:00Z">
              <w:tcPr>
                <w:tcW w:w="1701" w:type="dxa"/>
                <w:gridSpan w:val="2"/>
              </w:tcPr>
            </w:tcPrChange>
          </w:tcPr>
          <w:p w14:paraId="4746B163" w14:textId="77777777" w:rsidR="00F625AB" w:rsidRDefault="00F625AB" w:rsidP="00EA2CED">
            <w:pPr>
              <w:ind w:firstLine="0"/>
              <w:rPr>
                <w:ins w:id="655" w:author="Chen Heller" w:date="2022-09-14T21:55:00Z"/>
              </w:rPr>
            </w:pPr>
            <w:ins w:id="656" w:author="Chen Heller" w:date="2022-09-14T21:55:00Z">
              <w:r>
                <w:t>-17.63, 2.74</w:t>
              </w:r>
            </w:ins>
          </w:p>
        </w:tc>
        <w:tc>
          <w:tcPr>
            <w:tcW w:w="709" w:type="dxa"/>
            <w:tcPrChange w:id="657" w:author="Chen Heller" w:date="2022-09-15T10:42:00Z">
              <w:tcPr>
                <w:tcW w:w="709" w:type="dxa"/>
                <w:gridSpan w:val="2"/>
              </w:tcPr>
            </w:tcPrChange>
          </w:tcPr>
          <w:p w14:paraId="7E100EDC" w14:textId="77777777" w:rsidR="00F625AB" w:rsidRDefault="00F625AB" w:rsidP="00EA2CED">
            <w:pPr>
              <w:ind w:firstLine="0"/>
              <w:rPr>
                <w:ins w:id="658" w:author="Chen Heller" w:date="2022-09-14T21:55:00Z"/>
              </w:rPr>
            </w:pPr>
            <w:ins w:id="659" w:author="Chen Heller" w:date="2022-09-14T21:55:00Z">
              <w:r>
                <w:t>0.40</w:t>
              </w:r>
            </w:ins>
          </w:p>
        </w:tc>
      </w:tr>
      <w:tr w:rsidR="00F625AB" w14:paraId="1A30158E" w14:textId="77777777" w:rsidTr="00D03187">
        <w:trPr>
          <w:trHeight w:val="490"/>
          <w:ins w:id="660" w:author="Chen Heller" w:date="2022-09-14T21:55:00Z"/>
          <w:trPrChange w:id="661" w:author="Chen Heller" w:date="2022-09-15T10:42:00Z">
            <w:trPr>
              <w:gridBefore w:val="1"/>
              <w:trHeight w:val="490"/>
            </w:trPr>
          </w:trPrChange>
        </w:trPr>
        <w:tc>
          <w:tcPr>
            <w:tcW w:w="284" w:type="dxa"/>
            <w:vMerge/>
            <w:tcBorders>
              <w:top w:val="single" w:sz="12" w:space="0" w:color="auto"/>
              <w:bottom w:val="single" w:sz="12" w:space="0" w:color="auto"/>
            </w:tcBorders>
            <w:tcPrChange w:id="662"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3" w:author="Chen Heller" w:date="2022-09-14T21:55:00Z"/>
                <w:b/>
                <w:bCs/>
              </w:rPr>
            </w:pPr>
          </w:p>
        </w:tc>
        <w:tc>
          <w:tcPr>
            <w:tcW w:w="2268" w:type="dxa"/>
            <w:tcBorders>
              <w:bottom w:val="single" w:sz="12" w:space="0" w:color="auto"/>
            </w:tcBorders>
            <w:tcPrChange w:id="664"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5" w:author="Chen Heller" w:date="2022-09-14T21:55:00Z"/>
                <w:b/>
                <w:bCs/>
              </w:rPr>
            </w:pPr>
            <w:ins w:id="666" w:author="Chen Heller" w:date="2022-09-14T21:55:00Z">
              <w:r w:rsidRPr="00EA2CED">
                <w:rPr>
                  <w:b/>
                  <w:bCs/>
                </w:rPr>
                <w:t>COM</w:t>
              </w:r>
            </w:ins>
          </w:p>
        </w:tc>
        <w:tc>
          <w:tcPr>
            <w:tcW w:w="1701" w:type="dxa"/>
            <w:tcBorders>
              <w:bottom w:val="single" w:sz="12" w:space="0" w:color="auto"/>
            </w:tcBorders>
            <w:tcPrChange w:id="667"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8" w:author="Chen Heller" w:date="2022-09-14T21:55:00Z"/>
              </w:rPr>
            </w:pPr>
            <w:ins w:id="669" w:author="Chen Heller" w:date="2022-09-14T21:55:00Z">
              <w:r>
                <w:t>0.26 (0.08)</w:t>
              </w:r>
            </w:ins>
          </w:p>
        </w:tc>
        <w:tc>
          <w:tcPr>
            <w:tcW w:w="1701" w:type="dxa"/>
            <w:tcBorders>
              <w:bottom w:val="single" w:sz="12" w:space="0" w:color="auto"/>
            </w:tcBorders>
            <w:tcPrChange w:id="670"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71" w:author="Chen Heller" w:date="2022-09-14T21:55:00Z"/>
              </w:rPr>
            </w:pPr>
            <w:ins w:id="672" w:author="Chen Heller" w:date="2022-09-14T21:55:00Z">
              <w:r>
                <w:t>0.27 (0.12)</w:t>
              </w:r>
            </w:ins>
          </w:p>
        </w:tc>
        <w:tc>
          <w:tcPr>
            <w:tcW w:w="709" w:type="dxa"/>
            <w:tcBorders>
              <w:bottom w:val="single" w:sz="12" w:space="0" w:color="auto"/>
            </w:tcBorders>
            <w:tcPrChange w:id="673"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4" w:author="Chen Heller" w:date="2022-09-14T21:55:00Z"/>
              </w:rPr>
            </w:pPr>
          </w:p>
        </w:tc>
        <w:tc>
          <w:tcPr>
            <w:tcW w:w="992" w:type="dxa"/>
            <w:tcBorders>
              <w:bottom w:val="single" w:sz="12" w:space="0" w:color="auto"/>
            </w:tcBorders>
            <w:tcPrChange w:id="675"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6" w:author="Chen Heller" w:date="2022-09-14T21:55:00Z"/>
              </w:rPr>
            </w:pPr>
            <w:ins w:id="677" w:author="Chen Heller" w:date="2022-09-14T21:55:00Z">
              <w:r>
                <w:t>0.781</w:t>
              </w:r>
            </w:ins>
          </w:p>
        </w:tc>
        <w:tc>
          <w:tcPr>
            <w:tcW w:w="1701" w:type="dxa"/>
            <w:tcBorders>
              <w:bottom w:val="single" w:sz="12" w:space="0" w:color="auto"/>
            </w:tcBorders>
            <w:tcPrChange w:id="678"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9" w:author="Chen Heller" w:date="2022-09-14T21:55:00Z"/>
              </w:rPr>
            </w:pPr>
            <w:ins w:id="680" w:author="Chen Heller" w:date="2022-09-14T21:55:00Z">
              <w:r>
                <w:t>-0.08, 0.05</w:t>
              </w:r>
            </w:ins>
          </w:p>
        </w:tc>
        <w:tc>
          <w:tcPr>
            <w:tcW w:w="709" w:type="dxa"/>
            <w:tcBorders>
              <w:bottom w:val="single" w:sz="12" w:space="0" w:color="auto"/>
            </w:tcBorders>
            <w:tcPrChange w:id="681"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82" w:author="Chen Heller" w:date="2022-09-14T21:55:00Z"/>
              </w:rPr>
            </w:pPr>
            <w:ins w:id="683" w:author="Chen Heller" w:date="2022-09-14T21:55:00Z">
              <w:r>
                <w:t>0.13</w:t>
              </w:r>
            </w:ins>
          </w:p>
        </w:tc>
      </w:tr>
      <w:tr w:rsidR="00F625AB" w14:paraId="3E212A02" w14:textId="77777777" w:rsidTr="003538C4">
        <w:trPr>
          <w:trHeight w:val="490"/>
          <w:ins w:id="684" w:author="Chen Heller" w:date="2022-09-14T21:55:00Z"/>
          <w:trPrChange w:id="685" w:author="Chen Heller" w:date="2022-09-15T10:42:00Z">
            <w:trPr>
              <w:gridAfter w:val="0"/>
              <w:trHeight w:val="490"/>
            </w:trPr>
          </w:trPrChange>
        </w:trPr>
        <w:tc>
          <w:tcPr>
            <w:tcW w:w="10065" w:type="dxa"/>
            <w:gridSpan w:val="8"/>
            <w:tcBorders>
              <w:top w:val="single" w:sz="12" w:space="0" w:color="auto"/>
            </w:tcBorders>
            <w:tcPrChange w:id="686"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7" w:author="Chen Heller" w:date="2022-09-14T21:55:00Z"/>
              </w:rPr>
            </w:pPr>
            <w:ins w:id="688" w:author="Chen Heller" w:date="2022-09-14T21:55: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ins>
            <w:ins w:id="689" w:author="Chen Heller" w:date="2022-09-15T12:39:00Z">
              <w:r w:rsidR="00532562">
                <w:rPr>
                  <w:sz w:val="22"/>
                  <w:szCs w:val="22"/>
                </w:rPr>
                <w:t xml:space="preserve">only for variables </w:t>
              </w:r>
            </w:ins>
            <w:ins w:id="690" w:author="Chen Heller" w:date="2022-09-15T12:40:00Z">
              <w:r w:rsidR="00B161C6">
                <w:rPr>
                  <w:sz w:val="22"/>
                  <w:szCs w:val="22"/>
                </w:rPr>
                <w:t xml:space="preserve">whose residuals distributed normally. </w:t>
              </w:r>
            </w:ins>
            <w:ins w:id="691"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92" w:name="_Ref113877160"/>
      <w:r>
        <w:t xml:space="preserve">Figure </w:t>
      </w:r>
      <w:fldSimple w:instr=" SEQ Figure \* ARABIC ">
        <w:r w:rsidR="007E2512">
          <w:rPr>
            <w:noProof/>
          </w:rPr>
          <w:t>4</w:t>
        </w:r>
      </w:fldSimple>
      <w:bookmarkEnd w:id="692"/>
      <w:r>
        <w:t xml:space="preserve">. </w:t>
      </w:r>
      <w:bookmarkStart w:id="693" w:name="_Hlk113877123"/>
      <w:r w:rsidRPr="00C072CE">
        <w:t xml:space="preserve">Results of Experiment </w:t>
      </w:r>
      <w:r>
        <w:t>2</w:t>
      </w:r>
      <w:r w:rsidRPr="00C072CE">
        <w:t xml:space="preserve">. </w:t>
      </w:r>
      <w:ins w:id="694" w:author="Chen Heller" w:date="2022-09-14T18:53:00Z">
        <w:r w:rsidR="00D640C9">
          <w:t>(a</w:t>
        </w:r>
        <w:commentRangeStart w:id="695"/>
        <w:r w:rsidR="00D640C9">
          <w:t>) Reaching trajectories in trials where a correct answer was given by choosing the left and right targets, averaged across all participants. Shaded areas are the SE. (b-</w:t>
        </w:r>
      </w:ins>
      <w:ins w:id="696" w:author="Chen Heller" w:date="2022-09-14T18:58:00Z">
        <w:r w:rsidR="00426563">
          <w:t>e</w:t>
        </w:r>
      </w:ins>
      <w:ins w:id="697" w:author="Chen Heller" w:date="2022-09-14T18:53:00Z">
        <w:r w:rsidR="00D640C9">
          <w:t xml:space="preserve">) Dots are single participant averages while the red/blue horizontal lines are the average of all participants. Black error bars symbol the </w:t>
        </w:r>
      </w:ins>
      <w:ins w:id="698" w:author="Chen Heller" w:date="2022-09-14T18:58:00Z">
        <w:r w:rsidR="003050A0">
          <w:t>SE</w:t>
        </w:r>
      </w:ins>
      <w:ins w:id="699" w:author="Chen Heller" w:date="2022-09-14T18:53:00Z">
        <w:r w:rsidR="00D640C9">
          <w:t>. Full/dashed grey lines represent a numerical incline/decline (respectively) between the congruent and incongruent conditions</w:t>
        </w:r>
      </w:ins>
      <w:commentRangeEnd w:id="695"/>
      <w:ins w:id="700" w:author="Chen Heller" w:date="2022-09-15T12:43:00Z">
        <w:r w:rsidR="006919D4">
          <w:rPr>
            <w:rStyle w:val="CommentReference"/>
            <w:i w:val="0"/>
            <w:iCs w:val="0"/>
            <w:color w:val="auto"/>
          </w:rPr>
          <w:commentReference w:id="695"/>
        </w:r>
      </w:ins>
      <w:del w:id="701"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3"/>
    </w:p>
    <w:p w14:paraId="478CC092" w14:textId="77777777" w:rsidR="005948F8" w:rsidRPr="005948F8" w:rsidRDefault="005948F8" w:rsidP="005948F8"/>
    <w:p w14:paraId="65366A3D" w14:textId="27CF7643" w:rsidR="00D826D9" w:rsidRDefault="00D826D9" w:rsidP="006238E0">
      <w:pPr>
        <w:pStyle w:val="Heading3"/>
      </w:pPr>
      <w:bookmarkStart w:id="702" w:name="_Toc114137571"/>
      <w:r>
        <w:t>Discussion</w:t>
      </w:r>
      <w:bookmarkEnd w:id="702"/>
    </w:p>
    <w:p w14:paraId="1ACEDBB1" w14:textId="7B606CA5" w:rsidR="00D44019" w:rsidRDefault="005B4E48" w:rsidP="00463368">
      <w:pPr>
        <w:ind w:firstLine="0"/>
      </w:pPr>
      <w:r>
        <w:t xml:space="preserve">In </w:t>
      </w:r>
      <w:del w:id="703" w:author="Chen Heller" w:date="2022-09-14T13:09:00Z">
        <w:r w:rsidDel="00035FA8">
          <w:delText>Exp 2</w:delText>
        </w:r>
      </w:del>
      <w:ins w:id="704"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w:t>
      </w:r>
      <w:r>
        <w:lastRenderedPageBreak/>
        <w:t>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5" w:author="Chen Heller" w:date="2022-09-15T10:33:00Z">
        <w:r w:rsidR="00714A8A" w:rsidDel="00494307">
          <w:delText>b</w:delText>
        </w:r>
      </w:del>
      <w:ins w:id="706" w:author="Chen Heller" w:date="2022-09-15T10:33:00Z">
        <w:r w:rsidR="00494307">
          <w:t>d</w:t>
        </w:r>
      </w:ins>
      <w:r w:rsidR="00714A8A">
        <w:t>))</w:t>
      </w:r>
      <w:r w:rsidR="00D826D9" w:rsidRPr="00E93521">
        <w:t>.</w:t>
      </w:r>
      <w:ins w:id="707" w:author="Chen Heller" w:date="2022-09-14T13:19:00Z">
        <w:r w:rsidR="00A81DB8">
          <w:t xml:space="preserve"> Indeed</w:t>
        </w:r>
      </w:ins>
      <w:ins w:id="708" w:author="Chen Heller" w:date="2022-09-15T10:33:00Z">
        <w:r w:rsidR="00494307">
          <w:t>,</w:t>
        </w:r>
      </w:ins>
      <w:ins w:id="709" w:author="Chen Heller" w:date="2022-09-14T13:19:00Z">
        <w:r w:rsidR="00A81DB8">
          <w:t xml:space="preserve"> a post-hoc analysis revealed </w:t>
        </w:r>
      </w:ins>
      <w:ins w:id="710" w:author="Chen Heller" w:date="2022-09-14T13:20:00Z">
        <w:r w:rsidR="00FE25BD">
          <w:t xml:space="preserve">that </w:t>
        </w:r>
      </w:ins>
      <w:ins w:id="711" w:author="Chen Heller" w:date="2022-09-15T10:34:00Z">
        <w:r w:rsidR="00EC3DA9">
          <w:t xml:space="preserve">when </w:t>
        </w:r>
      </w:ins>
      <w:ins w:id="712" w:author="Chen Heller" w:date="2022-09-14T13:20:00Z">
        <w:r w:rsidR="00FE25BD">
          <w:t>this participant</w:t>
        </w:r>
      </w:ins>
      <w:ins w:id="713" w:author="Chen Heller" w:date="2022-09-15T10:34:00Z">
        <w:r w:rsidR="00EC3DA9">
          <w:t xml:space="preserve"> is excluded</w:t>
        </w:r>
      </w:ins>
      <w:ins w:id="714" w:author="Chen Heller" w:date="2022-09-14T13:20:00Z">
        <w:r w:rsidR="00FE25BD">
          <w:t xml:space="preserve"> a</w:t>
        </w:r>
      </w:ins>
      <w:ins w:id="715" w:author="Chen Heller" w:date="2022-09-15T10:34:00Z">
        <w:r w:rsidR="00EC3DA9">
          <w:t>n effect is found in the</w:t>
        </w:r>
      </w:ins>
      <w:ins w:id="716" w:author="Chen Heller" w:date="2022-09-15T12:47:00Z">
        <w:r w:rsidR="00FA1183">
          <w:t xml:space="preserve"> reach</w:t>
        </w:r>
      </w:ins>
      <w:ins w:id="717" w:author="Chen Heller" w:date="2022-09-15T10:34:00Z">
        <w:r w:rsidR="00EC3DA9">
          <w:t xml:space="preserve"> </w:t>
        </w:r>
      </w:ins>
      <w:ins w:id="718" w:author="Chen Heller" w:date="2022-09-14T13:20:00Z">
        <w:r w:rsidR="00FE25BD">
          <w:t>area</w:t>
        </w:r>
      </w:ins>
      <w:ins w:id="719" w:author="Chen Heller" w:date="2022-09-15T12:47:00Z">
        <w:r w:rsidR="00FA1183">
          <w:t xml:space="preserve"> variab</w:t>
        </w:r>
      </w:ins>
      <w:ins w:id="720" w:author="Chen Heller" w:date="2022-09-15T12:48:00Z">
        <w:r w:rsidR="00FA1183">
          <w:t>le</w:t>
        </w:r>
      </w:ins>
      <w:ins w:id="721"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22" w:name="_Toc114137572"/>
      <w:r>
        <w:t xml:space="preserve">Pilot </w:t>
      </w:r>
      <w:r w:rsidR="00ED60E1">
        <w:t>Exp</w:t>
      </w:r>
      <w:r>
        <w:t>eriment</w:t>
      </w:r>
      <w:r w:rsidR="00ED60E1">
        <w:t xml:space="preserve"> 3</w:t>
      </w:r>
      <w:bookmarkEnd w:id="72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3" w:name="_Toc114137573"/>
      <w:r>
        <w:t>Methods</w:t>
      </w:r>
      <w:bookmarkEnd w:id="723"/>
    </w:p>
    <w:p w14:paraId="3B29F863" w14:textId="77777777" w:rsidR="00D826D9" w:rsidRDefault="00D826D9" w:rsidP="006238E0">
      <w:pPr>
        <w:pStyle w:val="Heading4"/>
      </w:pPr>
      <w:bookmarkStart w:id="724" w:name="_Toc114137574"/>
      <w:r>
        <w:t>Participants</w:t>
      </w:r>
      <w:bookmarkEnd w:id="72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5" w:name="_Toc114137575"/>
      <w:r>
        <w:t>Stimuli</w:t>
      </w:r>
      <w:r w:rsidR="008E682E">
        <w:t>, Apparatus and Procedure</w:t>
      </w:r>
      <w:bookmarkEnd w:id="725"/>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lastRenderedPageBreak/>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6" w:name="_Toc114137576"/>
      <w:r>
        <w:t>Results</w:t>
      </w:r>
      <w:bookmarkEnd w:id="726"/>
    </w:p>
    <w:p w14:paraId="3C8905BD" w14:textId="0AAFCE3B" w:rsidR="0045341F" w:rsidRDefault="00BA4221" w:rsidP="00EE6512">
      <w:pPr>
        <w:ind w:firstLine="0"/>
      </w:pPr>
      <w:r>
        <w:t xml:space="preserve">Prime visibility: </w:t>
      </w:r>
      <w:del w:id="727" w:author="Chen Heller" w:date="2022-09-14T13:40:00Z">
        <w:r w:rsidDel="004824F3">
          <w:delText>overall,</w:delText>
        </w:r>
      </w:del>
      <w:ins w:id="728" w:author="Chen Heller" w:date="2022-09-14T13:40:00Z">
        <w:r w:rsidR="004824F3">
          <w:t>PAS visibility ratings of 1/2/3/4 were given in</w:t>
        </w:r>
      </w:ins>
      <w:r>
        <w:t xml:space="preserve"> </w:t>
      </w:r>
      <w:r w:rsidR="00E97DDA">
        <w:t>76.29</w:t>
      </w:r>
      <w:r>
        <w:t>%</w:t>
      </w:r>
      <w:del w:id="729" w:author="Chen Heller" w:date="2022-09-14T13:41:00Z">
        <w:r w:rsidDel="004824F3">
          <w:delText xml:space="preserve"> of the trials were rated as visibility 1, </w:delText>
        </w:r>
      </w:del>
      <w:ins w:id="730" w:author="Chen Heller" w:date="2022-09-14T13:41:00Z">
        <w:r w:rsidR="004824F3">
          <w:t>/</w:t>
        </w:r>
      </w:ins>
      <w:r w:rsidR="00935D83">
        <w:t>2</w:t>
      </w:r>
      <w:r w:rsidR="00E97DDA">
        <w:t>0</w:t>
      </w:r>
      <w:r w:rsidR="00935D83">
        <w:t>.</w:t>
      </w:r>
      <w:r w:rsidR="00E97DDA">
        <w:t>0</w:t>
      </w:r>
      <w:r w:rsidR="00935D83">
        <w:t>8</w:t>
      </w:r>
      <w:r>
        <w:t>%</w:t>
      </w:r>
      <w:del w:id="731" w:author="Chen Heller" w:date="2022-09-14T13:41:00Z">
        <w:r w:rsidDel="004824F3">
          <w:delText xml:space="preserve"> as visibility 2, </w:delText>
        </w:r>
      </w:del>
      <w:ins w:id="732" w:author="Chen Heller" w:date="2022-09-14T13:41:00Z">
        <w:r w:rsidR="004824F3">
          <w:t>/</w:t>
        </w:r>
      </w:ins>
      <w:r w:rsidR="00E97DDA">
        <w:t>2</w:t>
      </w:r>
      <w:r w:rsidR="00935D83">
        <w:t>.</w:t>
      </w:r>
      <w:r w:rsidR="00E97DDA">
        <w:t>85</w:t>
      </w:r>
      <w:r>
        <w:t>%</w:t>
      </w:r>
      <w:del w:id="733" w:author="Chen Heller" w:date="2022-09-14T13:41:00Z">
        <w:r w:rsidDel="004824F3">
          <w:delText xml:space="preserve"> as visibility 3 and </w:delText>
        </w:r>
      </w:del>
      <w:ins w:id="734" w:author="Chen Heller" w:date="2022-09-14T13:41:00Z">
        <w:r w:rsidR="004824F3">
          <w:t>/</w:t>
        </w:r>
      </w:ins>
      <w:r w:rsidR="00E97DDA">
        <w:t>0</w:t>
      </w:r>
      <w:r w:rsidR="00935D83">
        <w:t>.</w:t>
      </w:r>
      <w:r w:rsidR="00E97DDA">
        <w:t>76</w:t>
      </w:r>
      <w:r>
        <w:t>%</w:t>
      </w:r>
      <w:del w:id="735" w:author="Chen Heller" w:date="2022-09-14T13:41:00Z">
        <w:r w:rsidDel="004824F3">
          <w:delText xml:space="preserve"> as visibility 4</w:delText>
        </w:r>
      </w:del>
      <w:ins w:id="736" w:author="Chen Heller" w:date="2022-09-14T13:41:00Z">
        <w:r w:rsidR="004824F3">
          <w:t xml:space="preserve"> of the trials, respectively</w:t>
        </w:r>
      </w:ins>
      <w:r>
        <w:t xml:space="preserve">. </w:t>
      </w:r>
      <w:del w:id="737" w:author="Chen Heller" w:date="2022-09-14T13:33:00Z">
        <w:r w:rsidR="00D826D9" w:rsidDel="00397BE4">
          <w:delText>When participants rated the prime as invisible, they were not better than chance at recognizing it</w:delText>
        </w:r>
      </w:del>
      <w:ins w:id="738" w:author="Chen Heller" w:date="2022-09-14T13:33:00Z">
        <w:r w:rsidR="00397BE4">
          <w:t>Chance level recognition was observed for stimuli that was reported as invisible</w:t>
        </w:r>
      </w:ins>
      <w:r w:rsidR="00D826D9">
        <w:t xml:space="preserve">, </w:t>
      </w:r>
      <w:commentRangeStart w:id="739"/>
      <w:r w:rsidR="00D826D9">
        <w:t>M = 47.4</w:t>
      </w:r>
      <w:r w:rsidR="00174F24">
        <w:t>6</w:t>
      </w:r>
      <w:r w:rsidR="00D826D9">
        <w:t xml:space="preserve">%, </w:t>
      </w:r>
      <w:commentRangeEnd w:id="739"/>
      <w:r w:rsidR="008351C5">
        <w:rPr>
          <w:rStyle w:val="CommentReference"/>
        </w:rPr>
        <w:commentReference w:id="739"/>
      </w:r>
      <w:r w:rsidR="00D826D9">
        <w:t>SD = 3.4</w:t>
      </w:r>
      <w:r w:rsidR="00E52E97">
        <w:t>5</w:t>
      </w:r>
      <w:r w:rsidR="00D826D9">
        <w:t>, t</w:t>
      </w:r>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40"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41"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42" w:author="Chen Heller" w:date="2022-09-14T12:27:00Z">
        <w:r w:rsidR="00D63E64" w:rsidDel="00DF710B">
          <w:delText xml:space="preserve">a </w:delText>
        </w:r>
        <w:r w:rsidR="000C5896" w:rsidDel="00DF710B">
          <w:delText xml:space="preserve">difference was detected in the reach </w:delText>
        </w:r>
      </w:del>
      <w:del w:id="743" w:author="Chen Heller" w:date="2022-09-14T17:11:00Z">
        <w:r w:rsidR="00853A02" w:rsidDel="00006789">
          <w:pgNum/>
        </w:r>
        <w:r w:rsidR="00853A02" w:rsidDel="00006789">
          <w:delText>rea</w:delText>
        </w:r>
      </w:del>
      <w:ins w:id="744" w:author="Chen Heller" w:date="2022-09-14T17:11:00Z">
        <w:r w:rsidR="00006789">
          <w:t>a p</w:t>
        </w:r>
      </w:ins>
      <w:ins w:id="745" w:author="Chen Heller" w:date="2022-09-14T12:28:00Z">
        <w:r w:rsidR="00DF710B">
          <w:t xml:space="preserve">rominent difference was found </w:t>
        </w:r>
        <w:r w:rsidR="00536CFE">
          <w:t xml:space="preserve">in </w:t>
        </w:r>
      </w:ins>
      <w:ins w:id="746" w:author="Chen Heller" w:date="2022-09-14T12:27:00Z">
        <w:r w:rsidR="00DF710B">
          <w:t xml:space="preserve">reach area </w:t>
        </w:r>
      </w:ins>
      <w:ins w:id="747" w:author="Chen Heller" w:date="2022-09-14T12:28:00Z">
        <w:r w:rsidR="00536CFE">
          <w:t>which</w:t>
        </w:r>
        <w:r w:rsidR="00536CFE" w:rsidRPr="00536CFE">
          <w:t xml:space="preserve"> </w:t>
        </w:r>
        <w:r w:rsidR="00536CFE">
          <w:t xml:space="preserve">was smaller in the incongruent condition than in the congruent one </w:t>
        </w:r>
      </w:ins>
      <w:del w:id="748"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9" w:author="Chen Heller" w:date="2022-09-14T12:33:00Z">
        <w:r w:rsidR="000C3552" w:rsidDel="0043758C">
          <w:delText>)</w:delText>
        </w:r>
        <w:r w:rsidR="00FA5A84" w:rsidDel="0043758C">
          <w:delText>,</w:delText>
        </w:r>
        <w:r w:rsidR="000C3552" w:rsidDel="0043758C">
          <w:delText xml:space="preserve"> </w:delText>
        </w:r>
      </w:del>
      <w:ins w:id="750" w:author="Chen Heller" w:date="2022-09-14T12:33:00Z">
        <w:r w:rsidR="0043758C">
          <w:t>). H</w:t>
        </w:r>
      </w:ins>
      <w:ins w:id="751" w:author="Chen Heller" w:date="2022-09-14T12:28:00Z">
        <w:r w:rsidR="00536CFE">
          <w:t>owever this difference</w:t>
        </w:r>
      </w:ins>
      <w:ins w:id="752" w:author="Chen Heller" w:date="2022-09-14T12:34:00Z">
        <w:r w:rsidR="0043758C">
          <w:t xml:space="preserve">, </w:t>
        </w:r>
      </w:ins>
      <w:ins w:id="753" w:author="Chen Heller" w:date="2022-09-14T17:11:00Z">
        <w:r w:rsidR="00956ED9">
          <w:t xml:space="preserve">as well as </w:t>
        </w:r>
      </w:ins>
      <w:ins w:id="754" w:author="Chen Heller" w:date="2022-09-14T12:34:00Z">
        <w:r w:rsidR="0043758C">
          <w:t>the difference in the other dependent variables</w:t>
        </w:r>
      </w:ins>
      <w:ins w:id="755"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6" w:author="Chen Heller" w:date="2022-09-14T17:12:00Z">
        <w:r w:rsidR="00956ED9">
          <w:t xml:space="preserve">Table </w:t>
        </w:r>
        <w:r w:rsidR="00956ED9">
          <w:rPr>
            <w:noProof/>
          </w:rPr>
          <w:t>3</w:t>
        </w:r>
        <w:r w:rsidR="00956ED9">
          <w:fldChar w:fldCharType="end"/>
        </w:r>
        <w:r w:rsidR="00956ED9">
          <w:t>)</w:t>
        </w:r>
      </w:ins>
      <w:ins w:id="757" w:author="Chen Heller" w:date="2022-09-14T12:34:00Z">
        <w:r w:rsidR="0043758C">
          <w:t xml:space="preserve">, </w:t>
        </w:r>
      </w:ins>
      <w:ins w:id="758" w:author="Chen Heller" w:date="2022-09-14T12:28:00Z">
        <w:r w:rsidR="00536CFE">
          <w:t xml:space="preserve">did not survive the </w:t>
        </w:r>
      </w:ins>
      <w:ins w:id="759" w:author="Chen Heller" w:date="2022-09-14T12:29:00Z">
        <w:r w:rsidR="00536CFE">
          <w:t>multiple comparisons correction</w:t>
        </w:r>
      </w:ins>
      <w:ins w:id="760" w:author="Chen Heller" w:date="2022-09-14T12:34:00Z">
        <w:r w:rsidR="0043758C">
          <w:t>.</w:t>
        </w:r>
      </w:ins>
      <w:ins w:id="761" w:author="Chen Heller" w:date="2022-09-14T12:29:00Z">
        <w:r w:rsidR="00536CFE">
          <w:t xml:space="preserve"> </w:t>
        </w:r>
      </w:ins>
      <w:del w:id="762"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3"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4" w:author="Chen Heller" w:date="2022-09-14T08:56:00Z">
        <w:r w:rsidR="000C5896" w:rsidDel="00BD3F24">
          <w:delText>0.11, 0.42</w:delText>
        </w:r>
      </w:del>
      <w:del w:id="765"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6"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7"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8" w:author="Chen Heller" w:date="2022-09-14T11:32:00Z">
        <w:r w:rsidR="00CF4F56" w:rsidDel="00586E85">
          <w:delText>0.125</w:delText>
        </w:r>
      </w:del>
      <w:del w:id="769" w:author="Chen Heller" w:date="2022-09-14T17:12:00Z">
        <w:r w:rsidR="00CF4F56" w:rsidDel="00956ED9">
          <w:delText>, 95% CI [</w:delText>
        </w:r>
      </w:del>
      <w:del w:id="770" w:author="Chen Heller" w:date="2022-09-14T08:56:00Z">
        <w:r w:rsidR="00CF4F56" w:rsidDel="00BD3F24">
          <w:delText>-1.40, -0.51</w:delText>
        </w:r>
      </w:del>
      <w:del w:id="771"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w:delText>
        </w:r>
        <w:r w:rsidR="002A0697" w:rsidDel="00956ED9">
          <w:lastRenderedPageBreak/>
          <w:delText>=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72" w:author="Chen Heller" w:date="2022-09-14T11:32:00Z">
        <w:r w:rsidR="002A0697" w:rsidDel="00586E85">
          <w:delText>0.125</w:delText>
        </w:r>
      </w:del>
      <w:del w:id="773"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4" w:author="Chen Heller" w:date="2022-09-14T11:32:00Z">
        <w:r w:rsidR="002A0697" w:rsidDel="00586E85">
          <w:delText>0.125</w:delText>
        </w:r>
      </w:del>
      <w:del w:id="775" w:author="Chen Heller" w:date="2022-09-14T17:12:00Z">
        <w:r w:rsidR="002A0697" w:rsidDel="00956ED9">
          <w:delText>, 95% CI [</w:delText>
        </w:r>
      </w:del>
      <w:del w:id="776" w:author="Chen Heller" w:date="2022-09-14T08:56:00Z">
        <w:r w:rsidR="002A0697" w:rsidDel="00BD3F24">
          <w:delText>-20.18, -3.05</w:delText>
        </w:r>
      </w:del>
      <w:del w:id="777"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8" w:author="Chen Heller" w:date="2022-09-14T13:09:00Z">
        <w:r w:rsidR="002F313C" w:rsidRPr="002F313C">
          <w:t>Experiment 2</w:t>
        </w:r>
      </w:ins>
      <w:del w:id="779" w:author="Chen Heller" w:date="2022-09-14T13:09:00Z">
        <w:r w:rsidR="00461EEA" w:rsidDel="002F313C">
          <w:delText>Exp 2.</w:delText>
        </w:r>
      </w:del>
      <w:r w:rsidR="00461EEA">
        <w:t xml:space="preserve"> </w:t>
      </w:r>
      <w:ins w:id="780" w:author="Chen Heller" w:date="2022-09-15T09:56:00Z">
        <w:r w:rsidR="00E27440">
          <w:t>a</w:t>
        </w:r>
      </w:ins>
      <w:del w:id="781" w:author="Chen Heller" w:date="2022-09-15T09:56:00Z">
        <w:r w:rsidR="00547992" w:rsidDel="00E27440">
          <w:delText>A</w:delText>
        </w:r>
      </w:del>
      <w:r w:rsidR="00461EEA">
        <w:t xml:space="preserve">nd </w:t>
      </w:r>
      <w:ins w:id="782" w:author="Chen Heller" w:date="2022-09-14T13:10:00Z">
        <w:r w:rsidR="002F313C" w:rsidRPr="002F313C">
          <w:t>Experiment 3</w:t>
        </w:r>
      </w:ins>
      <w:del w:id="783"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4" w:author="Chen Heller" w:date="2022-09-15T09:56:00Z">
        <w:r w:rsidR="00E27440">
          <w:t>; For a</w:t>
        </w:r>
      </w:ins>
      <w:ins w:id="785" w:author="Chen Heller" w:date="2022-09-15T09:59:00Z">
        <w:r w:rsidR="00FA4EF0">
          <w:t xml:space="preserve">n elaborative </w:t>
        </w:r>
      </w:ins>
      <w:ins w:id="786" w:author="Chen Heller" w:date="2022-09-15T09:56:00Z">
        <w:r w:rsidR="00E27440">
          <w:t xml:space="preserve">description of </w:t>
        </w:r>
      </w:ins>
      <w:ins w:id="787" w:author="Chen Heller" w:date="2022-09-15T12:49:00Z">
        <w:r w:rsidR="001A1554">
          <w:t xml:space="preserve">the </w:t>
        </w:r>
      </w:ins>
      <w:ins w:id="788" w:author="Chen Heller" w:date="2022-09-15T09:59:00Z">
        <w:r w:rsidR="00FA4EF0">
          <w:t xml:space="preserve">excluded </w:t>
        </w:r>
      </w:ins>
      <w:ins w:id="789" w:author="Chen Heller" w:date="2022-09-15T09:57:00Z">
        <w:r w:rsidR="00114D69">
          <w:t>trials see</w:t>
        </w:r>
        <w:r w:rsidR="00E27440">
          <w:t xml:space="preserve"> </w:t>
        </w:r>
      </w:ins>
      <w:ins w:id="790" w:author="Chen Heller" w:date="2022-09-15T10:28:00Z">
        <w:r w:rsidR="006A1DF9">
          <w:fldChar w:fldCharType="begin"/>
        </w:r>
        <w:r w:rsidR="006A1DF9">
          <w:instrText xml:space="preserve"> REF _Ref114130120 \h </w:instrText>
        </w:r>
      </w:ins>
      <w:r w:rsidR="006A1DF9">
        <w:fldChar w:fldCharType="separate"/>
      </w:r>
      <w:ins w:id="791" w:author="Chen Heller" w:date="2022-09-15T10:28:00Z">
        <w:r w:rsidR="006A1DF9">
          <w:t xml:space="preserve">Supplementary Table </w:t>
        </w:r>
        <w:r w:rsidR="006A1DF9">
          <w:rPr>
            <w:noProof/>
          </w:rPr>
          <w:t>1</w:t>
        </w:r>
        <w:r w:rsidR="006A1DF9">
          <w:fldChar w:fldCharType="end"/>
        </w:r>
      </w:ins>
      <w:r w:rsidR="00634E13">
        <w:t>).</w:t>
      </w:r>
      <w:del w:id="792"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3" w:author="Chen Heller" w:date="2022-09-14T16:53:00Z"/>
        </w:rPr>
        <w:pPrChange w:id="794" w:author="Chen Heller" w:date="2022-09-14T16:53:00Z">
          <w:pPr/>
        </w:pPrChange>
      </w:pPr>
      <w:bookmarkStart w:id="795" w:name="_Ref114067946"/>
      <w:ins w:id="796" w:author="Chen Heller" w:date="2022-09-14T16:53:00Z">
        <w:r>
          <w:t xml:space="preserve">Table </w:t>
        </w:r>
        <w:r>
          <w:fldChar w:fldCharType="begin"/>
        </w:r>
        <w:r>
          <w:instrText xml:space="preserve"> SEQ Table \* ARABIC </w:instrText>
        </w:r>
      </w:ins>
      <w:r>
        <w:fldChar w:fldCharType="separate"/>
      </w:r>
      <w:ins w:id="797" w:author="Chen Heller" w:date="2022-09-14T17:06:00Z">
        <w:r w:rsidR="002436A8">
          <w:rPr>
            <w:noProof/>
          </w:rPr>
          <w:t>3</w:t>
        </w:r>
      </w:ins>
      <w:ins w:id="798" w:author="Chen Heller" w:date="2022-09-14T16:53:00Z">
        <w:r>
          <w:fldChar w:fldCharType="end"/>
        </w:r>
        <w:bookmarkEnd w:id="795"/>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9"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800">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801" w:author="Chen Heller" w:date="2022-09-14T16:49:00Z"/>
          <w:trPrChange w:id="802" w:author="Chen Heller" w:date="2022-09-15T10:42:00Z">
            <w:trPr>
              <w:gridBefore w:val="1"/>
              <w:trHeight w:val="510"/>
            </w:trPr>
          </w:trPrChange>
        </w:trPr>
        <w:tc>
          <w:tcPr>
            <w:tcW w:w="284" w:type="dxa"/>
            <w:tcBorders>
              <w:top w:val="single" w:sz="12" w:space="0" w:color="auto"/>
            </w:tcBorders>
            <w:tcPrChange w:id="803" w:author="Chen Heller" w:date="2022-09-15T10:42:00Z">
              <w:tcPr>
                <w:tcW w:w="284" w:type="dxa"/>
                <w:gridSpan w:val="2"/>
              </w:tcPr>
            </w:tcPrChange>
          </w:tcPr>
          <w:p w14:paraId="3C2A7954" w14:textId="77777777" w:rsidR="00B65BC7" w:rsidRDefault="00B65BC7" w:rsidP="00EA2CED">
            <w:pPr>
              <w:ind w:firstLine="0"/>
              <w:rPr>
                <w:ins w:id="804" w:author="Chen Heller" w:date="2022-09-14T16:49:00Z"/>
              </w:rPr>
            </w:pPr>
          </w:p>
        </w:tc>
        <w:tc>
          <w:tcPr>
            <w:tcW w:w="2268" w:type="dxa"/>
            <w:tcBorders>
              <w:top w:val="single" w:sz="12" w:space="0" w:color="auto"/>
            </w:tcBorders>
            <w:tcPrChange w:id="805" w:author="Chen Heller" w:date="2022-09-15T10:42:00Z">
              <w:tcPr>
                <w:tcW w:w="2126" w:type="dxa"/>
                <w:gridSpan w:val="2"/>
              </w:tcPr>
            </w:tcPrChange>
          </w:tcPr>
          <w:p w14:paraId="447D5578" w14:textId="77777777" w:rsidR="00B65BC7" w:rsidRDefault="00B65BC7" w:rsidP="00EA2CED">
            <w:pPr>
              <w:ind w:firstLine="0"/>
              <w:rPr>
                <w:ins w:id="806" w:author="Chen Heller" w:date="2022-09-14T16:49:00Z"/>
              </w:rPr>
            </w:pPr>
          </w:p>
        </w:tc>
        <w:tc>
          <w:tcPr>
            <w:tcW w:w="1701" w:type="dxa"/>
            <w:tcBorders>
              <w:top w:val="single" w:sz="12" w:space="0" w:color="auto"/>
              <w:bottom w:val="single" w:sz="12" w:space="0" w:color="auto"/>
            </w:tcBorders>
            <w:tcPrChange w:id="807"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8" w:author="Chen Heller" w:date="2022-09-14T16:49:00Z"/>
                <w:b/>
                <w:bCs/>
              </w:rPr>
            </w:pPr>
            <w:ins w:id="809" w:author="Chen Heller" w:date="2022-09-14T16:49:00Z">
              <w:r w:rsidRPr="00EA2CED">
                <w:rPr>
                  <w:b/>
                  <w:bCs/>
                </w:rPr>
                <w:t>Congruent</w:t>
              </w:r>
            </w:ins>
          </w:p>
        </w:tc>
        <w:tc>
          <w:tcPr>
            <w:tcW w:w="1701" w:type="dxa"/>
            <w:tcBorders>
              <w:top w:val="single" w:sz="12" w:space="0" w:color="auto"/>
              <w:bottom w:val="single" w:sz="12" w:space="0" w:color="auto"/>
            </w:tcBorders>
            <w:tcPrChange w:id="810" w:author="Chen Heller" w:date="2022-09-15T10:42:00Z">
              <w:tcPr>
                <w:tcW w:w="1701" w:type="dxa"/>
                <w:gridSpan w:val="2"/>
                <w:tcBorders>
                  <w:bottom w:val="single" w:sz="12" w:space="0" w:color="auto"/>
                </w:tcBorders>
              </w:tcPr>
            </w:tcPrChange>
          </w:tcPr>
          <w:p w14:paraId="43B29F81" w14:textId="77777777" w:rsidR="00B65BC7" w:rsidRPr="00EA2CED" w:rsidRDefault="00B65BC7">
            <w:pPr>
              <w:ind w:firstLine="0"/>
              <w:jc w:val="center"/>
              <w:rPr>
                <w:ins w:id="811" w:author="Chen Heller" w:date="2022-09-14T16:49:00Z"/>
                <w:b/>
                <w:bCs/>
              </w:rPr>
              <w:pPrChange w:id="812" w:author="Chen Heller" w:date="2022-09-15T10:19:00Z">
                <w:pPr>
                  <w:ind w:firstLine="0"/>
                </w:pPr>
              </w:pPrChange>
            </w:pPr>
            <w:ins w:id="813" w:author="Chen Heller" w:date="2022-09-14T16:49:00Z">
              <w:r w:rsidRPr="00EA2CED">
                <w:rPr>
                  <w:b/>
                  <w:bCs/>
                </w:rPr>
                <w:t>Incongruent</w:t>
              </w:r>
            </w:ins>
          </w:p>
        </w:tc>
        <w:tc>
          <w:tcPr>
            <w:tcW w:w="709" w:type="dxa"/>
            <w:tcBorders>
              <w:top w:val="single" w:sz="12" w:space="0" w:color="auto"/>
            </w:tcBorders>
            <w:tcPrChange w:id="814" w:author="Chen Heller" w:date="2022-09-15T10:42:00Z">
              <w:tcPr>
                <w:tcW w:w="709" w:type="dxa"/>
                <w:gridSpan w:val="2"/>
              </w:tcPr>
            </w:tcPrChange>
          </w:tcPr>
          <w:p w14:paraId="369DE364" w14:textId="77777777" w:rsidR="00B65BC7" w:rsidRPr="00EA2CED" w:rsidRDefault="00B65BC7" w:rsidP="00EA2CED">
            <w:pPr>
              <w:ind w:firstLine="0"/>
              <w:jc w:val="center"/>
              <w:rPr>
                <w:ins w:id="815" w:author="Chen Heller" w:date="2022-09-14T16:49:00Z"/>
                <w:b/>
                <w:bCs/>
              </w:rPr>
            </w:pPr>
          </w:p>
        </w:tc>
        <w:tc>
          <w:tcPr>
            <w:tcW w:w="992" w:type="dxa"/>
            <w:tcBorders>
              <w:top w:val="single" w:sz="12" w:space="0" w:color="auto"/>
            </w:tcBorders>
            <w:tcPrChange w:id="816" w:author="Chen Heller" w:date="2022-09-15T10:42:00Z">
              <w:tcPr>
                <w:tcW w:w="992" w:type="dxa"/>
                <w:gridSpan w:val="2"/>
              </w:tcPr>
            </w:tcPrChange>
          </w:tcPr>
          <w:p w14:paraId="622950C3" w14:textId="77777777" w:rsidR="00B65BC7" w:rsidRPr="00EA2CED" w:rsidRDefault="00B65BC7" w:rsidP="00EA2CED">
            <w:pPr>
              <w:ind w:firstLine="0"/>
              <w:jc w:val="center"/>
              <w:rPr>
                <w:ins w:id="817" w:author="Chen Heller" w:date="2022-09-14T16:49:00Z"/>
                <w:b/>
                <w:bCs/>
              </w:rPr>
            </w:pPr>
          </w:p>
        </w:tc>
        <w:tc>
          <w:tcPr>
            <w:tcW w:w="1701" w:type="dxa"/>
            <w:tcBorders>
              <w:top w:val="single" w:sz="12" w:space="0" w:color="auto"/>
            </w:tcBorders>
            <w:tcPrChange w:id="818" w:author="Chen Heller" w:date="2022-09-15T10:42:00Z">
              <w:tcPr>
                <w:tcW w:w="1701" w:type="dxa"/>
                <w:gridSpan w:val="2"/>
              </w:tcPr>
            </w:tcPrChange>
          </w:tcPr>
          <w:p w14:paraId="660C3615" w14:textId="77777777" w:rsidR="00B65BC7" w:rsidRDefault="00B65BC7" w:rsidP="00EA2CED">
            <w:pPr>
              <w:ind w:firstLine="0"/>
              <w:rPr>
                <w:ins w:id="819" w:author="Chen Heller" w:date="2022-09-14T16:49:00Z"/>
              </w:rPr>
            </w:pPr>
          </w:p>
        </w:tc>
        <w:tc>
          <w:tcPr>
            <w:tcW w:w="709" w:type="dxa"/>
            <w:tcBorders>
              <w:top w:val="single" w:sz="12" w:space="0" w:color="auto"/>
            </w:tcBorders>
            <w:tcPrChange w:id="820" w:author="Chen Heller" w:date="2022-09-15T10:42:00Z">
              <w:tcPr>
                <w:tcW w:w="709" w:type="dxa"/>
                <w:gridSpan w:val="2"/>
              </w:tcPr>
            </w:tcPrChange>
          </w:tcPr>
          <w:p w14:paraId="7D83BD62" w14:textId="77777777" w:rsidR="00B65BC7" w:rsidRDefault="00B65BC7" w:rsidP="00EA2CED">
            <w:pPr>
              <w:ind w:firstLine="0"/>
              <w:rPr>
                <w:ins w:id="821" w:author="Chen Heller" w:date="2022-09-14T16:49:00Z"/>
              </w:rPr>
            </w:pPr>
          </w:p>
        </w:tc>
      </w:tr>
      <w:tr w:rsidR="00B65BC7" w14:paraId="48C9E5AC" w14:textId="77777777" w:rsidTr="003538C4">
        <w:trPr>
          <w:trHeight w:val="254"/>
          <w:ins w:id="822" w:author="Chen Heller" w:date="2022-09-14T16:49:00Z"/>
          <w:trPrChange w:id="823" w:author="Chen Heller" w:date="2022-09-15T10:42:00Z">
            <w:trPr>
              <w:gridAfter w:val="0"/>
              <w:trHeight w:val="254"/>
            </w:trPr>
          </w:trPrChange>
        </w:trPr>
        <w:tc>
          <w:tcPr>
            <w:tcW w:w="284" w:type="dxa"/>
            <w:tcBorders>
              <w:bottom w:val="single" w:sz="12" w:space="0" w:color="auto"/>
            </w:tcBorders>
            <w:tcPrChange w:id="824"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5" w:author="Chen Heller" w:date="2022-09-14T16:49:00Z"/>
                <w:b/>
                <w:bCs/>
              </w:rPr>
            </w:pPr>
          </w:p>
        </w:tc>
        <w:tc>
          <w:tcPr>
            <w:tcW w:w="2268" w:type="dxa"/>
            <w:tcBorders>
              <w:bottom w:val="single" w:sz="12" w:space="0" w:color="auto"/>
            </w:tcBorders>
            <w:tcPrChange w:id="826"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7" w:author="Chen Heller" w:date="2022-09-14T16:49:00Z"/>
                <w:b/>
                <w:bCs/>
              </w:rPr>
            </w:pPr>
          </w:p>
        </w:tc>
        <w:tc>
          <w:tcPr>
            <w:tcW w:w="1701" w:type="dxa"/>
            <w:tcBorders>
              <w:top w:val="single" w:sz="12" w:space="0" w:color="auto"/>
              <w:bottom w:val="single" w:sz="12" w:space="0" w:color="auto"/>
            </w:tcBorders>
            <w:tcPrChange w:id="828"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9" w:author="Chen Heller" w:date="2022-09-14T16:49:00Z"/>
                <w:b/>
                <w:bCs/>
              </w:rPr>
            </w:pPr>
            <w:ins w:id="830" w:author="Chen Heller" w:date="2022-09-14T16:49:00Z">
              <w:r>
                <w:rPr>
                  <w:b/>
                  <w:bCs/>
                </w:rPr>
                <w:t>M</w:t>
              </w:r>
            </w:ins>
            <w:ins w:id="831" w:author="Chen Heller" w:date="2022-09-14T17:04:00Z">
              <w:r w:rsidR="00166A9B">
                <w:rPr>
                  <w:b/>
                  <w:bCs/>
                </w:rPr>
                <w:t xml:space="preserve"> </w:t>
              </w:r>
            </w:ins>
            <w:ins w:id="832" w:author="Chen Heller" w:date="2022-09-14T16:49:00Z">
              <w:r>
                <w:rPr>
                  <w:b/>
                  <w:bCs/>
                </w:rPr>
                <w:t>(SD)</w:t>
              </w:r>
            </w:ins>
          </w:p>
        </w:tc>
        <w:tc>
          <w:tcPr>
            <w:tcW w:w="1701" w:type="dxa"/>
            <w:tcBorders>
              <w:top w:val="single" w:sz="12" w:space="0" w:color="auto"/>
              <w:bottom w:val="single" w:sz="12" w:space="0" w:color="auto"/>
            </w:tcBorders>
            <w:tcPrChange w:id="833"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4" w:author="Chen Heller" w:date="2022-09-14T16:49:00Z"/>
                <w:b/>
                <w:bCs/>
              </w:rPr>
            </w:pPr>
            <w:ins w:id="835" w:author="Chen Heller" w:date="2022-09-14T16:49:00Z">
              <w:r>
                <w:rPr>
                  <w:b/>
                  <w:bCs/>
                </w:rPr>
                <w:t>M</w:t>
              </w:r>
            </w:ins>
            <w:ins w:id="836" w:author="Chen Heller" w:date="2022-09-14T17:04:00Z">
              <w:r w:rsidR="00166A9B">
                <w:rPr>
                  <w:b/>
                  <w:bCs/>
                </w:rPr>
                <w:t xml:space="preserve"> </w:t>
              </w:r>
            </w:ins>
            <w:ins w:id="837" w:author="Chen Heller" w:date="2022-09-14T16:49:00Z">
              <w:r>
                <w:rPr>
                  <w:b/>
                  <w:bCs/>
                </w:rPr>
                <w:t>(SD)</w:t>
              </w:r>
            </w:ins>
          </w:p>
        </w:tc>
        <w:tc>
          <w:tcPr>
            <w:tcW w:w="709" w:type="dxa"/>
            <w:tcBorders>
              <w:bottom w:val="single" w:sz="12" w:space="0" w:color="auto"/>
            </w:tcBorders>
            <w:tcPrChange w:id="838"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9" w:author="Chen Heller" w:date="2022-09-14T16:49:00Z"/>
                <w:b/>
                <w:bCs/>
              </w:rPr>
            </w:pPr>
            <w:ins w:id="840" w:author="Chen Heller" w:date="2022-09-14T16:49:00Z">
              <w:r>
                <w:rPr>
                  <w:b/>
                  <w:bCs/>
                </w:rPr>
                <w:t>t(6)</w:t>
              </w:r>
            </w:ins>
          </w:p>
        </w:tc>
        <w:tc>
          <w:tcPr>
            <w:tcW w:w="992" w:type="dxa"/>
            <w:tcBorders>
              <w:bottom w:val="single" w:sz="12" w:space="0" w:color="auto"/>
            </w:tcBorders>
            <w:tcPrChange w:id="841"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42" w:author="Chen Heller" w:date="2022-09-14T16:49:00Z"/>
                <w:b/>
                <w:bCs/>
              </w:rPr>
            </w:pPr>
            <w:ins w:id="843" w:author="Chen Heller" w:date="2022-09-14T16:49:00Z">
              <w:r>
                <w:rPr>
                  <w:b/>
                  <w:bCs/>
                </w:rPr>
                <w:t>p</w:t>
              </w:r>
            </w:ins>
          </w:p>
        </w:tc>
        <w:tc>
          <w:tcPr>
            <w:tcW w:w="1701" w:type="dxa"/>
            <w:tcBorders>
              <w:bottom w:val="single" w:sz="12" w:space="0" w:color="auto"/>
            </w:tcBorders>
            <w:tcPrChange w:id="844"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5" w:author="Chen Heller" w:date="2022-09-14T16:49:00Z"/>
                <w:b/>
                <w:bCs/>
              </w:rPr>
            </w:pPr>
            <w:ins w:id="846" w:author="Chen Heller" w:date="2022-09-14T16:49:00Z">
              <w:r>
                <w:rPr>
                  <w:b/>
                  <w:bCs/>
                </w:rPr>
                <w:t>CI</w:t>
              </w:r>
            </w:ins>
          </w:p>
        </w:tc>
        <w:tc>
          <w:tcPr>
            <w:tcW w:w="709" w:type="dxa"/>
            <w:tcBorders>
              <w:bottom w:val="single" w:sz="12" w:space="0" w:color="auto"/>
            </w:tcBorders>
            <w:tcPrChange w:id="847"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8" w:author="Chen Heller" w:date="2022-09-14T16:49:00Z"/>
                <w:b/>
                <w:bCs/>
              </w:rPr>
            </w:pPr>
            <w:ins w:id="849" w:author="Chen Heller" w:date="2022-09-14T16:49:00Z">
              <w:r>
                <w:rPr>
                  <w:b/>
                  <w:bCs/>
                </w:rPr>
                <w:t>d</w:t>
              </w:r>
            </w:ins>
          </w:p>
        </w:tc>
      </w:tr>
      <w:tr w:rsidR="00B65BC7" w14:paraId="43185318" w14:textId="77777777" w:rsidTr="003538C4">
        <w:trPr>
          <w:trHeight w:val="313"/>
          <w:ins w:id="850" w:author="Chen Heller" w:date="2022-09-14T16:49:00Z"/>
          <w:trPrChange w:id="851" w:author="Chen Heller" w:date="2022-09-15T10:41:00Z">
            <w:trPr>
              <w:gridAfter w:val="0"/>
              <w:trHeight w:val="313"/>
            </w:trPr>
          </w:trPrChange>
        </w:trPr>
        <w:tc>
          <w:tcPr>
            <w:tcW w:w="10065" w:type="dxa"/>
            <w:gridSpan w:val="8"/>
            <w:tcBorders>
              <w:top w:val="single" w:sz="12" w:space="0" w:color="auto"/>
            </w:tcBorders>
            <w:tcPrChange w:id="852"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3" w:author="Chen Heller" w:date="2022-09-14T16:49:00Z"/>
              </w:rPr>
            </w:pPr>
            <w:ins w:id="854" w:author="Chen Heller" w:date="2022-09-14T16:49:00Z">
              <w:r>
                <w:rPr>
                  <w:b/>
                  <w:bCs/>
                </w:rPr>
                <w:t>Reaching</w:t>
              </w:r>
            </w:ins>
          </w:p>
        </w:tc>
      </w:tr>
      <w:tr w:rsidR="00B65BC7" w14:paraId="4FFCFB7D" w14:textId="77777777" w:rsidTr="003538C4">
        <w:trPr>
          <w:trHeight w:val="490"/>
          <w:ins w:id="855" w:author="Chen Heller" w:date="2022-09-14T16:49:00Z"/>
          <w:trPrChange w:id="856" w:author="Chen Heller" w:date="2022-09-15T10:42:00Z">
            <w:trPr>
              <w:gridAfter w:val="0"/>
              <w:trHeight w:val="490"/>
            </w:trPr>
          </w:trPrChange>
        </w:trPr>
        <w:tc>
          <w:tcPr>
            <w:tcW w:w="284" w:type="dxa"/>
            <w:vMerge w:val="restart"/>
            <w:tcBorders>
              <w:bottom w:val="single" w:sz="12" w:space="0" w:color="auto"/>
            </w:tcBorders>
            <w:tcPrChange w:id="857"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8" w:author="Chen Heller" w:date="2022-09-14T16:49:00Z"/>
                <w:b/>
                <w:bCs/>
              </w:rPr>
            </w:pPr>
          </w:p>
        </w:tc>
        <w:tc>
          <w:tcPr>
            <w:tcW w:w="2268" w:type="dxa"/>
            <w:tcPrChange w:id="859" w:author="Chen Heller" w:date="2022-09-15T10:42:00Z">
              <w:tcPr>
                <w:tcW w:w="2126" w:type="dxa"/>
                <w:gridSpan w:val="2"/>
              </w:tcPr>
            </w:tcPrChange>
          </w:tcPr>
          <w:p w14:paraId="6EB8D387" w14:textId="77777777" w:rsidR="00B65BC7" w:rsidRPr="00EA2CED" w:rsidRDefault="00B65BC7" w:rsidP="00EA2CED">
            <w:pPr>
              <w:ind w:firstLine="0"/>
              <w:rPr>
                <w:ins w:id="860" w:author="Chen Heller" w:date="2022-09-14T16:49:00Z"/>
                <w:b/>
                <w:bCs/>
              </w:rPr>
            </w:pPr>
            <w:ins w:id="861" w:author="Chen Heller" w:date="2022-09-14T16:49:00Z">
              <w:r w:rsidRPr="00EA2CED">
                <w:rPr>
                  <w:b/>
                  <w:bCs/>
                </w:rPr>
                <w:t>Reach area</w:t>
              </w:r>
            </w:ins>
          </w:p>
        </w:tc>
        <w:tc>
          <w:tcPr>
            <w:tcW w:w="1701" w:type="dxa"/>
            <w:tcPrChange w:id="862" w:author="Chen Heller" w:date="2022-09-15T10:42:00Z">
              <w:tcPr>
                <w:tcW w:w="1701" w:type="dxa"/>
                <w:gridSpan w:val="2"/>
              </w:tcPr>
            </w:tcPrChange>
          </w:tcPr>
          <w:p w14:paraId="4397D548" w14:textId="77777777" w:rsidR="00B65BC7" w:rsidRDefault="00B65BC7" w:rsidP="00EA2CED">
            <w:pPr>
              <w:ind w:firstLine="0"/>
              <w:rPr>
                <w:ins w:id="863" w:author="Chen Heller" w:date="2022-09-14T16:49:00Z"/>
              </w:rPr>
            </w:pPr>
            <w:ins w:id="864" w:author="Chen Heller" w:date="2022-09-14T16:49:00Z">
              <w:r>
                <w:t>2 (0.30)</w:t>
              </w:r>
            </w:ins>
          </w:p>
        </w:tc>
        <w:tc>
          <w:tcPr>
            <w:tcW w:w="1701" w:type="dxa"/>
            <w:tcPrChange w:id="865" w:author="Chen Heller" w:date="2022-09-15T10:42:00Z">
              <w:tcPr>
                <w:tcW w:w="1701" w:type="dxa"/>
                <w:gridSpan w:val="2"/>
              </w:tcPr>
            </w:tcPrChange>
          </w:tcPr>
          <w:p w14:paraId="32DE1315" w14:textId="77777777" w:rsidR="00B65BC7" w:rsidRDefault="00B65BC7" w:rsidP="00EA2CED">
            <w:pPr>
              <w:ind w:firstLine="0"/>
              <w:rPr>
                <w:ins w:id="866" w:author="Chen Heller" w:date="2022-09-14T16:49:00Z"/>
              </w:rPr>
            </w:pPr>
            <w:ins w:id="867" w:author="Chen Heller" w:date="2022-09-14T16:49:00Z">
              <w:r>
                <w:t>1.73 (0.25)</w:t>
              </w:r>
            </w:ins>
          </w:p>
        </w:tc>
        <w:tc>
          <w:tcPr>
            <w:tcW w:w="709" w:type="dxa"/>
            <w:tcPrChange w:id="868" w:author="Chen Heller" w:date="2022-09-15T10:42:00Z">
              <w:tcPr>
                <w:tcW w:w="709" w:type="dxa"/>
                <w:gridSpan w:val="2"/>
              </w:tcPr>
            </w:tcPrChange>
          </w:tcPr>
          <w:p w14:paraId="0C8EE400" w14:textId="77777777" w:rsidR="00B65BC7" w:rsidRDefault="00B65BC7" w:rsidP="00EA2CED">
            <w:pPr>
              <w:ind w:firstLine="0"/>
              <w:rPr>
                <w:ins w:id="869" w:author="Chen Heller" w:date="2022-09-14T16:49:00Z"/>
              </w:rPr>
            </w:pPr>
            <w:ins w:id="870" w:author="Chen Heller" w:date="2022-09-14T16:49:00Z">
              <w:r>
                <w:t>3.02</w:t>
              </w:r>
            </w:ins>
          </w:p>
        </w:tc>
        <w:tc>
          <w:tcPr>
            <w:tcW w:w="992" w:type="dxa"/>
            <w:tcPrChange w:id="871" w:author="Chen Heller" w:date="2022-09-15T10:42:00Z">
              <w:tcPr>
                <w:tcW w:w="992" w:type="dxa"/>
                <w:gridSpan w:val="2"/>
              </w:tcPr>
            </w:tcPrChange>
          </w:tcPr>
          <w:p w14:paraId="60CD7F88" w14:textId="77777777" w:rsidR="00B65BC7" w:rsidRDefault="00B65BC7" w:rsidP="00EA2CED">
            <w:pPr>
              <w:ind w:firstLine="0"/>
              <w:rPr>
                <w:ins w:id="872" w:author="Chen Heller" w:date="2022-09-14T16:49:00Z"/>
              </w:rPr>
            </w:pPr>
            <w:ins w:id="873" w:author="Chen Heller" w:date="2022-09-14T16:49:00Z">
              <w:r>
                <w:t>0.023</w:t>
              </w:r>
            </w:ins>
          </w:p>
        </w:tc>
        <w:tc>
          <w:tcPr>
            <w:tcW w:w="1701" w:type="dxa"/>
            <w:tcPrChange w:id="874" w:author="Chen Heller" w:date="2022-09-15T10:42:00Z">
              <w:tcPr>
                <w:tcW w:w="1701" w:type="dxa"/>
                <w:gridSpan w:val="2"/>
              </w:tcPr>
            </w:tcPrChange>
          </w:tcPr>
          <w:p w14:paraId="46A272B3" w14:textId="77777777" w:rsidR="00B65BC7" w:rsidRDefault="00B65BC7" w:rsidP="00EA2CED">
            <w:pPr>
              <w:ind w:firstLine="0"/>
              <w:rPr>
                <w:ins w:id="875" w:author="Chen Heller" w:date="2022-09-14T16:49:00Z"/>
              </w:rPr>
            </w:pPr>
            <w:ins w:id="876" w:author="Chen Heller" w:date="2022-09-14T16:49:00Z">
              <w:r>
                <w:t>0.05, 0.48</w:t>
              </w:r>
            </w:ins>
          </w:p>
        </w:tc>
        <w:tc>
          <w:tcPr>
            <w:tcW w:w="709" w:type="dxa"/>
            <w:tcPrChange w:id="877" w:author="Chen Heller" w:date="2022-09-15T10:42:00Z">
              <w:tcPr>
                <w:tcW w:w="709" w:type="dxa"/>
                <w:gridSpan w:val="2"/>
              </w:tcPr>
            </w:tcPrChange>
          </w:tcPr>
          <w:p w14:paraId="61172540" w14:textId="77777777" w:rsidR="00B65BC7" w:rsidRDefault="00B65BC7" w:rsidP="00EA2CED">
            <w:pPr>
              <w:ind w:firstLine="0"/>
              <w:rPr>
                <w:ins w:id="878" w:author="Chen Heller" w:date="2022-09-14T16:49:00Z"/>
              </w:rPr>
            </w:pPr>
            <w:ins w:id="879" w:author="Chen Heller" w:date="2022-09-14T16:49:00Z">
              <w:r>
                <w:t>1.14</w:t>
              </w:r>
            </w:ins>
          </w:p>
        </w:tc>
      </w:tr>
      <w:tr w:rsidR="00B65BC7" w14:paraId="11FBE247" w14:textId="77777777" w:rsidTr="003538C4">
        <w:trPr>
          <w:trHeight w:val="490"/>
          <w:ins w:id="880" w:author="Chen Heller" w:date="2022-09-14T16:49:00Z"/>
          <w:trPrChange w:id="881" w:author="Chen Heller" w:date="2022-09-15T10:42:00Z">
            <w:trPr>
              <w:gridAfter w:val="0"/>
              <w:trHeight w:val="490"/>
            </w:trPr>
          </w:trPrChange>
        </w:trPr>
        <w:tc>
          <w:tcPr>
            <w:tcW w:w="284" w:type="dxa"/>
            <w:vMerge/>
            <w:tcBorders>
              <w:top w:val="single" w:sz="12" w:space="0" w:color="auto"/>
              <w:bottom w:val="single" w:sz="12" w:space="0" w:color="auto"/>
            </w:tcBorders>
            <w:tcPrChange w:id="882"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3" w:author="Chen Heller" w:date="2022-09-14T16:49:00Z"/>
                <w:b/>
                <w:bCs/>
              </w:rPr>
            </w:pPr>
          </w:p>
        </w:tc>
        <w:tc>
          <w:tcPr>
            <w:tcW w:w="2268" w:type="dxa"/>
            <w:tcPrChange w:id="884" w:author="Chen Heller" w:date="2022-09-15T10:42:00Z">
              <w:tcPr>
                <w:tcW w:w="2126" w:type="dxa"/>
                <w:gridSpan w:val="2"/>
              </w:tcPr>
            </w:tcPrChange>
          </w:tcPr>
          <w:p w14:paraId="7FB444DD" w14:textId="77777777" w:rsidR="00B65BC7" w:rsidRPr="00EA2CED" w:rsidRDefault="00B65BC7" w:rsidP="00EA2CED">
            <w:pPr>
              <w:ind w:firstLine="0"/>
              <w:rPr>
                <w:ins w:id="885" w:author="Chen Heller" w:date="2022-09-14T16:49:00Z"/>
                <w:b/>
                <w:bCs/>
              </w:rPr>
            </w:pPr>
            <w:ins w:id="886" w:author="Chen Heller" w:date="2022-09-14T16:49:00Z">
              <w:r w:rsidRPr="00EA2CED">
                <w:rPr>
                  <w:b/>
                  <w:bCs/>
                </w:rPr>
                <w:t>Traveled distance</w:t>
              </w:r>
            </w:ins>
          </w:p>
        </w:tc>
        <w:tc>
          <w:tcPr>
            <w:tcW w:w="1701" w:type="dxa"/>
            <w:tcPrChange w:id="887" w:author="Chen Heller" w:date="2022-09-15T10:42:00Z">
              <w:tcPr>
                <w:tcW w:w="1701" w:type="dxa"/>
                <w:gridSpan w:val="2"/>
              </w:tcPr>
            </w:tcPrChange>
          </w:tcPr>
          <w:p w14:paraId="41C2D2CA" w14:textId="77777777" w:rsidR="00B65BC7" w:rsidRDefault="00B65BC7" w:rsidP="00EA2CED">
            <w:pPr>
              <w:ind w:firstLine="0"/>
              <w:rPr>
                <w:ins w:id="888" w:author="Chen Heller" w:date="2022-09-14T16:49:00Z"/>
              </w:rPr>
            </w:pPr>
            <w:ins w:id="889" w:author="Chen Heller" w:date="2022-09-14T16:49:00Z">
              <w:r>
                <w:t>38.27 (1.25)</w:t>
              </w:r>
            </w:ins>
          </w:p>
        </w:tc>
        <w:tc>
          <w:tcPr>
            <w:tcW w:w="1701" w:type="dxa"/>
            <w:tcPrChange w:id="890" w:author="Chen Heller" w:date="2022-09-15T10:42:00Z">
              <w:tcPr>
                <w:tcW w:w="1701" w:type="dxa"/>
                <w:gridSpan w:val="2"/>
              </w:tcPr>
            </w:tcPrChange>
          </w:tcPr>
          <w:p w14:paraId="6A1D56A3" w14:textId="77777777" w:rsidR="00B65BC7" w:rsidRDefault="00B65BC7" w:rsidP="00EA2CED">
            <w:pPr>
              <w:ind w:firstLine="0"/>
              <w:rPr>
                <w:ins w:id="891" w:author="Chen Heller" w:date="2022-09-14T16:49:00Z"/>
              </w:rPr>
            </w:pPr>
            <w:ins w:id="892" w:author="Chen Heller" w:date="2022-09-14T16:49:00Z">
              <w:r>
                <w:t>39.23 (1.74)</w:t>
              </w:r>
            </w:ins>
          </w:p>
        </w:tc>
        <w:tc>
          <w:tcPr>
            <w:tcW w:w="709" w:type="dxa"/>
            <w:tcPrChange w:id="893" w:author="Chen Heller" w:date="2022-09-15T10:42:00Z">
              <w:tcPr>
                <w:tcW w:w="709" w:type="dxa"/>
                <w:gridSpan w:val="2"/>
              </w:tcPr>
            </w:tcPrChange>
          </w:tcPr>
          <w:p w14:paraId="0291A175" w14:textId="77777777" w:rsidR="00B65BC7" w:rsidRDefault="00B65BC7" w:rsidP="00EA2CED">
            <w:pPr>
              <w:ind w:firstLine="0"/>
              <w:rPr>
                <w:ins w:id="894" w:author="Chen Heller" w:date="2022-09-14T16:49:00Z"/>
              </w:rPr>
            </w:pPr>
            <w:ins w:id="895" w:author="Chen Heller" w:date="2022-09-14T16:49:00Z">
              <w:r>
                <w:t>3.69</w:t>
              </w:r>
            </w:ins>
          </w:p>
        </w:tc>
        <w:tc>
          <w:tcPr>
            <w:tcW w:w="992" w:type="dxa"/>
            <w:tcPrChange w:id="896" w:author="Chen Heller" w:date="2022-09-15T10:42:00Z">
              <w:tcPr>
                <w:tcW w:w="992" w:type="dxa"/>
                <w:gridSpan w:val="2"/>
              </w:tcPr>
            </w:tcPrChange>
          </w:tcPr>
          <w:p w14:paraId="27EBAABF" w14:textId="77777777" w:rsidR="00B65BC7" w:rsidRDefault="00B65BC7" w:rsidP="00EA2CED">
            <w:pPr>
              <w:ind w:firstLine="0"/>
              <w:rPr>
                <w:ins w:id="897" w:author="Chen Heller" w:date="2022-09-14T16:49:00Z"/>
              </w:rPr>
            </w:pPr>
            <w:ins w:id="898" w:author="Chen Heller" w:date="2022-09-14T16:49:00Z">
              <w:r>
                <w:t>0.010</w:t>
              </w:r>
            </w:ins>
          </w:p>
        </w:tc>
        <w:tc>
          <w:tcPr>
            <w:tcW w:w="1701" w:type="dxa"/>
            <w:tcPrChange w:id="899" w:author="Chen Heller" w:date="2022-09-15T10:42:00Z">
              <w:tcPr>
                <w:tcW w:w="1701" w:type="dxa"/>
                <w:gridSpan w:val="2"/>
              </w:tcPr>
            </w:tcPrChange>
          </w:tcPr>
          <w:p w14:paraId="17021F6F" w14:textId="77777777" w:rsidR="00B65BC7" w:rsidRDefault="00B65BC7" w:rsidP="00EA2CED">
            <w:pPr>
              <w:ind w:firstLine="0"/>
              <w:rPr>
                <w:ins w:id="900" w:author="Chen Heller" w:date="2022-09-14T16:49:00Z"/>
              </w:rPr>
            </w:pPr>
            <w:ins w:id="901" w:author="Chen Heller" w:date="2022-09-14T16:49:00Z">
              <w:r>
                <w:t>-1.59, -0.32</w:t>
              </w:r>
            </w:ins>
          </w:p>
        </w:tc>
        <w:tc>
          <w:tcPr>
            <w:tcW w:w="709" w:type="dxa"/>
            <w:tcPrChange w:id="902" w:author="Chen Heller" w:date="2022-09-15T10:42:00Z">
              <w:tcPr>
                <w:tcW w:w="709" w:type="dxa"/>
                <w:gridSpan w:val="2"/>
              </w:tcPr>
            </w:tcPrChange>
          </w:tcPr>
          <w:p w14:paraId="477C98BA" w14:textId="77777777" w:rsidR="00B65BC7" w:rsidRDefault="00B65BC7" w:rsidP="00EA2CED">
            <w:pPr>
              <w:ind w:firstLine="0"/>
              <w:rPr>
                <w:ins w:id="903" w:author="Chen Heller" w:date="2022-09-14T16:49:00Z"/>
              </w:rPr>
            </w:pPr>
            <w:ins w:id="904" w:author="Chen Heller" w:date="2022-09-14T16:49:00Z">
              <w:r>
                <w:t>1.40</w:t>
              </w:r>
            </w:ins>
          </w:p>
        </w:tc>
      </w:tr>
      <w:tr w:rsidR="00B65BC7" w14:paraId="114D34EA" w14:textId="77777777" w:rsidTr="003538C4">
        <w:trPr>
          <w:trHeight w:val="490"/>
          <w:ins w:id="905" w:author="Chen Heller" w:date="2022-09-14T16:49:00Z"/>
          <w:trPrChange w:id="906" w:author="Chen Heller" w:date="2022-09-15T10:42:00Z">
            <w:trPr>
              <w:gridAfter w:val="0"/>
              <w:trHeight w:val="490"/>
            </w:trPr>
          </w:trPrChange>
        </w:trPr>
        <w:tc>
          <w:tcPr>
            <w:tcW w:w="284" w:type="dxa"/>
            <w:vMerge/>
            <w:tcBorders>
              <w:top w:val="single" w:sz="12" w:space="0" w:color="auto"/>
              <w:bottom w:val="single" w:sz="12" w:space="0" w:color="auto"/>
            </w:tcBorders>
            <w:tcPrChange w:id="907"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8" w:author="Chen Heller" w:date="2022-09-14T16:49:00Z"/>
                <w:b/>
                <w:bCs/>
              </w:rPr>
            </w:pPr>
          </w:p>
        </w:tc>
        <w:tc>
          <w:tcPr>
            <w:tcW w:w="2268" w:type="dxa"/>
            <w:tcPrChange w:id="909" w:author="Chen Heller" w:date="2022-09-15T10:42:00Z">
              <w:tcPr>
                <w:tcW w:w="2126" w:type="dxa"/>
                <w:gridSpan w:val="2"/>
              </w:tcPr>
            </w:tcPrChange>
          </w:tcPr>
          <w:p w14:paraId="1CA70F67" w14:textId="77777777" w:rsidR="00B65BC7" w:rsidRPr="00EA2CED" w:rsidRDefault="00B65BC7" w:rsidP="00EA2CED">
            <w:pPr>
              <w:ind w:firstLine="0"/>
              <w:rPr>
                <w:ins w:id="910" w:author="Chen Heller" w:date="2022-09-14T16:49:00Z"/>
                <w:b/>
                <w:bCs/>
              </w:rPr>
            </w:pPr>
            <w:ins w:id="911" w:author="Chen Heller" w:date="2022-09-14T16:49:00Z">
              <w:r w:rsidRPr="00EA2CED">
                <w:rPr>
                  <w:b/>
                  <w:bCs/>
                </w:rPr>
                <w:t>Reaction time</w:t>
              </w:r>
            </w:ins>
          </w:p>
        </w:tc>
        <w:tc>
          <w:tcPr>
            <w:tcW w:w="1701" w:type="dxa"/>
            <w:tcPrChange w:id="912" w:author="Chen Heller" w:date="2022-09-15T10:42:00Z">
              <w:tcPr>
                <w:tcW w:w="1701" w:type="dxa"/>
                <w:gridSpan w:val="2"/>
              </w:tcPr>
            </w:tcPrChange>
          </w:tcPr>
          <w:p w14:paraId="5006B1B1" w14:textId="77777777" w:rsidR="00B65BC7" w:rsidRDefault="00B65BC7" w:rsidP="00EA2CED">
            <w:pPr>
              <w:ind w:firstLine="0"/>
              <w:rPr>
                <w:ins w:id="913" w:author="Chen Heller" w:date="2022-09-14T16:49:00Z"/>
              </w:rPr>
            </w:pPr>
            <w:ins w:id="914" w:author="Chen Heller" w:date="2022-09-14T16:49:00Z">
              <w:r>
                <w:t>164.46 (26.10)</w:t>
              </w:r>
            </w:ins>
          </w:p>
        </w:tc>
        <w:tc>
          <w:tcPr>
            <w:tcW w:w="1701" w:type="dxa"/>
            <w:tcPrChange w:id="915" w:author="Chen Heller" w:date="2022-09-15T10:42:00Z">
              <w:tcPr>
                <w:tcW w:w="1701" w:type="dxa"/>
                <w:gridSpan w:val="2"/>
              </w:tcPr>
            </w:tcPrChange>
          </w:tcPr>
          <w:p w14:paraId="2BDBB3E3" w14:textId="77777777" w:rsidR="00B65BC7" w:rsidRDefault="00B65BC7" w:rsidP="00EA2CED">
            <w:pPr>
              <w:ind w:firstLine="0"/>
              <w:rPr>
                <w:ins w:id="916" w:author="Chen Heller" w:date="2022-09-14T16:49:00Z"/>
              </w:rPr>
            </w:pPr>
            <w:ins w:id="917" w:author="Chen Heller" w:date="2022-09-14T16:49:00Z">
              <w:r>
                <w:t>175.93 (15.40)</w:t>
              </w:r>
            </w:ins>
          </w:p>
        </w:tc>
        <w:tc>
          <w:tcPr>
            <w:tcW w:w="709" w:type="dxa"/>
            <w:tcPrChange w:id="918" w:author="Chen Heller" w:date="2022-09-15T10:42:00Z">
              <w:tcPr>
                <w:tcW w:w="709" w:type="dxa"/>
                <w:gridSpan w:val="2"/>
              </w:tcPr>
            </w:tcPrChange>
          </w:tcPr>
          <w:p w14:paraId="2690C41D" w14:textId="77777777" w:rsidR="00B65BC7" w:rsidRDefault="00B65BC7" w:rsidP="00EA2CED">
            <w:pPr>
              <w:ind w:firstLine="0"/>
              <w:rPr>
                <w:ins w:id="919" w:author="Chen Heller" w:date="2022-09-14T16:49:00Z"/>
              </w:rPr>
            </w:pPr>
            <w:ins w:id="920" w:author="Chen Heller" w:date="2022-09-14T16:49:00Z">
              <w:r>
                <w:t>2.22</w:t>
              </w:r>
            </w:ins>
          </w:p>
        </w:tc>
        <w:tc>
          <w:tcPr>
            <w:tcW w:w="992" w:type="dxa"/>
            <w:tcPrChange w:id="921" w:author="Chen Heller" w:date="2022-09-15T10:42:00Z">
              <w:tcPr>
                <w:tcW w:w="992" w:type="dxa"/>
                <w:gridSpan w:val="2"/>
              </w:tcPr>
            </w:tcPrChange>
          </w:tcPr>
          <w:p w14:paraId="1AC04C4D" w14:textId="77777777" w:rsidR="00B65BC7" w:rsidRDefault="00B65BC7" w:rsidP="00EA2CED">
            <w:pPr>
              <w:ind w:firstLine="0"/>
              <w:rPr>
                <w:ins w:id="922" w:author="Chen Heller" w:date="2022-09-14T16:49:00Z"/>
              </w:rPr>
            </w:pPr>
            <w:ins w:id="923" w:author="Chen Heller" w:date="2022-09-14T16:49:00Z">
              <w:r>
                <w:t>0.067</w:t>
              </w:r>
            </w:ins>
          </w:p>
        </w:tc>
        <w:tc>
          <w:tcPr>
            <w:tcW w:w="1701" w:type="dxa"/>
            <w:tcPrChange w:id="924" w:author="Chen Heller" w:date="2022-09-15T10:42:00Z">
              <w:tcPr>
                <w:tcW w:w="1701" w:type="dxa"/>
                <w:gridSpan w:val="2"/>
              </w:tcPr>
            </w:tcPrChange>
          </w:tcPr>
          <w:p w14:paraId="5E3BEF8D" w14:textId="77777777" w:rsidR="00B65BC7" w:rsidRDefault="00B65BC7" w:rsidP="00EA2CED">
            <w:pPr>
              <w:ind w:firstLine="0"/>
              <w:rPr>
                <w:ins w:id="925" w:author="Chen Heller" w:date="2022-09-14T16:49:00Z"/>
              </w:rPr>
            </w:pPr>
            <w:ins w:id="926" w:author="Chen Heller" w:date="2022-09-14T16:49:00Z">
              <w:r>
                <w:t>-24.08, 1.12</w:t>
              </w:r>
            </w:ins>
          </w:p>
        </w:tc>
        <w:tc>
          <w:tcPr>
            <w:tcW w:w="709" w:type="dxa"/>
            <w:tcPrChange w:id="927" w:author="Chen Heller" w:date="2022-09-15T10:42:00Z">
              <w:tcPr>
                <w:tcW w:w="709" w:type="dxa"/>
                <w:gridSpan w:val="2"/>
              </w:tcPr>
            </w:tcPrChange>
          </w:tcPr>
          <w:p w14:paraId="3C61DC4C" w14:textId="77777777" w:rsidR="00B65BC7" w:rsidRDefault="00B65BC7" w:rsidP="00EA2CED">
            <w:pPr>
              <w:ind w:firstLine="0"/>
              <w:rPr>
                <w:ins w:id="928" w:author="Chen Heller" w:date="2022-09-14T16:49:00Z"/>
              </w:rPr>
            </w:pPr>
            <w:ins w:id="929" w:author="Chen Heller" w:date="2022-09-14T16:49:00Z">
              <w:r>
                <w:t>0.84</w:t>
              </w:r>
            </w:ins>
          </w:p>
        </w:tc>
      </w:tr>
      <w:tr w:rsidR="00B65BC7" w14:paraId="2B49790C" w14:textId="77777777" w:rsidTr="003538C4">
        <w:trPr>
          <w:trHeight w:val="490"/>
          <w:ins w:id="930" w:author="Chen Heller" w:date="2022-09-14T16:49:00Z"/>
          <w:trPrChange w:id="931" w:author="Chen Heller" w:date="2022-09-15T10:42:00Z">
            <w:trPr>
              <w:gridBefore w:val="1"/>
              <w:trHeight w:val="490"/>
            </w:trPr>
          </w:trPrChange>
        </w:trPr>
        <w:tc>
          <w:tcPr>
            <w:tcW w:w="284" w:type="dxa"/>
            <w:vMerge/>
            <w:tcBorders>
              <w:top w:val="single" w:sz="12" w:space="0" w:color="auto"/>
              <w:bottom w:val="single" w:sz="12" w:space="0" w:color="auto"/>
            </w:tcBorders>
            <w:tcPrChange w:id="932"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3" w:author="Chen Heller" w:date="2022-09-14T16:49:00Z"/>
                <w:b/>
                <w:bCs/>
              </w:rPr>
            </w:pPr>
          </w:p>
        </w:tc>
        <w:tc>
          <w:tcPr>
            <w:tcW w:w="2268" w:type="dxa"/>
            <w:tcPrChange w:id="934" w:author="Chen Heller" w:date="2022-09-15T10:42:00Z">
              <w:tcPr>
                <w:tcW w:w="2126" w:type="dxa"/>
                <w:gridSpan w:val="2"/>
              </w:tcPr>
            </w:tcPrChange>
          </w:tcPr>
          <w:p w14:paraId="76E6486F" w14:textId="4C8C1B69" w:rsidR="00B65BC7" w:rsidRPr="00EA2CED" w:rsidRDefault="00B65BC7" w:rsidP="00EA2CED">
            <w:pPr>
              <w:ind w:firstLine="0"/>
              <w:rPr>
                <w:ins w:id="935" w:author="Chen Heller" w:date="2022-09-14T16:49:00Z"/>
                <w:b/>
                <w:bCs/>
              </w:rPr>
            </w:pPr>
            <w:ins w:id="936" w:author="Chen Heller" w:date="2022-09-14T16:49:00Z">
              <w:r w:rsidRPr="00EA2CED">
                <w:rPr>
                  <w:b/>
                  <w:bCs/>
                </w:rPr>
                <w:t xml:space="preserve">Movement </w:t>
              </w:r>
            </w:ins>
            <w:ins w:id="937" w:author="Chen Heller" w:date="2022-09-15T10:41:00Z">
              <w:r w:rsidR="003538C4">
                <w:rPr>
                  <w:b/>
                  <w:bCs/>
                </w:rPr>
                <w:t>duration</w:t>
              </w:r>
            </w:ins>
          </w:p>
        </w:tc>
        <w:tc>
          <w:tcPr>
            <w:tcW w:w="1701" w:type="dxa"/>
            <w:tcPrChange w:id="938" w:author="Chen Heller" w:date="2022-09-15T10:42:00Z">
              <w:tcPr>
                <w:tcW w:w="1701" w:type="dxa"/>
                <w:gridSpan w:val="2"/>
              </w:tcPr>
            </w:tcPrChange>
          </w:tcPr>
          <w:p w14:paraId="7B75D1DE" w14:textId="77777777" w:rsidR="00B65BC7" w:rsidRDefault="00B65BC7" w:rsidP="00EA2CED">
            <w:pPr>
              <w:ind w:firstLine="0"/>
              <w:rPr>
                <w:ins w:id="939" w:author="Chen Heller" w:date="2022-09-14T16:49:00Z"/>
              </w:rPr>
            </w:pPr>
            <w:ins w:id="940" w:author="Chen Heller" w:date="2022-09-14T16:49:00Z">
              <w:r>
                <w:t>391.95 (32.91)</w:t>
              </w:r>
            </w:ins>
          </w:p>
        </w:tc>
        <w:tc>
          <w:tcPr>
            <w:tcW w:w="1701" w:type="dxa"/>
            <w:tcPrChange w:id="941" w:author="Chen Heller" w:date="2022-09-15T10:42:00Z">
              <w:tcPr>
                <w:tcW w:w="1701" w:type="dxa"/>
                <w:gridSpan w:val="2"/>
              </w:tcPr>
            </w:tcPrChange>
          </w:tcPr>
          <w:p w14:paraId="7201221D" w14:textId="77777777" w:rsidR="00B65BC7" w:rsidRDefault="00B65BC7" w:rsidP="00EA2CED">
            <w:pPr>
              <w:ind w:firstLine="0"/>
              <w:rPr>
                <w:ins w:id="942" w:author="Chen Heller" w:date="2022-09-14T16:49:00Z"/>
              </w:rPr>
            </w:pPr>
            <w:ins w:id="943" w:author="Chen Heller" w:date="2022-09-14T16:49:00Z">
              <w:r>
                <w:t>403.35 (25.40)</w:t>
              </w:r>
            </w:ins>
          </w:p>
        </w:tc>
        <w:tc>
          <w:tcPr>
            <w:tcW w:w="709" w:type="dxa"/>
            <w:tcPrChange w:id="944" w:author="Chen Heller" w:date="2022-09-15T10:42:00Z">
              <w:tcPr>
                <w:tcW w:w="709" w:type="dxa"/>
                <w:gridSpan w:val="2"/>
              </w:tcPr>
            </w:tcPrChange>
          </w:tcPr>
          <w:p w14:paraId="3086A51A" w14:textId="77777777" w:rsidR="00B65BC7" w:rsidRDefault="00B65BC7" w:rsidP="00EA2CED">
            <w:pPr>
              <w:ind w:firstLine="0"/>
              <w:rPr>
                <w:ins w:id="945" w:author="Chen Heller" w:date="2022-09-14T16:49:00Z"/>
              </w:rPr>
            </w:pPr>
            <w:ins w:id="946" w:author="Chen Heller" w:date="2022-09-14T16:49:00Z">
              <w:r>
                <w:t>2.41</w:t>
              </w:r>
            </w:ins>
          </w:p>
        </w:tc>
        <w:tc>
          <w:tcPr>
            <w:tcW w:w="992" w:type="dxa"/>
            <w:tcPrChange w:id="947" w:author="Chen Heller" w:date="2022-09-15T10:42:00Z">
              <w:tcPr>
                <w:tcW w:w="992" w:type="dxa"/>
                <w:gridSpan w:val="2"/>
              </w:tcPr>
            </w:tcPrChange>
          </w:tcPr>
          <w:p w14:paraId="3878A5F2" w14:textId="77777777" w:rsidR="00B65BC7" w:rsidRDefault="00B65BC7" w:rsidP="00EA2CED">
            <w:pPr>
              <w:ind w:firstLine="0"/>
              <w:rPr>
                <w:ins w:id="948" w:author="Chen Heller" w:date="2022-09-14T16:49:00Z"/>
              </w:rPr>
            </w:pPr>
            <w:ins w:id="949" w:author="Chen Heller" w:date="2022-09-14T16:49:00Z">
              <w:r>
                <w:t>0.051</w:t>
              </w:r>
            </w:ins>
          </w:p>
        </w:tc>
        <w:tc>
          <w:tcPr>
            <w:tcW w:w="1701" w:type="dxa"/>
            <w:tcPrChange w:id="950" w:author="Chen Heller" w:date="2022-09-15T10:42:00Z">
              <w:tcPr>
                <w:tcW w:w="1701" w:type="dxa"/>
                <w:gridSpan w:val="2"/>
              </w:tcPr>
            </w:tcPrChange>
          </w:tcPr>
          <w:p w14:paraId="0783040B" w14:textId="77777777" w:rsidR="00B65BC7" w:rsidRDefault="00B65BC7" w:rsidP="00EA2CED">
            <w:pPr>
              <w:ind w:firstLine="0"/>
              <w:rPr>
                <w:ins w:id="951" w:author="Chen Heller" w:date="2022-09-14T16:49:00Z"/>
              </w:rPr>
            </w:pPr>
            <w:ins w:id="952" w:author="Chen Heller" w:date="2022-09-14T16:49:00Z">
              <w:r>
                <w:t>-22.92, 0.13</w:t>
              </w:r>
            </w:ins>
          </w:p>
        </w:tc>
        <w:tc>
          <w:tcPr>
            <w:tcW w:w="709" w:type="dxa"/>
            <w:tcPrChange w:id="953" w:author="Chen Heller" w:date="2022-09-15T10:42:00Z">
              <w:tcPr>
                <w:tcW w:w="709" w:type="dxa"/>
                <w:gridSpan w:val="2"/>
              </w:tcPr>
            </w:tcPrChange>
          </w:tcPr>
          <w:p w14:paraId="483EC647" w14:textId="77777777" w:rsidR="00B65BC7" w:rsidRDefault="00B65BC7" w:rsidP="00EA2CED">
            <w:pPr>
              <w:ind w:firstLine="0"/>
              <w:rPr>
                <w:ins w:id="954" w:author="Chen Heller" w:date="2022-09-14T16:49:00Z"/>
              </w:rPr>
            </w:pPr>
            <w:ins w:id="955" w:author="Chen Heller" w:date="2022-09-14T16:49:00Z">
              <w:r>
                <w:t>0.91</w:t>
              </w:r>
            </w:ins>
          </w:p>
        </w:tc>
      </w:tr>
      <w:tr w:rsidR="00B65BC7" w14:paraId="67060BE0" w14:textId="77777777" w:rsidTr="003538C4">
        <w:trPr>
          <w:trHeight w:val="490"/>
          <w:ins w:id="956" w:author="Chen Heller" w:date="2022-09-14T16:49:00Z"/>
          <w:trPrChange w:id="957" w:author="Chen Heller" w:date="2022-09-15T10:42:00Z">
            <w:trPr>
              <w:gridBefore w:val="1"/>
              <w:trHeight w:val="490"/>
            </w:trPr>
          </w:trPrChange>
        </w:trPr>
        <w:tc>
          <w:tcPr>
            <w:tcW w:w="284" w:type="dxa"/>
            <w:vMerge/>
            <w:tcBorders>
              <w:top w:val="single" w:sz="12" w:space="0" w:color="auto"/>
              <w:bottom w:val="single" w:sz="12" w:space="0" w:color="auto"/>
            </w:tcBorders>
            <w:tcPrChange w:id="958"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9" w:author="Chen Heller" w:date="2022-09-14T16:49:00Z"/>
                <w:b/>
                <w:bCs/>
              </w:rPr>
            </w:pPr>
          </w:p>
        </w:tc>
        <w:tc>
          <w:tcPr>
            <w:tcW w:w="2268" w:type="dxa"/>
            <w:tcBorders>
              <w:bottom w:val="single" w:sz="12" w:space="0" w:color="auto"/>
            </w:tcBorders>
            <w:tcPrChange w:id="960"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61" w:author="Chen Heller" w:date="2022-09-14T16:49:00Z"/>
                <w:b/>
                <w:bCs/>
              </w:rPr>
            </w:pPr>
            <w:ins w:id="962" w:author="Chen Heller" w:date="2022-09-14T16:49:00Z">
              <w:r w:rsidRPr="00EA2CED">
                <w:rPr>
                  <w:b/>
                  <w:bCs/>
                </w:rPr>
                <w:t>COM</w:t>
              </w:r>
            </w:ins>
          </w:p>
        </w:tc>
        <w:tc>
          <w:tcPr>
            <w:tcW w:w="1701" w:type="dxa"/>
            <w:tcBorders>
              <w:bottom w:val="single" w:sz="12" w:space="0" w:color="auto"/>
            </w:tcBorders>
            <w:tcPrChange w:id="963"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4" w:author="Chen Heller" w:date="2022-09-14T16:49:00Z"/>
              </w:rPr>
            </w:pPr>
            <w:ins w:id="965" w:author="Chen Heller" w:date="2022-09-14T16:49:00Z">
              <w:r>
                <w:t>0.20 (0.13)</w:t>
              </w:r>
            </w:ins>
          </w:p>
        </w:tc>
        <w:tc>
          <w:tcPr>
            <w:tcW w:w="1701" w:type="dxa"/>
            <w:tcBorders>
              <w:bottom w:val="single" w:sz="12" w:space="0" w:color="auto"/>
            </w:tcBorders>
            <w:tcPrChange w:id="966"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7" w:author="Chen Heller" w:date="2022-09-14T16:49:00Z"/>
              </w:rPr>
            </w:pPr>
            <w:ins w:id="968" w:author="Chen Heller" w:date="2022-09-14T16:49:00Z">
              <w:r>
                <w:t>0.20 (0.15)</w:t>
              </w:r>
            </w:ins>
          </w:p>
        </w:tc>
        <w:tc>
          <w:tcPr>
            <w:tcW w:w="709" w:type="dxa"/>
            <w:tcBorders>
              <w:bottom w:val="single" w:sz="12" w:space="0" w:color="auto"/>
            </w:tcBorders>
            <w:tcPrChange w:id="969"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70" w:author="Chen Heller" w:date="2022-09-14T16:49:00Z"/>
              </w:rPr>
            </w:pPr>
            <w:ins w:id="971" w:author="Chen Heller" w:date="2022-09-14T16:49:00Z">
              <w:r>
                <w:t>0.05</w:t>
              </w:r>
            </w:ins>
          </w:p>
        </w:tc>
        <w:tc>
          <w:tcPr>
            <w:tcW w:w="992" w:type="dxa"/>
            <w:tcBorders>
              <w:bottom w:val="single" w:sz="12" w:space="0" w:color="auto"/>
            </w:tcBorders>
            <w:tcPrChange w:id="972"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3" w:author="Chen Heller" w:date="2022-09-14T16:49:00Z"/>
              </w:rPr>
            </w:pPr>
            <w:ins w:id="974" w:author="Chen Heller" w:date="2022-09-14T16:49:00Z">
              <w:r>
                <w:t>0.959</w:t>
              </w:r>
            </w:ins>
          </w:p>
        </w:tc>
        <w:tc>
          <w:tcPr>
            <w:tcW w:w="1701" w:type="dxa"/>
            <w:tcBorders>
              <w:bottom w:val="single" w:sz="12" w:space="0" w:color="auto"/>
            </w:tcBorders>
            <w:tcPrChange w:id="975"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6" w:author="Chen Heller" w:date="2022-09-14T16:49:00Z"/>
              </w:rPr>
            </w:pPr>
            <w:ins w:id="977" w:author="Chen Heller" w:date="2022-09-14T16:49:00Z">
              <w:r>
                <w:t>-0.10, 0.10</w:t>
              </w:r>
            </w:ins>
          </w:p>
        </w:tc>
        <w:tc>
          <w:tcPr>
            <w:tcW w:w="709" w:type="dxa"/>
            <w:tcBorders>
              <w:bottom w:val="single" w:sz="12" w:space="0" w:color="auto"/>
            </w:tcBorders>
            <w:tcPrChange w:id="978"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9" w:author="Chen Heller" w:date="2022-09-14T16:49:00Z"/>
              </w:rPr>
            </w:pPr>
            <w:ins w:id="980" w:author="Chen Heller" w:date="2022-09-14T16:49:00Z">
              <w:r>
                <w:t>0.02</w:t>
              </w:r>
            </w:ins>
          </w:p>
        </w:tc>
      </w:tr>
      <w:tr w:rsidR="005A7125" w14:paraId="2FC93DC2" w14:textId="77777777" w:rsidTr="003538C4">
        <w:trPr>
          <w:trHeight w:val="490"/>
          <w:ins w:id="981" w:author="Chen Heller" w:date="2022-09-14T16:50:00Z"/>
          <w:trPrChange w:id="982" w:author="Chen Heller" w:date="2022-09-15T10:41:00Z">
            <w:trPr>
              <w:gridAfter w:val="0"/>
              <w:trHeight w:val="490"/>
            </w:trPr>
          </w:trPrChange>
        </w:trPr>
        <w:tc>
          <w:tcPr>
            <w:tcW w:w="10065" w:type="dxa"/>
            <w:gridSpan w:val="8"/>
            <w:tcBorders>
              <w:top w:val="single" w:sz="12" w:space="0" w:color="auto"/>
            </w:tcBorders>
            <w:tcPrChange w:id="983"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4" w:author="Chen Heller" w:date="2022-09-14T16:50:00Z"/>
              </w:rPr>
              <w:pPrChange w:id="985" w:author="Chen Heller" w:date="2022-09-14T16:58:00Z">
                <w:pPr>
                  <w:ind w:firstLine="0"/>
                </w:pPr>
              </w:pPrChange>
            </w:pPr>
            <w:ins w:id="986" w:author="Chen Heller" w:date="2022-09-14T16:54:00Z">
              <w:r w:rsidRPr="00F06B6B">
                <w:rPr>
                  <w:i/>
                  <w:iCs/>
                  <w:sz w:val="22"/>
                  <w:szCs w:val="22"/>
                  <w:rPrChange w:id="987" w:author="Chen Heller" w:date="2022-09-14T16:58:00Z">
                    <w:rPr/>
                  </w:rPrChange>
                </w:rPr>
                <w:t xml:space="preserve">Note. </w:t>
              </w:r>
            </w:ins>
            <w:ins w:id="988" w:author="Chen Heller" w:date="2022-09-14T16:56:00Z">
              <w:r w:rsidR="00DE67F7" w:rsidRPr="000A01BF">
                <w:rPr>
                  <w:sz w:val="22"/>
                  <w:szCs w:val="22"/>
                  <w:rPrChange w:id="989" w:author="Chen Heller" w:date="2022-09-14T16:59:00Z">
                    <w:rPr>
                      <w:i/>
                      <w:iCs/>
                    </w:rPr>
                  </w:rPrChange>
                </w:rPr>
                <w:t>t</w:t>
              </w:r>
            </w:ins>
            <w:ins w:id="990" w:author="Chen Heller" w:date="2022-09-14T17:00:00Z">
              <w:r w:rsidR="001C7715">
                <w:rPr>
                  <w:sz w:val="22"/>
                  <w:szCs w:val="22"/>
                </w:rPr>
                <w:t>(df)</w:t>
              </w:r>
            </w:ins>
            <w:ins w:id="991" w:author="Chen Heller" w:date="2022-09-14T16:56:00Z">
              <w:r w:rsidR="00DE67F7" w:rsidRPr="000A01BF">
                <w:rPr>
                  <w:sz w:val="22"/>
                  <w:szCs w:val="22"/>
                  <w:rPrChange w:id="992" w:author="Chen Heller" w:date="2022-09-14T16:59:00Z">
                    <w:rPr>
                      <w:i/>
                      <w:iCs/>
                    </w:rPr>
                  </w:rPrChange>
                </w:rPr>
                <w:t xml:space="preserve"> = </w:t>
              </w:r>
            </w:ins>
            <w:ins w:id="993" w:author="Chen Heller" w:date="2022-09-15T12:41:00Z">
              <w:r w:rsidR="00642AA7" w:rsidRPr="00EA2CED">
                <w:rPr>
                  <w:sz w:val="22"/>
                  <w:szCs w:val="22"/>
                </w:rPr>
                <w:t>t-test score</w:t>
              </w:r>
              <w:r w:rsidR="00614B8F">
                <w:rPr>
                  <w:sz w:val="22"/>
                  <w:szCs w:val="22"/>
                </w:rPr>
                <w:t xml:space="preserve">. </w:t>
              </w:r>
            </w:ins>
            <w:ins w:id="994" w:author="Chen Heller" w:date="2022-09-14T16:56:00Z">
              <w:r w:rsidR="00DE67F7" w:rsidRPr="000A01BF">
                <w:rPr>
                  <w:sz w:val="22"/>
                  <w:szCs w:val="22"/>
                  <w:rPrChange w:id="995" w:author="Chen Heller" w:date="2022-09-14T16:59:00Z">
                    <w:rPr>
                      <w:i/>
                      <w:iCs/>
                    </w:rPr>
                  </w:rPrChange>
                </w:rPr>
                <w:t xml:space="preserve">degrees of freedom are in parenthesis; p = </w:t>
              </w:r>
            </w:ins>
            <w:ins w:id="996" w:author="Chen Heller" w:date="2022-09-14T16:59:00Z">
              <w:r w:rsidR="00E80D8B">
                <w:rPr>
                  <w:sz w:val="22"/>
                  <w:szCs w:val="22"/>
                </w:rPr>
                <w:t>Tree-BH corrected p-value for multiple comp</w:t>
              </w:r>
            </w:ins>
            <w:ins w:id="997" w:author="Chen Heller" w:date="2022-09-14T17:00:00Z">
              <w:r w:rsidR="00E80D8B">
                <w:rPr>
                  <w:sz w:val="22"/>
                  <w:szCs w:val="22"/>
                </w:rPr>
                <w:t xml:space="preserve">arisons; </w:t>
              </w:r>
            </w:ins>
            <w:ins w:id="998" w:author="Chen Heller" w:date="2022-09-14T16:56:00Z">
              <w:r w:rsidR="00DE67F7" w:rsidRPr="000A01BF">
                <w:rPr>
                  <w:sz w:val="22"/>
                  <w:szCs w:val="22"/>
                  <w:rPrChange w:id="999" w:author="Chen Heller" w:date="2022-09-14T16:59:00Z">
                    <w:rPr>
                      <w:i/>
                      <w:iCs/>
                    </w:rPr>
                  </w:rPrChange>
                </w:rPr>
                <w:t>CI = 95% confidence interval</w:t>
              </w:r>
            </w:ins>
            <w:ins w:id="1000" w:author="Chen Heller" w:date="2022-09-14T17:00:00Z">
              <w:r w:rsidR="001C7715">
                <w:rPr>
                  <w:sz w:val="22"/>
                  <w:szCs w:val="22"/>
                </w:rPr>
                <w:t>s</w:t>
              </w:r>
            </w:ins>
            <w:ins w:id="1001" w:author="Chen Heller" w:date="2022-09-14T16:57:00Z">
              <w:r w:rsidR="00F45D87" w:rsidRPr="000A01BF">
                <w:rPr>
                  <w:sz w:val="22"/>
                  <w:szCs w:val="22"/>
                  <w:rPrChange w:id="1002" w:author="Chen Heller" w:date="2022-09-14T16:59:00Z">
                    <w:rPr>
                      <w:i/>
                      <w:iCs/>
                    </w:rPr>
                  </w:rPrChange>
                </w:rPr>
                <w:t>; d = Cohen's d.</w:t>
              </w:r>
            </w:ins>
            <w:ins w:id="1003" w:author="Chen Heller" w:date="2022-09-14T16:58:00Z">
              <w:r w:rsidR="00F06B6B" w:rsidRPr="00F06B6B">
                <w:rPr>
                  <w:i/>
                  <w:iCs/>
                  <w:sz w:val="22"/>
                  <w:szCs w:val="22"/>
                  <w:rPrChange w:id="1004"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5" w:name="_Ref113877436"/>
      <w:r>
        <w:t xml:space="preserve">Figure </w:t>
      </w:r>
      <w:fldSimple w:instr=" SEQ Figure \* ARABIC ">
        <w:r w:rsidR="007E2512">
          <w:rPr>
            <w:noProof/>
          </w:rPr>
          <w:t>5</w:t>
        </w:r>
      </w:fldSimple>
      <w:bookmarkEnd w:id="1005"/>
      <w:r>
        <w:t>.</w:t>
      </w:r>
      <w:r w:rsidRPr="00F3771A">
        <w:rPr>
          <w:i w:val="0"/>
          <w:iCs w:val="0"/>
          <w:color w:val="auto"/>
          <w:sz w:val="24"/>
          <w:szCs w:val="24"/>
        </w:rPr>
        <w:t xml:space="preserve"> </w:t>
      </w:r>
      <w:r w:rsidRPr="00F3771A">
        <w:t xml:space="preserve">Results of Experiment </w:t>
      </w:r>
      <w:r>
        <w:t>3</w:t>
      </w:r>
      <w:r w:rsidRPr="00F3771A">
        <w:t xml:space="preserve">. </w:t>
      </w:r>
      <w:ins w:id="1006" w:author="Chen Heller" w:date="2022-09-14T18:53:00Z">
        <w:r w:rsidR="00246539">
          <w:t xml:space="preserve">(a) Reaching trajectories in trials where a correct answer was given by choosing the left and right targets, averaged across all participants. Shaded areas are the </w:t>
        </w:r>
      </w:ins>
      <w:ins w:id="1007" w:author="Chen Heller" w:date="2022-09-14T18:58:00Z">
        <w:r w:rsidR="00D17299">
          <w:t>SE</w:t>
        </w:r>
      </w:ins>
      <w:ins w:id="1008" w:author="Chen Heller" w:date="2022-09-14T18:53:00Z">
        <w:r w:rsidR="00246539">
          <w:t xml:space="preserve">. </w:t>
        </w:r>
      </w:ins>
      <w:moveToRangeStart w:id="1009" w:author="Chen Heller" w:date="2022-09-14T18:53:00Z" w:name="move114074052"/>
      <w:moveTo w:id="1010" w:author="Chen Heller" w:date="2022-09-14T18:53:00Z">
        <w:r w:rsidR="00246539" w:rsidRPr="00F3771A">
          <w:t>(b</w:t>
        </w:r>
        <w:r w:rsidR="00246539">
          <w:t>) Response time in the first block of the first and second days.</w:t>
        </w:r>
      </w:moveTo>
      <w:moveToRangeEnd w:id="1009"/>
      <w:ins w:id="1011" w:author="Chen Heller" w:date="2022-09-14T18:53:00Z">
        <w:r w:rsidR="00246539">
          <w:t xml:space="preserve"> (b-f) Dots are single participant averages while the </w:t>
        </w:r>
      </w:ins>
      <w:ins w:id="1012" w:author="Chen Heller" w:date="2022-09-14T18:54:00Z">
        <w:r w:rsidR="00ED7D7C">
          <w:t>colored</w:t>
        </w:r>
      </w:ins>
      <w:ins w:id="1013" w:author="Chen Heller" w:date="2022-09-14T18:53:00Z">
        <w:r w:rsidR="00246539">
          <w:t xml:space="preserve"> horizontal lines are the average of all participants. Black error bars symbol the </w:t>
        </w:r>
      </w:ins>
      <w:ins w:id="1014" w:author="Chen Heller" w:date="2022-09-14T18:58:00Z">
        <w:r w:rsidR="00205DCC">
          <w:t>SE</w:t>
        </w:r>
      </w:ins>
      <w:ins w:id="1015" w:author="Chen Heller" w:date="2022-09-14T18:53:00Z">
        <w:r w:rsidR="00246539">
          <w:t>. Full/dashed grey lines represent a numerical incline/decline (respectively) between the congruent and incongruent conditions</w:t>
        </w:r>
      </w:ins>
      <w:del w:id="1016"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7" w:author="Chen Heller" w:date="2022-09-14T18:53:00Z" w:name="move114074052"/>
      <w:moveFrom w:id="1018" w:author="Chen Heller" w:date="2022-09-14T18:53:00Z">
        <w:r w:rsidRPr="00F3771A" w:rsidDel="00246539">
          <w:t>(b</w:t>
        </w:r>
        <w:r w:rsidR="00EC5E25" w:rsidDel="00246539">
          <w:t xml:space="preserve">) Response time </w:t>
        </w:r>
        <w:r w:rsidR="00656B04" w:rsidDel="00246539">
          <w:t>in the first block of the first and second days</w:t>
        </w:r>
        <w:del w:id="1019" w:author="Chen Heller" w:date="2022-09-14T18:55:00Z">
          <w:r w:rsidR="00656B04" w:rsidDel="00ED7D7C">
            <w:delText xml:space="preserve">. </w:delText>
          </w:r>
        </w:del>
      </w:moveFrom>
      <w:moveFromRangeEnd w:id="1017"/>
      <w:del w:id="1020"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21" w:name="_Toc114137577"/>
      <w:r>
        <w:t>Discussion</w:t>
      </w:r>
      <w:bookmarkEnd w:id="1021"/>
    </w:p>
    <w:p w14:paraId="04CA93E9" w14:textId="52301CDD"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ins w:id="1022" w:author="Chen Heller" w:date="2022-09-14T12:40:00Z">
        <w:r w:rsidR="006B6AC7">
          <w:t xml:space="preserve">Notably, </w:t>
        </w:r>
      </w:ins>
      <w:ins w:id="1023" w:author="Chen Heller" w:date="2022-09-15T10:36:00Z">
        <w:r w:rsidR="00E85366">
          <w:t xml:space="preserve">none of the comparisons </w:t>
        </w:r>
      </w:ins>
      <w:ins w:id="1024" w:author="Chen Heller" w:date="2022-09-14T12:38:00Z">
        <w:r w:rsidR="005D7C3E">
          <w:t>pass</w:t>
        </w:r>
      </w:ins>
      <w:ins w:id="1025" w:author="Chen Heller" w:date="2022-09-15T10:36:00Z">
        <w:r w:rsidR="00E85366">
          <w:t>ed</w:t>
        </w:r>
      </w:ins>
      <w:ins w:id="1026" w:author="Chen Heller" w:date="2022-09-14T12:38:00Z">
        <w:r w:rsidR="005D7C3E">
          <w:t xml:space="preserve"> the multiple comparisons correction</w:t>
        </w:r>
      </w:ins>
      <w:ins w:id="1027" w:author="Chen Heller" w:date="2022-09-14T12:40:00Z">
        <w:r w:rsidR="006B6AC7">
          <w:t xml:space="preserve">. However </w:t>
        </w:r>
      </w:ins>
      <w:ins w:id="1028" w:author="Chen Heller" w:date="2022-09-14T12:38:00Z">
        <w:r w:rsidR="005D7C3E">
          <w:t xml:space="preserve">interesting trends </w:t>
        </w:r>
      </w:ins>
      <w:ins w:id="1029" w:author="Chen Heller" w:date="2022-09-14T12:40:00Z">
        <w:r w:rsidR="006B6AC7">
          <w:t>did imply</w:t>
        </w:r>
      </w:ins>
      <w:ins w:id="1030" w:author="Chen Heller" w:date="2022-09-14T12:38:00Z">
        <w:r w:rsidR="005D7C3E">
          <w:t xml:space="preserve"> a congruency effect</w:t>
        </w:r>
      </w:ins>
      <w:del w:id="1031"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32" w:author="Chen Heller" w:date="2022-09-14T12:36:00Z">
        <w:r w:rsidR="007A4A6D">
          <w:t xml:space="preserve"> </w:t>
        </w:r>
      </w:ins>
      <w:ins w:id="1033" w:author="Chen Heller" w:date="2022-09-14T12:39:00Z">
        <w:r w:rsidR="00385459">
          <w:t xml:space="preserve">which </w:t>
        </w:r>
      </w:ins>
      <w:r w:rsidR="009C3286">
        <w:t xml:space="preserve">manifested </w:t>
      </w:r>
      <w:del w:id="1034" w:author="Chen Heller" w:date="2022-09-14T12:39:00Z">
        <w:r w:rsidR="009872FC" w:rsidDel="00385459">
          <w:delText>by</w:delText>
        </w:r>
        <w:r w:rsidR="00EC1BFD" w:rsidDel="00385459">
          <w:delText xml:space="preserve"> the </w:delText>
        </w:r>
      </w:del>
      <w:ins w:id="1035" w:author="Chen Heller" w:date="2022-09-14T12:39:00Z">
        <w:r w:rsidR="00385459">
          <w:t xml:space="preserve">as a </w:t>
        </w:r>
      </w:ins>
      <w:r w:rsidR="00E40999">
        <w:t xml:space="preserve">bias </w:t>
      </w:r>
      <w:ins w:id="1036" w:author="Chen Heller" w:date="2022-09-14T12:40:00Z">
        <w:r w:rsidR="00B16D05">
          <w:t>in the trajec</w:t>
        </w:r>
      </w:ins>
      <w:ins w:id="1037"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8" w:author="Chen Heller" w:date="2022-09-14T12:42:00Z">
        <w:r w:rsidR="00E40999" w:rsidDel="00497BB2">
          <w:delText xml:space="preserve">decrease </w:delText>
        </w:r>
      </w:del>
      <w:ins w:id="1039" w:author="Chen Heller" w:date="2022-09-14T12:42:00Z">
        <w:r w:rsidR="00497BB2">
          <w:t xml:space="preserve">decreasing trend </w:t>
        </w:r>
      </w:ins>
      <w:r w:rsidR="00E40999">
        <w:t xml:space="preserve">in the reach area for </w:t>
      </w:r>
      <w:r w:rsidR="00E40999">
        <w:lastRenderedPageBreak/>
        <w:t>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40" w:author="Chen Heller" w:date="2022-09-14T13:10:00Z">
        <w:r w:rsidR="002F313C" w:rsidRPr="002F313C">
          <w:t>Experiment 3</w:t>
        </w:r>
      </w:ins>
      <w:del w:id="1041"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42"/>
      <w:r w:rsidR="0058739A">
        <w:t>excluded trials</w:t>
      </w:r>
      <w:commentRangeEnd w:id="1042"/>
      <w:r w:rsidR="00EB2FF8">
        <w:rPr>
          <w:rStyle w:val="CommentReference"/>
        </w:rPr>
        <w:commentReference w:id="1042"/>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3" w:name="_Toc114137578"/>
      <w:del w:id="1044" w:author="Chen Heller" w:date="2022-09-14T13:10:00Z">
        <w:r w:rsidDel="00CE37CA">
          <w:delText>Exp 4</w:delText>
        </w:r>
      </w:del>
      <w:ins w:id="1045" w:author="Chen Heller" w:date="2022-09-14T13:10:00Z">
        <w:r w:rsidR="00CE37CA">
          <w:t>Experiment 4</w:t>
        </w:r>
      </w:ins>
      <w:bookmarkEnd w:id="1043"/>
    </w:p>
    <w:p w14:paraId="3D3FAF54" w14:textId="403184A2" w:rsidR="00D826D9" w:rsidRDefault="00A8788A" w:rsidP="00717FF1">
      <w:pPr>
        <w:ind w:firstLine="0"/>
      </w:pPr>
      <w:r>
        <w:t>Experiment 4</w:t>
      </w:r>
      <w:r w:rsidR="00FC3846">
        <w:t xml:space="preserve"> was preregistered </w:t>
      </w:r>
      <w:commentRangeStart w:id="1046"/>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046"/>
      <w:r w:rsidR="00F81DEC">
        <w:rPr>
          <w:rStyle w:val="CommentReference"/>
        </w:rPr>
        <w:commentReference w:id="1046"/>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7" w:author="Chen Heller" w:date="2022-09-14T19:01:00Z">
        <w:r w:rsidR="0035029B" w:rsidDel="00B85208">
          <w:delText>Exp.</w:delText>
        </w:r>
      </w:del>
      <w:ins w:id="1048"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9" w:name="_Toc114137579"/>
      <w:r>
        <w:t>Methods</w:t>
      </w:r>
      <w:bookmarkEnd w:id="1049"/>
    </w:p>
    <w:p w14:paraId="635A0C30" w14:textId="77777777" w:rsidR="00D826D9" w:rsidRDefault="00D826D9" w:rsidP="006238E0">
      <w:pPr>
        <w:pStyle w:val="Heading4"/>
      </w:pPr>
      <w:bookmarkStart w:id="1050" w:name="_Toc114137580"/>
      <w:r>
        <w:lastRenderedPageBreak/>
        <w:t>Participants</w:t>
      </w:r>
      <w:bookmarkEnd w:id="1050"/>
    </w:p>
    <w:p w14:paraId="10928BC5" w14:textId="0DA025DC" w:rsidR="00D826D9" w:rsidRDefault="004543AF" w:rsidP="005E6629">
      <w:pPr>
        <w:ind w:firstLine="0"/>
      </w:pPr>
      <w:r>
        <w:t>The recruitment procedure and criteri</w:t>
      </w:r>
      <w:r w:rsidR="00E432DA">
        <w:t>a</w:t>
      </w:r>
      <w:r>
        <w:t xml:space="preserve"> were identical to those of </w:t>
      </w:r>
      <w:del w:id="1051" w:author="Chen Heller" w:date="2022-09-14T13:08:00Z">
        <w:r w:rsidDel="00035FA8">
          <w:delText>Exp 1</w:delText>
        </w:r>
      </w:del>
      <w:ins w:id="1052"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53" w:name="_Toc114137581"/>
      <w:r>
        <w:t>Stimuli</w:t>
      </w:r>
      <w:r w:rsidR="00521037">
        <w:t xml:space="preserve">, Apparatus and </w:t>
      </w:r>
      <w:r>
        <w:t>Procedure</w:t>
      </w:r>
      <w:bookmarkEnd w:id="1053"/>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4" w:name="_Toc114137582"/>
      <w:r>
        <w:t>Exclusion criteria</w:t>
      </w:r>
      <w:bookmarkEnd w:id="1054"/>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5" w:name="_Toc114137583"/>
      <w:commentRangeStart w:id="1056"/>
      <w:commentRangeStart w:id="1057"/>
      <w:r>
        <w:t>Results</w:t>
      </w:r>
      <w:commentRangeEnd w:id="1056"/>
      <w:r w:rsidR="0013510A">
        <w:rPr>
          <w:rStyle w:val="CommentReference"/>
          <w:rFonts w:asciiTheme="majorBidi" w:eastAsiaTheme="minorEastAsia" w:hAnsiTheme="majorBidi" w:cstheme="majorBidi"/>
          <w:b w:val="0"/>
          <w:bCs w:val="0"/>
          <w:kern w:val="0"/>
          <w:lang w:eastAsia="en-US" w:bidi="he-IL"/>
        </w:rPr>
        <w:commentReference w:id="1056"/>
      </w:r>
      <w:commentRangeEnd w:id="1057"/>
      <w:r w:rsidR="00C97FE0">
        <w:rPr>
          <w:rStyle w:val="CommentReference"/>
          <w:rFonts w:asciiTheme="majorBidi" w:eastAsiaTheme="minorEastAsia" w:hAnsiTheme="majorBidi" w:cstheme="majorBidi"/>
          <w:b w:val="0"/>
          <w:bCs w:val="0"/>
          <w:kern w:val="0"/>
          <w:lang w:eastAsia="en-US" w:bidi="he-IL"/>
        </w:rPr>
        <w:commentReference w:id="1057"/>
      </w:r>
      <w:bookmarkEnd w:id="1055"/>
    </w:p>
    <w:p w14:paraId="438C6938" w14:textId="32EED7F1" w:rsidR="00DB7DD5" w:rsidRDefault="00BA4221">
      <w:pPr>
        <w:ind w:firstLine="0"/>
        <w:rPr>
          <w:rtl/>
        </w:rPr>
        <w:pPrChange w:id="1058" w:author="Chen Heller" w:date="2022-09-12T16:29:00Z">
          <w:pPr/>
        </w:pPrChange>
      </w:pPr>
      <w:r>
        <w:t>Prime visibility:</w:t>
      </w:r>
      <w:r w:rsidR="00012635">
        <w:t xml:space="preserve"> </w:t>
      </w:r>
      <w:ins w:id="1059" w:author="Chen Heller" w:date="2022-09-14T13:48:00Z">
        <w:r w:rsidR="004731EE">
          <w:t>I</w:t>
        </w:r>
      </w:ins>
      <w:del w:id="1060" w:author="Chen Heller" w:date="2022-09-14T13:47:00Z">
        <w:r w:rsidDel="004F1986">
          <w:delText>overall</w:delText>
        </w:r>
        <w:r w:rsidR="00BF4777" w:rsidDel="004F1986">
          <w:delText>,</w:delText>
        </w:r>
      </w:del>
      <w:ins w:id="1061"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62" w:author="Chen Heller" w:date="2022-09-14T13:47:00Z">
        <w:r w:rsidR="00012635" w:rsidDel="004F1986">
          <w:delText xml:space="preserve">in the reaching session </w:delText>
        </w:r>
        <w:r w:rsidDel="004F1986">
          <w:delText xml:space="preserve">were rated as </w:delText>
        </w:r>
      </w:del>
      <w:ins w:id="1063" w:author="Chen Heller" w:date="2022-09-14T13:47:00Z">
        <w:r w:rsidR="004F1986">
          <w:t xml:space="preserve">were given a </w:t>
        </w:r>
      </w:ins>
      <w:r>
        <w:t xml:space="preserve">visibility </w:t>
      </w:r>
      <w:ins w:id="1064" w:author="Chen Heller" w:date="2022-09-14T13:47:00Z">
        <w:r w:rsidR="004F1986">
          <w:t xml:space="preserve">rating of </w:t>
        </w:r>
      </w:ins>
      <w:r>
        <w:t xml:space="preserve">1, </w:t>
      </w:r>
      <w:r w:rsidR="004E2179">
        <w:t>4.79</w:t>
      </w:r>
      <w:r>
        <w:t>% a</w:t>
      </w:r>
      <w:del w:id="1065" w:author="Chen Heller" w:date="2022-09-14T13:48:00Z">
        <w:r w:rsidDel="004731EE">
          <w:delText>s</w:delText>
        </w:r>
      </w:del>
      <w:r>
        <w:t xml:space="preserve"> visibility </w:t>
      </w:r>
      <w:ins w:id="1066" w:author="Chen Heller" w:date="2022-09-14T13:48:00Z">
        <w:r w:rsidR="004731EE">
          <w:t xml:space="preserve">rating of </w:t>
        </w:r>
      </w:ins>
      <w:r>
        <w:t xml:space="preserve">2, </w:t>
      </w:r>
      <w:r w:rsidR="001F6E52">
        <w:t>0.</w:t>
      </w:r>
      <w:r w:rsidR="004E2179">
        <w:t>63</w:t>
      </w:r>
      <w:r>
        <w:t>% a</w:t>
      </w:r>
      <w:del w:id="1067" w:author="Chen Heller" w:date="2022-09-14T13:48:00Z">
        <w:r w:rsidDel="004731EE">
          <w:delText>s</w:delText>
        </w:r>
      </w:del>
      <w:r>
        <w:t xml:space="preserve"> visibility </w:t>
      </w:r>
      <w:ins w:id="1068" w:author="Chen Heller" w:date="2022-09-14T13:48:00Z">
        <w:r w:rsidR="004731EE">
          <w:t xml:space="preserve">rating of </w:t>
        </w:r>
      </w:ins>
      <w:r>
        <w:t xml:space="preserve">3 and </w:t>
      </w:r>
      <w:r w:rsidR="001F6E52">
        <w:t>0.1</w:t>
      </w:r>
      <w:r w:rsidR="004E2179">
        <w:t>5</w:t>
      </w:r>
      <w:r>
        <w:t>% a</w:t>
      </w:r>
      <w:del w:id="1069" w:author="Chen Heller" w:date="2022-09-14T13:48:00Z">
        <w:r w:rsidDel="004731EE">
          <w:delText>s</w:delText>
        </w:r>
      </w:del>
      <w:r>
        <w:t xml:space="preserve"> visibility </w:t>
      </w:r>
      <w:ins w:id="1070" w:author="Chen Heller" w:date="2022-09-14T13:48:00Z">
        <w:r w:rsidR="004731EE">
          <w:t xml:space="preserve">rating of </w:t>
        </w:r>
      </w:ins>
      <w:r>
        <w:t>4</w:t>
      </w:r>
      <w:r w:rsidR="00012635">
        <w:t xml:space="preserve">, while in the keyboard session </w:t>
      </w:r>
      <w:r w:rsidR="004E2179">
        <w:t>92.12</w:t>
      </w:r>
      <w:r w:rsidR="00012635">
        <w:t xml:space="preserve">% of </w:t>
      </w:r>
      <w:ins w:id="1071" w:author="Chen Heller" w:date="2022-09-14T13:43:00Z">
        <w:r w:rsidR="00EE5C8B">
          <w:t xml:space="preserve">them </w:t>
        </w:r>
      </w:ins>
      <w:r w:rsidR="00012635">
        <w:t xml:space="preserve">were </w:t>
      </w:r>
      <w:del w:id="1072" w:author="Chen Heller" w:date="2022-09-14T13:49:00Z">
        <w:r w:rsidR="00012635" w:rsidDel="00835861">
          <w:delText>rated as visibility</w:delText>
        </w:r>
      </w:del>
      <w:ins w:id="1073" w:author="Chen Heller" w:date="2022-09-14T13:49:00Z">
        <w:r w:rsidR="00835861">
          <w:t>given a visibility rating of</w:t>
        </w:r>
      </w:ins>
      <w:r w:rsidR="00012635">
        <w:t xml:space="preserve"> 1, 7.</w:t>
      </w:r>
      <w:r w:rsidR="004E2179">
        <w:t>04</w:t>
      </w:r>
      <w:r w:rsidR="00012635">
        <w:t>%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2, 0.</w:t>
      </w:r>
      <w:r w:rsidR="004733D7">
        <w:t>70</w:t>
      </w:r>
      <w:r w:rsidR="00012635">
        <w:t>% a</w:t>
      </w:r>
      <w:del w:id="1076" w:author="Chen Heller" w:date="2022-09-14T13:49:00Z">
        <w:r w:rsidR="00012635" w:rsidDel="00835861">
          <w:delText>s</w:delText>
        </w:r>
      </w:del>
      <w:r w:rsidR="00012635">
        <w:t xml:space="preserve"> visibility </w:t>
      </w:r>
      <w:ins w:id="1077" w:author="Chen Heller" w:date="2022-09-14T13:49:00Z">
        <w:r w:rsidR="00835861">
          <w:t xml:space="preserve">rating of </w:t>
        </w:r>
      </w:ins>
      <w:r w:rsidR="00012635">
        <w:t>3 and 0.12% a</w:t>
      </w:r>
      <w:del w:id="1078" w:author="Chen Heller" w:date="2022-09-14T13:49:00Z">
        <w:r w:rsidR="00012635" w:rsidDel="00835861">
          <w:delText>s</w:delText>
        </w:r>
      </w:del>
      <w:r w:rsidR="00012635">
        <w:t xml:space="preserve"> visibility </w:t>
      </w:r>
      <w:ins w:id="1079" w:author="Chen Heller" w:date="2022-09-14T13:49:00Z">
        <w:r w:rsidR="00835861">
          <w:t xml:space="preserve">rating of </w:t>
        </w:r>
      </w:ins>
      <w:r w:rsidR="00012635">
        <w:t>4.</w:t>
      </w:r>
      <w:r>
        <w:t xml:space="preserve"> </w:t>
      </w:r>
      <w:ins w:id="1080" w:author="Chen Heller" w:date="2022-09-14T13:34:00Z">
        <w:r w:rsidR="00FD5D3D">
          <w:t xml:space="preserve">Objective </w:t>
        </w:r>
      </w:ins>
      <w:ins w:id="1081" w:author="Chen Heller" w:date="2022-09-14T13:35:00Z">
        <w:r w:rsidR="00FD5D3D">
          <w:t xml:space="preserve">recognition </w:t>
        </w:r>
      </w:ins>
      <w:ins w:id="1082" w:author="Chen Heller" w:date="2022-09-14T13:34:00Z">
        <w:r w:rsidR="00FD5D3D">
          <w:t>performance for the subjectively invisible stimuli was at chance level,</w:t>
        </w:r>
      </w:ins>
      <w:del w:id="1083"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4"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5" w:author="Chen Heller" w:date="2022-09-14T13:36:00Z">
        <w:r w:rsidR="008116EA" w:rsidDel="00467225">
          <w:delText xml:space="preserve">the subjective and the objective </w:delText>
        </w:r>
      </w:del>
      <w:ins w:id="1086" w:author="Chen Heller" w:date="2022-09-14T13:36:00Z">
        <w:r w:rsidR="00467225">
          <w:t xml:space="preserve">awareness </w:t>
        </w:r>
      </w:ins>
      <w:r w:rsidR="008116EA">
        <w:t xml:space="preserve">measures </w:t>
      </w:r>
      <w:del w:id="1087" w:author="Chen Heller" w:date="2022-09-14T13:36:00Z">
        <w:r w:rsidR="008116EA" w:rsidDel="00467225">
          <w:delText xml:space="preserve">confirm </w:delText>
        </w:r>
      </w:del>
      <w:ins w:id="1088" w:author="Chen Heller" w:date="2022-09-14T13:36:00Z">
        <w:r w:rsidR="00467225">
          <w:t xml:space="preserve">indicate </w:t>
        </w:r>
      </w:ins>
      <w:r w:rsidR="008116EA">
        <w:t xml:space="preserve">that </w:t>
      </w:r>
      <w:del w:id="1089" w:author="Chen Heller" w:date="2022-09-14T13:36:00Z">
        <w:r w:rsidR="008116EA" w:rsidDel="00467225">
          <w:delText>masking was effective in rendering the stimuli invisible</w:delText>
        </w:r>
      </w:del>
      <w:ins w:id="1090" w:author="Chen Heller" w:date="2022-09-14T13:36:00Z">
        <w:r w:rsidR="00467225">
          <w:t xml:space="preserve">the subjectively invisible stimuli was not consciously </w:t>
        </w:r>
      </w:ins>
      <w:del w:id="1091" w:author="Chen Heller" w:date="2022-09-15T12:51:00Z">
        <w:r w:rsidR="00E47313" w:rsidDel="00635792">
          <w:pgNum/>
        </w:r>
      </w:del>
      <w:ins w:id="1092" w:author="Chen Heller" w:date="2022-09-15T12:51:00Z">
        <w:r w:rsidR="00635792">
          <w:t>p</w:t>
        </w:r>
      </w:ins>
      <w:r w:rsidR="00E47313">
        <w:t>erceived</w:t>
      </w:r>
      <w:r w:rsidR="008116EA">
        <w:t>.</w:t>
      </w:r>
    </w:p>
    <w:p w14:paraId="592EF16E" w14:textId="1EEED45F" w:rsidR="00691DE5" w:rsidRDefault="00652B7D" w:rsidP="006063A2">
      <w:pPr>
        <w:rPr>
          <w:ins w:id="1093" w:author="Liad Mudrik" w:date="2022-09-12T17:06:00Z"/>
        </w:rPr>
      </w:pPr>
      <w:r>
        <w:t xml:space="preserve">Congruency effect: </w:t>
      </w:r>
      <w:del w:id="1094"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5" w:author="Chen Heller" w:date="2022-09-14T11:13:00Z">
        <w:r w:rsidR="007F6BCE" w:rsidDel="00B059DB">
          <w:delText xml:space="preserve">'s residuals </w:delText>
        </w:r>
      </w:del>
      <w:del w:id="1096"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7" w:author="Chen Heller" w:date="2022-09-14T11:14:00Z">
        <w:r w:rsidR="00934D68" w:rsidDel="00B059DB">
          <w:delText xml:space="preserve">its </w:delText>
        </w:r>
      </w:del>
      <w:del w:id="1098"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9" w:author="Chen Heller" w:date="2022-09-14T17:14:00Z">
        <w:r w:rsidR="00F01249" w:rsidDel="00EC38FA">
          <w:delText xml:space="preserve"> </w:delText>
        </w:r>
      </w:del>
      <w:del w:id="1100"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101" w:author="Chen Heller" w:date="2022-09-14T11:34:00Z">
        <w:r w:rsidR="00E21850" w:rsidDel="00E6114A">
          <w:delText>&lt;</w:delText>
        </w:r>
        <w:r w:rsidR="00F01249" w:rsidDel="00E6114A">
          <w:delText xml:space="preserve"> </w:delText>
        </w:r>
      </w:del>
      <w:del w:id="1102"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103"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4"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5"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 xml:space="preserve">A bias towards the incorrect answer in incongruent </w:t>
      </w:r>
      <w:r w:rsidR="00F01249">
        <w:lastRenderedPageBreak/>
        <w:t>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6"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7"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8"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9" w:author="Chen Heller" w:date="2022-09-14T11:16:00Z">
        <w:r w:rsidR="00AA5A37" w:rsidDel="00E90A57">
          <w:delText>54</w:delText>
        </w:r>
      </w:del>
      <w:del w:id="1110" w:author="Chen Heller" w:date="2022-09-14T17:14:00Z">
        <w:r w:rsidR="00F01249" w:rsidDel="00EC38FA">
          <w:delText>], Cohen's d</w:delText>
        </w:r>
      </w:del>
      <w:del w:id="1111" w:author="Chen Heller" w:date="2022-09-14T11:16:00Z">
        <w:r w:rsidR="00F01249" w:rsidDel="00E90A57">
          <w:rPr>
            <w:vertAlign w:val="subscript"/>
          </w:rPr>
          <w:delText>z</w:delText>
        </w:r>
      </w:del>
      <w:del w:id="1112"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13"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4" w:author="Chen Heller" w:date="2022-09-14T11:17:00Z">
        <w:r w:rsidR="00F01249" w:rsidDel="00E90A57">
          <w:rPr>
            <w:vertAlign w:val="subscript"/>
          </w:rPr>
          <w:delText>z</w:delText>
        </w:r>
      </w:del>
      <w:del w:id="1115"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6"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7" w:author="Chen Heller" w:date="2022-09-15T12:53:00Z">
        <w:r w:rsidR="00C0785D">
          <w:t xml:space="preserve">mind </w:t>
        </w:r>
      </w:ins>
      <w:del w:id="1118"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9" w:author="Chen Heller" w:date="2022-09-14T13:09:00Z">
        <w:r w:rsidR="002F313C" w:rsidRPr="002F313C">
          <w:t>Experiment 2</w:t>
        </w:r>
      </w:ins>
      <w:del w:id="1120" w:author="Chen Heller" w:date="2022-09-14T13:09:00Z">
        <w:r w:rsidR="00367B60" w:rsidDel="002F313C">
          <w:delText xml:space="preserve">Exp </w:delText>
        </w:r>
        <w:r w:rsidR="00EB57B5" w:rsidDel="002F313C">
          <w:delText>2.</w:delText>
        </w:r>
      </w:del>
      <w:r w:rsidR="00EB57B5">
        <w:t xml:space="preserve"> </w:t>
      </w:r>
      <w:ins w:id="1121" w:author="Chen Heller" w:date="2022-09-15T12:54:00Z">
        <w:r w:rsidR="00C0785D">
          <w:t>a</w:t>
        </w:r>
      </w:ins>
      <w:del w:id="1122" w:author="Chen Heller" w:date="2022-09-15T12:54:00Z">
        <w:r w:rsidR="00E31540" w:rsidDel="00C0785D">
          <w:delText>A</w:delText>
        </w:r>
      </w:del>
      <w:r w:rsidR="00EB57B5">
        <w:t xml:space="preserve">nd </w:t>
      </w:r>
      <w:ins w:id="1123" w:author="Chen Heller" w:date="2022-09-14T13:10:00Z">
        <w:r w:rsidR="002F313C" w:rsidRPr="002F313C">
          <w:t>Experiment 3</w:t>
        </w:r>
      </w:ins>
      <w:del w:id="1124"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8C7284">
        <w:rPr>
          <w:rPrChange w:id="1125" w:author="Chen Heller" w:date="2022-08-30T13:57:00Z">
            <w:rPr>
              <w:vertAlign w:val="subscript"/>
            </w:rPr>
          </w:rPrChange>
        </w:rPr>
        <w:t>(</w:t>
      </w:r>
      <w:r w:rsidR="00FC47E3">
        <w:t>29</w:t>
      </w:r>
      <w:r w:rsidRPr="008C7284">
        <w:rPr>
          <w:rPrChange w:id="1126"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7"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8" w:author="Chen Heller" w:date="2022-08-30T13:58:00Z">
              <w:rPr>
                <w:vertAlign w:val="subscript"/>
              </w:rPr>
            </w:rPrChange>
          </w:rPr>
          <w:delText>(</w:delText>
        </w:r>
        <w:r w:rsidR="001979E7" w:rsidDel="007C13FD">
          <w:delText>29</w:delText>
        </w:r>
        <w:r w:rsidRPr="001F3AF5" w:rsidDel="007C13FD">
          <w:rPr>
            <w:rPrChange w:id="1129"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30"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31" w:author="Chen Heller" w:date="2022-08-30T13:58:00Z">
              <w:rPr>
                <w:vertAlign w:val="subscript"/>
              </w:rPr>
            </w:rPrChange>
          </w:rPr>
          <w:delText>(</w:delText>
        </w:r>
        <w:r w:rsidR="008257B9" w:rsidDel="007C13FD">
          <w:delText>29</w:delText>
        </w:r>
        <w:r w:rsidRPr="001F3AF5" w:rsidDel="007C13FD">
          <w:rPr>
            <w:rPrChange w:id="1132"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33" w:author="Chen Heller" w:date="2022-09-15T12:54:00Z">
        <w:r w:rsidR="00753D9C">
          <w:t xml:space="preserve"> task</w:t>
        </w:r>
      </w:ins>
      <w:ins w:id="1134" w:author="Chen Heller" w:date="2022-09-15T10:16:00Z">
        <w:r w:rsidR="007C13FD">
          <w:t xml:space="preserve"> (for </w:t>
        </w:r>
      </w:ins>
      <w:ins w:id="1135" w:author="Chen Heller" w:date="2022-09-15T10:17:00Z">
        <w:r w:rsidR="007C13FD">
          <w:t xml:space="preserve">an elaborative description of the excluded trials see </w:t>
        </w:r>
      </w:ins>
      <w:ins w:id="1136" w:author="Chen Heller" w:date="2022-09-15T10:28:00Z">
        <w:r w:rsidR="006A1DF9">
          <w:fldChar w:fldCharType="begin"/>
        </w:r>
        <w:r w:rsidR="006A1DF9">
          <w:instrText xml:space="preserve"> REF _Ref114130105 \h </w:instrText>
        </w:r>
      </w:ins>
      <w:r w:rsidR="006A1DF9">
        <w:fldChar w:fldCharType="separate"/>
      </w:r>
      <w:ins w:id="1137" w:author="Chen Heller" w:date="2022-09-15T10:28:00Z">
        <w:r w:rsidR="006A1DF9">
          <w:t xml:space="preserve">Supplementary Table </w:t>
        </w:r>
        <w:r w:rsidR="006A1DF9">
          <w:rPr>
            <w:noProof/>
          </w:rPr>
          <w:t>2</w:t>
        </w:r>
        <w:r w:rsidR="006A1DF9">
          <w:fldChar w:fldCharType="end"/>
        </w:r>
      </w:ins>
      <w:ins w:id="1138" w:author="Chen Heller" w:date="2022-09-15T10:17:00Z">
        <w:r w:rsidR="007C13FD">
          <w:t>)</w:t>
        </w:r>
      </w:ins>
      <w:del w:id="1139"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40" w:author="Chen Heller" w:date="2022-08-30T13:58:00Z">
              <w:rPr>
                <w:vertAlign w:val="subscript"/>
              </w:rPr>
            </w:rPrChange>
          </w:rPr>
          <w:delText>(</w:delText>
        </w:r>
        <w:r w:rsidR="007471EE" w:rsidDel="007C13FD">
          <w:delText>29</w:delText>
        </w:r>
        <w:r w:rsidRPr="001F3AF5" w:rsidDel="007C13FD">
          <w:rPr>
            <w:rPrChange w:id="1141"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42" w:author="Chen Heller" w:date="2022-09-14T17:06:00Z">
          <w:pPr>
            <w:ind w:firstLine="0"/>
          </w:pPr>
        </w:pPrChange>
      </w:pPr>
      <w:bookmarkStart w:id="1143" w:name="_Ref114068072"/>
      <w:ins w:id="1144" w:author="Chen Heller" w:date="2022-09-14T17:06:00Z">
        <w:r>
          <w:t xml:space="preserve">Table </w:t>
        </w:r>
        <w:r>
          <w:fldChar w:fldCharType="begin"/>
        </w:r>
        <w:r>
          <w:instrText xml:space="preserve"> SEQ Table \* ARABIC </w:instrText>
        </w:r>
      </w:ins>
      <w:r>
        <w:fldChar w:fldCharType="separate"/>
      </w:r>
      <w:ins w:id="1145" w:author="Chen Heller" w:date="2022-09-14T17:06:00Z">
        <w:r>
          <w:rPr>
            <w:noProof/>
          </w:rPr>
          <w:t>4</w:t>
        </w:r>
        <w:r>
          <w:fldChar w:fldCharType="end"/>
        </w:r>
        <w:bookmarkEnd w:id="1143"/>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6"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7">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8" w:author="Chen Heller" w:date="2022-09-14T21:59:00Z"/>
          <w:trPrChange w:id="1149" w:author="Chen Heller" w:date="2022-09-15T10:41:00Z">
            <w:trPr>
              <w:gridAfter w:val="0"/>
              <w:trHeight w:val="510"/>
            </w:trPr>
          </w:trPrChange>
        </w:trPr>
        <w:tc>
          <w:tcPr>
            <w:tcW w:w="284" w:type="dxa"/>
            <w:tcBorders>
              <w:top w:val="single" w:sz="12" w:space="0" w:color="auto"/>
            </w:tcBorders>
            <w:tcPrChange w:id="1150" w:author="Chen Heller" w:date="2022-09-15T10:41:00Z">
              <w:tcPr>
                <w:tcW w:w="284" w:type="dxa"/>
              </w:tcPr>
            </w:tcPrChange>
          </w:tcPr>
          <w:p w14:paraId="140CFCFF" w14:textId="77777777" w:rsidR="001D2361" w:rsidRDefault="001D2361" w:rsidP="001D2361">
            <w:pPr>
              <w:ind w:firstLine="0"/>
              <w:rPr>
                <w:ins w:id="1151" w:author="Chen Heller" w:date="2022-09-14T21:59:00Z"/>
              </w:rPr>
            </w:pPr>
          </w:p>
        </w:tc>
        <w:tc>
          <w:tcPr>
            <w:tcW w:w="2269" w:type="dxa"/>
            <w:tcBorders>
              <w:top w:val="single" w:sz="12" w:space="0" w:color="auto"/>
            </w:tcBorders>
            <w:tcPrChange w:id="1152" w:author="Chen Heller" w:date="2022-09-15T10:41:00Z">
              <w:tcPr>
                <w:tcW w:w="2127" w:type="dxa"/>
                <w:gridSpan w:val="2"/>
              </w:tcPr>
            </w:tcPrChange>
          </w:tcPr>
          <w:p w14:paraId="51526E05" w14:textId="77777777" w:rsidR="001D2361" w:rsidRDefault="001D2361" w:rsidP="001D2361">
            <w:pPr>
              <w:ind w:firstLine="0"/>
              <w:rPr>
                <w:ins w:id="1153" w:author="Chen Heller" w:date="2022-09-14T21:59:00Z"/>
              </w:rPr>
            </w:pPr>
          </w:p>
        </w:tc>
        <w:tc>
          <w:tcPr>
            <w:tcW w:w="1701" w:type="dxa"/>
            <w:tcBorders>
              <w:top w:val="single" w:sz="12" w:space="0" w:color="auto"/>
              <w:bottom w:val="single" w:sz="12" w:space="0" w:color="auto"/>
            </w:tcBorders>
            <w:tcPrChange w:id="1154"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5" w:author="Chen Heller" w:date="2022-09-14T21:59:00Z"/>
                <w:b/>
                <w:bCs/>
              </w:rPr>
            </w:pPr>
            <w:ins w:id="1156" w:author="Chen Heller" w:date="2022-09-14T21:59:00Z">
              <w:r w:rsidRPr="00EA2CED">
                <w:rPr>
                  <w:b/>
                  <w:bCs/>
                </w:rPr>
                <w:t>Congruent</w:t>
              </w:r>
            </w:ins>
          </w:p>
        </w:tc>
        <w:tc>
          <w:tcPr>
            <w:tcW w:w="1701" w:type="dxa"/>
            <w:tcBorders>
              <w:top w:val="single" w:sz="12" w:space="0" w:color="auto"/>
              <w:bottom w:val="single" w:sz="12" w:space="0" w:color="auto"/>
            </w:tcBorders>
            <w:tcPrChange w:id="1157" w:author="Chen Heller" w:date="2022-09-15T10:41:00Z">
              <w:tcPr>
                <w:tcW w:w="1701" w:type="dxa"/>
                <w:tcBorders>
                  <w:bottom w:val="single" w:sz="12" w:space="0" w:color="auto"/>
                </w:tcBorders>
              </w:tcPr>
            </w:tcPrChange>
          </w:tcPr>
          <w:p w14:paraId="3BB50674" w14:textId="77777777" w:rsidR="001D2361" w:rsidRPr="00EA2CED" w:rsidRDefault="001D2361">
            <w:pPr>
              <w:ind w:firstLine="0"/>
              <w:jc w:val="center"/>
              <w:rPr>
                <w:ins w:id="1158" w:author="Chen Heller" w:date="2022-09-14T21:59:00Z"/>
                <w:b/>
                <w:bCs/>
              </w:rPr>
              <w:pPrChange w:id="1159" w:author="Chen Heller" w:date="2022-09-15T10:19:00Z">
                <w:pPr>
                  <w:ind w:firstLine="0"/>
                </w:pPr>
              </w:pPrChange>
            </w:pPr>
            <w:ins w:id="1160" w:author="Chen Heller" w:date="2022-09-14T21:59:00Z">
              <w:r w:rsidRPr="00EA2CED">
                <w:rPr>
                  <w:b/>
                  <w:bCs/>
                </w:rPr>
                <w:t>Incongruent</w:t>
              </w:r>
            </w:ins>
          </w:p>
        </w:tc>
        <w:tc>
          <w:tcPr>
            <w:tcW w:w="708" w:type="dxa"/>
            <w:tcBorders>
              <w:top w:val="single" w:sz="12" w:space="0" w:color="auto"/>
            </w:tcBorders>
            <w:tcPrChange w:id="1161" w:author="Chen Heller" w:date="2022-09-15T10:41:00Z">
              <w:tcPr>
                <w:tcW w:w="708" w:type="dxa"/>
              </w:tcPr>
            </w:tcPrChange>
          </w:tcPr>
          <w:p w14:paraId="2AC55C45" w14:textId="77777777" w:rsidR="001D2361" w:rsidRPr="00EA2CED" w:rsidRDefault="001D2361" w:rsidP="001D2361">
            <w:pPr>
              <w:ind w:firstLine="0"/>
              <w:jc w:val="center"/>
              <w:rPr>
                <w:ins w:id="1162" w:author="Chen Heller" w:date="2022-09-14T21:59:00Z"/>
                <w:b/>
                <w:bCs/>
              </w:rPr>
            </w:pPr>
          </w:p>
        </w:tc>
        <w:tc>
          <w:tcPr>
            <w:tcW w:w="1134" w:type="dxa"/>
            <w:tcBorders>
              <w:top w:val="single" w:sz="12" w:space="0" w:color="auto"/>
            </w:tcBorders>
            <w:tcPrChange w:id="1163" w:author="Chen Heller" w:date="2022-09-15T10:41:00Z">
              <w:tcPr>
                <w:tcW w:w="1134" w:type="dxa"/>
              </w:tcPr>
            </w:tcPrChange>
          </w:tcPr>
          <w:p w14:paraId="70718B85" w14:textId="77777777" w:rsidR="001D2361" w:rsidRPr="00EA2CED" w:rsidRDefault="001D2361" w:rsidP="001D2361">
            <w:pPr>
              <w:ind w:firstLine="0"/>
              <w:jc w:val="center"/>
              <w:rPr>
                <w:ins w:id="1164" w:author="Chen Heller" w:date="2022-09-14T21:59:00Z"/>
                <w:b/>
                <w:bCs/>
              </w:rPr>
            </w:pPr>
          </w:p>
        </w:tc>
        <w:tc>
          <w:tcPr>
            <w:tcW w:w="1701" w:type="dxa"/>
            <w:tcBorders>
              <w:top w:val="single" w:sz="12" w:space="0" w:color="auto"/>
            </w:tcBorders>
            <w:tcPrChange w:id="1165" w:author="Chen Heller" w:date="2022-09-15T10:41:00Z">
              <w:tcPr>
                <w:tcW w:w="1701" w:type="dxa"/>
              </w:tcPr>
            </w:tcPrChange>
          </w:tcPr>
          <w:p w14:paraId="4F025FF5" w14:textId="77777777" w:rsidR="001D2361" w:rsidRDefault="001D2361" w:rsidP="001D2361">
            <w:pPr>
              <w:ind w:firstLine="0"/>
              <w:rPr>
                <w:ins w:id="1166" w:author="Chen Heller" w:date="2022-09-14T21:59:00Z"/>
              </w:rPr>
            </w:pPr>
          </w:p>
        </w:tc>
        <w:tc>
          <w:tcPr>
            <w:tcW w:w="709" w:type="dxa"/>
            <w:tcBorders>
              <w:top w:val="single" w:sz="12" w:space="0" w:color="auto"/>
            </w:tcBorders>
            <w:tcPrChange w:id="1167" w:author="Chen Heller" w:date="2022-09-15T10:41:00Z">
              <w:tcPr>
                <w:tcW w:w="709" w:type="dxa"/>
              </w:tcPr>
            </w:tcPrChange>
          </w:tcPr>
          <w:p w14:paraId="2928108C" w14:textId="77777777" w:rsidR="001D2361" w:rsidRDefault="001D2361" w:rsidP="001D2361">
            <w:pPr>
              <w:ind w:firstLine="0"/>
              <w:rPr>
                <w:ins w:id="1168" w:author="Chen Heller" w:date="2022-09-14T21:59:00Z"/>
              </w:rPr>
            </w:pPr>
          </w:p>
        </w:tc>
      </w:tr>
      <w:tr w:rsidR="001D2361" w14:paraId="3A036BAF" w14:textId="77777777" w:rsidTr="003538C4">
        <w:trPr>
          <w:trHeight w:val="254"/>
          <w:ins w:id="1169" w:author="Chen Heller" w:date="2022-09-14T21:59:00Z"/>
          <w:trPrChange w:id="1170" w:author="Chen Heller" w:date="2022-09-15T10:41:00Z">
            <w:trPr>
              <w:gridAfter w:val="0"/>
              <w:trHeight w:val="254"/>
            </w:trPr>
          </w:trPrChange>
        </w:trPr>
        <w:tc>
          <w:tcPr>
            <w:tcW w:w="284" w:type="dxa"/>
            <w:tcBorders>
              <w:bottom w:val="single" w:sz="12" w:space="0" w:color="auto"/>
            </w:tcBorders>
            <w:tcPrChange w:id="1171"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72" w:author="Chen Heller" w:date="2022-09-14T21:59:00Z"/>
                <w:b/>
                <w:bCs/>
              </w:rPr>
            </w:pPr>
          </w:p>
        </w:tc>
        <w:tc>
          <w:tcPr>
            <w:tcW w:w="2269" w:type="dxa"/>
            <w:tcBorders>
              <w:bottom w:val="single" w:sz="12" w:space="0" w:color="auto"/>
            </w:tcBorders>
            <w:tcPrChange w:id="1173"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4" w:author="Chen Heller" w:date="2022-09-14T21:59:00Z"/>
                <w:b/>
                <w:bCs/>
              </w:rPr>
            </w:pPr>
          </w:p>
        </w:tc>
        <w:tc>
          <w:tcPr>
            <w:tcW w:w="1701" w:type="dxa"/>
            <w:tcBorders>
              <w:top w:val="single" w:sz="12" w:space="0" w:color="auto"/>
              <w:bottom w:val="single" w:sz="12" w:space="0" w:color="auto"/>
            </w:tcBorders>
            <w:tcPrChange w:id="1175"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6" w:author="Chen Heller" w:date="2022-09-14T21:59:00Z"/>
                <w:b/>
                <w:bCs/>
              </w:rPr>
            </w:pPr>
            <w:ins w:id="1177" w:author="Chen Heller" w:date="2022-09-14T21:59:00Z">
              <w:r>
                <w:rPr>
                  <w:b/>
                  <w:bCs/>
                </w:rPr>
                <w:t>M (SD)</w:t>
              </w:r>
            </w:ins>
          </w:p>
        </w:tc>
        <w:tc>
          <w:tcPr>
            <w:tcW w:w="1701" w:type="dxa"/>
            <w:tcBorders>
              <w:top w:val="single" w:sz="12" w:space="0" w:color="auto"/>
              <w:bottom w:val="single" w:sz="12" w:space="0" w:color="auto"/>
            </w:tcBorders>
            <w:tcPrChange w:id="1178"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9" w:author="Chen Heller" w:date="2022-09-14T21:59:00Z"/>
                <w:b/>
                <w:bCs/>
              </w:rPr>
            </w:pPr>
            <w:ins w:id="1180" w:author="Chen Heller" w:date="2022-09-14T21:59:00Z">
              <w:r>
                <w:rPr>
                  <w:b/>
                  <w:bCs/>
                </w:rPr>
                <w:t>M (SD)</w:t>
              </w:r>
            </w:ins>
          </w:p>
        </w:tc>
        <w:tc>
          <w:tcPr>
            <w:tcW w:w="708" w:type="dxa"/>
            <w:tcBorders>
              <w:bottom w:val="single" w:sz="12" w:space="0" w:color="auto"/>
            </w:tcBorders>
            <w:tcPrChange w:id="1181"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82" w:author="Chen Heller" w:date="2022-09-14T21:59:00Z"/>
                <w:b/>
                <w:bCs/>
              </w:rPr>
            </w:pPr>
            <w:ins w:id="1183" w:author="Chen Heller" w:date="2022-09-14T21:59:00Z">
              <w:r>
                <w:rPr>
                  <w:b/>
                  <w:bCs/>
                </w:rPr>
                <w:t>t(29)</w:t>
              </w:r>
            </w:ins>
          </w:p>
        </w:tc>
        <w:tc>
          <w:tcPr>
            <w:tcW w:w="1134" w:type="dxa"/>
            <w:tcBorders>
              <w:bottom w:val="single" w:sz="12" w:space="0" w:color="auto"/>
            </w:tcBorders>
            <w:tcPrChange w:id="1184"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5" w:author="Chen Heller" w:date="2022-09-14T21:59:00Z"/>
                <w:b/>
                <w:bCs/>
              </w:rPr>
            </w:pPr>
            <w:ins w:id="1186" w:author="Chen Heller" w:date="2022-09-14T21:59:00Z">
              <w:r>
                <w:rPr>
                  <w:b/>
                  <w:bCs/>
                </w:rPr>
                <w:t>p</w:t>
              </w:r>
            </w:ins>
          </w:p>
        </w:tc>
        <w:tc>
          <w:tcPr>
            <w:tcW w:w="1701" w:type="dxa"/>
            <w:tcBorders>
              <w:bottom w:val="single" w:sz="12" w:space="0" w:color="auto"/>
            </w:tcBorders>
            <w:tcPrChange w:id="1187"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8" w:author="Chen Heller" w:date="2022-09-14T21:59:00Z"/>
                <w:b/>
                <w:bCs/>
              </w:rPr>
            </w:pPr>
            <w:ins w:id="1189" w:author="Chen Heller" w:date="2022-09-14T21:59:00Z">
              <w:r>
                <w:rPr>
                  <w:b/>
                  <w:bCs/>
                </w:rPr>
                <w:t>CI</w:t>
              </w:r>
            </w:ins>
          </w:p>
        </w:tc>
        <w:tc>
          <w:tcPr>
            <w:tcW w:w="709" w:type="dxa"/>
            <w:tcBorders>
              <w:bottom w:val="single" w:sz="12" w:space="0" w:color="auto"/>
            </w:tcBorders>
            <w:tcPrChange w:id="1190"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91" w:author="Chen Heller" w:date="2022-09-14T21:59:00Z"/>
                <w:b/>
                <w:bCs/>
              </w:rPr>
            </w:pPr>
            <w:ins w:id="1192" w:author="Chen Heller" w:date="2022-09-14T21:59:00Z">
              <w:r>
                <w:rPr>
                  <w:b/>
                  <w:bCs/>
                </w:rPr>
                <w:t>d</w:t>
              </w:r>
            </w:ins>
          </w:p>
        </w:tc>
      </w:tr>
      <w:tr w:rsidR="001D2361" w14:paraId="2B67655A" w14:textId="77777777" w:rsidTr="003538C4">
        <w:trPr>
          <w:trHeight w:val="313"/>
          <w:ins w:id="1193" w:author="Chen Heller" w:date="2022-09-14T21:59:00Z"/>
          <w:trPrChange w:id="1194" w:author="Chen Heller" w:date="2022-09-15T10:41:00Z">
            <w:trPr>
              <w:gridAfter w:val="0"/>
              <w:trHeight w:val="313"/>
            </w:trPr>
          </w:trPrChange>
        </w:trPr>
        <w:tc>
          <w:tcPr>
            <w:tcW w:w="10207" w:type="dxa"/>
            <w:gridSpan w:val="8"/>
            <w:tcBorders>
              <w:top w:val="single" w:sz="12" w:space="0" w:color="auto"/>
            </w:tcBorders>
            <w:tcPrChange w:id="1195"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6" w:author="Chen Heller" w:date="2022-09-14T21:59:00Z"/>
              </w:rPr>
            </w:pPr>
            <w:ins w:id="1197" w:author="Chen Heller" w:date="2022-09-14T21:59:00Z">
              <w:r>
                <w:rPr>
                  <w:b/>
                  <w:bCs/>
                </w:rPr>
                <w:t>Reaching</w:t>
              </w:r>
            </w:ins>
          </w:p>
        </w:tc>
      </w:tr>
      <w:tr w:rsidR="001D2361" w14:paraId="169766B4" w14:textId="77777777" w:rsidTr="003538C4">
        <w:trPr>
          <w:trHeight w:val="490"/>
          <w:ins w:id="1198" w:author="Chen Heller" w:date="2022-09-14T21:59:00Z"/>
          <w:trPrChange w:id="1199" w:author="Chen Heller" w:date="2022-09-15T10:41:00Z">
            <w:trPr>
              <w:gridAfter w:val="0"/>
              <w:trHeight w:val="490"/>
            </w:trPr>
          </w:trPrChange>
        </w:trPr>
        <w:tc>
          <w:tcPr>
            <w:tcW w:w="284" w:type="dxa"/>
            <w:vMerge w:val="restart"/>
            <w:tcBorders>
              <w:bottom w:val="single" w:sz="12" w:space="0" w:color="auto"/>
            </w:tcBorders>
            <w:tcPrChange w:id="1200"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201" w:author="Chen Heller" w:date="2022-09-14T21:59:00Z"/>
                <w:b/>
                <w:bCs/>
              </w:rPr>
            </w:pPr>
          </w:p>
        </w:tc>
        <w:tc>
          <w:tcPr>
            <w:tcW w:w="2269" w:type="dxa"/>
            <w:tcPrChange w:id="1202" w:author="Chen Heller" w:date="2022-09-15T10:41:00Z">
              <w:tcPr>
                <w:tcW w:w="2127" w:type="dxa"/>
                <w:gridSpan w:val="2"/>
              </w:tcPr>
            </w:tcPrChange>
          </w:tcPr>
          <w:p w14:paraId="1C7E9AC3" w14:textId="77777777" w:rsidR="001D2361" w:rsidRPr="00EA2CED" w:rsidRDefault="001D2361" w:rsidP="001D2361">
            <w:pPr>
              <w:ind w:firstLine="0"/>
              <w:rPr>
                <w:ins w:id="1203" w:author="Chen Heller" w:date="2022-09-14T21:59:00Z"/>
                <w:b/>
                <w:bCs/>
              </w:rPr>
            </w:pPr>
            <w:ins w:id="1204" w:author="Chen Heller" w:date="2022-09-14T21:59:00Z">
              <w:r w:rsidRPr="00EA2CED">
                <w:rPr>
                  <w:b/>
                  <w:bCs/>
                </w:rPr>
                <w:t>Reach area</w:t>
              </w:r>
            </w:ins>
          </w:p>
        </w:tc>
        <w:tc>
          <w:tcPr>
            <w:tcW w:w="1701" w:type="dxa"/>
            <w:tcPrChange w:id="1205" w:author="Chen Heller" w:date="2022-09-15T10:41:00Z">
              <w:tcPr>
                <w:tcW w:w="1701" w:type="dxa"/>
              </w:tcPr>
            </w:tcPrChange>
          </w:tcPr>
          <w:p w14:paraId="4003E25D" w14:textId="77777777" w:rsidR="001D2361" w:rsidRDefault="001D2361" w:rsidP="001D2361">
            <w:pPr>
              <w:ind w:firstLine="0"/>
              <w:rPr>
                <w:ins w:id="1206" w:author="Chen Heller" w:date="2022-09-14T21:59:00Z"/>
              </w:rPr>
            </w:pPr>
            <w:ins w:id="1207" w:author="Chen Heller" w:date="2022-09-14T21:59:00Z">
              <w:r>
                <w:t>2.09 (0.51)</w:t>
              </w:r>
            </w:ins>
          </w:p>
        </w:tc>
        <w:tc>
          <w:tcPr>
            <w:tcW w:w="1701" w:type="dxa"/>
            <w:tcPrChange w:id="1208" w:author="Chen Heller" w:date="2022-09-15T10:41:00Z">
              <w:tcPr>
                <w:tcW w:w="1701" w:type="dxa"/>
              </w:tcPr>
            </w:tcPrChange>
          </w:tcPr>
          <w:p w14:paraId="700FD41D" w14:textId="77777777" w:rsidR="001D2361" w:rsidRDefault="001D2361" w:rsidP="001D2361">
            <w:pPr>
              <w:ind w:firstLine="0"/>
              <w:rPr>
                <w:ins w:id="1209" w:author="Chen Heller" w:date="2022-09-14T21:59:00Z"/>
              </w:rPr>
            </w:pPr>
            <w:ins w:id="1210" w:author="Chen Heller" w:date="2022-09-14T21:59:00Z">
              <w:r>
                <w:t>1.74 (0.49)</w:t>
              </w:r>
            </w:ins>
          </w:p>
        </w:tc>
        <w:tc>
          <w:tcPr>
            <w:tcW w:w="708" w:type="dxa"/>
            <w:tcPrChange w:id="1211" w:author="Chen Heller" w:date="2022-09-15T10:41:00Z">
              <w:tcPr>
                <w:tcW w:w="708" w:type="dxa"/>
              </w:tcPr>
            </w:tcPrChange>
          </w:tcPr>
          <w:p w14:paraId="2A493D92" w14:textId="77777777" w:rsidR="001D2361" w:rsidRDefault="001D2361" w:rsidP="001D2361">
            <w:pPr>
              <w:ind w:firstLine="0"/>
              <w:rPr>
                <w:ins w:id="1212" w:author="Chen Heller" w:date="2022-09-14T21:59:00Z"/>
              </w:rPr>
            </w:pPr>
          </w:p>
        </w:tc>
        <w:tc>
          <w:tcPr>
            <w:tcW w:w="1134" w:type="dxa"/>
            <w:tcPrChange w:id="1213" w:author="Chen Heller" w:date="2022-09-15T10:41:00Z">
              <w:tcPr>
                <w:tcW w:w="1134" w:type="dxa"/>
              </w:tcPr>
            </w:tcPrChange>
          </w:tcPr>
          <w:p w14:paraId="56CBC635" w14:textId="77777777" w:rsidR="001D2361" w:rsidRDefault="001D2361" w:rsidP="001D2361">
            <w:pPr>
              <w:ind w:firstLine="0"/>
              <w:rPr>
                <w:ins w:id="1214" w:author="Chen Heller" w:date="2022-09-14T21:59:00Z"/>
              </w:rPr>
            </w:pPr>
            <w:ins w:id="1215" w:author="Chen Heller" w:date="2022-09-14T21:59:00Z">
              <w:r>
                <w:t>0.001*</w:t>
              </w:r>
            </w:ins>
          </w:p>
        </w:tc>
        <w:tc>
          <w:tcPr>
            <w:tcW w:w="1701" w:type="dxa"/>
            <w:tcPrChange w:id="1216" w:author="Chen Heller" w:date="2022-09-15T10:41:00Z">
              <w:tcPr>
                <w:tcW w:w="1701" w:type="dxa"/>
              </w:tcPr>
            </w:tcPrChange>
          </w:tcPr>
          <w:p w14:paraId="627FB39F" w14:textId="77777777" w:rsidR="001D2361" w:rsidRDefault="001D2361" w:rsidP="001D2361">
            <w:pPr>
              <w:ind w:firstLine="0"/>
              <w:rPr>
                <w:ins w:id="1217" w:author="Chen Heller" w:date="2022-09-14T21:59:00Z"/>
              </w:rPr>
            </w:pPr>
            <w:ins w:id="1218" w:author="Chen Heller" w:date="2022-09-14T21:59:00Z">
              <w:r>
                <w:t>0.16, 0.52</w:t>
              </w:r>
            </w:ins>
          </w:p>
        </w:tc>
        <w:tc>
          <w:tcPr>
            <w:tcW w:w="709" w:type="dxa"/>
            <w:tcPrChange w:id="1219" w:author="Chen Heller" w:date="2022-09-15T10:41:00Z">
              <w:tcPr>
                <w:tcW w:w="709" w:type="dxa"/>
              </w:tcPr>
            </w:tcPrChange>
          </w:tcPr>
          <w:p w14:paraId="581AC8D5" w14:textId="77777777" w:rsidR="001D2361" w:rsidRDefault="001D2361" w:rsidP="001D2361">
            <w:pPr>
              <w:ind w:firstLine="0"/>
              <w:rPr>
                <w:ins w:id="1220" w:author="Chen Heller" w:date="2022-09-14T21:59:00Z"/>
              </w:rPr>
            </w:pPr>
            <w:ins w:id="1221" w:author="Chen Heller" w:date="2022-09-14T21:59:00Z">
              <w:r>
                <w:t>0.69</w:t>
              </w:r>
            </w:ins>
          </w:p>
        </w:tc>
      </w:tr>
      <w:tr w:rsidR="001D2361" w14:paraId="4B03AE91" w14:textId="77777777" w:rsidTr="003538C4">
        <w:trPr>
          <w:trHeight w:val="490"/>
          <w:ins w:id="1222" w:author="Chen Heller" w:date="2022-09-14T21:59:00Z"/>
          <w:trPrChange w:id="1223" w:author="Chen Heller" w:date="2022-09-15T10:41:00Z">
            <w:trPr>
              <w:gridAfter w:val="0"/>
              <w:trHeight w:val="490"/>
            </w:trPr>
          </w:trPrChange>
        </w:trPr>
        <w:tc>
          <w:tcPr>
            <w:tcW w:w="284" w:type="dxa"/>
            <w:vMerge/>
            <w:tcBorders>
              <w:top w:val="single" w:sz="12" w:space="0" w:color="auto"/>
              <w:bottom w:val="single" w:sz="12" w:space="0" w:color="auto"/>
            </w:tcBorders>
            <w:tcPrChange w:id="1224"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5" w:author="Chen Heller" w:date="2022-09-14T21:59:00Z"/>
                <w:b/>
                <w:bCs/>
              </w:rPr>
            </w:pPr>
          </w:p>
        </w:tc>
        <w:tc>
          <w:tcPr>
            <w:tcW w:w="2269" w:type="dxa"/>
            <w:tcPrChange w:id="1226" w:author="Chen Heller" w:date="2022-09-15T10:41:00Z">
              <w:tcPr>
                <w:tcW w:w="2127" w:type="dxa"/>
                <w:gridSpan w:val="2"/>
              </w:tcPr>
            </w:tcPrChange>
          </w:tcPr>
          <w:p w14:paraId="7935A95A" w14:textId="77777777" w:rsidR="001D2361" w:rsidRPr="00EA2CED" w:rsidRDefault="001D2361" w:rsidP="001D2361">
            <w:pPr>
              <w:ind w:firstLine="0"/>
              <w:rPr>
                <w:ins w:id="1227" w:author="Chen Heller" w:date="2022-09-14T21:59:00Z"/>
                <w:b/>
                <w:bCs/>
              </w:rPr>
            </w:pPr>
            <w:ins w:id="1228" w:author="Chen Heller" w:date="2022-09-14T21:59:00Z">
              <w:r w:rsidRPr="00EA2CED">
                <w:rPr>
                  <w:b/>
                  <w:bCs/>
                </w:rPr>
                <w:t>Traveled distance</w:t>
              </w:r>
            </w:ins>
          </w:p>
        </w:tc>
        <w:tc>
          <w:tcPr>
            <w:tcW w:w="1701" w:type="dxa"/>
            <w:tcPrChange w:id="1229" w:author="Chen Heller" w:date="2022-09-15T10:41:00Z">
              <w:tcPr>
                <w:tcW w:w="1701" w:type="dxa"/>
              </w:tcPr>
            </w:tcPrChange>
          </w:tcPr>
          <w:p w14:paraId="1AAEDC0E" w14:textId="77777777" w:rsidR="001D2361" w:rsidRDefault="001D2361" w:rsidP="001D2361">
            <w:pPr>
              <w:ind w:firstLine="0"/>
              <w:rPr>
                <w:ins w:id="1230" w:author="Chen Heller" w:date="2022-09-14T21:59:00Z"/>
              </w:rPr>
            </w:pPr>
            <w:ins w:id="1231" w:author="Chen Heller" w:date="2022-09-14T21:59:00Z">
              <w:r>
                <w:t>38.20 (1.44)</w:t>
              </w:r>
            </w:ins>
          </w:p>
        </w:tc>
        <w:tc>
          <w:tcPr>
            <w:tcW w:w="1701" w:type="dxa"/>
            <w:tcPrChange w:id="1232" w:author="Chen Heller" w:date="2022-09-15T10:41:00Z">
              <w:tcPr>
                <w:tcW w:w="1701" w:type="dxa"/>
              </w:tcPr>
            </w:tcPrChange>
          </w:tcPr>
          <w:p w14:paraId="413CD064" w14:textId="77777777" w:rsidR="001D2361" w:rsidRDefault="001D2361" w:rsidP="001D2361">
            <w:pPr>
              <w:ind w:firstLine="0"/>
              <w:rPr>
                <w:ins w:id="1233" w:author="Chen Heller" w:date="2022-09-14T21:59:00Z"/>
              </w:rPr>
            </w:pPr>
            <w:ins w:id="1234" w:author="Chen Heller" w:date="2022-09-14T21:59:00Z">
              <w:r>
                <w:t>39.09 (1.67)</w:t>
              </w:r>
            </w:ins>
          </w:p>
        </w:tc>
        <w:tc>
          <w:tcPr>
            <w:tcW w:w="708" w:type="dxa"/>
            <w:tcPrChange w:id="1235" w:author="Chen Heller" w:date="2022-09-15T10:41:00Z">
              <w:tcPr>
                <w:tcW w:w="708" w:type="dxa"/>
              </w:tcPr>
            </w:tcPrChange>
          </w:tcPr>
          <w:p w14:paraId="551354DC" w14:textId="77777777" w:rsidR="001D2361" w:rsidRDefault="001D2361" w:rsidP="001D2361">
            <w:pPr>
              <w:ind w:firstLine="0"/>
              <w:rPr>
                <w:ins w:id="1236" w:author="Chen Heller" w:date="2022-09-14T21:59:00Z"/>
              </w:rPr>
            </w:pPr>
          </w:p>
        </w:tc>
        <w:tc>
          <w:tcPr>
            <w:tcW w:w="1134" w:type="dxa"/>
            <w:tcPrChange w:id="1237" w:author="Chen Heller" w:date="2022-09-15T10:41:00Z">
              <w:tcPr>
                <w:tcW w:w="1134" w:type="dxa"/>
              </w:tcPr>
            </w:tcPrChange>
          </w:tcPr>
          <w:p w14:paraId="61AB4F2A" w14:textId="77777777" w:rsidR="001D2361" w:rsidRDefault="001D2361" w:rsidP="001D2361">
            <w:pPr>
              <w:ind w:firstLine="0"/>
              <w:rPr>
                <w:ins w:id="1238" w:author="Chen Heller" w:date="2022-09-14T21:59:00Z"/>
              </w:rPr>
            </w:pPr>
            <w:ins w:id="1239" w:author="Chen Heller" w:date="2022-09-14T21:59:00Z">
              <w:r>
                <w:t>&lt;0.001*</w:t>
              </w:r>
            </w:ins>
          </w:p>
        </w:tc>
        <w:tc>
          <w:tcPr>
            <w:tcW w:w="1701" w:type="dxa"/>
            <w:tcPrChange w:id="1240" w:author="Chen Heller" w:date="2022-09-15T10:41:00Z">
              <w:tcPr>
                <w:tcW w:w="1701" w:type="dxa"/>
              </w:tcPr>
            </w:tcPrChange>
          </w:tcPr>
          <w:p w14:paraId="0408F6E5" w14:textId="77777777" w:rsidR="001D2361" w:rsidRDefault="001D2361" w:rsidP="001D2361">
            <w:pPr>
              <w:ind w:firstLine="0"/>
              <w:rPr>
                <w:ins w:id="1241" w:author="Chen Heller" w:date="2022-09-14T21:59:00Z"/>
              </w:rPr>
            </w:pPr>
            <w:ins w:id="1242" w:author="Chen Heller" w:date="2022-09-14T21:59:00Z">
              <w:r>
                <w:t>-1.25, -0.56</w:t>
              </w:r>
            </w:ins>
          </w:p>
        </w:tc>
        <w:tc>
          <w:tcPr>
            <w:tcW w:w="709" w:type="dxa"/>
            <w:tcPrChange w:id="1243" w:author="Chen Heller" w:date="2022-09-15T10:41:00Z">
              <w:tcPr>
                <w:tcW w:w="709" w:type="dxa"/>
              </w:tcPr>
            </w:tcPrChange>
          </w:tcPr>
          <w:p w14:paraId="66F47399" w14:textId="77777777" w:rsidR="001D2361" w:rsidRDefault="001D2361" w:rsidP="001D2361">
            <w:pPr>
              <w:ind w:firstLine="0"/>
              <w:rPr>
                <w:ins w:id="1244" w:author="Chen Heller" w:date="2022-09-14T21:59:00Z"/>
              </w:rPr>
            </w:pPr>
            <w:ins w:id="1245" w:author="Chen Heller" w:date="2022-09-14T21:59:00Z">
              <w:r>
                <w:t>0.95</w:t>
              </w:r>
            </w:ins>
          </w:p>
        </w:tc>
      </w:tr>
      <w:tr w:rsidR="001D2361" w14:paraId="5AF17B24" w14:textId="77777777" w:rsidTr="003538C4">
        <w:trPr>
          <w:trHeight w:val="490"/>
          <w:ins w:id="1246" w:author="Chen Heller" w:date="2022-09-14T21:59:00Z"/>
          <w:trPrChange w:id="1247" w:author="Chen Heller" w:date="2022-09-15T10:41:00Z">
            <w:trPr>
              <w:gridAfter w:val="0"/>
              <w:trHeight w:val="490"/>
            </w:trPr>
          </w:trPrChange>
        </w:trPr>
        <w:tc>
          <w:tcPr>
            <w:tcW w:w="284" w:type="dxa"/>
            <w:vMerge/>
            <w:tcBorders>
              <w:top w:val="single" w:sz="12" w:space="0" w:color="auto"/>
              <w:bottom w:val="single" w:sz="12" w:space="0" w:color="auto"/>
            </w:tcBorders>
            <w:tcPrChange w:id="1248"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9" w:author="Chen Heller" w:date="2022-09-14T21:59:00Z"/>
                <w:b/>
                <w:bCs/>
              </w:rPr>
            </w:pPr>
          </w:p>
        </w:tc>
        <w:tc>
          <w:tcPr>
            <w:tcW w:w="2269" w:type="dxa"/>
            <w:tcPrChange w:id="1250" w:author="Chen Heller" w:date="2022-09-15T10:41:00Z">
              <w:tcPr>
                <w:tcW w:w="2127" w:type="dxa"/>
                <w:gridSpan w:val="2"/>
              </w:tcPr>
            </w:tcPrChange>
          </w:tcPr>
          <w:p w14:paraId="06588EC5" w14:textId="77777777" w:rsidR="001D2361" w:rsidRPr="00EA2CED" w:rsidRDefault="001D2361" w:rsidP="001D2361">
            <w:pPr>
              <w:ind w:firstLine="0"/>
              <w:rPr>
                <w:ins w:id="1251" w:author="Chen Heller" w:date="2022-09-14T21:59:00Z"/>
                <w:b/>
                <w:bCs/>
              </w:rPr>
            </w:pPr>
            <w:ins w:id="1252" w:author="Chen Heller" w:date="2022-09-14T21:59:00Z">
              <w:r w:rsidRPr="00EA2CED">
                <w:rPr>
                  <w:b/>
                  <w:bCs/>
                </w:rPr>
                <w:t>Reaction time</w:t>
              </w:r>
            </w:ins>
          </w:p>
        </w:tc>
        <w:tc>
          <w:tcPr>
            <w:tcW w:w="1701" w:type="dxa"/>
            <w:tcPrChange w:id="1253" w:author="Chen Heller" w:date="2022-09-15T10:41:00Z">
              <w:tcPr>
                <w:tcW w:w="1701" w:type="dxa"/>
              </w:tcPr>
            </w:tcPrChange>
          </w:tcPr>
          <w:p w14:paraId="0E69CAB3" w14:textId="77777777" w:rsidR="001D2361" w:rsidRDefault="001D2361" w:rsidP="001D2361">
            <w:pPr>
              <w:ind w:firstLine="0"/>
              <w:rPr>
                <w:ins w:id="1254" w:author="Chen Heller" w:date="2022-09-14T21:59:00Z"/>
              </w:rPr>
            </w:pPr>
            <w:ins w:id="1255" w:author="Chen Heller" w:date="2022-09-14T21:59:00Z">
              <w:r>
                <w:t>171.29 (22.42)</w:t>
              </w:r>
            </w:ins>
          </w:p>
        </w:tc>
        <w:tc>
          <w:tcPr>
            <w:tcW w:w="1701" w:type="dxa"/>
            <w:tcPrChange w:id="1256" w:author="Chen Heller" w:date="2022-09-15T10:41:00Z">
              <w:tcPr>
                <w:tcW w:w="1701" w:type="dxa"/>
              </w:tcPr>
            </w:tcPrChange>
          </w:tcPr>
          <w:p w14:paraId="0B91F22C" w14:textId="77777777" w:rsidR="001D2361" w:rsidRDefault="001D2361" w:rsidP="001D2361">
            <w:pPr>
              <w:ind w:firstLine="0"/>
              <w:rPr>
                <w:ins w:id="1257" w:author="Chen Heller" w:date="2022-09-14T21:59:00Z"/>
              </w:rPr>
            </w:pPr>
            <w:ins w:id="1258" w:author="Chen Heller" w:date="2022-09-14T21:59:00Z">
              <w:r>
                <w:t>173.06 (23.95)</w:t>
              </w:r>
            </w:ins>
          </w:p>
        </w:tc>
        <w:tc>
          <w:tcPr>
            <w:tcW w:w="708" w:type="dxa"/>
            <w:tcPrChange w:id="1259" w:author="Chen Heller" w:date="2022-09-15T10:41:00Z">
              <w:tcPr>
                <w:tcW w:w="708" w:type="dxa"/>
              </w:tcPr>
            </w:tcPrChange>
          </w:tcPr>
          <w:p w14:paraId="79043DD9" w14:textId="77777777" w:rsidR="001D2361" w:rsidRDefault="001D2361" w:rsidP="001D2361">
            <w:pPr>
              <w:ind w:firstLine="0"/>
              <w:rPr>
                <w:ins w:id="1260" w:author="Chen Heller" w:date="2022-09-14T21:59:00Z"/>
              </w:rPr>
            </w:pPr>
            <w:ins w:id="1261" w:author="Chen Heller" w:date="2022-09-14T21:59:00Z">
              <w:r>
                <w:t>1.01</w:t>
              </w:r>
            </w:ins>
          </w:p>
        </w:tc>
        <w:tc>
          <w:tcPr>
            <w:tcW w:w="1134" w:type="dxa"/>
            <w:tcPrChange w:id="1262" w:author="Chen Heller" w:date="2022-09-15T10:41:00Z">
              <w:tcPr>
                <w:tcW w:w="1134" w:type="dxa"/>
              </w:tcPr>
            </w:tcPrChange>
          </w:tcPr>
          <w:p w14:paraId="32C5B30E" w14:textId="77777777" w:rsidR="001D2361" w:rsidRDefault="001D2361" w:rsidP="001D2361">
            <w:pPr>
              <w:ind w:firstLine="0"/>
              <w:rPr>
                <w:ins w:id="1263" w:author="Chen Heller" w:date="2022-09-14T21:59:00Z"/>
              </w:rPr>
            </w:pPr>
            <w:ins w:id="1264" w:author="Chen Heller" w:date="2022-09-14T21:59:00Z">
              <w:r>
                <w:t>0.318</w:t>
              </w:r>
            </w:ins>
          </w:p>
        </w:tc>
        <w:tc>
          <w:tcPr>
            <w:tcW w:w="1701" w:type="dxa"/>
            <w:tcPrChange w:id="1265" w:author="Chen Heller" w:date="2022-09-15T10:41:00Z">
              <w:tcPr>
                <w:tcW w:w="1701" w:type="dxa"/>
              </w:tcPr>
            </w:tcPrChange>
          </w:tcPr>
          <w:p w14:paraId="6572F86D" w14:textId="77777777" w:rsidR="001D2361" w:rsidRDefault="001D2361" w:rsidP="001D2361">
            <w:pPr>
              <w:ind w:firstLine="0"/>
              <w:rPr>
                <w:ins w:id="1266" w:author="Chen Heller" w:date="2022-09-14T21:59:00Z"/>
              </w:rPr>
            </w:pPr>
            <w:ins w:id="1267" w:author="Chen Heller" w:date="2022-09-14T21:59:00Z">
              <w:r>
                <w:t>-5.31, 1.79</w:t>
              </w:r>
            </w:ins>
          </w:p>
        </w:tc>
        <w:tc>
          <w:tcPr>
            <w:tcW w:w="709" w:type="dxa"/>
            <w:tcPrChange w:id="1268" w:author="Chen Heller" w:date="2022-09-15T10:41:00Z">
              <w:tcPr>
                <w:tcW w:w="709" w:type="dxa"/>
              </w:tcPr>
            </w:tcPrChange>
          </w:tcPr>
          <w:p w14:paraId="06B14D5C" w14:textId="77777777" w:rsidR="001D2361" w:rsidRDefault="001D2361" w:rsidP="001D2361">
            <w:pPr>
              <w:ind w:firstLine="0"/>
              <w:rPr>
                <w:ins w:id="1269" w:author="Chen Heller" w:date="2022-09-14T21:59:00Z"/>
              </w:rPr>
            </w:pPr>
            <w:ins w:id="1270" w:author="Chen Heller" w:date="2022-09-14T21:59:00Z">
              <w:r>
                <w:t>0.19</w:t>
              </w:r>
            </w:ins>
          </w:p>
        </w:tc>
      </w:tr>
      <w:tr w:rsidR="001D2361" w14:paraId="7098FF48" w14:textId="77777777" w:rsidTr="003538C4">
        <w:trPr>
          <w:trHeight w:val="490"/>
          <w:ins w:id="1271" w:author="Chen Heller" w:date="2022-09-14T21:59:00Z"/>
          <w:trPrChange w:id="1272" w:author="Chen Heller" w:date="2022-09-15T10:41:00Z">
            <w:trPr>
              <w:gridAfter w:val="0"/>
              <w:trHeight w:val="490"/>
            </w:trPr>
          </w:trPrChange>
        </w:trPr>
        <w:tc>
          <w:tcPr>
            <w:tcW w:w="284" w:type="dxa"/>
            <w:vMerge/>
            <w:tcBorders>
              <w:top w:val="single" w:sz="12" w:space="0" w:color="auto"/>
              <w:bottom w:val="single" w:sz="12" w:space="0" w:color="auto"/>
            </w:tcBorders>
            <w:tcPrChange w:id="1273"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4" w:author="Chen Heller" w:date="2022-09-14T21:59:00Z"/>
                <w:b/>
                <w:bCs/>
              </w:rPr>
            </w:pPr>
          </w:p>
        </w:tc>
        <w:tc>
          <w:tcPr>
            <w:tcW w:w="2269" w:type="dxa"/>
            <w:tcPrChange w:id="1275" w:author="Chen Heller" w:date="2022-09-15T10:41:00Z">
              <w:tcPr>
                <w:tcW w:w="2127" w:type="dxa"/>
                <w:gridSpan w:val="2"/>
              </w:tcPr>
            </w:tcPrChange>
          </w:tcPr>
          <w:p w14:paraId="1D4FE0CF" w14:textId="154D1439" w:rsidR="001D2361" w:rsidRPr="00EA2CED" w:rsidRDefault="001D2361" w:rsidP="001D2361">
            <w:pPr>
              <w:ind w:firstLine="0"/>
              <w:rPr>
                <w:ins w:id="1276" w:author="Chen Heller" w:date="2022-09-14T21:59:00Z"/>
                <w:b/>
                <w:bCs/>
              </w:rPr>
            </w:pPr>
            <w:ins w:id="1277" w:author="Chen Heller" w:date="2022-09-14T21:59:00Z">
              <w:r w:rsidRPr="00EA2CED">
                <w:rPr>
                  <w:b/>
                  <w:bCs/>
                </w:rPr>
                <w:t xml:space="preserve">Movement </w:t>
              </w:r>
            </w:ins>
            <w:ins w:id="1278" w:author="Chen Heller" w:date="2022-09-15T10:41:00Z">
              <w:r w:rsidR="003538C4">
                <w:rPr>
                  <w:b/>
                  <w:bCs/>
                </w:rPr>
                <w:t>duration</w:t>
              </w:r>
            </w:ins>
          </w:p>
        </w:tc>
        <w:tc>
          <w:tcPr>
            <w:tcW w:w="1701" w:type="dxa"/>
            <w:tcPrChange w:id="1279" w:author="Chen Heller" w:date="2022-09-15T10:41:00Z">
              <w:tcPr>
                <w:tcW w:w="1701" w:type="dxa"/>
              </w:tcPr>
            </w:tcPrChange>
          </w:tcPr>
          <w:p w14:paraId="1C70275D" w14:textId="77777777" w:rsidR="001D2361" w:rsidRDefault="001D2361" w:rsidP="001D2361">
            <w:pPr>
              <w:ind w:firstLine="0"/>
              <w:rPr>
                <w:ins w:id="1280" w:author="Chen Heller" w:date="2022-09-14T21:59:00Z"/>
              </w:rPr>
            </w:pPr>
            <w:ins w:id="1281" w:author="Chen Heller" w:date="2022-09-14T21:59:00Z">
              <w:r>
                <w:t>415.88 (29.76)</w:t>
              </w:r>
            </w:ins>
          </w:p>
        </w:tc>
        <w:tc>
          <w:tcPr>
            <w:tcW w:w="1701" w:type="dxa"/>
            <w:tcPrChange w:id="1282" w:author="Chen Heller" w:date="2022-09-15T10:41:00Z">
              <w:tcPr>
                <w:tcW w:w="1701" w:type="dxa"/>
              </w:tcPr>
            </w:tcPrChange>
          </w:tcPr>
          <w:p w14:paraId="15A2DD2D" w14:textId="77777777" w:rsidR="001D2361" w:rsidRDefault="001D2361" w:rsidP="001D2361">
            <w:pPr>
              <w:ind w:firstLine="0"/>
              <w:rPr>
                <w:ins w:id="1283" w:author="Chen Heller" w:date="2022-09-14T21:59:00Z"/>
              </w:rPr>
            </w:pPr>
            <w:ins w:id="1284" w:author="Chen Heller" w:date="2022-09-14T21:59:00Z">
              <w:r>
                <w:t>429 (28.32)</w:t>
              </w:r>
            </w:ins>
          </w:p>
        </w:tc>
        <w:tc>
          <w:tcPr>
            <w:tcW w:w="708" w:type="dxa"/>
            <w:tcPrChange w:id="1285" w:author="Chen Heller" w:date="2022-09-15T10:41:00Z">
              <w:tcPr>
                <w:tcW w:w="708" w:type="dxa"/>
              </w:tcPr>
            </w:tcPrChange>
          </w:tcPr>
          <w:p w14:paraId="240BB847" w14:textId="77777777" w:rsidR="001D2361" w:rsidRDefault="001D2361" w:rsidP="001D2361">
            <w:pPr>
              <w:ind w:firstLine="0"/>
              <w:rPr>
                <w:ins w:id="1286" w:author="Chen Heller" w:date="2022-09-14T21:59:00Z"/>
              </w:rPr>
            </w:pPr>
            <w:ins w:id="1287" w:author="Chen Heller" w:date="2022-09-14T21:59:00Z">
              <w:r>
                <w:t>6.40</w:t>
              </w:r>
            </w:ins>
          </w:p>
        </w:tc>
        <w:tc>
          <w:tcPr>
            <w:tcW w:w="1134" w:type="dxa"/>
            <w:tcPrChange w:id="1288" w:author="Chen Heller" w:date="2022-09-15T10:41:00Z">
              <w:tcPr>
                <w:tcW w:w="1134" w:type="dxa"/>
              </w:tcPr>
            </w:tcPrChange>
          </w:tcPr>
          <w:p w14:paraId="70A946B8" w14:textId="77777777" w:rsidR="001D2361" w:rsidRDefault="001D2361" w:rsidP="001D2361">
            <w:pPr>
              <w:ind w:firstLine="0"/>
              <w:rPr>
                <w:ins w:id="1289" w:author="Chen Heller" w:date="2022-09-14T21:59:00Z"/>
              </w:rPr>
            </w:pPr>
            <w:ins w:id="1290" w:author="Chen Heller" w:date="2022-09-14T21:59:00Z">
              <w:r>
                <w:t>&lt;0.001*</w:t>
              </w:r>
            </w:ins>
          </w:p>
        </w:tc>
        <w:tc>
          <w:tcPr>
            <w:tcW w:w="1701" w:type="dxa"/>
            <w:tcPrChange w:id="1291" w:author="Chen Heller" w:date="2022-09-15T10:41:00Z">
              <w:tcPr>
                <w:tcW w:w="1701" w:type="dxa"/>
              </w:tcPr>
            </w:tcPrChange>
          </w:tcPr>
          <w:p w14:paraId="290AF343" w14:textId="77777777" w:rsidR="001D2361" w:rsidRDefault="001D2361" w:rsidP="001D2361">
            <w:pPr>
              <w:ind w:firstLine="0"/>
              <w:rPr>
                <w:ins w:id="1292" w:author="Chen Heller" w:date="2022-09-14T21:59:00Z"/>
              </w:rPr>
            </w:pPr>
            <w:ins w:id="1293" w:author="Chen Heller" w:date="2022-09-14T21:59:00Z">
              <w:r>
                <w:t>-17.32, -8.93</w:t>
              </w:r>
            </w:ins>
          </w:p>
        </w:tc>
        <w:tc>
          <w:tcPr>
            <w:tcW w:w="709" w:type="dxa"/>
            <w:tcPrChange w:id="1294" w:author="Chen Heller" w:date="2022-09-15T10:41:00Z">
              <w:tcPr>
                <w:tcW w:w="709" w:type="dxa"/>
              </w:tcPr>
            </w:tcPrChange>
          </w:tcPr>
          <w:p w14:paraId="242312E7" w14:textId="77777777" w:rsidR="001D2361" w:rsidRDefault="001D2361" w:rsidP="001D2361">
            <w:pPr>
              <w:ind w:firstLine="0"/>
              <w:rPr>
                <w:ins w:id="1295" w:author="Chen Heller" w:date="2022-09-14T21:59:00Z"/>
              </w:rPr>
            </w:pPr>
            <w:ins w:id="1296" w:author="Chen Heller" w:date="2022-09-14T21:59:00Z">
              <w:r>
                <w:t>1.17</w:t>
              </w:r>
            </w:ins>
          </w:p>
        </w:tc>
      </w:tr>
      <w:tr w:rsidR="001D2361" w14:paraId="4B08520B" w14:textId="77777777" w:rsidTr="003538C4">
        <w:trPr>
          <w:trHeight w:val="490"/>
          <w:ins w:id="1297" w:author="Chen Heller" w:date="2022-09-14T21:59:00Z"/>
          <w:trPrChange w:id="1298" w:author="Chen Heller" w:date="2022-09-15T10:41:00Z">
            <w:trPr>
              <w:gridAfter w:val="0"/>
              <w:trHeight w:val="490"/>
            </w:trPr>
          </w:trPrChange>
        </w:trPr>
        <w:tc>
          <w:tcPr>
            <w:tcW w:w="284" w:type="dxa"/>
            <w:vMerge/>
            <w:tcBorders>
              <w:top w:val="single" w:sz="12" w:space="0" w:color="auto"/>
              <w:bottom w:val="single" w:sz="12" w:space="0" w:color="auto"/>
            </w:tcBorders>
            <w:tcPrChange w:id="1299"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300" w:author="Chen Heller" w:date="2022-09-14T21:59:00Z"/>
                <w:b/>
                <w:bCs/>
              </w:rPr>
            </w:pPr>
          </w:p>
        </w:tc>
        <w:tc>
          <w:tcPr>
            <w:tcW w:w="2269" w:type="dxa"/>
            <w:tcBorders>
              <w:bottom w:val="single" w:sz="12" w:space="0" w:color="auto"/>
            </w:tcBorders>
            <w:tcPrChange w:id="1301"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302" w:author="Chen Heller" w:date="2022-09-14T21:59:00Z"/>
                <w:b/>
                <w:bCs/>
              </w:rPr>
            </w:pPr>
            <w:ins w:id="1303" w:author="Chen Heller" w:date="2022-09-14T21:59:00Z">
              <w:r w:rsidRPr="00EA2CED">
                <w:rPr>
                  <w:b/>
                  <w:bCs/>
                </w:rPr>
                <w:t>COM</w:t>
              </w:r>
            </w:ins>
          </w:p>
        </w:tc>
        <w:tc>
          <w:tcPr>
            <w:tcW w:w="1701" w:type="dxa"/>
            <w:tcBorders>
              <w:bottom w:val="single" w:sz="12" w:space="0" w:color="auto"/>
            </w:tcBorders>
            <w:tcPrChange w:id="1304"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5" w:author="Chen Heller" w:date="2022-09-14T21:59:00Z"/>
              </w:rPr>
            </w:pPr>
            <w:ins w:id="1306" w:author="Chen Heller" w:date="2022-09-14T21:59:00Z">
              <w:r>
                <w:t>0.24 (0.12)</w:t>
              </w:r>
            </w:ins>
          </w:p>
        </w:tc>
        <w:tc>
          <w:tcPr>
            <w:tcW w:w="1701" w:type="dxa"/>
            <w:tcBorders>
              <w:bottom w:val="single" w:sz="12" w:space="0" w:color="auto"/>
            </w:tcBorders>
            <w:tcPrChange w:id="1307"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8" w:author="Chen Heller" w:date="2022-09-14T21:59:00Z"/>
              </w:rPr>
            </w:pPr>
            <w:ins w:id="1309" w:author="Chen Heller" w:date="2022-09-14T21:59:00Z">
              <w:r>
                <w:t>0.22 (0.11)</w:t>
              </w:r>
            </w:ins>
          </w:p>
        </w:tc>
        <w:tc>
          <w:tcPr>
            <w:tcW w:w="708" w:type="dxa"/>
            <w:tcBorders>
              <w:bottom w:val="single" w:sz="12" w:space="0" w:color="auto"/>
            </w:tcBorders>
            <w:tcPrChange w:id="1310"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11" w:author="Chen Heller" w:date="2022-09-14T21:59:00Z"/>
              </w:rPr>
            </w:pPr>
            <w:ins w:id="1312" w:author="Chen Heller" w:date="2022-09-14T21:59:00Z">
              <w:r>
                <w:t>1.06</w:t>
              </w:r>
            </w:ins>
          </w:p>
        </w:tc>
        <w:tc>
          <w:tcPr>
            <w:tcW w:w="1134" w:type="dxa"/>
            <w:tcBorders>
              <w:bottom w:val="single" w:sz="12" w:space="0" w:color="auto"/>
            </w:tcBorders>
            <w:tcPrChange w:id="1313"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4" w:author="Chen Heller" w:date="2022-09-14T21:59:00Z"/>
              </w:rPr>
            </w:pPr>
            <w:ins w:id="1315" w:author="Chen Heller" w:date="2022-09-14T21:59:00Z">
              <w:r>
                <w:t>0.318</w:t>
              </w:r>
            </w:ins>
          </w:p>
        </w:tc>
        <w:tc>
          <w:tcPr>
            <w:tcW w:w="1701" w:type="dxa"/>
            <w:tcBorders>
              <w:bottom w:val="single" w:sz="12" w:space="0" w:color="auto"/>
            </w:tcBorders>
            <w:tcPrChange w:id="1316"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7" w:author="Chen Heller" w:date="2022-09-14T21:59:00Z"/>
              </w:rPr>
            </w:pPr>
            <w:ins w:id="1318" w:author="Chen Heller" w:date="2022-09-14T21:59:00Z">
              <w:r>
                <w:t>-0.02, 0.06</w:t>
              </w:r>
            </w:ins>
          </w:p>
        </w:tc>
        <w:tc>
          <w:tcPr>
            <w:tcW w:w="709" w:type="dxa"/>
            <w:tcBorders>
              <w:bottom w:val="single" w:sz="12" w:space="0" w:color="auto"/>
            </w:tcBorders>
            <w:tcPrChange w:id="1319"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20" w:author="Chen Heller" w:date="2022-09-14T21:59:00Z"/>
              </w:rPr>
            </w:pPr>
            <w:ins w:id="1321" w:author="Chen Heller" w:date="2022-09-14T21:59:00Z">
              <w:r>
                <w:t>0.19</w:t>
              </w:r>
            </w:ins>
          </w:p>
        </w:tc>
      </w:tr>
      <w:tr w:rsidR="001D2361" w14:paraId="5199F135" w14:textId="77777777" w:rsidTr="003538C4">
        <w:trPr>
          <w:trHeight w:val="285"/>
          <w:ins w:id="1322" w:author="Chen Heller" w:date="2022-09-14T21:59:00Z"/>
          <w:trPrChange w:id="1323" w:author="Chen Heller" w:date="2022-09-15T10:41:00Z">
            <w:trPr>
              <w:gridAfter w:val="0"/>
              <w:trHeight w:val="285"/>
            </w:trPr>
          </w:trPrChange>
        </w:trPr>
        <w:tc>
          <w:tcPr>
            <w:tcW w:w="10207" w:type="dxa"/>
            <w:gridSpan w:val="8"/>
            <w:tcPrChange w:id="1324" w:author="Chen Heller" w:date="2022-09-15T10:41:00Z">
              <w:tcPr>
                <w:tcW w:w="10065" w:type="dxa"/>
                <w:gridSpan w:val="9"/>
              </w:tcPr>
            </w:tcPrChange>
          </w:tcPr>
          <w:p w14:paraId="194044BE" w14:textId="77777777" w:rsidR="001D2361" w:rsidRDefault="001D2361" w:rsidP="001D2361">
            <w:pPr>
              <w:ind w:firstLine="0"/>
              <w:rPr>
                <w:ins w:id="1325" w:author="Chen Heller" w:date="2022-09-14T21:59:00Z"/>
              </w:rPr>
            </w:pPr>
            <w:ins w:id="1326" w:author="Chen Heller" w:date="2022-09-14T21:59:00Z">
              <w:r>
                <w:rPr>
                  <w:b/>
                  <w:bCs/>
                </w:rPr>
                <w:lastRenderedPageBreak/>
                <w:t>Keyboard</w:t>
              </w:r>
            </w:ins>
          </w:p>
        </w:tc>
      </w:tr>
      <w:tr w:rsidR="001D2361" w14:paraId="25841132" w14:textId="77777777" w:rsidTr="003538C4">
        <w:trPr>
          <w:trHeight w:val="490"/>
          <w:ins w:id="1327" w:author="Chen Heller" w:date="2022-09-14T21:59:00Z"/>
          <w:trPrChange w:id="1328" w:author="Chen Heller" w:date="2022-09-15T10:41:00Z">
            <w:trPr>
              <w:gridAfter w:val="0"/>
              <w:trHeight w:val="490"/>
            </w:trPr>
          </w:trPrChange>
        </w:trPr>
        <w:tc>
          <w:tcPr>
            <w:tcW w:w="284" w:type="dxa"/>
            <w:tcBorders>
              <w:bottom w:val="single" w:sz="12" w:space="0" w:color="auto"/>
            </w:tcBorders>
            <w:tcPrChange w:id="1329"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30" w:author="Chen Heller" w:date="2022-09-14T21:59:00Z"/>
                <w:b/>
                <w:bCs/>
              </w:rPr>
            </w:pPr>
          </w:p>
        </w:tc>
        <w:tc>
          <w:tcPr>
            <w:tcW w:w="2269" w:type="dxa"/>
            <w:tcBorders>
              <w:bottom w:val="single" w:sz="12" w:space="0" w:color="auto"/>
            </w:tcBorders>
            <w:tcPrChange w:id="1331"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32" w:author="Chen Heller" w:date="2022-09-14T21:59:00Z"/>
                <w:b/>
                <w:bCs/>
              </w:rPr>
            </w:pPr>
            <w:ins w:id="1333" w:author="Chen Heller" w:date="2022-09-14T21:59:00Z">
              <w:r>
                <w:rPr>
                  <w:b/>
                  <w:bCs/>
                </w:rPr>
                <w:t>Response Time</w:t>
              </w:r>
            </w:ins>
          </w:p>
        </w:tc>
        <w:tc>
          <w:tcPr>
            <w:tcW w:w="1701" w:type="dxa"/>
            <w:tcBorders>
              <w:bottom w:val="single" w:sz="12" w:space="0" w:color="auto"/>
            </w:tcBorders>
            <w:tcPrChange w:id="1334"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5" w:author="Chen Heller" w:date="2022-09-14T21:59:00Z"/>
              </w:rPr>
            </w:pPr>
            <w:ins w:id="1336" w:author="Chen Heller" w:date="2022-09-14T21:59:00Z">
              <w:r>
                <w:t>525.53 (35.76)</w:t>
              </w:r>
            </w:ins>
          </w:p>
        </w:tc>
        <w:tc>
          <w:tcPr>
            <w:tcW w:w="1701" w:type="dxa"/>
            <w:tcBorders>
              <w:bottom w:val="single" w:sz="12" w:space="0" w:color="auto"/>
            </w:tcBorders>
            <w:tcPrChange w:id="1337"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8" w:author="Chen Heller" w:date="2022-09-14T21:59:00Z"/>
              </w:rPr>
            </w:pPr>
            <w:ins w:id="1339" w:author="Chen Heller" w:date="2022-09-14T21:59:00Z">
              <w:r>
                <w:t>545.46 (32.87)</w:t>
              </w:r>
            </w:ins>
          </w:p>
        </w:tc>
        <w:tc>
          <w:tcPr>
            <w:tcW w:w="708" w:type="dxa"/>
            <w:tcBorders>
              <w:bottom w:val="single" w:sz="12" w:space="0" w:color="auto"/>
            </w:tcBorders>
            <w:tcPrChange w:id="1340"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41" w:author="Chen Heller" w:date="2022-09-14T21:59:00Z"/>
              </w:rPr>
            </w:pPr>
            <w:ins w:id="1342" w:author="Chen Heller" w:date="2022-09-14T21:59:00Z">
              <w:r>
                <w:t>6.42</w:t>
              </w:r>
            </w:ins>
          </w:p>
        </w:tc>
        <w:tc>
          <w:tcPr>
            <w:tcW w:w="1134" w:type="dxa"/>
            <w:tcBorders>
              <w:bottom w:val="single" w:sz="12" w:space="0" w:color="auto"/>
            </w:tcBorders>
            <w:tcPrChange w:id="1343"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4" w:author="Chen Heller" w:date="2022-09-14T21:59:00Z"/>
              </w:rPr>
            </w:pPr>
            <w:ins w:id="1345" w:author="Chen Heller" w:date="2022-09-14T21:59:00Z">
              <w:r>
                <w:t>&lt;0.001*</w:t>
              </w:r>
            </w:ins>
          </w:p>
        </w:tc>
        <w:tc>
          <w:tcPr>
            <w:tcW w:w="1701" w:type="dxa"/>
            <w:tcBorders>
              <w:bottom w:val="single" w:sz="12" w:space="0" w:color="auto"/>
            </w:tcBorders>
            <w:tcPrChange w:id="1346"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7" w:author="Chen Heller" w:date="2022-09-14T21:59:00Z"/>
              </w:rPr>
            </w:pPr>
            <w:ins w:id="1348" w:author="Chen Heller" w:date="2022-09-14T21:59:00Z">
              <w:r>
                <w:t>-26.27, -13.58</w:t>
              </w:r>
            </w:ins>
          </w:p>
        </w:tc>
        <w:tc>
          <w:tcPr>
            <w:tcW w:w="709" w:type="dxa"/>
            <w:tcBorders>
              <w:bottom w:val="single" w:sz="12" w:space="0" w:color="auto"/>
            </w:tcBorders>
            <w:tcPrChange w:id="1349"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50" w:author="Chen Heller" w:date="2022-09-14T21:59:00Z"/>
              </w:rPr>
            </w:pPr>
            <w:ins w:id="1351" w:author="Chen Heller" w:date="2022-09-14T21:59:00Z">
              <w:r>
                <w:t>1.17</w:t>
              </w:r>
            </w:ins>
          </w:p>
        </w:tc>
      </w:tr>
      <w:tr w:rsidR="001D2361" w14:paraId="49D5FC69" w14:textId="77777777" w:rsidTr="003538C4">
        <w:tblPrEx>
          <w:tblPrExChange w:id="1352" w:author="Chen Heller" w:date="2022-09-15T10:41:00Z">
            <w:tblPrEx>
              <w:tblW w:w="9923" w:type="dxa"/>
              <w:tblInd w:w="-142" w:type="dxa"/>
            </w:tblPrEx>
          </w:tblPrExChange>
        </w:tblPrEx>
        <w:trPr>
          <w:trHeight w:val="490"/>
          <w:ins w:id="1353" w:author="Chen Heller" w:date="2022-09-14T21:59:00Z"/>
          <w:trPrChange w:id="1354" w:author="Chen Heller" w:date="2022-09-15T10:41:00Z">
            <w:trPr>
              <w:gridBefore w:val="2"/>
              <w:trHeight w:val="490"/>
            </w:trPr>
          </w:trPrChange>
        </w:trPr>
        <w:tc>
          <w:tcPr>
            <w:tcW w:w="10207" w:type="dxa"/>
            <w:gridSpan w:val="8"/>
            <w:tcBorders>
              <w:top w:val="single" w:sz="12" w:space="0" w:color="auto"/>
            </w:tcBorders>
            <w:tcPrChange w:id="1355"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6" w:author="Chen Heller" w:date="2022-09-14T21:59:00Z"/>
                <w:sz w:val="22"/>
                <w:szCs w:val="22"/>
              </w:rPr>
            </w:pPr>
            <w:ins w:id="1357" w:author="Chen Heller" w:date="2022-09-14T21:59: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1358"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9"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60" w:author="Chen Heller" w:date="2022-09-14T21:59:00Z"/>
              </w:rPr>
            </w:pPr>
            <w:ins w:id="1361" w:author="Chen Heller" w:date="2022-09-14T21:59:00Z">
              <w:r w:rsidRPr="00EA2CED">
                <w:rPr>
                  <w:sz w:val="22"/>
                  <w:szCs w:val="22"/>
                </w:rPr>
                <w:t xml:space="preserve">* p &lt; </w:t>
              </w:r>
            </w:ins>
            <w:ins w:id="1362" w:author="Chen Heller" w:date="2022-09-15T12:55:00Z">
              <w:r w:rsidR="00753D9C">
                <w:rPr>
                  <w:sz w:val="22"/>
                  <w:szCs w:val="22"/>
                </w:rPr>
                <w:t xml:space="preserve">p value for </w:t>
              </w:r>
            </w:ins>
            <m:oMath>
              <m:r>
                <w:ins w:id="1363" w:author="Chen Heller" w:date="2022-09-15T12:55:00Z">
                  <w:rPr>
                    <w:rFonts w:ascii="Cambria Math" w:hAnsi="Cambria Math"/>
                    <w:sz w:val="22"/>
                    <w:szCs w:val="22"/>
                  </w:rPr>
                  <m:t>α=0.05</m:t>
                </w:ins>
              </m:r>
            </m:oMath>
            <w:ins w:id="1364" w:author="Chen Heller" w:date="2022-09-15T12:55:00Z">
              <w:r w:rsidR="005F47C8">
                <w:rPr>
                  <w:sz w:val="22"/>
                  <w:szCs w:val="22"/>
                </w:rPr>
                <w:t xml:space="preserve"> </w:t>
              </w:r>
            </w:ins>
            <w:ins w:id="1365" w:author="Chen Heller" w:date="2022-09-15T12:56:00Z">
              <w:r w:rsidR="005F47C8">
                <w:rPr>
                  <w:sz w:val="22"/>
                  <w:szCs w:val="22"/>
                </w:rPr>
                <w:t>after adjustment a</w:t>
              </w:r>
            </w:ins>
            <w:ins w:id="1366" w:author="Chen Heller" w:date="2022-09-15T12:55:00Z">
              <w:r w:rsidR="005F47C8">
                <w:rPr>
                  <w:sz w:val="22"/>
                  <w:szCs w:val="22"/>
                </w:rPr>
                <w:t>ccording</w:t>
              </w:r>
            </w:ins>
            <w:ins w:id="1367" w:author="Chen Heller" w:date="2022-09-15T12:56:00Z">
              <w:r w:rsidR="005F47C8">
                <w:rPr>
                  <w:sz w:val="22"/>
                  <w:szCs w:val="22"/>
                </w:rPr>
                <w:t xml:space="preserve"> to </w:t>
              </w:r>
            </w:ins>
            <w:ins w:id="1368" w:author="Chen Heller" w:date="2022-09-14T21:59:00Z">
              <w:r w:rsidRPr="00EA2CED">
                <w:rPr>
                  <w:sz w:val="22"/>
                  <w:szCs w:val="22"/>
                </w:rPr>
                <w:t xml:space="preserve">Tree-BH </w:t>
              </w:r>
            </w:ins>
            <w:ins w:id="1369"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70" w:author="Chen Heller" w:date="2022-09-12T15:56:00Z">
          <w:pPr/>
        </w:pPrChange>
      </w:pPr>
      <w:bookmarkStart w:id="1371" w:name="_Ref113906821"/>
      <w:r>
        <w:t xml:space="preserve">Figure </w:t>
      </w:r>
      <w:fldSimple w:instr=" SEQ Figure \* ARABIC ">
        <w:r>
          <w:rPr>
            <w:noProof/>
          </w:rPr>
          <w:t>6</w:t>
        </w:r>
      </w:fldSimple>
      <w:bookmarkEnd w:id="1371"/>
      <w:r>
        <w:t xml:space="preserve">. </w:t>
      </w:r>
      <w:r w:rsidRPr="00F3771A">
        <w:t xml:space="preserve">Results of Experiment </w:t>
      </w:r>
      <w:r>
        <w:t>4</w:t>
      </w:r>
      <w:r w:rsidRPr="00F3771A">
        <w:t xml:space="preserve">. </w:t>
      </w:r>
      <w:ins w:id="1372" w:author="Chen Heller" w:date="2022-09-14T18:56:00Z">
        <w:r w:rsidR="001F33A0">
          <w:t xml:space="preserve">(a) Reaching trajectories in trials where a correct answer was given by choosing the left and right targets, averaged across all participants. Shaded areas are the </w:t>
        </w:r>
      </w:ins>
      <w:ins w:id="1373" w:author="Chen Heller" w:date="2022-09-14T18:57:00Z">
        <w:r w:rsidR="006C7DF8">
          <w:t>SE</w:t>
        </w:r>
      </w:ins>
      <w:ins w:id="1374" w:author="Chen Heller" w:date="2022-09-14T18:56:00Z">
        <w:r w:rsidR="001F33A0">
          <w:t xml:space="preserve">. </w:t>
        </w:r>
      </w:ins>
      <w:moveToRangeStart w:id="1375" w:author="Chen Heller" w:date="2022-09-14T18:56:00Z" w:name="move114074226"/>
      <w:moveTo w:id="1376" w:author="Chen Heller" w:date="2022-09-14T18:56:00Z">
        <w:r w:rsidR="001F33A0">
          <w:t>Grey shade marks where the difference between the trajectories was found to be significant according to a permutation and clustering procedure.</w:t>
        </w:r>
      </w:moveTo>
      <w:moveToRangeEnd w:id="1375"/>
      <w:ins w:id="1377" w:author="Chen Heller" w:date="2022-09-14T18:56:00Z">
        <w:r w:rsidR="001F33A0">
          <w:t xml:space="preserve"> (b-f) Dots are single participant averages while the red/blue horizontal lines are the average of all participants. Black error bars symbol the </w:t>
        </w:r>
      </w:ins>
      <w:ins w:id="1378" w:author="Chen Heller" w:date="2022-09-14T18:57:00Z">
        <w:r w:rsidR="000B1947">
          <w:t>SE</w:t>
        </w:r>
      </w:ins>
      <w:ins w:id="1379" w:author="Chen Heller" w:date="2022-09-14T18:56:00Z">
        <w:r w:rsidR="001F33A0">
          <w:t>. Full/dashed grey lines represent a numerical incline/decline (respectively) between the congruent and incongruent conditions</w:t>
        </w:r>
      </w:ins>
      <w:del w:id="1380"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81" w:author="Chen Heller" w:date="2022-09-14T18:56:00Z" w:name="move114074226"/>
      <w:moveFrom w:id="1382"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83" w:author="Chen Heller" w:date="2022-09-14T18:57:00Z">
          <w:r w:rsidR="004B1F54" w:rsidDel="001F33A0">
            <w:delText xml:space="preserve"> procedure. </w:delText>
          </w:r>
        </w:del>
      </w:moveFrom>
      <w:moveFromRangeEnd w:id="1381"/>
      <w:del w:id="1384"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5" w:name="_Toc114137584"/>
      <w:r>
        <w:lastRenderedPageBreak/>
        <w:t>Discussion</w:t>
      </w:r>
      <w:bookmarkEnd w:id="1385"/>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86" w:author="Chen Heller" w:date="2022-09-15T10:45:00Z">
        <w:r w:rsidDel="000B4137">
          <w:delText xml:space="preserve">155ms </w:delText>
        </w:r>
      </w:del>
      <w:ins w:id="1387" w:author="Chen Heller" w:date="2022-09-15T10:45:00Z">
        <w:r w:rsidR="000B4137">
          <w:t xml:space="preserve">175.66ms </w:t>
        </w:r>
      </w:ins>
      <w:r>
        <w:t xml:space="preserve">to </w:t>
      </w:r>
      <w:del w:id="1388" w:author="Chen Heller" w:date="2022-09-15T10:45:00Z">
        <w:r w:rsidDel="000B4137">
          <w:delText xml:space="preserve">398ms </w:delText>
        </w:r>
      </w:del>
      <w:ins w:id="1389" w:author="Chen Heller" w:date="2022-09-15T10:45:00Z">
        <w:r w:rsidR="000B4137">
          <w:t xml:space="preserve">390.88ms </w:t>
        </w:r>
      </w:ins>
      <w:r>
        <w:t>(</w:t>
      </w:r>
      <w:del w:id="1390" w:author="Chen Heller" w:date="2022-09-15T10:45:00Z">
        <w:r w:rsidDel="000B4137">
          <w:delText>17.5</w:delText>
        </w:r>
      </w:del>
      <w:ins w:id="1391" w:author="Chen Heller" w:date="2022-09-15T10:45:00Z">
        <w:r w:rsidR="000B4137">
          <w:t>24</w:t>
        </w:r>
      </w:ins>
      <w:r>
        <w:t>-</w:t>
      </w:r>
      <w:del w:id="1392" w:author="Chen Heller" w:date="2022-09-15T10:45:00Z">
        <w:r w:rsidDel="000B4137">
          <w:delText>95.5</w:delText>
        </w:r>
      </w:del>
      <w:ins w:id="1393"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4" w:author="Chen Heller" w:date="2022-09-14T22:53:00Z">
        <w:r w:rsidR="00AF0130">
          <w:t xml:space="preserve"> </w:t>
        </w:r>
      </w:ins>
      <w:del w:id="1395" w:author="Chen Heller" w:date="2022-09-14T22:51:00Z">
        <w:r w:rsidR="00ED7FF8" w:rsidDel="00F869D5">
          <w:delText xml:space="preserve"> </w:delText>
        </w:r>
      </w:del>
      <w:commentRangeStart w:id="1396"/>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7" w:author="Chen Heller" w:date="2022-09-14T22:53:00Z">
        <w:r w:rsidR="00AF0130" w:rsidRPr="00AF0130" w:rsidDel="00AF0130">
          <w:rPr>
            <w:rFonts w:ascii="Times New Roman" w:hAnsi="Times New Roman" w:cs="Times New Roman"/>
          </w:rPr>
          <w:delText>(</w:delText>
        </w:r>
      </w:del>
      <w:r w:rsidR="00AF0130">
        <w:fldChar w:fldCharType="end"/>
      </w:r>
      <w:commentRangeEnd w:id="1396"/>
      <w:r w:rsidR="007B4A83">
        <w:rPr>
          <w:rStyle w:val="CommentReference"/>
        </w:rPr>
        <w:commentReference w:id="1396"/>
      </w:r>
      <w:del w:id="1398"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9" w:name="_Toc114137585"/>
      <w:r>
        <w:t xml:space="preserve">General </w:t>
      </w:r>
      <w:r w:rsidR="00E668B7">
        <w:t>Discussion</w:t>
      </w:r>
      <w:bookmarkEnd w:id="1399"/>
    </w:p>
    <w:p w14:paraId="0EAC151E" w14:textId="5B5AD057"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400"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401"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402"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403" w:author="Chen Heller" w:date="2022-09-15T10:47:00Z">
        <w:r w:rsidR="00DF0648">
          <w:t xml:space="preserve">marginally </w:t>
        </w:r>
      </w:ins>
      <w:del w:id="1404" w:author="Chen Heller" w:date="2022-09-15T12:58:00Z">
        <w:r w:rsidR="007F6E99" w:rsidDel="000F737A">
          <w:delText xml:space="preserve">detected </w:delText>
        </w:r>
      </w:del>
      <w:ins w:id="1405" w:author="Chen Heller" w:date="2022-09-15T12:58:00Z">
        <w:r w:rsidR="000F737A">
          <w:t xml:space="preserve">detectable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6"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7" w:author="Chen Heller" w:date="2022-09-14T23:36:00Z">
        <w:r w:rsidR="00B36FEC" w:rsidRPr="00B36FEC" w:rsidDel="00B36FEC">
          <w:rPr>
            <w:rFonts w:ascii="Times New Roman" w:hAnsi="Times New Roman" w:cs="Times New Roman"/>
          </w:rPr>
          <w:delText>(</w:delText>
        </w:r>
      </w:del>
      <w:r w:rsidR="00B36FEC" w:rsidRPr="00B36FEC">
        <w:rPr>
          <w:rFonts w:ascii="Times New Roman" w:hAnsi="Times New Roman" w:cs="Times New Roman"/>
        </w:rPr>
        <w:t>Dehaene et al., 2001; Luo et al., 2004</w:t>
      </w:r>
      <w:del w:id="1408" w:author="Chen Heller" w:date="2022-09-14T23:36:00Z">
        <w:r w:rsidR="00B36FEC" w:rsidRPr="00B36FEC" w:rsidDel="00B36FEC">
          <w:rPr>
            <w:rFonts w:ascii="Times New Roman" w:hAnsi="Times New Roman" w:cs="Times New Roman"/>
          </w:rPr>
          <w:delText>)</w:delText>
        </w:r>
      </w:del>
      <w:r w:rsidR="00B36FEC">
        <w:fldChar w:fldCharType="end"/>
      </w:r>
      <w:del w:id="1409"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w:t>
      </w:r>
      <w:r w:rsidR="005F0446">
        <w:lastRenderedPageBreak/>
        <w:t xml:space="preserve">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10" w:author="Chen Heller" w:date="2022-09-14T14:42:00Z">
        <w:r w:rsidR="00691DE5" w:rsidDel="003723A9">
          <w:delText xml:space="preserve">too slow </w:delText>
        </w:r>
      </w:del>
      <w:ins w:id="1411"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12" w:author="Chen Heller" w:date="2022-09-15T11:24:00Z">
        <w:r w:rsidR="006316CA" w:rsidDel="00F7664B">
          <w:delText xml:space="preserve">considered </w:delText>
        </w:r>
      </w:del>
      <w:ins w:id="1413" w:author="Chen Heller" w:date="2022-09-15T11:24:00Z">
        <w:r w:rsidR="00F7664B">
          <w:t xml:space="preserve">expected </w:t>
        </w:r>
      </w:ins>
      <w:r w:rsidR="006316CA">
        <w:t>to be more sensitive to subtle effects</w:t>
      </w:r>
      <w:del w:id="1414"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del w:id="1415" w:author="Chen Heller" w:date="2022-09-14T14:47:00Z">
        <w:r w:rsidR="00223E68" w:rsidDel="00903FAC">
          <w:delText>??)</w:delText>
        </w:r>
        <w:r w:rsidR="00C07D7A" w:rsidDel="00903FAC">
          <w:delText xml:space="preserve">, </w:delText>
        </w:r>
      </w:del>
      <w:ins w:id="1416"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w:t>
      </w:r>
      <w:r w:rsidR="007D198C">
        <w:lastRenderedPageBreak/>
        <w:t xml:space="preserve">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7" w:author="Chen Heller" w:date="2022-09-15T11:28:00Z">
        <w:r w:rsidR="009327F0">
          <w:t xml:space="preserve">that was </w:t>
        </w:r>
      </w:ins>
      <w:ins w:id="1418" w:author="Chen Heller" w:date="2022-09-15T11:29:00Z">
        <w:r w:rsidR="00EA261B">
          <w:t xml:space="preserve">observed </w:t>
        </w:r>
      </w:ins>
      <w:r w:rsidR="007F0B60">
        <w:t xml:space="preserve">in the </w:t>
      </w:r>
      <w:commentRangeStart w:id="1419"/>
      <w:r w:rsidR="007F0B60">
        <w:t>reaching measure</w:t>
      </w:r>
      <w:commentRangeEnd w:id="1419"/>
      <w:r w:rsidR="009E3931">
        <w:rPr>
          <w:rStyle w:val="CommentReference"/>
        </w:rPr>
        <w:commentReference w:id="1419"/>
      </w:r>
      <w:r w:rsidR="00AC79D4">
        <w:t xml:space="preserve"> </w:t>
      </w:r>
      <w:commentRangeStart w:id="1420"/>
      <w:commentRangeStart w:id="1421"/>
      <w:del w:id="1422" w:author="Chen Heller" w:date="2022-09-15T11:29:00Z">
        <w:r w:rsidR="00AC79D4" w:rsidDel="00EA261B">
          <w:delText>(ref)</w:delText>
        </w:r>
      </w:del>
      <w:commentRangeEnd w:id="1420"/>
      <w:r w:rsidR="00AC79D4">
        <w:rPr>
          <w:rStyle w:val="CommentReference"/>
        </w:rPr>
        <w:commentReference w:id="1420"/>
      </w:r>
      <w:commentRangeEnd w:id="1421"/>
      <w:r w:rsidR="001016A8">
        <w:rPr>
          <w:rStyle w:val="CommentReference"/>
        </w:rPr>
        <w:commentReference w:id="1421"/>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423" w:author="Chen Heller" w:date="2022-09-15T11:45:00Z">
        <w:r w:rsidR="00884885" w:rsidDel="00884885">
          <w:t xml:space="preserve"> </w:t>
        </w:r>
      </w:ins>
      <w:commentRangeStart w:id="1424"/>
      <w:commentRangeStart w:id="1425"/>
      <w:del w:id="1426" w:author="Chen Heller" w:date="2022-09-15T11:45:00Z">
        <w:r w:rsidR="00746BAC" w:rsidDel="00884885">
          <w:delText>(ref)</w:delText>
        </w:r>
      </w:del>
      <w:commentRangeEnd w:id="1424"/>
      <w:r w:rsidR="00746BAC">
        <w:rPr>
          <w:rStyle w:val="CommentReference"/>
        </w:rPr>
        <w:commentReference w:id="1424"/>
      </w:r>
      <w:commentRangeEnd w:id="1425"/>
      <w:r w:rsidR="00EA261B">
        <w:rPr>
          <w:rStyle w:val="CommentReference"/>
        </w:rPr>
        <w:commentReference w:id="1425"/>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7"/>
      <w:commentRangeStart w:id="1428"/>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7"/>
      <w:r w:rsidR="00FC6200">
        <w:rPr>
          <w:rStyle w:val="CommentReference"/>
        </w:rPr>
        <w:commentReference w:id="1427"/>
      </w:r>
      <w:commentRangeEnd w:id="1428"/>
      <w:r w:rsidR="00714F4F">
        <w:rPr>
          <w:rStyle w:val="CommentReference"/>
        </w:rPr>
        <w:commentReference w:id="1428"/>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xml:space="preserve">, since if the effect vanished too quickly for affecting reaching, it should have also faded </w:t>
      </w:r>
      <w:r w:rsidR="00502BED">
        <w:lastRenderedPageBreak/>
        <w:t>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29" w:author="Chen Heller" w:date="2022-09-13T13:50:00Z">
        <w:r w:rsidR="006617C2" w:rsidDel="003F34C1">
          <w:delText xml:space="preserve">also </w:delText>
        </w:r>
      </w:del>
      <w:del w:id="1430" w:author="Chen Heller" w:date="2022-09-14T15:29:00Z">
        <w:r w:rsidR="006617C2" w:rsidDel="00DD538C">
          <w:delText xml:space="preserve">exploring </w:delText>
        </w:r>
      </w:del>
      <w:ins w:id="1431" w:author="Chen Heller" w:date="2022-09-14T15:29:00Z">
        <w:r w:rsidR="00DD538C">
          <w:t>delv</w:t>
        </w:r>
      </w:ins>
      <w:ins w:id="1432" w:author="Chen Heller" w:date="2022-09-15T11:47:00Z">
        <w:r w:rsidR="004D2932">
          <w:t>ing</w:t>
        </w:r>
      </w:ins>
      <w:ins w:id="1433"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4" w:author="Chen Heller" w:date="2022-09-15T11:48:00Z">
        <w:r w:rsidR="00957AE0" w:rsidDel="005873B9">
          <w:delText xml:space="preserve">, </w:delText>
        </w:r>
      </w:del>
      <w:ins w:id="1435" w:author="Chen Heller" w:date="2022-09-15T11:48:00Z">
        <w:r w:rsidR="005873B9">
          <w:t xml:space="preserve">. </w:t>
        </w:r>
      </w:ins>
      <w:del w:id="1436" w:author="Chen Heller" w:date="2022-09-15T11:48:00Z">
        <w:r w:rsidR="00AC06B8" w:rsidDel="005873B9">
          <w:delText>and devise n</w:delText>
        </w:r>
      </w:del>
      <w:ins w:id="1437"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8" w:author="Chen Heller" w:date="2022-09-15T11:49:00Z">
        <w:r w:rsidR="00AF15C8">
          <w:t xml:space="preserve">should </w:t>
        </w:r>
      </w:ins>
      <w:ins w:id="1439" w:author="Chen Heller" w:date="2022-09-15T11:48:00Z">
        <w:r w:rsidR="005873B9">
          <w:t xml:space="preserve">be devised </w:t>
        </w:r>
      </w:ins>
      <w:del w:id="1440" w:author="Chen Heller" w:date="2022-09-15T11:49:00Z">
        <w:r w:rsidR="00890657" w:rsidDel="009B23A5">
          <w:delText xml:space="preserve">that could be </w:delText>
        </w:r>
      </w:del>
      <w:ins w:id="1441" w:author="Chen Heller" w:date="2022-09-15T11:49:00Z">
        <w:r w:rsidR="009B23A5">
          <w:t xml:space="preserve">and </w:t>
        </w:r>
      </w:ins>
      <w:r w:rsidR="00890657">
        <w:t xml:space="preserve">extracted from </w:t>
      </w:r>
      <w:ins w:id="1442" w:author="Chen Heller" w:date="2022-09-15T11:49:00Z">
        <w:r w:rsidR="009B23A5">
          <w:t xml:space="preserve">the trajectory data </w:t>
        </w:r>
        <w:r w:rsidR="00410BEE">
          <w:t xml:space="preserve">and </w:t>
        </w:r>
        <w:r w:rsidR="009B23A5">
          <w:t xml:space="preserve">could potentially </w:t>
        </w:r>
      </w:ins>
      <w:del w:id="1443"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4" w:name="_Toc114137586"/>
      <w:r>
        <w:lastRenderedPageBreak/>
        <w:t>Supplementary materials</w:t>
      </w:r>
      <w:bookmarkEnd w:id="1444"/>
    </w:p>
    <w:p w14:paraId="4224BA5D" w14:textId="77777777" w:rsidR="005B74BC" w:rsidRDefault="005B74BC">
      <w:pPr>
        <w:keepNext/>
        <w:ind w:firstLine="0"/>
        <w:rPr>
          <w:ins w:id="1445" w:author="Chen Heller" w:date="2022-09-14T12:08:00Z"/>
        </w:rPr>
        <w:pPrChange w:id="1446" w:author="Chen Heller" w:date="2022-09-14T12:08:00Z">
          <w:pPr>
            <w:ind w:firstLine="0"/>
          </w:pPr>
        </w:pPrChange>
      </w:pPr>
      <w:ins w:id="1447"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8" w:author="Chen Heller" w:date="2022-09-14T12:08:00Z">
          <w:pPr>
            <w:ind w:firstLine="0"/>
          </w:pPr>
        </w:pPrChange>
      </w:pPr>
      <w:bookmarkStart w:id="1449" w:name="_Ref114050197"/>
      <w:ins w:id="1450" w:author="Chen Heller" w:date="2022-09-14T12:08:00Z">
        <w:r>
          <w:t xml:space="preserve">Supplementary Figure </w:t>
        </w:r>
        <w:r>
          <w:fldChar w:fldCharType="begin"/>
        </w:r>
        <w:r>
          <w:instrText xml:space="preserve"> SEQ Supplementary_Figure \* ARABIC </w:instrText>
        </w:r>
      </w:ins>
      <w:r>
        <w:fldChar w:fldCharType="separate"/>
      </w:r>
      <w:ins w:id="1451" w:author="Chen Heller" w:date="2022-09-15T09:05:00Z">
        <w:r w:rsidR="00E72C5B">
          <w:rPr>
            <w:noProof/>
          </w:rPr>
          <w:t>1</w:t>
        </w:r>
      </w:ins>
      <w:ins w:id="1452" w:author="Chen Heller" w:date="2022-09-14T12:08:00Z">
        <w:r>
          <w:fldChar w:fldCharType="end"/>
        </w:r>
        <w:bookmarkEnd w:id="1449"/>
        <w:r>
          <w:t xml:space="preserve">. </w:t>
        </w:r>
        <w:r w:rsidR="001A7D06">
          <w:t>Hierarchy of the tree used in the Tree-BH metho</w:t>
        </w:r>
      </w:ins>
      <w:ins w:id="1453" w:author="Chen Heller" w:date="2022-09-14T12:09:00Z">
        <w:r w:rsidR="001A7D06">
          <w:t xml:space="preserve">d </w:t>
        </w:r>
      </w:ins>
      <w:ins w:id="1454" w:author="Chen Heller" w:date="2022-09-14T12:08:00Z">
        <w:r w:rsidR="001A7D06">
          <w:t>to correct for multiple comparisons</w:t>
        </w:r>
      </w:ins>
      <w:ins w:id="1455" w:author="Chen Heller" w:date="2022-09-14T12:09:00Z">
        <w:r w:rsidR="001A7D06">
          <w:t xml:space="preserve">. </w:t>
        </w:r>
      </w:ins>
      <w:ins w:id="1456" w:author="Chen Heller" w:date="2022-09-14T12:12:00Z">
        <w:r w:rsidR="00B15DE6">
          <w:t>Nodes are statistical tests and their corrected p-values appear next to each test's name</w:t>
        </w:r>
      </w:ins>
      <w:ins w:id="1457" w:author="Chen Heller" w:date="2022-09-14T12:13:00Z">
        <w:r w:rsidR="00B1053B">
          <w:t xml:space="preserve">. </w:t>
        </w:r>
      </w:ins>
      <w:ins w:id="1458" w:author="Chen Heller" w:date="2022-09-14T12:15:00Z">
        <w:r w:rsidR="00C34670">
          <w:t>Significant s</w:t>
        </w:r>
      </w:ins>
      <w:ins w:id="1459" w:author="Chen Heller" w:date="2022-09-14T12:13:00Z">
        <w:r w:rsidR="00B1053B">
          <w:t>tatis</w:t>
        </w:r>
      </w:ins>
      <w:ins w:id="1460" w:author="Chen Heller" w:date="2022-09-14T12:14:00Z">
        <w:r w:rsidR="00B1053B">
          <w:t>tical</w:t>
        </w:r>
        <w:r w:rsidR="00F45888">
          <w:t xml:space="preserve"> tests </w:t>
        </w:r>
      </w:ins>
      <w:ins w:id="1461" w:author="Chen Heller" w:date="2022-09-14T12:15:00Z">
        <w:r w:rsidR="00C34670">
          <w:t xml:space="preserve">that passed </w:t>
        </w:r>
      </w:ins>
      <w:ins w:id="1462" w:author="Chen Heller" w:date="2022-09-14T12:14:00Z">
        <w:r w:rsidR="00F45888">
          <w:t>the adjusted alpha are marked in red.</w:t>
        </w:r>
      </w:ins>
    </w:p>
    <w:p w14:paraId="1FDF686C" w14:textId="698A783E" w:rsidR="00E72C5B" w:rsidRDefault="00C91145">
      <w:pPr>
        <w:keepNext/>
        <w:spacing w:line="480" w:lineRule="auto"/>
        <w:ind w:firstLine="0"/>
        <w:jc w:val="left"/>
        <w:rPr>
          <w:ins w:id="1463" w:author="Chen Heller" w:date="2022-09-15T09:05:00Z"/>
        </w:rPr>
        <w:pPrChange w:id="1464" w:author="Chen Heller" w:date="2022-09-15T09:05:00Z">
          <w:pPr>
            <w:spacing w:line="480" w:lineRule="auto"/>
            <w:ind w:firstLine="0"/>
            <w:jc w:val="left"/>
          </w:pPr>
        </w:pPrChange>
      </w:pPr>
      <w:ins w:id="1465" w:author="Chen Heller" w:date="2022-09-15T12:46:00Z">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6" w:name="_Ref114128122"/>
      <w:ins w:id="1467" w:author="Chen Heller" w:date="2022-09-15T09:05:00Z">
        <w:r>
          <w:t xml:space="preserve">Supplementary Figure </w:t>
        </w:r>
        <w:r>
          <w:fldChar w:fldCharType="begin"/>
        </w:r>
        <w:r>
          <w:instrText xml:space="preserve"> SEQ Supplementary_Figure \* ARABIC </w:instrText>
        </w:r>
      </w:ins>
      <w:r>
        <w:fldChar w:fldCharType="separate"/>
      </w:r>
      <w:ins w:id="1468" w:author="Chen Heller" w:date="2022-09-15T09:05:00Z">
        <w:r>
          <w:rPr>
            <w:noProof/>
          </w:rPr>
          <w:t>2</w:t>
        </w:r>
        <w:r>
          <w:fldChar w:fldCharType="end"/>
        </w:r>
        <w:bookmarkEnd w:id="1466"/>
        <w:r>
          <w:t xml:space="preserve">. QQ-plots </w:t>
        </w:r>
      </w:ins>
      <w:ins w:id="1469" w:author="Chen Heller" w:date="2022-09-15T09:55:00Z">
        <w:r w:rsidR="003F57FF">
          <w:t>for the</w:t>
        </w:r>
      </w:ins>
      <w:ins w:id="1470" w:author="Chen Heller" w:date="2022-09-15T09:05:00Z">
        <w:r>
          <w:t xml:space="preserve"> dependent variables that violated the normality assumption. (a-b) Experiment 1. </w:t>
        </w:r>
      </w:ins>
      <w:ins w:id="1471" w:author="Chen Heller" w:date="2022-09-15T09:53:00Z">
        <w:r w:rsidR="00C97A3C">
          <w:t>(c-</w:t>
        </w:r>
      </w:ins>
      <w:ins w:id="1472" w:author="Chen Heller" w:date="2022-09-15T12:47:00Z">
        <w:r w:rsidR="00C91145">
          <w:t>f</w:t>
        </w:r>
      </w:ins>
      <w:ins w:id="1473" w:author="Chen Heller" w:date="2022-09-15T09:53:00Z">
        <w:r w:rsidR="00C97A3C">
          <w:t>)</w:t>
        </w:r>
      </w:ins>
      <w:ins w:id="1474" w:author="Chen Heller" w:date="2022-09-15T09:54:00Z">
        <w:r w:rsidR="00C97A3C">
          <w:t xml:space="preserve"> Experiment 2. (</w:t>
        </w:r>
      </w:ins>
      <w:ins w:id="1475" w:author="Chen Heller" w:date="2022-09-15T12:47:00Z">
        <w:r w:rsidR="00C91145">
          <w:t>g</w:t>
        </w:r>
      </w:ins>
      <w:ins w:id="1476" w:author="Chen Heller" w:date="2022-09-15T09:54:00Z">
        <w:r w:rsidR="00C97A3C">
          <w:t>-</w:t>
        </w:r>
      </w:ins>
      <w:ins w:id="1477" w:author="Chen Heller" w:date="2022-09-15T12:47:00Z">
        <w:r w:rsidR="00C91145">
          <w:t>i</w:t>
        </w:r>
      </w:ins>
      <w:ins w:id="1478" w:author="Chen Heller" w:date="2022-09-15T09:54:00Z">
        <w:r w:rsidR="00C97A3C">
          <w:t>) Experiment 4.</w:t>
        </w:r>
      </w:ins>
    </w:p>
    <w:p w14:paraId="7BE3C7B6" w14:textId="69BCA161" w:rsidR="00A36939" w:rsidRPr="00A36939" w:rsidRDefault="00A36939" w:rsidP="00A36939">
      <w:pPr>
        <w:ind w:firstLine="0"/>
        <w:rPr>
          <w:ins w:id="1479" w:author="Chen Heller" w:date="2022-09-15T09:05:00Z"/>
        </w:rPr>
      </w:pPr>
    </w:p>
    <w:p w14:paraId="285CC3E1" w14:textId="14F1984D" w:rsidR="00B322A4" w:rsidRDefault="00B322A4">
      <w:pPr>
        <w:pStyle w:val="Caption"/>
        <w:keepNext/>
        <w:rPr>
          <w:ins w:id="1480" w:author="Chen Heller" w:date="2022-09-15T10:11:00Z"/>
        </w:rPr>
        <w:pPrChange w:id="1481" w:author="Chen Heller" w:date="2022-09-15T10:11:00Z">
          <w:pPr/>
        </w:pPrChange>
      </w:pPr>
      <w:bookmarkStart w:id="1482" w:name="_Ref114130120"/>
      <w:ins w:id="1483" w:author="Chen Heller" w:date="2022-09-15T10:11:00Z">
        <w:r>
          <w:t xml:space="preserve">Supplementary Table </w:t>
        </w:r>
        <w:r>
          <w:fldChar w:fldCharType="begin"/>
        </w:r>
        <w:r>
          <w:instrText xml:space="preserve"> SEQ Supplementary_Table \* ARABIC </w:instrText>
        </w:r>
      </w:ins>
      <w:r>
        <w:fldChar w:fldCharType="separate"/>
      </w:r>
      <w:ins w:id="1484" w:author="Chen Heller" w:date="2022-09-15T10:26:00Z">
        <w:r w:rsidR="00D31803">
          <w:rPr>
            <w:noProof/>
          </w:rPr>
          <w:t>1</w:t>
        </w:r>
      </w:ins>
      <w:ins w:id="1485" w:author="Chen Heller" w:date="2022-09-15T10:11:00Z">
        <w:r>
          <w:fldChar w:fldCharType="end"/>
        </w:r>
        <w:bookmarkEnd w:id="1482"/>
        <w:r>
          <w:t xml:space="preserve">. </w:t>
        </w:r>
      </w:ins>
      <w:ins w:id="1486" w:author="Chen Heller" w:date="2022-09-15T10:26:00Z">
        <w:r w:rsidR="00143868">
          <w:t>Comparison of the n</w:t>
        </w:r>
      </w:ins>
      <w:ins w:id="1487" w:author="Chen Heller" w:date="2022-09-15T10:11:00Z">
        <w:r>
          <w:t xml:space="preserve">umber </w:t>
        </w:r>
        <w:r w:rsidR="00E31D49">
          <w:t xml:space="preserve">of </w:t>
        </w:r>
      </w:ins>
      <w:ins w:id="1488" w:author="Chen Heller" w:date="2022-09-15T10:12:00Z">
        <w:r w:rsidR="00E31D49">
          <w:t>excluded</w:t>
        </w:r>
      </w:ins>
      <w:ins w:id="1489" w:author="Chen Heller" w:date="2022-09-15T10:26:00Z">
        <w:r w:rsidR="00143868">
          <w:t xml:space="preserve"> trials</w:t>
        </w:r>
      </w:ins>
      <w:ins w:id="1490" w:author="Chen Heller" w:date="2022-09-15T10:12:00Z">
        <w:r w:rsidR="00E31D49">
          <w:t xml:space="preserve"> </w:t>
        </w:r>
      </w:ins>
      <w:ins w:id="1491" w:author="Chen Heller" w:date="2022-09-15T10:26:00Z">
        <w:r w:rsidR="00143868">
          <w:t xml:space="preserve">between </w:t>
        </w:r>
      </w:ins>
      <w:ins w:id="1492" w:author="Chen Heller" w:date="2022-09-15T10:12:00Z">
        <w:r w:rsidR="00E31D49">
          <w:t>Experiment 3</w:t>
        </w:r>
      </w:ins>
      <w:ins w:id="1493"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4"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5">
          <w:tblGrid>
            <w:gridCol w:w="2126"/>
            <w:gridCol w:w="1701"/>
            <w:gridCol w:w="1701"/>
            <w:gridCol w:w="709"/>
            <w:gridCol w:w="992"/>
            <w:gridCol w:w="1701"/>
            <w:gridCol w:w="993"/>
          </w:tblGrid>
        </w:tblGridChange>
      </w:tblGrid>
      <w:tr w:rsidR="00BB064F" w14:paraId="31534E1D" w14:textId="77777777" w:rsidTr="00B322A4">
        <w:trPr>
          <w:trHeight w:val="510"/>
          <w:ins w:id="1496" w:author="Chen Heller" w:date="2022-09-15T09:57:00Z"/>
          <w:trPrChange w:id="1497" w:author="Chen Heller" w:date="2022-09-15T10:11:00Z">
            <w:trPr>
              <w:gridAfter w:val="0"/>
              <w:wAfter w:w="993" w:type="dxa"/>
              <w:trHeight w:val="510"/>
            </w:trPr>
          </w:trPrChange>
        </w:trPr>
        <w:tc>
          <w:tcPr>
            <w:tcW w:w="2126" w:type="dxa"/>
            <w:tcBorders>
              <w:top w:val="single" w:sz="12" w:space="0" w:color="auto"/>
            </w:tcBorders>
            <w:tcPrChange w:id="1498"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99" w:author="Chen Heller" w:date="2022-09-15T09:57:00Z"/>
              </w:rPr>
            </w:pPr>
          </w:p>
        </w:tc>
        <w:tc>
          <w:tcPr>
            <w:tcW w:w="1701" w:type="dxa"/>
            <w:tcBorders>
              <w:top w:val="single" w:sz="12" w:space="0" w:color="auto"/>
              <w:bottom w:val="single" w:sz="12" w:space="0" w:color="auto"/>
            </w:tcBorders>
            <w:tcPrChange w:id="1500"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501" w:author="Chen Heller" w:date="2022-09-15T09:57:00Z"/>
                <w:b/>
                <w:bCs/>
              </w:rPr>
            </w:pPr>
            <w:ins w:id="1502" w:author="Chen Heller" w:date="2022-09-15T10:00:00Z">
              <w:r>
                <w:rPr>
                  <w:b/>
                  <w:bCs/>
                </w:rPr>
                <w:t>Experiment 2</w:t>
              </w:r>
            </w:ins>
          </w:p>
        </w:tc>
        <w:tc>
          <w:tcPr>
            <w:tcW w:w="1701" w:type="dxa"/>
            <w:tcBorders>
              <w:top w:val="single" w:sz="12" w:space="0" w:color="auto"/>
              <w:bottom w:val="single" w:sz="12" w:space="0" w:color="auto"/>
            </w:tcBorders>
            <w:tcPrChange w:id="1503"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pPr>
              <w:ind w:firstLine="0"/>
              <w:jc w:val="center"/>
              <w:rPr>
                <w:ins w:id="1504" w:author="Chen Heller" w:date="2022-09-15T09:57:00Z"/>
                <w:b/>
                <w:bCs/>
              </w:rPr>
              <w:pPrChange w:id="1505" w:author="Chen Heller" w:date="2022-09-15T10:18:00Z">
                <w:pPr>
                  <w:ind w:firstLine="0"/>
                </w:pPr>
              </w:pPrChange>
            </w:pPr>
            <w:ins w:id="1506" w:author="Chen Heller" w:date="2022-09-15T10:00:00Z">
              <w:r>
                <w:rPr>
                  <w:b/>
                  <w:bCs/>
                </w:rPr>
                <w:t>Experiment 3</w:t>
              </w:r>
            </w:ins>
          </w:p>
        </w:tc>
        <w:tc>
          <w:tcPr>
            <w:tcW w:w="709" w:type="dxa"/>
            <w:tcBorders>
              <w:top w:val="single" w:sz="12" w:space="0" w:color="auto"/>
            </w:tcBorders>
            <w:tcPrChange w:id="1507"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8" w:author="Chen Heller" w:date="2022-09-15T09:57:00Z"/>
                <w:b/>
                <w:bCs/>
              </w:rPr>
            </w:pPr>
          </w:p>
        </w:tc>
        <w:tc>
          <w:tcPr>
            <w:tcW w:w="992" w:type="dxa"/>
            <w:tcBorders>
              <w:top w:val="single" w:sz="12" w:space="0" w:color="auto"/>
            </w:tcBorders>
            <w:tcPrChange w:id="1509"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10" w:author="Chen Heller" w:date="2022-09-15T09:57:00Z"/>
                <w:b/>
                <w:bCs/>
              </w:rPr>
            </w:pPr>
          </w:p>
        </w:tc>
        <w:tc>
          <w:tcPr>
            <w:tcW w:w="1702" w:type="dxa"/>
            <w:tcBorders>
              <w:top w:val="single" w:sz="12" w:space="0" w:color="auto"/>
            </w:tcBorders>
            <w:tcPrChange w:id="1511"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12" w:author="Chen Heller" w:date="2022-09-15T09:57:00Z"/>
              </w:rPr>
            </w:pPr>
          </w:p>
        </w:tc>
      </w:tr>
      <w:tr w:rsidR="00BB064F" w14:paraId="4B171FAA" w14:textId="77777777" w:rsidTr="00B322A4">
        <w:trPr>
          <w:trHeight w:val="254"/>
          <w:ins w:id="1513" w:author="Chen Heller" w:date="2022-09-15T09:57:00Z"/>
          <w:trPrChange w:id="1514" w:author="Chen Heller" w:date="2022-09-15T10:11:00Z">
            <w:trPr>
              <w:gridAfter w:val="0"/>
              <w:wAfter w:w="993" w:type="dxa"/>
              <w:trHeight w:val="254"/>
            </w:trPr>
          </w:trPrChange>
        </w:trPr>
        <w:tc>
          <w:tcPr>
            <w:tcW w:w="2126" w:type="dxa"/>
            <w:tcBorders>
              <w:bottom w:val="single" w:sz="12" w:space="0" w:color="auto"/>
            </w:tcBorders>
            <w:tcPrChange w:id="1515"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6" w:author="Chen Heller" w:date="2022-09-15T09:57:00Z"/>
                <w:b/>
                <w:bCs/>
              </w:rPr>
            </w:pPr>
          </w:p>
        </w:tc>
        <w:tc>
          <w:tcPr>
            <w:tcW w:w="1701" w:type="dxa"/>
            <w:tcBorders>
              <w:top w:val="single" w:sz="12" w:space="0" w:color="auto"/>
              <w:bottom w:val="single" w:sz="12" w:space="0" w:color="auto"/>
            </w:tcBorders>
            <w:tcPrChange w:id="1517"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8" w:author="Chen Heller" w:date="2022-09-15T09:57:00Z"/>
                <w:b/>
                <w:bCs/>
              </w:rPr>
            </w:pPr>
            <w:ins w:id="1519" w:author="Chen Heller" w:date="2022-09-15T09:57:00Z">
              <w:r>
                <w:rPr>
                  <w:b/>
                  <w:bCs/>
                </w:rPr>
                <w:t>M (SD)</w:t>
              </w:r>
            </w:ins>
          </w:p>
        </w:tc>
        <w:tc>
          <w:tcPr>
            <w:tcW w:w="1701" w:type="dxa"/>
            <w:tcBorders>
              <w:top w:val="single" w:sz="12" w:space="0" w:color="auto"/>
              <w:bottom w:val="single" w:sz="12" w:space="0" w:color="auto"/>
            </w:tcBorders>
            <w:tcPrChange w:id="1520"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21" w:author="Chen Heller" w:date="2022-09-15T09:57:00Z"/>
                <w:b/>
                <w:bCs/>
              </w:rPr>
            </w:pPr>
            <w:ins w:id="1522" w:author="Chen Heller" w:date="2022-09-15T09:57:00Z">
              <w:r>
                <w:rPr>
                  <w:b/>
                  <w:bCs/>
                </w:rPr>
                <w:t>M (SD)</w:t>
              </w:r>
            </w:ins>
          </w:p>
        </w:tc>
        <w:tc>
          <w:tcPr>
            <w:tcW w:w="709" w:type="dxa"/>
            <w:tcBorders>
              <w:bottom w:val="single" w:sz="12" w:space="0" w:color="auto"/>
            </w:tcBorders>
            <w:tcPrChange w:id="1523"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4" w:author="Chen Heller" w:date="2022-09-15T09:57:00Z"/>
                <w:b/>
                <w:bCs/>
              </w:rPr>
            </w:pPr>
            <w:ins w:id="1525" w:author="Chen Heller" w:date="2022-09-15T09:57:00Z">
              <w:r>
                <w:rPr>
                  <w:b/>
                  <w:bCs/>
                </w:rPr>
                <w:t>t(</w:t>
              </w:r>
            </w:ins>
            <w:ins w:id="1526" w:author="Chen Heller" w:date="2022-09-15T10:02:00Z">
              <w:r>
                <w:rPr>
                  <w:b/>
                  <w:bCs/>
                </w:rPr>
                <w:t>14</w:t>
              </w:r>
            </w:ins>
            <w:ins w:id="1527" w:author="Chen Heller" w:date="2022-09-15T09:57:00Z">
              <w:r>
                <w:rPr>
                  <w:b/>
                  <w:bCs/>
                </w:rPr>
                <w:t>)</w:t>
              </w:r>
            </w:ins>
          </w:p>
        </w:tc>
        <w:tc>
          <w:tcPr>
            <w:tcW w:w="992" w:type="dxa"/>
            <w:tcBorders>
              <w:bottom w:val="single" w:sz="12" w:space="0" w:color="auto"/>
            </w:tcBorders>
            <w:tcPrChange w:id="1528"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29" w:author="Chen Heller" w:date="2022-09-15T09:57:00Z"/>
                <w:b/>
                <w:bCs/>
              </w:rPr>
            </w:pPr>
            <w:ins w:id="1530" w:author="Chen Heller" w:date="2022-09-15T09:57:00Z">
              <w:r>
                <w:rPr>
                  <w:b/>
                  <w:bCs/>
                </w:rPr>
                <w:t>p</w:t>
              </w:r>
            </w:ins>
          </w:p>
        </w:tc>
        <w:tc>
          <w:tcPr>
            <w:tcW w:w="1702" w:type="dxa"/>
            <w:tcBorders>
              <w:bottom w:val="single" w:sz="12" w:space="0" w:color="auto"/>
            </w:tcBorders>
            <w:tcPrChange w:id="1531"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32" w:author="Chen Heller" w:date="2022-09-15T09:57:00Z"/>
                <w:b/>
                <w:bCs/>
              </w:rPr>
            </w:pPr>
            <w:ins w:id="1533" w:author="Chen Heller" w:date="2022-09-15T09:57:00Z">
              <w:r>
                <w:rPr>
                  <w:b/>
                  <w:bCs/>
                </w:rPr>
                <w:t>CI</w:t>
              </w:r>
            </w:ins>
          </w:p>
        </w:tc>
      </w:tr>
      <w:tr w:rsidR="00BB064F" w14:paraId="006E9896" w14:textId="77777777" w:rsidTr="00B322A4">
        <w:trPr>
          <w:trHeight w:val="490"/>
          <w:ins w:id="1534" w:author="Chen Heller" w:date="2022-09-15T09:57:00Z"/>
          <w:trPrChange w:id="1535" w:author="Chen Heller" w:date="2022-09-15T10:11:00Z">
            <w:trPr>
              <w:gridAfter w:val="0"/>
              <w:wAfter w:w="993" w:type="dxa"/>
              <w:trHeight w:val="490"/>
            </w:trPr>
          </w:trPrChange>
        </w:trPr>
        <w:tc>
          <w:tcPr>
            <w:tcW w:w="2126" w:type="dxa"/>
            <w:tcPrChange w:id="1536" w:author="Chen Heller" w:date="2022-09-15T10:11:00Z">
              <w:tcPr>
                <w:tcW w:w="2126" w:type="dxa"/>
              </w:tcPr>
            </w:tcPrChange>
          </w:tcPr>
          <w:p w14:paraId="3B1EB16B" w14:textId="2A58802F" w:rsidR="00BB064F" w:rsidRPr="00EA2CED" w:rsidRDefault="00BB064F" w:rsidP="00F64F57">
            <w:pPr>
              <w:ind w:firstLine="0"/>
              <w:rPr>
                <w:ins w:id="1537" w:author="Chen Heller" w:date="2022-09-15T09:57:00Z"/>
                <w:b/>
                <w:bCs/>
              </w:rPr>
            </w:pPr>
            <w:ins w:id="1538" w:author="Chen Heller" w:date="2022-09-15T10:01:00Z">
              <w:r>
                <w:rPr>
                  <w:b/>
                  <w:bCs/>
                </w:rPr>
                <w:t>Short trajectories</w:t>
              </w:r>
            </w:ins>
          </w:p>
        </w:tc>
        <w:tc>
          <w:tcPr>
            <w:tcW w:w="1701" w:type="dxa"/>
            <w:tcPrChange w:id="1539" w:author="Chen Heller" w:date="2022-09-15T10:11:00Z">
              <w:tcPr>
                <w:tcW w:w="1701" w:type="dxa"/>
              </w:tcPr>
            </w:tcPrChange>
          </w:tcPr>
          <w:p w14:paraId="2389334F" w14:textId="3C6B677B" w:rsidR="00BB064F" w:rsidRDefault="00BB064F" w:rsidP="00F64F57">
            <w:pPr>
              <w:ind w:firstLine="0"/>
              <w:rPr>
                <w:ins w:id="1540" w:author="Chen Heller" w:date="2022-09-15T09:57:00Z"/>
              </w:rPr>
            </w:pPr>
            <w:ins w:id="1541" w:author="Chen Heller" w:date="2022-09-15T10:02:00Z">
              <w:r>
                <w:t xml:space="preserve">14.55 </w:t>
              </w:r>
            </w:ins>
            <w:ins w:id="1542" w:author="Chen Heller" w:date="2022-09-15T10:04:00Z">
              <w:r>
                <w:t>(</w:t>
              </w:r>
            </w:ins>
            <w:ins w:id="1543" w:author="Chen Heller" w:date="2022-09-15T10:02:00Z">
              <w:r>
                <w:t>17.59</w:t>
              </w:r>
            </w:ins>
            <w:ins w:id="1544" w:author="Chen Heller" w:date="2022-09-15T10:04:00Z">
              <w:r>
                <w:t>)</w:t>
              </w:r>
            </w:ins>
          </w:p>
        </w:tc>
        <w:tc>
          <w:tcPr>
            <w:tcW w:w="1701" w:type="dxa"/>
            <w:tcPrChange w:id="1545" w:author="Chen Heller" w:date="2022-09-15T10:11:00Z">
              <w:tcPr>
                <w:tcW w:w="1701" w:type="dxa"/>
              </w:tcPr>
            </w:tcPrChange>
          </w:tcPr>
          <w:p w14:paraId="61822494" w14:textId="2B1C93F8" w:rsidR="00BB064F" w:rsidRDefault="00BB064F" w:rsidP="00F64F57">
            <w:pPr>
              <w:ind w:firstLine="0"/>
              <w:rPr>
                <w:ins w:id="1546" w:author="Chen Heller" w:date="2022-09-15T09:57:00Z"/>
              </w:rPr>
            </w:pPr>
            <w:ins w:id="1547" w:author="Chen Heller" w:date="2022-09-15T10:02:00Z">
              <w:r>
                <w:t xml:space="preserve">70.28 </w:t>
              </w:r>
            </w:ins>
            <w:ins w:id="1548" w:author="Chen Heller" w:date="2022-09-15T10:04:00Z">
              <w:r>
                <w:t>(</w:t>
              </w:r>
            </w:ins>
            <w:ins w:id="1549" w:author="Chen Heller" w:date="2022-09-15T10:02:00Z">
              <w:r>
                <w:t>42.75</w:t>
              </w:r>
            </w:ins>
            <w:ins w:id="1550" w:author="Chen Heller" w:date="2022-09-15T10:04:00Z">
              <w:r>
                <w:t>)</w:t>
              </w:r>
            </w:ins>
          </w:p>
        </w:tc>
        <w:tc>
          <w:tcPr>
            <w:tcW w:w="709" w:type="dxa"/>
            <w:tcPrChange w:id="1551" w:author="Chen Heller" w:date="2022-09-15T10:11:00Z">
              <w:tcPr>
                <w:tcW w:w="709" w:type="dxa"/>
              </w:tcPr>
            </w:tcPrChange>
          </w:tcPr>
          <w:p w14:paraId="58C23B86" w14:textId="2B42C744" w:rsidR="00BB064F" w:rsidRDefault="00BB064F" w:rsidP="00F64F57">
            <w:pPr>
              <w:ind w:firstLine="0"/>
              <w:rPr>
                <w:ins w:id="1552" w:author="Chen Heller" w:date="2022-09-15T09:57:00Z"/>
              </w:rPr>
            </w:pPr>
            <w:ins w:id="1553" w:author="Chen Heller" w:date="2022-09-15T10:02:00Z">
              <w:r>
                <w:t>3.56</w:t>
              </w:r>
            </w:ins>
          </w:p>
        </w:tc>
        <w:tc>
          <w:tcPr>
            <w:tcW w:w="992" w:type="dxa"/>
            <w:tcPrChange w:id="1554" w:author="Chen Heller" w:date="2022-09-15T10:11:00Z">
              <w:tcPr>
                <w:tcW w:w="992" w:type="dxa"/>
              </w:tcPr>
            </w:tcPrChange>
          </w:tcPr>
          <w:p w14:paraId="2E7263E4" w14:textId="010EE2DE" w:rsidR="00BB064F" w:rsidRDefault="00BB064F" w:rsidP="00F64F57">
            <w:pPr>
              <w:ind w:firstLine="0"/>
              <w:rPr>
                <w:ins w:id="1555" w:author="Chen Heller" w:date="2022-09-15T09:57:00Z"/>
              </w:rPr>
            </w:pPr>
            <w:ins w:id="1556" w:author="Chen Heller" w:date="2022-09-15T10:02:00Z">
              <w:r>
                <w:t>0.003</w:t>
              </w:r>
            </w:ins>
            <w:ins w:id="1557" w:author="Chen Heller" w:date="2022-09-15T10:09:00Z">
              <w:r w:rsidR="000B6BF5">
                <w:t>*</w:t>
              </w:r>
            </w:ins>
          </w:p>
        </w:tc>
        <w:tc>
          <w:tcPr>
            <w:tcW w:w="1702" w:type="dxa"/>
            <w:tcPrChange w:id="1558" w:author="Chen Heller" w:date="2022-09-15T10:11:00Z">
              <w:tcPr>
                <w:tcW w:w="1701" w:type="dxa"/>
              </w:tcPr>
            </w:tcPrChange>
          </w:tcPr>
          <w:p w14:paraId="756EDDFE" w14:textId="05AA7070" w:rsidR="00BB064F" w:rsidRDefault="00BB064F" w:rsidP="00F64F57">
            <w:pPr>
              <w:ind w:firstLine="0"/>
              <w:rPr>
                <w:ins w:id="1559" w:author="Chen Heller" w:date="2022-09-15T09:57:00Z"/>
              </w:rPr>
            </w:pPr>
            <w:ins w:id="1560" w:author="Chen Heller" w:date="2022-09-15T10:02:00Z">
              <w:r>
                <w:t>22.23, 89.22</w:t>
              </w:r>
            </w:ins>
          </w:p>
        </w:tc>
      </w:tr>
      <w:tr w:rsidR="00BB064F" w14:paraId="13F06331" w14:textId="77777777" w:rsidTr="00B322A4">
        <w:trPr>
          <w:trHeight w:val="490"/>
          <w:ins w:id="1561" w:author="Chen Heller" w:date="2022-09-15T09:57:00Z"/>
          <w:trPrChange w:id="1562" w:author="Chen Heller" w:date="2022-09-15T10:11:00Z">
            <w:trPr>
              <w:gridAfter w:val="0"/>
              <w:wAfter w:w="993" w:type="dxa"/>
              <w:trHeight w:val="490"/>
            </w:trPr>
          </w:trPrChange>
        </w:trPr>
        <w:tc>
          <w:tcPr>
            <w:tcW w:w="2126" w:type="dxa"/>
            <w:tcPrChange w:id="1563" w:author="Chen Heller" w:date="2022-09-15T10:11:00Z">
              <w:tcPr>
                <w:tcW w:w="2126" w:type="dxa"/>
              </w:tcPr>
            </w:tcPrChange>
          </w:tcPr>
          <w:p w14:paraId="15D13FF7" w14:textId="332FC4CE" w:rsidR="00BB064F" w:rsidRPr="00EA2CED" w:rsidRDefault="00BB064F" w:rsidP="00F64F57">
            <w:pPr>
              <w:ind w:firstLine="0"/>
              <w:rPr>
                <w:ins w:id="1564" w:author="Chen Heller" w:date="2022-09-15T09:57:00Z"/>
                <w:b/>
                <w:bCs/>
              </w:rPr>
            </w:pPr>
            <w:ins w:id="1565" w:author="Chen Heller" w:date="2022-09-15T10:01:00Z">
              <w:r>
                <w:rPr>
                  <w:b/>
                  <w:bCs/>
                </w:rPr>
                <w:t>Early responses</w:t>
              </w:r>
            </w:ins>
          </w:p>
        </w:tc>
        <w:tc>
          <w:tcPr>
            <w:tcW w:w="1701" w:type="dxa"/>
            <w:tcPrChange w:id="1566" w:author="Chen Heller" w:date="2022-09-15T10:11:00Z">
              <w:tcPr>
                <w:tcW w:w="1701" w:type="dxa"/>
              </w:tcPr>
            </w:tcPrChange>
          </w:tcPr>
          <w:p w14:paraId="178FB346" w14:textId="48D5CE47" w:rsidR="00BB064F" w:rsidRDefault="00BB064F" w:rsidP="00F64F57">
            <w:pPr>
              <w:ind w:firstLine="0"/>
              <w:rPr>
                <w:ins w:id="1567" w:author="Chen Heller" w:date="2022-09-15T09:57:00Z"/>
              </w:rPr>
            </w:pPr>
            <w:ins w:id="1568" w:author="Chen Heller" w:date="2022-09-15T10:02:00Z">
              <w:r>
                <w:t>36.</w:t>
              </w:r>
            </w:ins>
            <w:ins w:id="1569" w:author="Chen Heller" w:date="2022-09-15T10:03:00Z">
              <w:r>
                <w:t xml:space="preserve">77 </w:t>
              </w:r>
            </w:ins>
            <w:ins w:id="1570" w:author="Chen Heller" w:date="2022-09-15T10:04:00Z">
              <w:r>
                <w:t>(</w:t>
              </w:r>
            </w:ins>
            <w:ins w:id="1571" w:author="Chen Heller" w:date="2022-09-15T10:03:00Z">
              <w:r>
                <w:t>40.96</w:t>
              </w:r>
            </w:ins>
            <w:ins w:id="1572" w:author="Chen Heller" w:date="2022-09-15T10:04:00Z">
              <w:r>
                <w:t>)</w:t>
              </w:r>
            </w:ins>
          </w:p>
        </w:tc>
        <w:tc>
          <w:tcPr>
            <w:tcW w:w="1701" w:type="dxa"/>
            <w:tcPrChange w:id="1573" w:author="Chen Heller" w:date="2022-09-15T10:11:00Z">
              <w:tcPr>
                <w:tcW w:w="1701" w:type="dxa"/>
              </w:tcPr>
            </w:tcPrChange>
          </w:tcPr>
          <w:p w14:paraId="7EDD39AA" w14:textId="539C8120" w:rsidR="00BB064F" w:rsidRDefault="00BB064F" w:rsidP="00F64F57">
            <w:pPr>
              <w:ind w:firstLine="0"/>
              <w:rPr>
                <w:ins w:id="1574" w:author="Chen Heller" w:date="2022-09-15T09:57:00Z"/>
              </w:rPr>
            </w:pPr>
            <w:ins w:id="1575" w:author="Chen Heller" w:date="2022-09-15T10:03:00Z">
              <w:r>
                <w:t xml:space="preserve">68 </w:t>
              </w:r>
            </w:ins>
            <w:ins w:id="1576" w:author="Chen Heller" w:date="2022-09-15T10:04:00Z">
              <w:r>
                <w:t>(</w:t>
              </w:r>
            </w:ins>
            <w:ins w:id="1577" w:author="Chen Heller" w:date="2022-09-15T10:03:00Z">
              <w:r>
                <w:t>65.20</w:t>
              </w:r>
            </w:ins>
            <w:ins w:id="1578" w:author="Chen Heller" w:date="2022-09-15T10:04:00Z">
              <w:r>
                <w:t>)</w:t>
              </w:r>
            </w:ins>
          </w:p>
        </w:tc>
        <w:tc>
          <w:tcPr>
            <w:tcW w:w="709" w:type="dxa"/>
            <w:tcPrChange w:id="1579" w:author="Chen Heller" w:date="2022-09-15T10:11:00Z">
              <w:tcPr>
                <w:tcW w:w="709" w:type="dxa"/>
              </w:tcPr>
            </w:tcPrChange>
          </w:tcPr>
          <w:p w14:paraId="07FA1DEB" w14:textId="74201FB2" w:rsidR="00BB064F" w:rsidRDefault="00BB064F" w:rsidP="00F64F57">
            <w:pPr>
              <w:ind w:firstLine="0"/>
              <w:rPr>
                <w:ins w:id="1580" w:author="Chen Heller" w:date="2022-09-15T09:57:00Z"/>
              </w:rPr>
            </w:pPr>
            <w:ins w:id="1581" w:author="Chen Heller" w:date="2022-09-15T10:03:00Z">
              <w:r>
                <w:t>1.17</w:t>
              </w:r>
            </w:ins>
          </w:p>
        </w:tc>
        <w:tc>
          <w:tcPr>
            <w:tcW w:w="992" w:type="dxa"/>
            <w:tcPrChange w:id="1582" w:author="Chen Heller" w:date="2022-09-15T10:11:00Z">
              <w:tcPr>
                <w:tcW w:w="992" w:type="dxa"/>
              </w:tcPr>
            </w:tcPrChange>
          </w:tcPr>
          <w:p w14:paraId="215A7280" w14:textId="1057567B" w:rsidR="00BB064F" w:rsidRDefault="00BB064F" w:rsidP="00F64F57">
            <w:pPr>
              <w:ind w:firstLine="0"/>
              <w:rPr>
                <w:ins w:id="1583" w:author="Chen Heller" w:date="2022-09-15T09:57:00Z"/>
              </w:rPr>
            </w:pPr>
            <w:ins w:id="1584" w:author="Chen Heller" w:date="2022-09-15T10:03:00Z">
              <w:r>
                <w:t>0.259</w:t>
              </w:r>
            </w:ins>
          </w:p>
        </w:tc>
        <w:tc>
          <w:tcPr>
            <w:tcW w:w="1702" w:type="dxa"/>
            <w:tcPrChange w:id="1585" w:author="Chen Heller" w:date="2022-09-15T10:11:00Z">
              <w:tcPr>
                <w:tcW w:w="1701" w:type="dxa"/>
              </w:tcPr>
            </w:tcPrChange>
          </w:tcPr>
          <w:p w14:paraId="25E75FD5" w14:textId="42A9643C" w:rsidR="00BB064F" w:rsidRDefault="00BB064F" w:rsidP="00F64F57">
            <w:pPr>
              <w:ind w:firstLine="0"/>
              <w:rPr>
                <w:ins w:id="1586" w:author="Chen Heller" w:date="2022-09-15T09:57:00Z"/>
              </w:rPr>
            </w:pPr>
            <w:ins w:id="1587" w:author="Chen Heller" w:date="2022-09-15T10:03:00Z">
              <w:r>
                <w:t>-25.77, 88.22</w:t>
              </w:r>
            </w:ins>
          </w:p>
        </w:tc>
      </w:tr>
      <w:tr w:rsidR="00BB064F" w14:paraId="40FC298F" w14:textId="77777777" w:rsidTr="00B322A4">
        <w:trPr>
          <w:trHeight w:val="490"/>
          <w:ins w:id="1588" w:author="Chen Heller" w:date="2022-09-15T09:57:00Z"/>
          <w:trPrChange w:id="1589" w:author="Chen Heller" w:date="2022-09-15T10:11:00Z">
            <w:trPr>
              <w:gridAfter w:val="0"/>
              <w:wAfter w:w="993" w:type="dxa"/>
              <w:trHeight w:val="490"/>
            </w:trPr>
          </w:trPrChange>
        </w:trPr>
        <w:tc>
          <w:tcPr>
            <w:tcW w:w="2126" w:type="dxa"/>
            <w:tcPrChange w:id="1590" w:author="Chen Heller" w:date="2022-09-15T10:11:00Z">
              <w:tcPr>
                <w:tcW w:w="2126" w:type="dxa"/>
              </w:tcPr>
            </w:tcPrChange>
          </w:tcPr>
          <w:p w14:paraId="6A79DC95" w14:textId="5CC149BF" w:rsidR="00BB064F" w:rsidRPr="00EA2CED" w:rsidRDefault="00BB064F" w:rsidP="00F64F57">
            <w:pPr>
              <w:ind w:firstLine="0"/>
              <w:rPr>
                <w:ins w:id="1591" w:author="Chen Heller" w:date="2022-09-15T09:57:00Z"/>
                <w:b/>
                <w:bCs/>
              </w:rPr>
            </w:pPr>
            <w:ins w:id="1592" w:author="Chen Heller" w:date="2022-09-15T10:01:00Z">
              <w:r>
                <w:rPr>
                  <w:b/>
                  <w:bCs/>
                </w:rPr>
                <w:lastRenderedPageBreak/>
                <w:t>Late responses</w:t>
              </w:r>
            </w:ins>
          </w:p>
        </w:tc>
        <w:tc>
          <w:tcPr>
            <w:tcW w:w="1701" w:type="dxa"/>
            <w:tcPrChange w:id="1593" w:author="Chen Heller" w:date="2022-09-15T10:11:00Z">
              <w:tcPr>
                <w:tcW w:w="1701" w:type="dxa"/>
              </w:tcPr>
            </w:tcPrChange>
          </w:tcPr>
          <w:p w14:paraId="601025A8" w14:textId="758B0BD6" w:rsidR="00BB064F" w:rsidRDefault="00BB064F" w:rsidP="00F64F57">
            <w:pPr>
              <w:ind w:firstLine="0"/>
              <w:rPr>
                <w:ins w:id="1594" w:author="Chen Heller" w:date="2022-09-15T09:57:00Z"/>
              </w:rPr>
            </w:pPr>
            <w:ins w:id="1595" w:author="Chen Heller" w:date="2022-09-15T10:03:00Z">
              <w:r>
                <w:t xml:space="preserve">58.88 </w:t>
              </w:r>
            </w:ins>
            <w:ins w:id="1596" w:author="Chen Heller" w:date="2022-09-15T10:04:00Z">
              <w:r>
                <w:t>(</w:t>
              </w:r>
            </w:ins>
            <w:ins w:id="1597" w:author="Chen Heller" w:date="2022-09-15T10:03:00Z">
              <w:r>
                <w:t>21.60</w:t>
              </w:r>
            </w:ins>
            <w:ins w:id="1598" w:author="Chen Heller" w:date="2022-09-15T10:04:00Z">
              <w:r>
                <w:t>)</w:t>
              </w:r>
            </w:ins>
          </w:p>
        </w:tc>
        <w:tc>
          <w:tcPr>
            <w:tcW w:w="1701" w:type="dxa"/>
            <w:tcPrChange w:id="1599" w:author="Chen Heller" w:date="2022-09-15T10:11:00Z">
              <w:tcPr>
                <w:tcW w:w="1701" w:type="dxa"/>
              </w:tcPr>
            </w:tcPrChange>
          </w:tcPr>
          <w:p w14:paraId="66817C97" w14:textId="0B45565A" w:rsidR="00BB064F" w:rsidRDefault="00BB064F" w:rsidP="00F64F57">
            <w:pPr>
              <w:ind w:firstLine="0"/>
              <w:rPr>
                <w:ins w:id="1600" w:author="Chen Heller" w:date="2022-09-15T09:57:00Z"/>
              </w:rPr>
            </w:pPr>
            <w:ins w:id="1601" w:author="Chen Heller" w:date="2022-09-15T10:03:00Z">
              <w:r>
                <w:t xml:space="preserve">54.57 </w:t>
              </w:r>
            </w:ins>
            <w:ins w:id="1602" w:author="Chen Heller" w:date="2022-09-15T10:04:00Z">
              <w:r>
                <w:t>(</w:t>
              </w:r>
            </w:ins>
            <w:ins w:id="1603" w:author="Chen Heller" w:date="2022-09-15T10:03:00Z">
              <w:r>
                <w:t>28.37</w:t>
              </w:r>
            </w:ins>
            <w:ins w:id="1604" w:author="Chen Heller" w:date="2022-09-15T10:04:00Z">
              <w:r>
                <w:t>)</w:t>
              </w:r>
            </w:ins>
          </w:p>
        </w:tc>
        <w:tc>
          <w:tcPr>
            <w:tcW w:w="709" w:type="dxa"/>
            <w:tcPrChange w:id="1605" w:author="Chen Heller" w:date="2022-09-15T10:11:00Z">
              <w:tcPr>
                <w:tcW w:w="709" w:type="dxa"/>
              </w:tcPr>
            </w:tcPrChange>
          </w:tcPr>
          <w:p w14:paraId="10958F8A" w14:textId="1A400B9D" w:rsidR="00BB064F" w:rsidRDefault="00BB064F" w:rsidP="00F64F57">
            <w:pPr>
              <w:ind w:firstLine="0"/>
              <w:rPr>
                <w:ins w:id="1606" w:author="Chen Heller" w:date="2022-09-15T09:57:00Z"/>
              </w:rPr>
            </w:pPr>
            <w:ins w:id="1607" w:author="Chen Heller" w:date="2022-09-15T10:03:00Z">
              <w:r>
                <w:t>0.34</w:t>
              </w:r>
            </w:ins>
          </w:p>
        </w:tc>
        <w:tc>
          <w:tcPr>
            <w:tcW w:w="992" w:type="dxa"/>
            <w:tcPrChange w:id="1608" w:author="Chen Heller" w:date="2022-09-15T10:11:00Z">
              <w:tcPr>
                <w:tcW w:w="992" w:type="dxa"/>
              </w:tcPr>
            </w:tcPrChange>
          </w:tcPr>
          <w:p w14:paraId="54B05D13" w14:textId="01AC4145" w:rsidR="00BB064F" w:rsidRDefault="00BB064F" w:rsidP="00F64F57">
            <w:pPr>
              <w:ind w:firstLine="0"/>
              <w:rPr>
                <w:ins w:id="1609" w:author="Chen Heller" w:date="2022-09-15T09:57:00Z"/>
              </w:rPr>
            </w:pPr>
            <w:ins w:id="1610" w:author="Chen Heller" w:date="2022-09-15T10:03:00Z">
              <w:r>
                <w:t>0.734</w:t>
              </w:r>
            </w:ins>
          </w:p>
        </w:tc>
        <w:tc>
          <w:tcPr>
            <w:tcW w:w="1702" w:type="dxa"/>
            <w:tcPrChange w:id="1611" w:author="Chen Heller" w:date="2022-09-15T10:11:00Z">
              <w:tcPr>
                <w:tcW w:w="1701" w:type="dxa"/>
              </w:tcPr>
            </w:tcPrChange>
          </w:tcPr>
          <w:p w14:paraId="0CEF87BC" w14:textId="590123B2" w:rsidR="00BB064F" w:rsidRDefault="00BB064F" w:rsidP="00F64F57">
            <w:pPr>
              <w:ind w:firstLine="0"/>
              <w:rPr>
                <w:ins w:id="1612" w:author="Chen Heller" w:date="2022-09-15T09:57:00Z"/>
              </w:rPr>
            </w:pPr>
            <w:ins w:id="1613" w:author="Chen Heller" w:date="2022-09-15T10:03:00Z">
              <w:r>
                <w:t>-31.05</w:t>
              </w:r>
            </w:ins>
            <w:ins w:id="1614" w:author="Chen Heller" w:date="2022-09-15T10:05:00Z">
              <w:r>
                <w:t>,</w:t>
              </w:r>
            </w:ins>
            <w:ins w:id="1615" w:author="Chen Heller" w:date="2022-09-15T10:03:00Z">
              <w:r>
                <w:t xml:space="preserve"> 22.41</w:t>
              </w:r>
            </w:ins>
          </w:p>
        </w:tc>
      </w:tr>
      <w:tr w:rsidR="00BB064F" w14:paraId="7521C292" w14:textId="77777777" w:rsidTr="00B322A4">
        <w:trPr>
          <w:trHeight w:val="490"/>
          <w:ins w:id="1616" w:author="Chen Heller" w:date="2022-09-15T09:57:00Z"/>
          <w:trPrChange w:id="1617" w:author="Chen Heller" w:date="2022-09-15T10:11:00Z">
            <w:trPr>
              <w:gridAfter w:val="0"/>
              <w:wAfter w:w="993" w:type="dxa"/>
              <w:trHeight w:val="490"/>
            </w:trPr>
          </w:trPrChange>
        </w:trPr>
        <w:tc>
          <w:tcPr>
            <w:tcW w:w="2126" w:type="dxa"/>
            <w:tcPrChange w:id="1618" w:author="Chen Heller" w:date="2022-09-15T10:11:00Z">
              <w:tcPr>
                <w:tcW w:w="2126" w:type="dxa"/>
              </w:tcPr>
            </w:tcPrChange>
          </w:tcPr>
          <w:p w14:paraId="55E861DA" w14:textId="5BBD99A0" w:rsidR="00BB064F" w:rsidRPr="00EA2CED" w:rsidRDefault="00BB064F" w:rsidP="00F64F57">
            <w:pPr>
              <w:ind w:firstLine="0"/>
              <w:rPr>
                <w:ins w:id="1619" w:author="Chen Heller" w:date="2022-09-15T09:57:00Z"/>
                <w:b/>
                <w:bCs/>
              </w:rPr>
            </w:pPr>
            <w:ins w:id="1620" w:author="Chen Heller" w:date="2022-09-15T10:01:00Z">
              <w:r>
                <w:rPr>
                  <w:b/>
                  <w:bCs/>
                </w:rPr>
                <w:t>Slow</w:t>
              </w:r>
            </w:ins>
            <w:ins w:id="1621" w:author="Chen Heller" w:date="2022-09-15T10:02:00Z">
              <w:r>
                <w:rPr>
                  <w:b/>
                  <w:bCs/>
                </w:rPr>
                <w:t xml:space="preserve"> movements</w:t>
              </w:r>
            </w:ins>
          </w:p>
        </w:tc>
        <w:tc>
          <w:tcPr>
            <w:tcW w:w="1701" w:type="dxa"/>
            <w:tcPrChange w:id="1622" w:author="Chen Heller" w:date="2022-09-15T10:11:00Z">
              <w:tcPr>
                <w:tcW w:w="1701" w:type="dxa"/>
              </w:tcPr>
            </w:tcPrChange>
          </w:tcPr>
          <w:p w14:paraId="4EFEDCEF" w14:textId="69C8218C" w:rsidR="00BB064F" w:rsidRDefault="00BB064F" w:rsidP="00F64F57">
            <w:pPr>
              <w:ind w:firstLine="0"/>
              <w:rPr>
                <w:ins w:id="1623" w:author="Chen Heller" w:date="2022-09-15T09:57:00Z"/>
              </w:rPr>
            </w:pPr>
            <w:ins w:id="1624" w:author="Chen Heller" w:date="2022-09-15T10:03:00Z">
              <w:r>
                <w:t xml:space="preserve">9.66 </w:t>
              </w:r>
            </w:ins>
            <w:ins w:id="1625" w:author="Chen Heller" w:date="2022-09-15T10:04:00Z">
              <w:r>
                <w:t>(</w:t>
              </w:r>
            </w:ins>
            <w:ins w:id="1626" w:author="Chen Heller" w:date="2022-09-15T10:03:00Z">
              <w:r>
                <w:t>1</w:t>
              </w:r>
            </w:ins>
            <w:ins w:id="1627" w:author="Chen Heller" w:date="2022-09-15T10:04:00Z">
              <w:r>
                <w:t>8.06)</w:t>
              </w:r>
            </w:ins>
          </w:p>
        </w:tc>
        <w:tc>
          <w:tcPr>
            <w:tcW w:w="1701" w:type="dxa"/>
            <w:tcPrChange w:id="1628" w:author="Chen Heller" w:date="2022-09-15T10:11:00Z">
              <w:tcPr>
                <w:tcW w:w="1701" w:type="dxa"/>
              </w:tcPr>
            </w:tcPrChange>
          </w:tcPr>
          <w:p w14:paraId="226E9684" w14:textId="5B32CFF3" w:rsidR="00BB064F" w:rsidRDefault="00BB064F" w:rsidP="00F64F57">
            <w:pPr>
              <w:ind w:firstLine="0"/>
              <w:rPr>
                <w:ins w:id="1629" w:author="Chen Heller" w:date="2022-09-15T09:57:00Z"/>
              </w:rPr>
            </w:pPr>
            <w:ins w:id="1630" w:author="Chen Heller" w:date="2022-09-15T10:04:00Z">
              <w:r>
                <w:t>0.57 (0.78</w:t>
              </w:r>
            </w:ins>
            <w:ins w:id="1631" w:author="Chen Heller" w:date="2022-09-15T10:05:00Z">
              <w:r>
                <w:t>)</w:t>
              </w:r>
            </w:ins>
          </w:p>
        </w:tc>
        <w:tc>
          <w:tcPr>
            <w:tcW w:w="709" w:type="dxa"/>
            <w:tcPrChange w:id="1632" w:author="Chen Heller" w:date="2022-09-15T10:11:00Z">
              <w:tcPr>
                <w:tcW w:w="709" w:type="dxa"/>
              </w:tcPr>
            </w:tcPrChange>
          </w:tcPr>
          <w:p w14:paraId="079109B1" w14:textId="62B1853F" w:rsidR="00BB064F" w:rsidRDefault="00BB064F" w:rsidP="00F64F57">
            <w:pPr>
              <w:ind w:firstLine="0"/>
              <w:rPr>
                <w:ins w:id="1633" w:author="Chen Heller" w:date="2022-09-15T09:57:00Z"/>
              </w:rPr>
            </w:pPr>
            <w:ins w:id="1634" w:author="Chen Heller" w:date="2022-09-15T10:04:00Z">
              <w:r>
                <w:t>1.32</w:t>
              </w:r>
            </w:ins>
          </w:p>
        </w:tc>
        <w:tc>
          <w:tcPr>
            <w:tcW w:w="992" w:type="dxa"/>
            <w:tcPrChange w:id="1635" w:author="Chen Heller" w:date="2022-09-15T10:11:00Z">
              <w:tcPr>
                <w:tcW w:w="992" w:type="dxa"/>
              </w:tcPr>
            </w:tcPrChange>
          </w:tcPr>
          <w:p w14:paraId="622D8691" w14:textId="40D28097" w:rsidR="00BB064F" w:rsidRDefault="00BB064F" w:rsidP="00F64F57">
            <w:pPr>
              <w:ind w:firstLine="0"/>
              <w:rPr>
                <w:ins w:id="1636" w:author="Chen Heller" w:date="2022-09-15T09:57:00Z"/>
              </w:rPr>
            </w:pPr>
            <w:ins w:id="1637" w:author="Chen Heller" w:date="2022-09-15T10:04:00Z">
              <w:r>
                <w:t>0.207</w:t>
              </w:r>
            </w:ins>
          </w:p>
        </w:tc>
        <w:tc>
          <w:tcPr>
            <w:tcW w:w="1702" w:type="dxa"/>
            <w:tcPrChange w:id="1638" w:author="Chen Heller" w:date="2022-09-15T10:11:00Z">
              <w:tcPr>
                <w:tcW w:w="1701" w:type="dxa"/>
              </w:tcPr>
            </w:tcPrChange>
          </w:tcPr>
          <w:p w14:paraId="07905C85" w14:textId="5A1004F0" w:rsidR="00BB064F" w:rsidRDefault="00BB064F" w:rsidP="00F64F57">
            <w:pPr>
              <w:ind w:firstLine="0"/>
              <w:rPr>
                <w:ins w:id="1639" w:author="Chen Heller" w:date="2022-09-15T09:57:00Z"/>
              </w:rPr>
            </w:pPr>
            <w:ins w:id="1640" w:author="Chen Heller" w:date="2022-09-15T10:04:00Z">
              <w:r>
                <w:t>-23.86</w:t>
              </w:r>
            </w:ins>
            <w:ins w:id="1641" w:author="Chen Heller" w:date="2022-09-15T10:05:00Z">
              <w:r>
                <w:t>,</w:t>
              </w:r>
            </w:ins>
            <w:ins w:id="1642" w:author="Chen Heller" w:date="2022-09-15T10:04:00Z">
              <w:r>
                <w:t xml:space="preserve"> 5.67</w:t>
              </w:r>
            </w:ins>
          </w:p>
        </w:tc>
      </w:tr>
      <w:tr w:rsidR="00BB064F" w14:paraId="4B47A272" w14:textId="77777777" w:rsidTr="00B322A4">
        <w:trPr>
          <w:trHeight w:val="490"/>
          <w:ins w:id="1643" w:author="Chen Heller" w:date="2022-09-15T09:57:00Z"/>
          <w:trPrChange w:id="1644" w:author="Chen Heller" w:date="2022-09-15T10:11:00Z">
            <w:trPr>
              <w:gridAfter w:val="0"/>
              <w:wAfter w:w="993" w:type="dxa"/>
              <w:trHeight w:val="490"/>
            </w:trPr>
          </w:trPrChange>
        </w:trPr>
        <w:tc>
          <w:tcPr>
            <w:tcW w:w="2126" w:type="dxa"/>
            <w:tcBorders>
              <w:bottom w:val="single" w:sz="12" w:space="0" w:color="auto"/>
            </w:tcBorders>
            <w:tcPrChange w:id="1645"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6" w:author="Chen Heller" w:date="2022-09-15T09:57:00Z"/>
                <w:b/>
                <w:bCs/>
              </w:rPr>
            </w:pPr>
            <w:ins w:id="1647" w:author="Chen Heller" w:date="2022-09-15T10:02:00Z">
              <w:r>
                <w:rPr>
                  <w:b/>
                  <w:bCs/>
                </w:rPr>
                <w:t>Incorrect answers</w:t>
              </w:r>
            </w:ins>
          </w:p>
        </w:tc>
        <w:tc>
          <w:tcPr>
            <w:tcW w:w="1701" w:type="dxa"/>
            <w:tcBorders>
              <w:bottom w:val="single" w:sz="12" w:space="0" w:color="auto"/>
            </w:tcBorders>
            <w:tcPrChange w:id="1648"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49" w:author="Chen Heller" w:date="2022-09-15T09:57:00Z"/>
              </w:rPr>
            </w:pPr>
            <w:ins w:id="1650" w:author="Chen Heller" w:date="2022-09-15T10:04:00Z">
              <w:r>
                <w:t>72.11 (21.22)</w:t>
              </w:r>
            </w:ins>
          </w:p>
        </w:tc>
        <w:tc>
          <w:tcPr>
            <w:tcW w:w="1701" w:type="dxa"/>
            <w:tcBorders>
              <w:bottom w:val="single" w:sz="12" w:space="0" w:color="auto"/>
            </w:tcBorders>
            <w:tcPrChange w:id="1651"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52" w:author="Chen Heller" w:date="2022-09-15T09:57:00Z"/>
              </w:rPr>
            </w:pPr>
            <w:ins w:id="1653" w:author="Chen Heller" w:date="2022-09-15T10:04:00Z">
              <w:r>
                <w:t>49 (29.68</w:t>
              </w:r>
            </w:ins>
            <w:ins w:id="1654" w:author="Chen Heller" w:date="2022-09-15T10:05:00Z">
              <w:r>
                <w:t>)</w:t>
              </w:r>
            </w:ins>
          </w:p>
        </w:tc>
        <w:tc>
          <w:tcPr>
            <w:tcW w:w="709" w:type="dxa"/>
            <w:tcBorders>
              <w:bottom w:val="single" w:sz="12" w:space="0" w:color="auto"/>
            </w:tcBorders>
            <w:tcPrChange w:id="1655"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6" w:author="Chen Heller" w:date="2022-09-15T09:57:00Z"/>
              </w:rPr>
            </w:pPr>
            <w:ins w:id="1657" w:author="Chen Heller" w:date="2022-09-15T10:04:00Z">
              <w:r>
                <w:t>1.82</w:t>
              </w:r>
            </w:ins>
          </w:p>
        </w:tc>
        <w:tc>
          <w:tcPr>
            <w:tcW w:w="992" w:type="dxa"/>
            <w:tcBorders>
              <w:bottom w:val="single" w:sz="12" w:space="0" w:color="auto"/>
            </w:tcBorders>
            <w:tcPrChange w:id="1658"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59" w:author="Chen Heller" w:date="2022-09-15T09:57:00Z"/>
              </w:rPr>
            </w:pPr>
            <w:ins w:id="1660" w:author="Chen Heller" w:date="2022-09-15T10:04:00Z">
              <w:r>
                <w:t>0.090</w:t>
              </w:r>
            </w:ins>
          </w:p>
        </w:tc>
        <w:tc>
          <w:tcPr>
            <w:tcW w:w="1702" w:type="dxa"/>
            <w:tcBorders>
              <w:bottom w:val="single" w:sz="12" w:space="0" w:color="auto"/>
            </w:tcBorders>
            <w:tcPrChange w:id="1661"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62" w:author="Chen Heller" w:date="2022-09-15T09:57:00Z"/>
              </w:rPr>
            </w:pPr>
            <w:ins w:id="1663" w:author="Chen Heller" w:date="2022-09-15T10:04:00Z">
              <w:r>
                <w:t>-50.34</w:t>
              </w:r>
            </w:ins>
            <w:ins w:id="1664" w:author="Chen Heller" w:date="2022-09-15T10:05:00Z">
              <w:r>
                <w:t>,</w:t>
              </w:r>
            </w:ins>
            <w:ins w:id="1665" w:author="Chen Heller" w:date="2022-09-15T10:04:00Z">
              <w:r>
                <w:t xml:space="preserve"> 4.12</w:t>
              </w:r>
            </w:ins>
          </w:p>
        </w:tc>
      </w:tr>
      <w:tr w:rsidR="00114D69" w14:paraId="4065AA03" w14:textId="77777777" w:rsidTr="00BB064F">
        <w:trPr>
          <w:trHeight w:val="490"/>
          <w:ins w:id="1666" w:author="Chen Heller" w:date="2022-09-15T09:57:00Z"/>
          <w:trPrChange w:id="1667" w:author="Chen Heller" w:date="2022-09-15T10:05:00Z">
            <w:trPr>
              <w:trHeight w:val="490"/>
            </w:trPr>
          </w:trPrChange>
        </w:trPr>
        <w:tc>
          <w:tcPr>
            <w:tcW w:w="8931" w:type="dxa"/>
            <w:gridSpan w:val="6"/>
            <w:tcBorders>
              <w:top w:val="single" w:sz="12" w:space="0" w:color="auto"/>
            </w:tcBorders>
            <w:tcPrChange w:id="1668"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69" w:author="Chen Heller" w:date="2022-09-15T09:57: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70" w:author="Chen Heller" w:date="2022-09-15T10:24:00Z">
              <w:r w:rsidR="00E41E7B">
                <w:rPr>
                  <w:sz w:val="22"/>
                  <w:szCs w:val="22"/>
                </w:rPr>
                <w:t>.</w:t>
              </w:r>
            </w:ins>
          </w:p>
          <w:p w14:paraId="162FBCAB" w14:textId="43752274" w:rsidR="00127577" w:rsidRDefault="00127577" w:rsidP="00F64F57">
            <w:pPr>
              <w:spacing w:line="240" w:lineRule="auto"/>
              <w:ind w:firstLine="0"/>
              <w:rPr>
                <w:ins w:id="1671" w:author="Chen Heller" w:date="2022-09-15T09:57:00Z"/>
              </w:rPr>
            </w:pPr>
            <w:ins w:id="1672" w:author="Chen Heller" w:date="2022-09-15T10:08:00Z">
              <w:r>
                <w:t xml:space="preserve">* </w:t>
              </w:r>
              <w:r w:rsidR="000B6BF5">
                <w:t xml:space="preserve">p </w:t>
              </w:r>
              <w:r>
                <w:t>&lt; 0.05</w:t>
              </w:r>
            </w:ins>
            <w:ins w:id="1673"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pPr>
        <w:pStyle w:val="Caption"/>
        <w:keepNext/>
        <w:rPr>
          <w:ins w:id="1674" w:author="Chen Heller" w:date="2022-09-15T10:26:00Z"/>
        </w:rPr>
        <w:pPrChange w:id="1675" w:author="Chen Heller" w:date="2022-09-15T10:26:00Z">
          <w:pPr/>
        </w:pPrChange>
      </w:pPr>
      <w:bookmarkStart w:id="1676" w:name="_Ref114130105"/>
      <w:ins w:id="1677" w:author="Chen Heller" w:date="2022-09-15T10:26:00Z">
        <w:r>
          <w:t xml:space="preserve">Supplementary Table </w:t>
        </w:r>
        <w:r>
          <w:fldChar w:fldCharType="begin"/>
        </w:r>
        <w:r>
          <w:instrText xml:space="preserve"> SEQ Supplementary_Table \* ARABIC </w:instrText>
        </w:r>
      </w:ins>
      <w:r>
        <w:fldChar w:fldCharType="separate"/>
      </w:r>
      <w:ins w:id="1678" w:author="Chen Heller" w:date="2022-09-15T10:26:00Z">
        <w:r>
          <w:rPr>
            <w:noProof/>
          </w:rPr>
          <w:t>2</w:t>
        </w:r>
        <w:r>
          <w:fldChar w:fldCharType="end"/>
        </w:r>
        <w:bookmarkEnd w:id="1676"/>
        <w:r>
          <w:t xml:space="preserve">. </w:t>
        </w:r>
      </w:ins>
      <w:ins w:id="1679"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80" w:author="Chen Heller" w:date="2022-09-15T10:18:00Z"/>
        </w:trPr>
        <w:tc>
          <w:tcPr>
            <w:tcW w:w="2126" w:type="dxa"/>
            <w:tcBorders>
              <w:top w:val="single" w:sz="12" w:space="0" w:color="auto"/>
            </w:tcBorders>
          </w:tcPr>
          <w:p w14:paraId="45F78E79" w14:textId="77777777" w:rsidR="000A428B" w:rsidRDefault="000A428B" w:rsidP="00F64F57">
            <w:pPr>
              <w:ind w:firstLine="0"/>
              <w:rPr>
                <w:ins w:id="1681"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82" w:author="Chen Heller" w:date="2022-09-15T10:18:00Z"/>
                <w:b/>
                <w:bCs/>
              </w:rPr>
            </w:pPr>
            <w:ins w:id="1683"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pPr>
              <w:ind w:firstLine="0"/>
              <w:jc w:val="center"/>
              <w:rPr>
                <w:ins w:id="1684" w:author="Chen Heller" w:date="2022-09-15T10:18:00Z"/>
                <w:b/>
                <w:bCs/>
              </w:rPr>
              <w:pPrChange w:id="1685" w:author="Chen Heller" w:date="2022-09-15T10:19:00Z">
                <w:pPr>
                  <w:ind w:firstLine="0"/>
                </w:pPr>
              </w:pPrChange>
            </w:pPr>
            <w:ins w:id="1686"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7"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8"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89" w:author="Chen Heller" w:date="2022-09-15T10:18:00Z"/>
              </w:rPr>
            </w:pPr>
          </w:p>
        </w:tc>
      </w:tr>
      <w:tr w:rsidR="000A428B" w14:paraId="0898FD5A" w14:textId="77777777" w:rsidTr="00F64F57">
        <w:trPr>
          <w:trHeight w:val="254"/>
          <w:ins w:id="1690"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91"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92" w:author="Chen Heller" w:date="2022-09-15T10:18:00Z"/>
                <w:b/>
                <w:bCs/>
              </w:rPr>
            </w:pPr>
            <w:ins w:id="1693"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4" w:author="Chen Heller" w:date="2022-09-15T10:18:00Z"/>
                <w:b/>
                <w:bCs/>
              </w:rPr>
            </w:pPr>
            <w:ins w:id="1695"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6" w:author="Chen Heller" w:date="2022-09-15T10:18:00Z"/>
                <w:b/>
                <w:bCs/>
              </w:rPr>
            </w:pPr>
            <w:ins w:id="1697" w:author="Chen Heller" w:date="2022-09-15T10:18:00Z">
              <w:r>
                <w:rPr>
                  <w:b/>
                  <w:bCs/>
                </w:rPr>
                <w:t>t(</w:t>
              </w:r>
            </w:ins>
            <w:ins w:id="1698" w:author="Chen Heller" w:date="2022-09-15T10:23:00Z">
              <w:r w:rsidR="00AB69B6">
                <w:rPr>
                  <w:b/>
                  <w:bCs/>
                </w:rPr>
                <w:t>29</w:t>
              </w:r>
            </w:ins>
            <w:ins w:id="1699"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700" w:author="Chen Heller" w:date="2022-09-15T10:18:00Z"/>
                <w:b/>
                <w:bCs/>
              </w:rPr>
            </w:pPr>
            <w:ins w:id="1701"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702" w:author="Chen Heller" w:date="2022-09-15T10:18:00Z"/>
                <w:b/>
                <w:bCs/>
              </w:rPr>
            </w:pPr>
            <w:ins w:id="1703" w:author="Chen Heller" w:date="2022-09-15T10:18:00Z">
              <w:r>
                <w:rPr>
                  <w:b/>
                  <w:bCs/>
                </w:rPr>
                <w:t>CI</w:t>
              </w:r>
            </w:ins>
          </w:p>
        </w:tc>
      </w:tr>
      <w:tr w:rsidR="000A428B" w14:paraId="47E47739" w14:textId="77777777" w:rsidTr="00F64F57">
        <w:trPr>
          <w:trHeight w:val="490"/>
          <w:ins w:id="1704" w:author="Chen Heller" w:date="2022-09-15T10:18:00Z"/>
        </w:trPr>
        <w:tc>
          <w:tcPr>
            <w:tcW w:w="2126" w:type="dxa"/>
          </w:tcPr>
          <w:p w14:paraId="45399106" w14:textId="77777777" w:rsidR="000A428B" w:rsidRPr="00EA2CED" w:rsidRDefault="000A428B" w:rsidP="00F64F57">
            <w:pPr>
              <w:ind w:firstLine="0"/>
              <w:rPr>
                <w:ins w:id="1705" w:author="Chen Heller" w:date="2022-09-15T10:18:00Z"/>
                <w:b/>
                <w:bCs/>
              </w:rPr>
            </w:pPr>
            <w:ins w:id="1706" w:author="Chen Heller" w:date="2022-09-15T10:18:00Z">
              <w:r>
                <w:rPr>
                  <w:b/>
                  <w:bCs/>
                </w:rPr>
                <w:t>Early responses</w:t>
              </w:r>
            </w:ins>
          </w:p>
        </w:tc>
        <w:tc>
          <w:tcPr>
            <w:tcW w:w="1701" w:type="dxa"/>
          </w:tcPr>
          <w:p w14:paraId="4C7D7303" w14:textId="26B59AA4" w:rsidR="000A428B" w:rsidRDefault="0082355E" w:rsidP="00F64F57">
            <w:pPr>
              <w:ind w:firstLine="0"/>
              <w:rPr>
                <w:ins w:id="1707" w:author="Chen Heller" w:date="2022-09-15T10:18:00Z"/>
              </w:rPr>
            </w:pPr>
            <w:ins w:id="1708" w:author="Chen Heller" w:date="2022-09-15T10:21:00Z">
              <w:r>
                <w:t xml:space="preserve">23.26 </w:t>
              </w:r>
            </w:ins>
            <w:ins w:id="1709" w:author="Chen Heller" w:date="2022-09-15T10:23:00Z">
              <w:r w:rsidR="00AB69B6">
                <w:t>(</w:t>
              </w:r>
            </w:ins>
            <w:ins w:id="1710" w:author="Chen Heller" w:date="2022-09-15T10:21:00Z">
              <w:r>
                <w:t>19.79</w:t>
              </w:r>
            </w:ins>
            <w:ins w:id="1711" w:author="Chen Heller" w:date="2022-09-15T10:23:00Z">
              <w:r w:rsidR="00AB69B6">
                <w:t>)</w:t>
              </w:r>
            </w:ins>
          </w:p>
        </w:tc>
        <w:tc>
          <w:tcPr>
            <w:tcW w:w="1701" w:type="dxa"/>
          </w:tcPr>
          <w:p w14:paraId="03B22025" w14:textId="5E0FF787" w:rsidR="000A428B" w:rsidRDefault="0082355E" w:rsidP="00F64F57">
            <w:pPr>
              <w:ind w:firstLine="0"/>
              <w:rPr>
                <w:ins w:id="1712" w:author="Chen Heller" w:date="2022-09-15T10:18:00Z"/>
              </w:rPr>
            </w:pPr>
            <w:ins w:id="1713" w:author="Chen Heller" w:date="2022-09-15T10:21:00Z">
              <w:r>
                <w:t xml:space="preserve">0 </w:t>
              </w:r>
            </w:ins>
            <w:ins w:id="1714" w:author="Chen Heller" w:date="2022-09-15T10:23:00Z">
              <w:r w:rsidR="00AB69B6">
                <w:t>(</w:t>
              </w:r>
            </w:ins>
            <w:ins w:id="1715" w:author="Chen Heller" w:date="2022-09-15T10:21:00Z">
              <w:r>
                <w:t>0</w:t>
              </w:r>
            </w:ins>
            <w:ins w:id="1716" w:author="Chen Heller" w:date="2022-09-15T10:23:00Z">
              <w:r w:rsidR="00AB69B6">
                <w:t>)</w:t>
              </w:r>
            </w:ins>
          </w:p>
        </w:tc>
        <w:tc>
          <w:tcPr>
            <w:tcW w:w="709" w:type="dxa"/>
          </w:tcPr>
          <w:p w14:paraId="6387EE0D" w14:textId="1C4062EB" w:rsidR="000A428B" w:rsidRDefault="0082355E" w:rsidP="00F64F57">
            <w:pPr>
              <w:ind w:firstLine="0"/>
              <w:rPr>
                <w:ins w:id="1717" w:author="Chen Heller" w:date="2022-09-15T10:18:00Z"/>
              </w:rPr>
            </w:pPr>
            <w:ins w:id="1718" w:author="Chen Heller" w:date="2022-09-15T10:21:00Z">
              <w:r>
                <w:t>6.43</w:t>
              </w:r>
            </w:ins>
          </w:p>
        </w:tc>
        <w:tc>
          <w:tcPr>
            <w:tcW w:w="992" w:type="dxa"/>
          </w:tcPr>
          <w:p w14:paraId="70C454EB" w14:textId="422890E8" w:rsidR="000A428B" w:rsidRDefault="0082355E" w:rsidP="00F64F57">
            <w:pPr>
              <w:ind w:firstLine="0"/>
              <w:rPr>
                <w:ins w:id="1719" w:author="Chen Heller" w:date="2022-09-15T10:18:00Z"/>
              </w:rPr>
            </w:pPr>
            <w:ins w:id="1720" w:author="Chen Heller" w:date="2022-09-15T10:21:00Z">
              <w:r>
                <w:t>&lt;0.001</w:t>
              </w:r>
            </w:ins>
          </w:p>
        </w:tc>
        <w:tc>
          <w:tcPr>
            <w:tcW w:w="1702" w:type="dxa"/>
          </w:tcPr>
          <w:p w14:paraId="36FAA04D" w14:textId="7AC2C469" w:rsidR="000A428B" w:rsidRDefault="00280401" w:rsidP="00F64F57">
            <w:pPr>
              <w:ind w:firstLine="0"/>
              <w:rPr>
                <w:ins w:id="1721" w:author="Chen Heller" w:date="2022-09-15T10:18:00Z"/>
              </w:rPr>
            </w:pPr>
            <w:ins w:id="1722" w:author="Chen Heller" w:date="2022-09-15T10:21:00Z">
              <w:r>
                <w:t>15.87</w:t>
              </w:r>
            </w:ins>
            <w:ins w:id="1723" w:author="Chen Heller" w:date="2022-09-15T10:23:00Z">
              <w:r w:rsidR="00AB69B6">
                <w:t>,</w:t>
              </w:r>
            </w:ins>
            <w:ins w:id="1724" w:author="Chen Heller" w:date="2022-09-15T10:21:00Z">
              <w:r>
                <w:t xml:space="preserve"> 30.65</w:t>
              </w:r>
            </w:ins>
          </w:p>
        </w:tc>
      </w:tr>
      <w:tr w:rsidR="000A428B" w14:paraId="28591C48" w14:textId="77777777" w:rsidTr="00F64F57">
        <w:trPr>
          <w:trHeight w:val="490"/>
          <w:ins w:id="1725" w:author="Chen Heller" w:date="2022-09-15T10:18:00Z"/>
        </w:trPr>
        <w:tc>
          <w:tcPr>
            <w:tcW w:w="2126" w:type="dxa"/>
          </w:tcPr>
          <w:p w14:paraId="22BEA9F7" w14:textId="77777777" w:rsidR="000A428B" w:rsidRPr="00EA2CED" w:rsidRDefault="000A428B" w:rsidP="00F64F57">
            <w:pPr>
              <w:ind w:firstLine="0"/>
              <w:rPr>
                <w:ins w:id="1726" w:author="Chen Heller" w:date="2022-09-15T10:18:00Z"/>
                <w:b/>
                <w:bCs/>
              </w:rPr>
            </w:pPr>
            <w:ins w:id="1727" w:author="Chen Heller" w:date="2022-09-15T10:18:00Z">
              <w:r>
                <w:rPr>
                  <w:b/>
                  <w:bCs/>
                </w:rPr>
                <w:t>Late responses</w:t>
              </w:r>
            </w:ins>
          </w:p>
        </w:tc>
        <w:tc>
          <w:tcPr>
            <w:tcW w:w="1701" w:type="dxa"/>
          </w:tcPr>
          <w:p w14:paraId="078B1D8F" w14:textId="591BF737" w:rsidR="000A428B" w:rsidRDefault="0082355E" w:rsidP="00F64F57">
            <w:pPr>
              <w:ind w:firstLine="0"/>
              <w:rPr>
                <w:ins w:id="1728" w:author="Chen Heller" w:date="2022-09-15T10:18:00Z"/>
              </w:rPr>
            </w:pPr>
            <w:ins w:id="1729" w:author="Chen Heller" w:date="2022-09-15T10:20:00Z">
              <w:r>
                <w:t xml:space="preserve">32.06 </w:t>
              </w:r>
            </w:ins>
            <w:ins w:id="1730" w:author="Chen Heller" w:date="2022-09-15T10:23:00Z">
              <w:r w:rsidR="00AB69B6">
                <w:t>(</w:t>
              </w:r>
            </w:ins>
            <w:ins w:id="1731" w:author="Chen Heller" w:date="2022-09-15T10:20:00Z">
              <w:r>
                <w:t>19.24</w:t>
              </w:r>
            </w:ins>
            <w:ins w:id="1732" w:author="Chen Heller" w:date="2022-09-15T10:23:00Z">
              <w:r w:rsidR="00AB69B6">
                <w:t>)</w:t>
              </w:r>
            </w:ins>
          </w:p>
        </w:tc>
        <w:tc>
          <w:tcPr>
            <w:tcW w:w="1701" w:type="dxa"/>
          </w:tcPr>
          <w:p w14:paraId="7EF9AC98" w14:textId="39B4D1A7" w:rsidR="000A428B" w:rsidRDefault="0082355E" w:rsidP="00F64F57">
            <w:pPr>
              <w:ind w:firstLine="0"/>
              <w:rPr>
                <w:ins w:id="1733" w:author="Chen Heller" w:date="2022-09-15T10:18:00Z"/>
              </w:rPr>
            </w:pPr>
            <w:ins w:id="1734" w:author="Chen Heller" w:date="2022-09-15T10:20:00Z">
              <w:r>
                <w:t xml:space="preserve">14.06 </w:t>
              </w:r>
            </w:ins>
            <w:ins w:id="1735" w:author="Chen Heller" w:date="2022-09-15T10:23:00Z">
              <w:r w:rsidR="00AB69B6">
                <w:t>(</w:t>
              </w:r>
            </w:ins>
            <w:ins w:id="1736" w:author="Chen Heller" w:date="2022-09-15T10:20:00Z">
              <w:r>
                <w:t>10.33</w:t>
              </w:r>
            </w:ins>
            <w:ins w:id="1737" w:author="Chen Heller" w:date="2022-09-15T10:23:00Z">
              <w:r w:rsidR="00AB69B6">
                <w:t>)</w:t>
              </w:r>
            </w:ins>
          </w:p>
        </w:tc>
        <w:tc>
          <w:tcPr>
            <w:tcW w:w="709" w:type="dxa"/>
          </w:tcPr>
          <w:p w14:paraId="4B5F4585" w14:textId="7309352D" w:rsidR="000A428B" w:rsidRDefault="0082355E" w:rsidP="00F64F57">
            <w:pPr>
              <w:ind w:firstLine="0"/>
              <w:rPr>
                <w:ins w:id="1738" w:author="Chen Heller" w:date="2022-09-15T10:18:00Z"/>
              </w:rPr>
            </w:pPr>
            <w:ins w:id="1739" w:author="Chen Heller" w:date="2022-09-15T10:20:00Z">
              <w:r>
                <w:t>4.71</w:t>
              </w:r>
            </w:ins>
          </w:p>
        </w:tc>
        <w:tc>
          <w:tcPr>
            <w:tcW w:w="992" w:type="dxa"/>
          </w:tcPr>
          <w:p w14:paraId="20FAD45D" w14:textId="65A91456" w:rsidR="000A428B" w:rsidRDefault="0082355E" w:rsidP="00F64F57">
            <w:pPr>
              <w:ind w:firstLine="0"/>
              <w:rPr>
                <w:ins w:id="1740" w:author="Chen Heller" w:date="2022-09-15T10:18:00Z"/>
              </w:rPr>
            </w:pPr>
            <w:ins w:id="1741" w:author="Chen Heller" w:date="2022-09-15T10:21:00Z">
              <w:r>
                <w:t>&lt;</w:t>
              </w:r>
            </w:ins>
            <w:ins w:id="1742" w:author="Chen Heller" w:date="2022-09-15T10:20:00Z">
              <w:r>
                <w:t>0.00</w:t>
              </w:r>
            </w:ins>
            <w:ins w:id="1743" w:author="Chen Heller" w:date="2022-09-15T10:21:00Z">
              <w:r>
                <w:t>1</w:t>
              </w:r>
            </w:ins>
          </w:p>
        </w:tc>
        <w:tc>
          <w:tcPr>
            <w:tcW w:w="1702" w:type="dxa"/>
          </w:tcPr>
          <w:p w14:paraId="51B1AD7B" w14:textId="1EF14AC3" w:rsidR="000A428B" w:rsidRDefault="0082355E" w:rsidP="00F64F57">
            <w:pPr>
              <w:ind w:firstLine="0"/>
              <w:rPr>
                <w:ins w:id="1744" w:author="Chen Heller" w:date="2022-09-15T10:18:00Z"/>
              </w:rPr>
            </w:pPr>
            <w:ins w:id="1745" w:author="Chen Heller" w:date="2022-09-15T10:21:00Z">
              <w:r>
                <w:t>10.19</w:t>
              </w:r>
            </w:ins>
            <w:ins w:id="1746" w:author="Chen Heller" w:date="2022-09-15T10:23:00Z">
              <w:r w:rsidR="00AB69B6">
                <w:t>,</w:t>
              </w:r>
            </w:ins>
            <w:ins w:id="1747" w:author="Chen Heller" w:date="2022-09-15T10:21:00Z">
              <w:r>
                <w:t xml:space="preserve"> 25.80</w:t>
              </w:r>
            </w:ins>
          </w:p>
        </w:tc>
      </w:tr>
      <w:tr w:rsidR="000A428B" w14:paraId="383BD2A4" w14:textId="77777777" w:rsidTr="00F64F57">
        <w:trPr>
          <w:trHeight w:val="490"/>
          <w:ins w:id="1748"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49" w:author="Chen Heller" w:date="2022-09-15T10:18:00Z"/>
                <w:b/>
                <w:bCs/>
              </w:rPr>
            </w:pPr>
            <w:ins w:id="1750"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51" w:author="Chen Heller" w:date="2022-09-15T10:18:00Z"/>
              </w:rPr>
            </w:pPr>
            <w:ins w:id="1752" w:author="Chen Heller" w:date="2022-09-15T10:21:00Z">
              <w:r>
                <w:t>21.9</w:t>
              </w:r>
            </w:ins>
            <w:ins w:id="1753" w:author="Chen Heller" w:date="2022-09-15T10:22:00Z">
              <w:r>
                <w:t xml:space="preserve">0 </w:t>
              </w:r>
            </w:ins>
            <w:ins w:id="1754" w:author="Chen Heller" w:date="2022-09-15T10:23:00Z">
              <w:r w:rsidR="00AB69B6">
                <w:t>(</w:t>
              </w:r>
            </w:ins>
            <w:ins w:id="1755" w:author="Chen Heller" w:date="2022-09-15T10:22:00Z">
              <w:r>
                <w:t>12.33</w:t>
              </w:r>
            </w:ins>
            <w:ins w:id="1756"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7" w:author="Chen Heller" w:date="2022-09-15T10:18:00Z"/>
              </w:rPr>
            </w:pPr>
            <w:ins w:id="1758" w:author="Chen Heller" w:date="2022-09-15T10:22:00Z">
              <w:r>
                <w:t xml:space="preserve">36.13 </w:t>
              </w:r>
            </w:ins>
            <w:ins w:id="1759" w:author="Chen Heller" w:date="2022-09-15T10:23:00Z">
              <w:r w:rsidR="00AB69B6">
                <w:t>(</w:t>
              </w:r>
            </w:ins>
            <w:ins w:id="1760" w:author="Chen Heller" w:date="2022-09-15T10:22:00Z">
              <w:r>
                <w:t>15.29</w:t>
              </w:r>
            </w:ins>
            <w:ins w:id="1761"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62" w:author="Chen Heller" w:date="2022-09-15T10:18:00Z"/>
              </w:rPr>
            </w:pPr>
            <w:ins w:id="1763"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4" w:author="Chen Heller" w:date="2022-09-15T10:18:00Z"/>
              </w:rPr>
            </w:pPr>
            <w:ins w:id="1765"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6" w:author="Chen Heller" w:date="2022-09-15T10:18:00Z"/>
              </w:rPr>
            </w:pPr>
            <w:ins w:id="1767" w:author="Chen Heller" w:date="2022-09-15T10:22:00Z">
              <w:r>
                <w:t>-18.84</w:t>
              </w:r>
            </w:ins>
            <w:ins w:id="1768" w:author="Chen Heller" w:date="2022-09-15T10:23:00Z">
              <w:r w:rsidR="00AB69B6">
                <w:t>,</w:t>
              </w:r>
            </w:ins>
            <w:ins w:id="1769" w:author="Chen Heller" w:date="2022-09-15T10:22:00Z">
              <w:r>
                <w:t xml:space="preserve"> -9.62</w:t>
              </w:r>
            </w:ins>
          </w:p>
        </w:tc>
      </w:tr>
      <w:tr w:rsidR="000A428B" w14:paraId="349178DC" w14:textId="77777777" w:rsidTr="00F64F57">
        <w:trPr>
          <w:trHeight w:val="490"/>
          <w:ins w:id="1770"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71" w:author="Chen Heller" w:date="2022-09-15T10:18:00Z"/>
              </w:rPr>
            </w:pPr>
            <w:ins w:id="1772" w:author="Chen Heller" w:date="2022-09-15T10:18: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73"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4"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5" w:name="_Toc114137587"/>
      <w:del w:id="1776" w:author="Chen Heller" w:date="2022-09-14T12:05:00Z">
        <w:r w:rsidDel="00BB4D09">
          <w:lastRenderedPageBreak/>
          <w:delText>Bibliography</w:delText>
        </w:r>
      </w:del>
      <w:ins w:id="1777" w:author="Chen Heller" w:date="2022-09-14T12:05:00Z">
        <w:r w:rsidR="00BB4D09">
          <w:t>References</w:t>
        </w:r>
      </w:ins>
      <w:bookmarkEnd w:id="1775"/>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r>
        <w:t xml:space="preserve">Avneon,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78B0F0E9" w14:textId="77777777" w:rsidR="004570E3" w:rsidRDefault="004570E3" w:rsidP="004570E3">
      <w:pPr>
        <w:pStyle w:val="Bibliography"/>
      </w:pPr>
      <w:r>
        <w:lastRenderedPageBreak/>
        <w:t xml:space="preserve">Cressman,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r>
        <w:t xml:space="preserve">D’Errico, J. (2022). </w:t>
      </w:r>
      <w:r>
        <w:rPr>
          <w:i/>
          <w:iCs/>
        </w:rPr>
        <w:t>Inpaint_nans</w:t>
      </w:r>
      <w:r>
        <w:t>. MATLAB Central File Exchange. https://www.mathworks.com/matlabcentral/fileexchange/4551-inpaint_nans</w:t>
      </w:r>
    </w:p>
    <w:p w14:paraId="3DEE140A" w14:textId="77777777" w:rsidR="004570E3" w:rsidRDefault="004570E3" w:rsidP="004570E3">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Skrondal,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w:t>
      </w:r>
      <w:r>
        <w:lastRenderedPageBreak/>
        <w:t xml:space="preserve">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5915B1FE" w14:textId="77777777" w:rsidR="004570E3" w:rsidRDefault="004570E3" w:rsidP="004570E3">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Plaut, D. (2005). </w:t>
      </w:r>
      <w:r>
        <w:rPr>
          <w:i/>
          <w:iCs/>
        </w:rPr>
        <w:t>The word-frequency database for printed Hebrew</w:t>
      </w:r>
      <w:r>
        <w:t>. http://word-freq.huji.ac.il/index.html</w:t>
      </w:r>
    </w:p>
    <w:p w14:paraId="2A0DB424" w14:textId="77777777" w:rsidR="004570E3" w:rsidRDefault="004570E3" w:rsidP="004570E3">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Mudrik,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r>
        <w:t xml:space="preserve">Kihlstrom,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r>
        <w:rPr>
          <w:i/>
          <w:iCs/>
        </w:rPr>
        <w:t>MKinfer: Inferential Statistics</w:t>
      </w:r>
      <w:r>
        <w:t xml:space="preserve"> (0.7). http://www.stamats.de</w:t>
      </w:r>
    </w:p>
    <w:p w14:paraId="1AFF5C2C" w14:textId="77777777" w:rsidR="004570E3" w:rsidRDefault="004570E3" w:rsidP="004570E3">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NaturalPoint, Inc. https://optitrack.com/software/motive/</w:t>
      </w:r>
    </w:p>
    <w:p w14:paraId="41750C30" w14:textId="77777777" w:rsidR="004570E3" w:rsidRDefault="004570E3" w:rsidP="004570E3">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r>
        <w:lastRenderedPageBreak/>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r>
        <w:rPr>
          <w:i/>
          <w:iCs/>
        </w:rPr>
        <w:t>NatNet SDK</w:t>
      </w:r>
      <w:r>
        <w:t xml:space="preserve"> (4.0.0). (2021). NaturalPoint, Inc. https://optitrack.com/software/motive/</w:t>
      </w:r>
    </w:p>
    <w:p w14:paraId="041D5016" w14:textId="77777777" w:rsidR="004570E3" w:rsidRDefault="004570E3" w:rsidP="004570E3">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2FA9E02A" w14:textId="77777777" w:rsidR="004570E3" w:rsidRDefault="004570E3" w:rsidP="004570E3">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r>
        <w:lastRenderedPageBreak/>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lastRenderedPageBreak/>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3EFCA2DF" w14:textId="344292FC" w:rsidR="007169F4" w:rsidRDefault="007169F4">
      <w:pPr>
        <w:spacing w:line="480" w:lineRule="auto"/>
        <w:jc w:val="left"/>
        <w:rPr>
          <w:lang w:eastAsia="ja-JP" w:bidi="ar-SA"/>
        </w:rPr>
      </w:pPr>
      <w:r>
        <w:rPr>
          <w:lang w:eastAsia="ja-JP" w:bidi="ar-SA"/>
        </w:rPr>
        <w:br w:type="page"/>
      </w:r>
    </w:p>
    <w:p w14:paraId="26E4135B" w14:textId="2C34D65A" w:rsidR="00E31540" w:rsidRDefault="00E31540" w:rsidP="00FA5E4D">
      <w:pPr>
        <w:pStyle w:val="ListParagraph"/>
        <w:numPr>
          <w:ilvl w:val="0"/>
          <w:numId w:val="20"/>
        </w:numPr>
        <w:rPr>
          <w:lang w:eastAsia="ja-JP" w:bidi="ar-SA"/>
        </w:rPr>
      </w:pPr>
      <w:r>
        <w:rPr>
          <w:lang w:eastAsia="ja-JP" w:bidi="ar-SA"/>
        </w:rPr>
        <w:lastRenderedPageBreak/>
        <w:t xml:space="preserve">Add </w:t>
      </w:r>
      <w:r w:rsidR="00FA5E4D">
        <w:rPr>
          <w:lang w:eastAsia="ja-JP" w:bidi="ar-SA"/>
        </w:rPr>
        <w:t xml:space="preserve">Empty line </w:t>
      </w:r>
      <w:r>
        <w:rPr>
          <w:lang w:eastAsia="ja-JP" w:bidi="ar-SA"/>
        </w:rPr>
        <w:t>before each title</w:t>
      </w:r>
      <w:r w:rsidR="00FA5E4D">
        <w:rPr>
          <w:lang w:eastAsia="ja-JP" w:bidi="ar-SA"/>
        </w:rPr>
        <w:t>?</w:t>
      </w:r>
    </w:p>
    <w:p w14:paraId="02100A20" w14:textId="3C350B61" w:rsidR="00FA5E4D" w:rsidRDefault="00FA5E4D" w:rsidP="00FA5E4D">
      <w:pPr>
        <w:pStyle w:val="ListParagraph"/>
        <w:numPr>
          <w:ilvl w:val="0"/>
          <w:numId w:val="20"/>
        </w:numPr>
        <w:rPr>
          <w:lang w:eastAsia="ja-JP" w:bidi="ar-SA"/>
        </w:rPr>
      </w:pPr>
      <w:r>
        <w:rPr>
          <w:lang w:eastAsia="ja-JP" w:bidi="ar-SA"/>
        </w:rPr>
        <w:t>Add page break before headers? If the header is the last line in a page and its content is in the following page.</w:t>
      </w:r>
    </w:p>
    <w:p w14:paraId="2F5CC37E" w14:textId="748F533D" w:rsidR="00C50650" w:rsidRDefault="00C50650" w:rsidP="00C50650">
      <w:pPr>
        <w:pStyle w:val="ListParagraph"/>
        <w:numPr>
          <w:ilvl w:val="0"/>
          <w:numId w:val="20"/>
        </w:numPr>
        <w:rPr>
          <w:lang w:eastAsia="ja-JP" w:bidi="ar-SA"/>
        </w:rPr>
      </w:pPr>
      <w:r>
        <w:rPr>
          <w:lang w:eastAsia="ja-JP" w:bidi="ar-SA"/>
        </w:rPr>
        <w:t>Make sure all references appear in bibliography.</w:t>
      </w:r>
    </w:p>
    <w:p w14:paraId="06717873" w14:textId="77777777" w:rsidR="00C50650" w:rsidRDefault="00C50650" w:rsidP="00C50650">
      <w:pPr>
        <w:pStyle w:val="ListParagraph"/>
        <w:numPr>
          <w:ilvl w:val="0"/>
          <w:numId w:val="20"/>
        </w:numPr>
        <w:rPr>
          <w:lang w:eastAsia="ja-JP" w:bidi="ar-SA"/>
        </w:rPr>
      </w:pPr>
      <w:r>
        <w:rPr>
          <w:lang w:eastAsia="ja-JP" w:bidi="ar-SA"/>
        </w:rPr>
        <w:t>Ideas for content:</w:t>
      </w:r>
    </w:p>
    <w:p w14:paraId="55909326" w14:textId="51108D33" w:rsidR="00C50650" w:rsidRDefault="00C50650" w:rsidP="00C50650">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9A57494" w14:textId="3D4290C3" w:rsidR="00C50650" w:rsidRDefault="00C50650" w:rsidP="00C50650">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30316272" w14:textId="48EAC397" w:rsidR="00C50650" w:rsidRDefault="00C50650" w:rsidP="00C50650">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719A855B" w14:textId="77777777" w:rsidR="00C50650" w:rsidRDefault="00C50650" w:rsidP="00C50650">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5" w:author="Chen Heller" w:date="2022-09-15T12:43:00Z" w:initials="CH">
    <w:p w14:paraId="6D3C49B5" w14:textId="77777777"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9"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42"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46" w:author="Chen Heller" w:date="2022-09-15T15:30:00Z" w:initials="CH">
    <w:p w14:paraId="53F2F841" w14:textId="77777777" w:rsidR="00F81DEC" w:rsidRDefault="00F81DEC" w:rsidP="00E4654F">
      <w:pPr>
        <w:pStyle w:val="CommentText"/>
        <w:jc w:val="left"/>
      </w:pPr>
      <w:r>
        <w:rPr>
          <w:rStyle w:val="CommentReference"/>
        </w:rPr>
        <w:annotationRef/>
      </w:r>
      <w:r>
        <w:t>What is the proper way of referencing it?</w:t>
      </w:r>
    </w:p>
  </w:comment>
  <w:comment w:id="1056" w:author="Liad Mudrik" w:date="2022-09-12T13:39:00Z" w:initials="LM">
    <w:p w14:paraId="2427B8A6" w14:textId="7DC2C410"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7"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6"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419" w:author="Chen Heller" w:date="2022-09-04T13:36:00Z" w:initials="CH">
    <w:p w14:paraId="32662B10" w14:textId="79003103"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20"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21"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4"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5"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7"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8"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53F2F841" w15:done="0"/>
  <w15:commentEx w15:paraId="2427B8A6" w15:done="0"/>
  <w15:commentEx w15:paraId="067F8DF3" w15:paraIdParent="2427B8A6" w15:done="0"/>
  <w15:commentEx w15:paraId="20BC130C"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DC3B0" w16cex:dateUtc="2022-09-15T12:30:00Z"/>
  <w16cex:commentExtensible w16cex:durableId="26C9B513" w16cex:dateUtc="2022-09-12T20:39:00Z"/>
  <w16cex:commentExtensible w16cex:durableId="26CCA3CD" w16cex:dateUtc="2022-09-14T16:02:00Z"/>
  <w16cex:commentExtensible w16cex:durableId="26CCD9FE" w16cex:dateUtc="2022-09-14T19:5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53F2F841" w16cid:durableId="26CDC3B0"/>
  <w16cid:commentId w16cid:paraId="2427B8A6" w16cid:durableId="26C9B513"/>
  <w16cid:commentId w16cid:paraId="067F8DF3" w16cid:durableId="26CCA3CD"/>
  <w16cid:commentId w16cid:paraId="20BC130C" w16cid:durableId="26CCD9FE"/>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36749" w14:textId="77777777" w:rsidR="00A3511A" w:rsidRDefault="00A3511A" w:rsidP="00E96D8E">
      <w:r>
        <w:separator/>
      </w:r>
    </w:p>
  </w:endnote>
  <w:endnote w:type="continuationSeparator" w:id="0">
    <w:p w14:paraId="707744E3" w14:textId="77777777" w:rsidR="00A3511A" w:rsidRDefault="00A3511A"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60818" w14:textId="77777777" w:rsidR="00A3511A" w:rsidRDefault="00A3511A" w:rsidP="00E96D8E">
      <w:r>
        <w:separator/>
      </w:r>
    </w:p>
  </w:footnote>
  <w:footnote w:type="continuationSeparator" w:id="0">
    <w:p w14:paraId="5E6E255A" w14:textId="77777777" w:rsidR="00A3511A" w:rsidRDefault="00A3511A"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6BD"/>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9F9"/>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290"/>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511A"/>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D7998"/>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1DEC"/>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53</Pages>
  <Words>57499</Words>
  <Characters>287498</Characters>
  <Application>Microsoft Office Word</Application>
  <DocSecurity>0</DocSecurity>
  <Lines>2395</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283</cp:revision>
  <dcterms:created xsi:type="dcterms:W3CDTF">2022-09-13T09:21:00Z</dcterms:created>
  <dcterms:modified xsi:type="dcterms:W3CDTF">2022-09-16T08:20:00Z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
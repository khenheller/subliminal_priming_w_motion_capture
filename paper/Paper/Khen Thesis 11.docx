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Toc114469870"/>
      <w:bookmarkStart w:id="1" w:name="_Hlk106572155"/>
      <w:r>
        <w:rPr>
          <w:rFonts w:hint="cs"/>
          <w:lang w:bidi="he-IL"/>
        </w:rPr>
        <w:lastRenderedPageBreak/>
        <w:t>T</w:t>
      </w:r>
      <w:r>
        <w:rPr>
          <w:lang w:bidi="he-IL"/>
        </w:rPr>
        <w:t>able of Contents</w:t>
      </w:r>
      <w:bookmarkEnd w:id="0"/>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838EEAA" w14:textId="12F6673D" w:rsidR="00BF43E2" w:rsidRDefault="006238E0" w:rsidP="00BF43E2">
          <w:pPr>
            <w:pStyle w:val="TOC2"/>
            <w:rPr>
              <w:rFonts w:cstheme="minorBidi"/>
              <w:smallCaps w:val="0"/>
              <w:noProof/>
              <w:sz w:val="22"/>
              <w:szCs w:val="22"/>
              <w:rtl/>
            </w:rPr>
          </w:pPr>
          <w:r>
            <w:fldChar w:fldCharType="begin"/>
          </w:r>
          <w:r>
            <w:instrText xml:space="preserve"> TOC \o "1-4" \h \z \u </w:instrText>
          </w:r>
          <w:r>
            <w:fldChar w:fldCharType="separate"/>
          </w:r>
          <w:hyperlink w:anchor="_Toc114469870" w:history="1">
            <w:r w:rsidR="00BF43E2" w:rsidRPr="00A52F21">
              <w:rPr>
                <w:rStyle w:val="Hyperlink"/>
                <w:noProof/>
              </w:rPr>
              <w:t>Table of Contents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w:t>
            </w:r>
            <w:r w:rsidR="00BF43E2">
              <w:rPr>
                <w:noProof/>
                <w:webHidden/>
                <w:rtl/>
              </w:rPr>
              <w:fldChar w:fldCharType="end"/>
            </w:r>
          </w:hyperlink>
        </w:p>
        <w:p w14:paraId="3B28EF5C" w14:textId="301F0D75" w:rsidR="00BF43E2" w:rsidRDefault="00000000" w:rsidP="00BF43E2">
          <w:pPr>
            <w:pStyle w:val="TOC2"/>
            <w:rPr>
              <w:rFonts w:cstheme="minorBidi"/>
              <w:smallCaps w:val="0"/>
              <w:noProof/>
              <w:sz w:val="22"/>
              <w:szCs w:val="22"/>
              <w:rtl/>
            </w:rPr>
          </w:pPr>
          <w:hyperlink w:anchor="_Toc114469871" w:history="1">
            <w:r w:rsidR="00BF43E2" w:rsidRPr="00A52F21">
              <w:rPr>
                <w:rStyle w:val="Hyperlink"/>
                <w:noProof/>
                <w:lang w:bidi="ar-SA"/>
              </w:rPr>
              <w:t>Abstract</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4</w:t>
            </w:r>
            <w:r w:rsidR="00BF43E2">
              <w:rPr>
                <w:noProof/>
                <w:webHidden/>
                <w:rtl/>
              </w:rPr>
              <w:fldChar w:fldCharType="end"/>
            </w:r>
          </w:hyperlink>
        </w:p>
        <w:p w14:paraId="2C738326" w14:textId="6E80F120" w:rsidR="00BF43E2" w:rsidRDefault="00000000" w:rsidP="00BF43E2">
          <w:pPr>
            <w:pStyle w:val="TOC2"/>
            <w:rPr>
              <w:rFonts w:cstheme="minorBidi"/>
              <w:smallCaps w:val="0"/>
              <w:noProof/>
              <w:sz w:val="22"/>
              <w:szCs w:val="22"/>
              <w:rtl/>
            </w:rPr>
          </w:pPr>
          <w:hyperlink w:anchor="_Toc114469872" w:history="1">
            <w:r w:rsidR="00BF43E2" w:rsidRPr="00A52F21">
              <w:rPr>
                <w:rStyle w:val="Hyperlink"/>
                <w:noProof/>
                <w:lang w:bidi="ar-SA"/>
              </w:rPr>
              <w:t>Introduction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6</w:t>
            </w:r>
            <w:r w:rsidR="00BF43E2">
              <w:rPr>
                <w:noProof/>
                <w:webHidden/>
                <w:rtl/>
              </w:rPr>
              <w:fldChar w:fldCharType="end"/>
            </w:r>
          </w:hyperlink>
        </w:p>
        <w:p w14:paraId="667B23C4" w14:textId="0BBBADDD" w:rsidR="00BF43E2" w:rsidRDefault="00000000" w:rsidP="00BF43E2">
          <w:pPr>
            <w:pStyle w:val="TOC3"/>
            <w:tabs>
              <w:tab w:val="right" w:leader="dot" w:pos="9350"/>
            </w:tabs>
            <w:bidi w:val="0"/>
            <w:rPr>
              <w:rFonts w:cstheme="minorBidi"/>
              <w:i w:val="0"/>
              <w:iCs w:val="0"/>
              <w:noProof/>
              <w:sz w:val="22"/>
              <w:szCs w:val="22"/>
              <w:rtl/>
            </w:rPr>
          </w:pPr>
          <w:hyperlink w:anchor="_Toc114469873" w:history="1">
            <w:r w:rsidR="00BF43E2" w:rsidRPr="00A52F21">
              <w:rPr>
                <w:rStyle w:val="Hyperlink"/>
                <w:noProof/>
                <w:lang w:bidi="ar-SA"/>
              </w:rPr>
              <w:t>Contradicting findings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6</w:t>
            </w:r>
            <w:r w:rsidR="00BF43E2">
              <w:rPr>
                <w:noProof/>
                <w:webHidden/>
                <w:rtl/>
              </w:rPr>
              <w:fldChar w:fldCharType="end"/>
            </w:r>
          </w:hyperlink>
        </w:p>
        <w:p w14:paraId="1D1803AD" w14:textId="34899F8E" w:rsidR="00BF43E2" w:rsidRDefault="00000000" w:rsidP="00BF43E2">
          <w:pPr>
            <w:pStyle w:val="TOC3"/>
            <w:tabs>
              <w:tab w:val="right" w:leader="dot" w:pos="9350"/>
            </w:tabs>
            <w:bidi w:val="0"/>
            <w:rPr>
              <w:rFonts w:cstheme="minorBidi"/>
              <w:i w:val="0"/>
              <w:iCs w:val="0"/>
              <w:noProof/>
              <w:sz w:val="22"/>
              <w:szCs w:val="22"/>
              <w:rtl/>
            </w:rPr>
          </w:pPr>
          <w:hyperlink w:anchor="_Toc114469874" w:history="1">
            <w:r w:rsidR="00BF43E2" w:rsidRPr="00A52F21">
              <w:rPr>
                <w:rStyle w:val="Hyperlink"/>
                <w:noProof/>
                <w:lang w:bidi="ar-SA"/>
              </w:rPr>
              <w:t>Explaining The Discrepancy between Findings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7</w:t>
            </w:r>
            <w:r w:rsidR="00BF43E2">
              <w:rPr>
                <w:noProof/>
                <w:webHidden/>
                <w:rtl/>
              </w:rPr>
              <w:fldChar w:fldCharType="end"/>
            </w:r>
          </w:hyperlink>
        </w:p>
        <w:p w14:paraId="3D51C5C9" w14:textId="762E6861" w:rsidR="00BF43E2" w:rsidRDefault="00000000" w:rsidP="00BF43E2">
          <w:pPr>
            <w:pStyle w:val="TOC3"/>
            <w:tabs>
              <w:tab w:val="right" w:leader="dot" w:pos="9350"/>
            </w:tabs>
            <w:bidi w:val="0"/>
            <w:rPr>
              <w:rFonts w:cstheme="minorBidi"/>
              <w:i w:val="0"/>
              <w:iCs w:val="0"/>
              <w:noProof/>
              <w:sz w:val="22"/>
              <w:szCs w:val="22"/>
              <w:rtl/>
            </w:rPr>
          </w:pPr>
          <w:hyperlink w:anchor="_Toc114469875" w:history="1">
            <w:r w:rsidR="00BF43E2" w:rsidRPr="00A52F21">
              <w:rPr>
                <w:rStyle w:val="Hyperlink"/>
                <w:noProof/>
                <w:lang w:bidi="ar-SA"/>
              </w:rPr>
              <w:t>Comparing Motion Tracking with Keyboard Response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8</w:t>
            </w:r>
            <w:r w:rsidR="00BF43E2">
              <w:rPr>
                <w:noProof/>
                <w:webHidden/>
                <w:rtl/>
              </w:rPr>
              <w:fldChar w:fldCharType="end"/>
            </w:r>
          </w:hyperlink>
        </w:p>
        <w:p w14:paraId="051D83DE" w14:textId="2CCBBFFA" w:rsidR="00BF43E2" w:rsidRDefault="00000000" w:rsidP="00BF43E2">
          <w:pPr>
            <w:pStyle w:val="TOC3"/>
            <w:tabs>
              <w:tab w:val="right" w:leader="dot" w:pos="9350"/>
            </w:tabs>
            <w:bidi w:val="0"/>
            <w:rPr>
              <w:rFonts w:cstheme="minorBidi"/>
              <w:i w:val="0"/>
              <w:iCs w:val="0"/>
              <w:noProof/>
              <w:sz w:val="22"/>
              <w:szCs w:val="22"/>
              <w:rtl/>
            </w:rPr>
          </w:pPr>
          <w:hyperlink w:anchor="_Toc114469876" w:history="1">
            <w:r w:rsidR="00BF43E2" w:rsidRPr="00A52F21">
              <w:rPr>
                <w:rStyle w:val="Hyperlink"/>
                <w:noProof/>
                <w:lang w:bidi="ar-SA"/>
              </w:rPr>
              <w:t>Previous Priming Findings Made with Motion Tracking</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9</w:t>
            </w:r>
            <w:r w:rsidR="00BF43E2">
              <w:rPr>
                <w:noProof/>
                <w:webHidden/>
                <w:rtl/>
              </w:rPr>
              <w:fldChar w:fldCharType="end"/>
            </w:r>
          </w:hyperlink>
        </w:p>
        <w:p w14:paraId="585898F0" w14:textId="5F31CD62" w:rsidR="00BF43E2" w:rsidRDefault="00000000" w:rsidP="00BF43E2">
          <w:pPr>
            <w:pStyle w:val="TOC3"/>
            <w:tabs>
              <w:tab w:val="right" w:leader="dot" w:pos="9350"/>
            </w:tabs>
            <w:bidi w:val="0"/>
            <w:rPr>
              <w:rFonts w:cstheme="minorBidi"/>
              <w:i w:val="0"/>
              <w:iCs w:val="0"/>
              <w:noProof/>
              <w:sz w:val="22"/>
              <w:szCs w:val="22"/>
              <w:rtl/>
            </w:rPr>
          </w:pPr>
          <w:hyperlink w:anchor="_Toc114469877" w:history="1">
            <w:r w:rsidR="00BF43E2" w:rsidRPr="00A52F21">
              <w:rPr>
                <w:rStyle w:val="Hyperlink"/>
                <w:noProof/>
                <w:lang w:bidi="ar-SA"/>
              </w:rPr>
              <w:t>Current Research</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11</w:t>
            </w:r>
            <w:r w:rsidR="00BF43E2">
              <w:rPr>
                <w:noProof/>
                <w:webHidden/>
                <w:rtl/>
              </w:rPr>
              <w:fldChar w:fldCharType="end"/>
            </w:r>
          </w:hyperlink>
        </w:p>
        <w:p w14:paraId="59F01F5B" w14:textId="36C1C3C3" w:rsidR="00BF43E2" w:rsidRDefault="00000000" w:rsidP="00BF43E2">
          <w:pPr>
            <w:pStyle w:val="TOC2"/>
            <w:rPr>
              <w:rFonts w:cstheme="minorBidi"/>
              <w:smallCaps w:val="0"/>
              <w:noProof/>
              <w:sz w:val="22"/>
              <w:szCs w:val="22"/>
              <w:rtl/>
            </w:rPr>
          </w:pPr>
          <w:hyperlink w:anchor="_Toc114469878" w:history="1">
            <w:r w:rsidR="00BF43E2" w:rsidRPr="00A52F21">
              <w:rPr>
                <w:rStyle w:val="Hyperlink"/>
                <w:noProof/>
                <w:lang w:bidi="ar-SA"/>
              </w:rPr>
              <w:t>Pilot Experiment 1</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6BEFBCAC" w14:textId="3693DE2E" w:rsidR="00BF43E2" w:rsidRDefault="00000000" w:rsidP="00BF43E2">
          <w:pPr>
            <w:pStyle w:val="TOC3"/>
            <w:tabs>
              <w:tab w:val="right" w:leader="dot" w:pos="9350"/>
            </w:tabs>
            <w:bidi w:val="0"/>
            <w:rPr>
              <w:rFonts w:cstheme="minorBidi"/>
              <w:i w:val="0"/>
              <w:iCs w:val="0"/>
              <w:noProof/>
              <w:sz w:val="22"/>
              <w:szCs w:val="22"/>
              <w:rtl/>
            </w:rPr>
          </w:pPr>
          <w:hyperlink w:anchor="_Toc114469879"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672611C9" w14:textId="210BF771" w:rsidR="00BF43E2" w:rsidRDefault="00000000" w:rsidP="00BF43E2">
          <w:pPr>
            <w:pStyle w:val="TOC4"/>
            <w:tabs>
              <w:tab w:val="right" w:leader="dot" w:pos="9350"/>
            </w:tabs>
            <w:bidi w:val="0"/>
            <w:rPr>
              <w:rFonts w:cstheme="minorBidi"/>
              <w:noProof/>
              <w:sz w:val="22"/>
              <w:szCs w:val="22"/>
              <w:rtl/>
            </w:rPr>
          </w:pPr>
          <w:hyperlink w:anchor="_Toc114469880"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3A853D3D" w14:textId="57AAFC25" w:rsidR="00BF43E2" w:rsidRDefault="00000000" w:rsidP="00BF43E2">
          <w:pPr>
            <w:pStyle w:val="TOC4"/>
            <w:tabs>
              <w:tab w:val="right" w:leader="dot" w:pos="9350"/>
            </w:tabs>
            <w:bidi w:val="0"/>
            <w:rPr>
              <w:rFonts w:cstheme="minorBidi"/>
              <w:noProof/>
              <w:sz w:val="22"/>
              <w:szCs w:val="22"/>
              <w:rtl/>
            </w:rPr>
          </w:pPr>
          <w:hyperlink w:anchor="_Toc114469881" w:history="1">
            <w:r w:rsidR="00BF43E2" w:rsidRPr="00A52F21">
              <w:rPr>
                <w:rStyle w:val="Hyperlink"/>
                <w:noProof/>
              </w:rPr>
              <w:t>Stimuli</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248B123F" w14:textId="24F5C15A" w:rsidR="00BF43E2" w:rsidRDefault="00000000" w:rsidP="00BF43E2">
          <w:pPr>
            <w:pStyle w:val="TOC4"/>
            <w:tabs>
              <w:tab w:val="right" w:leader="dot" w:pos="9350"/>
            </w:tabs>
            <w:bidi w:val="0"/>
            <w:rPr>
              <w:rFonts w:cstheme="minorBidi"/>
              <w:noProof/>
              <w:sz w:val="22"/>
              <w:szCs w:val="22"/>
              <w:rtl/>
            </w:rPr>
          </w:pPr>
          <w:hyperlink w:anchor="_Toc114469882" w:history="1">
            <w:r w:rsidR="00BF43E2" w:rsidRPr="00A52F21">
              <w:rPr>
                <w:rStyle w:val="Hyperlink"/>
                <w:noProof/>
              </w:rPr>
              <w:t>Apparatus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0647C080" w14:textId="4E36E9D8" w:rsidR="00BF43E2" w:rsidRDefault="00000000" w:rsidP="00BF43E2">
          <w:pPr>
            <w:pStyle w:val="TOC3"/>
            <w:tabs>
              <w:tab w:val="right" w:leader="dot" w:pos="9350"/>
            </w:tabs>
            <w:bidi w:val="0"/>
            <w:rPr>
              <w:rFonts w:cstheme="minorBidi"/>
              <w:i w:val="0"/>
              <w:iCs w:val="0"/>
              <w:noProof/>
              <w:sz w:val="22"/>
              <w:szCs w:val="22"/>
              <w:rtl/>
            </w:rPr>
          </w:pPr>
          <w:hyperlink w:anchor="_Toc114469883" w:history="1">
            <w:r w:rsidR="00BF43E2" w:rsidRPr="00A52F21">
              <w:rPr>
                <w:rStyle w:val="Hyperlink"/>
                <w:noProof/>
                <w:lang w:bidi="ar-SA"/>
              </w:rPr>
              <w:t>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13</w:t>
            </w:r>
            <w:r w:rsidR="00BF43E2">
              <w:rPr>
                <w:noProof/>
                <w:webHidden/>
                <w:rtl/>
              </w:rPr>
              <w:fldChar w:fldCharType="end"/>
            </w:r>
          </w:hyperlink>
        </w:p>
        <w:p w14:paraId="09B0982A" w14:textId="26A79420" w:rsidR="00BF43E2" w:rsidRDefault="00000000" w:rsidP="00BF43E2">
          <w:pPr>
            <w:pStyle w:val="TOC3"/>
            <w:tabs>
              <w:tab w:val="right" w:leader="dot" w:pos="9350"/>
            </w:tabs>
            <w:bidi w:val="0"/>
            <w:rPr>
              <w:rFonts w:cstheme="minorBidi"/>
              <w:i w:val="0"/>
              <w:iCs w:val="0"/>
              <w:noProof/>
              <w:sz w:val="22"/>
              <w:szCs w:val="22"/>
              <w:rtl/>
            </w:rPr>
          </w:pPr>
          <w:hyperlink w:anchor="_Toc114469884" w:history="1">
            <w:r w:rsidR="00BF43E2" w:rsidRPr="00A52F21">
              <w:rPr>
                <w:rStyle w:val="Hyperlink"/>
                <w:noProof/>
                <w:lang w:bidi="ar-SA"/>
              </w:rPr>
              <w:t>Trajectory preprocessing</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15</w:t>
            </w:r>
            <w:r w:rsidR="00BF43E2">
              <w:rPr>
                <w:noProof/>
                <w:webHidden/>
                <w:rtl/>
              </w:rPr>
              <w:fldChar w:fldCharType="end"/>
            </w:r>
          </w:hyperlink>
        </w:p>
        <w:p w14:paraId="56CA366F" w14:textId="69EF78BB" w:rsidR="00BF43E2" w:rsidRDefault="00000000" w:rsidP="00BF43E2">
          <w:pPr>
            <w:pStyle w:val="TOC3"/>
            <w:tabs>
              <w:tab w:val="right" w:leader="dot" w:pos="9350"/>
            </w:tabs>
            <w:bidi w:val="0"/>
            <w:rPr>
              <w:rFonts w:cstheme="minorBidi"/>
              <w:i w:val="0"/>
              <w:iCs w:val="0"/>
              <w:noProof/>
              <w:sz w:val="22"/>
              <w:szCs w:val="22"/>
              <w:rtl/>
            </w:rPr>
          </w:pPr>
          <w:hyperlink w:anchor="_Toc114469885" w:history="1">
            <w:r w:rsidR="00BF43E2" w:rsidRPr="00A52F21">
              <w:rPr>
                <w:rStyle w:val="Hyperlink"/>
                <w:noProof/>
                <w:lang w:bidi="ar-SA"/>
              </w:rPr>
              <w:t>Variables extraction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16</w:t>
            </w:r>
            <w:r w:rsidR="00BF43E2">
              <w:rPr>
                <w:noProof/>
                <w:webHidden/>
                <w:rtl/>
              </w:rPr>
              <w:fldChar w:fldCharType="end"/>
            </w:r>
          </w:hyperlink>
        </w:p>
        <w:p w14:paraId="26971C7D" w14:textId="24701796" w:rsidR="00BF43E2" w:rsidRDefault="00000000" w:rsidP="00BF43E2">
          <w:pPr>
            <w:pStyle w:val="TOC3"/>
            <w:tabs>
              <w:tab w:val="right" w:leader="dot" w:pos="9350"/>
            </w:tabs>
            <w:bidi w:val="0"/>
            <w:rPr>
              <w:rFonts w:cstheme="minorBidi"/>
              <w:i w:val="0"/>
              <w:iCs w:val="0"/>
              <w:noProof/>
              <w:sz w:val="22"/>
              <w:szCs w:val="22"/>
              <w:rtl/>
            </w:rPr>
          </w:pPr>
          <w:hyperlink w:anchor="_Toc114469886"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16</w:t>
            </w:r>
            <w:r w:rsidR="00BF43E2">
              <w:rPr>
                <w:noProof/>
                <w:webHidden/>
                <w:rtl/>
              </w:rPr>
              <w:fldChar w:fldCharType="end"/>
            </w:r>
          </w:hyperlink>
        </w:p>
        <w:p w14:paraId="0E2CAAED" w14:textId="1B68E22E" w:rsidR="00BF43E2" w:rsidRDefault="00000000" w:rsidP="00BF43E2">
          <w:pPr>
            <w:pStyle w:val="TOC3"/>
            <w:tabs>
              <w:tab w:val="right" w:leader="dot" w:pos="9350"/>
            </w:tabs>
            <w:bidi w:val="0"/>
            <w:rPr>
              <w:rFonts w:cstheme="minorBidi"/>
              <w:i w:val="0"/>
              <w:iCs w:val="0"/>
              <w:noProof/>
              <w:sz w:val="22"/>
              <w:szCs w:val="22"/>
              <w:rtl/>
            </w:rPr>
          </w:pPr>
          <w:hyperlink w:anchor="_Toc114469887"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17</w:t>
            </w:r>
            <w:r w:rsidR="00BF43E2">
              <w:rPr>
                <w:noProof/>
                <w:webHidden/>
                <w:rtl/>
              </w:rPr>
              <w:fldChar w:fldCharType="end"/>
            </w:r>
          </w:hyperlink>
        </w:p>
        <w:p w14:paraId="62A5EC76" w14:textId="1C10D762" w:rsidR="00BF43E2" w:rsidRDefault="00000000" w:rsidP="00BF43E2">
          <w:pPr>
            <w:pStyle w:val="TOC3"/>
            <w:tabs>
              <w:tab w:val="right" w:leader="dot" w:pos="9350"/>
            </w:tabs>
            <w:bidi w:val="0"/>
            <w:rPr>
              <w:rFonts w:cstheme="minorBidi"/>
              <w:i w:val="0"/>
              <w:iCs w:val="0"/>
              <w:noProof/>
              <w:sz w:val="22"/>
              <w:szCs w:val="22"/>
              <w:rtl/>
            </w:rPr>
          </w:pPr>
          <w:hyperlink w:anchor="_Toc114469888"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18</w:t>
            </w:r>
            <w:r w:rsidR="00BF43E2">
              <w:rPr>
                <w:noProof/>
                <w:webHidden/>
                <w:rtl/>
              </w:rPr>
              <w:fldChar w:fldCharType="end"/>
            </w:r>
          </w:hyperlink>
        </w:p>
        <w:p w14:paraId="126D44B6" w14:textId="06B9047A" w:rsidR="00BF43E2" w:rsidRDefault="00000000" w:rsidP="00BF43E2">
          <w:pPr>
            <w:pStyle w:val="TOC2"/>
            <w:rPr>
              <w:rFonts w:cstheme="minorBidi"/>
              <w:smallCaps w:val="0"/>
              <w:noProof/>
              <w:sz w:val="22"/>
              <w:szCs w:val="22"/>
              <w:rtl/>
            </w:rPr>
          </w:pPr>
          <w:hyperlink w:anchor="_Toc114469889" w:history="1">
            <w:r w:rsidR="00BF43E2" w:rsidRPr="00A52F21">
              <w:rPr>
                <w:rStyle w:val="Hyperlink"/>
                <w:noProof/>
                <w:lang w:bidi="ar-SA"/>
              </w:rPr>
              <w:t>Pilot Experiment 2</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19</w:t>
            </w:r>
            <w:r w:rsidR="00BF43E2">
              <w:rPr>
                <w:noProof/>
                <w:webHidden/>
                <w:rtl/>
              </w:rPr>
              <w:fldChar w:fldCharType="end"/>
            </w:r>
          </w:hyperlink>
        </w:p>
        <w:p w14:paraId="04F1A56E" w14:textId="21AA4472" w:rsidR="00BF43E2" w:rsidRDefault="00000000" w:rsidP="00BF43E2">
          <w:pPr>
            <w:pStyle w:val="TOC3"/>
            <w:tabs>
              <w:tab w:val="right" w:leader="dot" w:pos="9350"/>
            </w:tabs>
            <w:bidi w:val="0"/>
            <w:rPr>
              <w:rFonts w:cstheme="minorBidi"/>
              <w:i w:val="0"/>
              <w:iCs w:val="0"/>
              <w:noProof/>
              <w:sz w:val="22"/>
              <w:szCs w:val="22"/>
              <w:rtl/>
            </w:rPr>
          </w:pPr>
          <w:hyperlink w:anchor="_Toc114469890"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19</w:t>
            </w:r>
            <w:r w:rsidR="00BF43E2">
              <w:rPr>
                <w:noProof/>
                <w:webHidden/>
                <w:rtl/>
              </w:rPr>
              <w:fldChar w:fldCharType="end"/>
            </w:r>
          </w:hyperlink>
        </w:p>
        <w:p w14:paraId="45641FFD" w14:textId="4F43E568" w:rsidR="00BF43E2" w:rsidRDefault="00000000" w:rsidP="00BF43E2">
          <w:pPr>
            <w:pStyle w:val="TOC4"/>
            <w:tabs>
              <w:tab w:val="right" w:leader="dot" w:pos="9350"/>
            </w:tabs>
            <w:bidi w:val="0"/>
            <w:rPr>
              <w:rFonts w:cstheme="minorBidi"/>
              <w:noProof/>
              <w:sz w:val="22"/>
              <w:szCs w:val="22"/>
              <w:rtl/>
            </w:rPr>
          </w:pPr>
          <w:hyperlink w:anchor="_Toc114469891"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2D2BFB23" w14:textId="407E8F23" w:rsidR="00BF43E2" w:rsidRDefault="00000000" w:rsidP="00BF43E2">
          <w:pPr>
            <w:pStyle w:val="TOC3"/>
            <w:tabs>
              <w:tab w:val="right" w:leader="dot" w:pos="9350"/>
            </w:tabs>
            <w:bidi w:val="0"/>
            <w:rPr>
              <w:rFonts w:cstheme="minorBidi"/>
              <w:i w:val="0"/>
              <w:iCs w:val="0"/>
              <w:noProof/>
              <w:sz w:val="22"/>
              <w:szCs w:val="22"/>
              <w:rtl/>
            </w:rPr>
          </w:pPr>
          <w:hyperlink w:anchor="_Toc114469892"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0B4E3979" w14:textId="7665D2AC" w:rsidR="00BF43E2" w:rsidRDefault="00000000" w:rsidP="00BF43E2">
          <w:pPr>
            <w:pStyle w:val="TOC3"/>
            <w:tabs>
              <w:tab w:val="right" w:leader="dot" w:pos="9350"/>
            </w:tabs>
            <w:bidi w:val="0"/>
            <w:rPr>
              <w:rFonts w:cstheme="minorBidi"/>
              <w:i w:val="0"/>
              <w:iCs w:val="0"/>
              <w:noProof/>
              <w:sz w:val="22"/>
              <w:szCs w:val="22"/>
              <w:rtl/>
            </w:rPr>
          </w:pPr>
          <w:hyperlink w:anchor="_Toc114469893"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52FF7C92" w14:textId="6BA7D882" w:rsidR="00BF43E2" w:rsidRDefault="00000000" w:rsidP="00BF43E2">
          <w:pPr>
            <w:pStyle w:val="TOC3"/>
            <w:tabs>
              <w:tab w:val="right" w:leader="dot" w:pos="9350"/>
            </w:tabs>
            <w:bidi w:val="0"/>
            <w:rPr>
              <w:rFonts w:cstheme="minorBidi"/>
              <w:i w:val="0"/>
              <w:iCs w:val="0"/>
              <w:noProof/>
              <w:sz w:val="22"/>
              <w:szCs w:val="22"/>
              <w:rtl/>
            </w:rPr>
          </w:pPr>
          <w:hyperlink w:anchor="_Toc114469894"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21</w:t>
            </w:r>
            <w:r w:rsidR="00BF43E2">
              <w:rPr>
                <w:noProof/>
                <w:webHidden/>
                <w:rtl/>
              </w:rPr>
              <w:fldChar w:fldCharType="end"/>
            </w:r>
          </w:hyperlink>
        </w:p>
        <w:p w14:paraId="2E5ACDEC" w14:textId="6298987B" w:rsidR="00BF43E2" w:rsidRDefault="00000000" w:rsidP="00BF43E2">
          <w:pPr>
            <w:pStyle w:val="TOC3"/>
            <w:tabs>
              <w:tab w:val="right" w:leader="dot" w:pos="9350"/>
            </w:tabs>
            <w:bidi w:val="0"/>
            <w:rPr>
              <w:rFonts w:cstheme="minorBidi"/>
              <w:i w:val="0"/>
              <w:iCs w:val="0"/>
              <w:noProof/>
              <w:sz w:val="22"/>
              <w:szCs w:val="22"/>
              <w:rtl/>
            </w:rPr>
          </w:pPr>
          <w:hyperlink w:anchor="_Toc114469895"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22</w:t>
            </w:r>
            <w:r w:rsidR="00BF43E2">
              <w:rPr>
                <w:noProof/>
                <w:webHidden/>
                <w:rtl/>
              </w:rPr>
              <w:fldChar w:fldCharType="end"/>
            </w:r>
          </w:hyperlink>
        </w:p>
        <w:p w14:paraId="6C9AAB40" w14:textId="7095FA76" w:rsidR="00BF43E2" w:rsidRDefault="00000000" w:rsidP="00BF43E2">
          <w:pPr>
            <w:pStyle w:val="TOC2"/>
            <w:rPr>
              <w:rFonts w:cstheme="minorBidi"/>
              <w:smallCaps w:val="0"/>
              <w:noProof/>
              <w:sz w:val="22"/>
              <w:szCs w:val="22"/>
              <w:rtl/>
            </w:rPr>
          </w:pPr>
          <w:hyperlink w:anchor="_Toc114469896" w:history="1">
            <w:r w:rsidR="00BF43E2" w:rsidRPr="00A52F21">
              <w:rPr>
                <w:rStyle w:val="Hyperlink"/>
                <w:noProof/>
                <w:lang w:bidi="ar-SA"/>
              </w:rPr>
              <w:t>Pilot Experiment 3</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04A8B243" w14:textId="00B687D4" w:rsidR="00BF43E2" w:rsidRDefault="00000000" w:rsidP="00BF43E2">
          <w:pPr>
            <w:pStyle w:val="TOC3"/>
            <w:tabs>
              <w:tab w:val="right" w:leader="dot" w:pos="9350"/>
            </w:tabs>
            <w:bidi w:val="0"/>
            <w:rPr>
              <w:rFonts w:cstheme="minorBidi"/>
              <w:i w:val="0"/>
              <w:iCs w:val="0"/>
              <w:noProof/>
              <w:sz w:val="22"/>
              <w:szCs w:val="22"/>
              <w:rtl/>
            </w:rPr>
          </w:pPr>
          <w:hyperlink w:anchor="_Toc114469897"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56CB5921" w14:textId="572C6E73" w:rsidR="00BF43E2" w:rsidRDefault="00000000" w:rsidP="00BF43E2">
          <w:pPr>
            <w:pStyle w:val="TOC4"/>
            <w:tabs>
              <w:tab w:val="right" w:leader="dot" w:pos="9350"/>
            </w:tabs>
            <w:bidi w:val="0"/>
            <w:rPr>
              <w:rFonts w:cstheme="minorBidi"/>
              <w:noProof/>
              <w:sz w:val="22"/>
              <w:szCs w:val="22"/>
              <w:rtl/>
            </w:rPr>
          </w:pPr>
          <w:hyperlink w:anchor="_Toc114469898"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522727F2" w14:textId="3D936E60" w:rsidR="00BF43E2" w:rsidRDefault="00000000" w:rsidP="00BF43E2">
          <w:pPr>
            <w:pStyle w:val="TOC3"/>
            <w:tabs>
              <w:tab w:val="right" w:leader="dot" w:pos="9350"/>
            </w:tabs>
            <w:bidi w:val="0"/>
            <w:rPr>
              <w:rFonts w:cstheme="minorBidi"/>
              <w:i w:val="0"/>
              <w:iCs w:val="0"/>
              <w:noProof/>
              <w:sz w:val="22"/>
              <w:szCs w:val="22"/>
              <w:rtl/>
            </w:rPr>
          </w:pPr>
          <w:hyperlink w:anchor="_Toc114469899"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43344A67" w14:textId="78F45A59" w:rsidR="00BF43E2" w:rsidRDefault="00000000" w:rsidP="00BF43E2">
          <w:pPr>
            <w:pStyle w:val="TOC3"/>
            <w:tabs>
              <w:tab w:val="right" w:leader="dot" w:pos="9350"/>
            </w:tabs>
            <w:bidi w:val="0"/>
            <w:rPr>
              <w:rFonts w:cstheme="minorBidi"/>
              <w:i w:val="0"/>
              <w:iCs w:val="0"/>
              <w:noProof/>
              <w:sz w:val="22"/>
              <w:szCs w:val="22"/>
              <w:rtl/>
            </w:rPr>
          </w:pPr>
          <w:hyperlink w:anchor="_Toc114469900"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24</w:t>
            </w:r>
            <w:r w:rsidR="00BF43E2">
              <w:rPr>
                <w:noProof/>
                <w:webHidden/>
                <w:rtl/>
              </w:rPr>
              <w:fldChar w:fldCharType="end"/>
            </w:r>
          </w:hyperlink>
        </w:p>
        <w:p w14:paraId="481722F1" w14:textId="64CDC4CA" w:rsidR="00BF43E2" w:rsidRDefault="00000000" w:rsidP="00BF43E2">
          <w:pPr>
            <w:pStyle w:val="TOC3"/>
            <w:tabs>
              <w:tab w:val="right" w:leader="dot" w:pos="9350"/>
            </w:tabs>
            <w:bidi w:val="0"/>
            <w:rPr>
              <w:rFonts w:cstheme="minorBidi"/>
              <w:i w:val="0"/>
              <w:iCs w:val="0"/>
              <w:noProof/>
              <w:sz w:val="22"/>
              <w:szCs w:val="22"/>
              <w:rtl/>
            </w:rPr>
          </w:pPr>
          <w:hyperlink w:anchor="_Toc114469901"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25</w:t>
            </w:r>
            <w:r w:rsidR="00BF43E2">
              <w:rPr>
                <w:noProof/>
                <w:webHidden/>
                <w:rtl/>
              </w:rPr>
              <w:fldChar w:fldCharType="end"/>
            </w:r>
          </w:hyperlink>
        </w:p>
        <w:p w14:paraId="3AA44301" w14:textId="19CB0458" w:rsidR="00BF43E2" w:rsidRDefault="00000000" w:rsidP="00BF43E2">
          <w:pPr>
            <w:pStyle w:val="TOC2"/>
            <w:rPr>
              <w:rFonts w:cstheme="minorBidi"/>
              <w:smallCaps w:val="0"/>
              <w:noProof/>
              <w:sz w:val="22"/>
              <w:szCs w:val="22"/>
              <w:rtl/>
            </w:rPr>
          </w:pPr>
          <w:hyperlink w:anchor="_Toc114469902" w:history="1">
            <w:r w:rsidR="00BF43E2" w:rsidRPr="00A52F21">
              <w:rPr>
                <w:rStyle w:val="Hyperlink"/>
                <w:noProof/>
                <w:lang w:bidi="ar-SA"/>
              </w:rPr>
              <w:t>Experiment 4</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26</w:t>
            </w:r>
            <w:r w:rsidR="00BF43E2">
              <w:rPr>
                <w:noProof/>
                <w:webHidden/>
                <w:rtl/>
              </w:rPr>
              <w:fldChar w:fldCharType="end"/>
            </w:r>
          </w:hyperlink>
        </w:p>
        <w:p w14:paraId="4AAB53D5" w14:textId="1C2A06AD" w:rsidR="00BF43E2" w:rsidRDefault="00000000" w:rsidP="00BF43E2">
          <w:pPr>
            <w:pStyle w:val="TOC3"/>
            <w:tabs>
              <w:tab w:val="right" w:leader="dot" w:pos="9350"/>
            </w:tabs>
            <w:bidi w:val="0"/>
            <w:rPr>
              <w:rFonts w:cstheme="minorBidi"/>
              <w:i w:val="0"/>
              <w:iCs w:val="0"/>
              <w:noProof/>
              <w:sz w:val="22"/>
              <w:szCs w:val="22"/>
              <w:rtl/>
            </w:rPr>
          </w:pPr>
          <w:hyperlink w:anchor="_Toc114469903"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26</w:t>
            </w:r>
            <w:r w:rsidR="00BF43E2">
              <w:rPr>
                <w:noProof/>
                <w:webHidden/>
                <w:rtl/>
              </w:rPr>
              <w:fldChar w:fldCharType="end"/>
            </w:r>
          </w:hyperlink>
        </w:p>
        <w:p w14:paraId="29BBDD62" w14:textId="6D017EF2" w:rsidR="00BF43E2" w:rsidRDefault="00000000" w:rsidP="00BF43E2">
          <w:pPr>
            <w:pStyle w:val="TOC4"/>
            <w:tabs>
              <w:tab w:val="right" w:leader="dot" w:pos="9350"/>
            </w:tabs>
            <w:bidi w:val="0"/>
            <w:rPr>
              <w:rFonts w:cstheme="minorBidi"/>
              <w:noProof/>
              <w:sz w:val="22"/>
              <w:szCs w:val="22"/>
              <w:rtl/>
            </w:rPr>
          </w:pPr>
          <w:hyperlink w:anchor="_Toc114469904"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27</w:t>
            </w:r>
            <w:r w:rsidR="00BF43E2">
              <w:rPr>
                <w:noProof/>
                <w:webHidden/>
                <w:rtl/>
              </w:rPr>
              <w:fldChar w:fldCharType="end"/>
            </w:r>
          </w:hyperlink>
        </w:p>
        <w:p w14:paraId="2728CBA0" w14:textId="2740542E" w:rsidR="00BF43E2" w:rsidRDefault="00000000" w:rsidP="00BF43E2">
          <w:pPr>
            <w:pStyle w:val="TOC3"/>
            <w:tabs>
              <w:tab w:val="right" w:leader="dot" w:pos="9350"/>
            </w:tabs>
            <w:bidi w:val="0"/>
            <w:rPr>
              <w:rFonts w:cstheme="minorBidi"/>
              <w:i w:val="0"/>
              <w:iCs w:val="0"/>
              <w:noProof/>
              <w:sz w:val="22"/>
              <w:szCs w:val="22"/>
              <w:rtl/>
            </w:rPr>
          </w:pPr>
          <w:hyperlink w:anchor="_Toc114469905"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27</w:t>
            </w:r>
            <w:r w:rsidR="00BF43E2">
              <w:rPr>
                <w:noProof/>
                <w:webHidden/>
                <w:rtl/>
              </w:rPr>
              <w:fldChar w:fldCharType="end"/>
            </w:r>
          </w:hyperlink>
        </w:p>
        <w:p w14:paraId="6318767D" w14:textId="40E92C7A" w:rsidR="00BF43E2" w:rsidRDefault="00000000" w:rsidP="00BF43E2">
          <w:pPr>
            <w:pStyle w:val="TOC3"/>
            <w:tabs>
              <w:tab w:val="right" w:leader="dot" w:pos="9350"/>
            </w:tabs>
            <w:bidi w:val="0"/>
            <w:rPr>
              <w:rFonts w:cstheme="minorBidi"/>
              <w:i w:val="0"/>
              <w:iCs w:val="0"/>
              <w:noProof/>
              <w:sz w:val="22"/>
              <w:szCs w:val="22"/>
              <w:rtl/>
            </w:rPr>
          </w:pPr>
          <w:hyperlink w:anchor="_Toc114469906"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28</w:t>
            </w:r>
            <w:r w:rsidR="00BF43E2">
              <w:rPr>
                <w:noProof/>
                <w:webHidden/>
                <w:rtl/>
              </w:rPr>
              <w:fldChar w:fldCharType="end"/>
            </w:r>
          </w:hyperlink>
        </w:p>
        <w:p w14:paraId="3C86908C" w14:textId="58AC8B69" w:rsidR="00BF43E2" w:rsidRDefault="00000000" w:rsidP="00BF43E2">
          <w:pPr>
            <w:pStyle w:val="TOC3"/>
            <w:tabs>
              <w:tab w:val="right" w:leader="dot" w:pos="9350"/>
            </w:tabs>
            <w:bidi w:val="0"/>
            <w:rPr>
              <w:rFonts w:cstheme="minorBidi"/>
              <w:i w:val="0"/>
              <w:iCs w:val="0"/>
              <w:noProof/>
              <w:sz w:val="22"/>
              <w:szCs w:val="22"/>
              <w:rtl/>
            </w:rPr>
          </w:pPr>
          <w:hyperlink w:anchor="_Toc114469907"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28</w:t>
            </w:r>
            <w:r w:rsidR="00BF43E2">
              <w:rPr>
                <w:noProof/>
                <w:webHidden/>
                <w:rtl/>
              </w:rPr>
              <w:fldChar w:fldCharType="end"/>
            </w:r>
          </w:hyperlink>
        </w:p>
        <w:p w14:paraId="11641D5C" w14:textId="29899CD1" w:rsidR="00BF43E2" w:rsidRDefault="00000000" w:rsidP="00BF43E2">
          <w:pPr>
            <w:pStyle w:val="TOC3"/>
            <w:tabs>
              <w:tab w:val="right" w:leader="dot" w:pos="9350"/>
            </w:tabs>
            <w:bidi w:val="0"/>
            <w:rPr>
              <w:rFonts w:cstheme="minorBidi"/>
              <w:i w:val="0"/>
              <w:iCs w:val="0"/>
              <w:noProof/>
              <w:sz w:val="22"/>
              <w:szCs w:val="22"/>
              <w:rtl/>
            </w:rPr>
          </w:pPr>
          <w:hyperlink w:anchor="_Toc114469908"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30</w:t>
            </w:r>
            <w:r w:rsidR="00BF43E2">
              <w:rPr>
                <w:noProof/>
                <w:webHidden/>
                <w:rtl/>
              </w:rPr>
              <w:fldChar w:fldCharType="end"/>
            </w:r>
          </w:hyperlink>
        </w:p>
        <w:p w14:paraId="48C7055F" w14:textId="48320432" w:rsidR="00BF43E2" w:rsidRDefault="00000000" w:rsidP="00BF43E2">
          <w:pPr>
            <w:pStyle w:val="TOC2"/>
            <w:rPr>
              <w:rFonts w:cstheme="minorBidi"/>
              <w:smallCaps w:val="0"/>
              <w:noProof/>
              <w:sz w:val="22"/>
              <w:szCs w:val="22"/>
              <w:rtl/>
            </w:rPr>
          </w:pPr>
          <w:hyperlink w:anchor="_Toc114469909" w:history="1">
            <w:r w:rsidR="00BF43E2" w:rsidRPr="00A52F21">
              <w:rPr>
                <w:rStyle w:val="Hyperlink"/>
                <w:noProof/>
                <w:lang w:bidi="ar-SA"/>
              </w:rPr>
              <w:t>General 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31</w:t>
            </w:r>
            <w:r w:rsidR="00BF43E2">
              <w:rPr>
                <w:noProof/>
                <w:webHidden/>
                <w:rtl/>
              </w:rPr>
              <w:fldChar w:fldCharType="end"/>
            </w:r>
          </w:hyperlink>
        </w:p>
        <w:p w14:paraId="1625FB22" w14:textId="18ED296C" w:rsidR="00BF43E2" w:rsidRDefault="00000000" w:rsidP="00BF43E2">
          <w:pPr>
            <w:pStyle w:val="TOC2"/>
            <w:rPr>
              <w:rFonts w:cstheme="minorBidi"/>
              <w:smallCaps w:val="0"/>
              <w:noProof/>
              <w:sz w:val="22"/>
              <w:szCs w:val="22"/>
              <w:rtl/>
            </w:rPr>
          </w:pPr>
          <w:hyperlink w:anchor="_Toc114469910" w:history="1">
            <w:r w:rsidR="00BF43E2" w:rsidRPr="00A52F21">
              <w:rPr>
                <w:rStyle w:val="Hyperlink"/>
                <w:noProof/>
                <w:lang w:bidi="ar-SA"/>
              </w:rPr>
              <w:t>Supplementary materials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36</w:t>
            </w:r>
            <w:r w:rsidR="00BF43E2">
              <w:rPr>
                <w:noProof/>
                <w:webHidden/>
                <w:rtl/>
              </w:rPr>
              <w:fldChar w:fldCharType="end"/>
            </w:r>
          </w:hyperlink>
        </w:p>
        <w:p w14:paraId="4A20173A" w14:textId="143B5785" w:rsidR="00BF43E2" w:rsidRDefault="00000000" w:rsidP="00BF43E2">
          <w:pPr>
            <w:pStyle w:val="TOC2"/>
            <w:rPr>
              <w:rFonts w:cstheme="minorBidi"/>
              <w:smallCaps w:val="0"/>
              <w:noProof/>
              <w:sz w:val="22"/>
              <w:szCs w:val="22"/>
              <w:rtl/>
            </w:rPr>
          </w:pPr>
          <w:hyperlink w:anchor="_Toc114469911" w:history="1">
            <w:r w:rsidR="00BF43E2" w:rsidRPr="00A52F21">
              <w:rPr>
                <w:rStyle w:val="Hyperlink"/>
                <w:noProof/>
                <w:lang w:bidi="ar-SA"/>
              </w:rPr>
              <w:t>References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39</w:t>
            </w:r>
            <w:r w:rsidR="00BF43E2">
              <w:rPr>
                <w:noProof/>
                <w:webHidden/>
                <w:rtl/>
              </w:rPr>
              <w:fldChar w:fldCharType="end"/>
            </w:r>
          </w:hyperlink>
        </w:p>
        <w:p w14:paraId="4C27D7AC" w14:textId="438DD696" w:rsidR="00BF43E2" w:rsidRDefault="00000000" w:rsidP="00BF43E2">
          <w:pPr>
            <w:pStyle w:val="TOC2"/>
            <w:rPr>
              <w:rFonts w:cstheme="minorBidi"/>
              <w:smallCaps w:val="0"/>
              <w:noProof/>
              <w:sz w:val="22"/>
              <w:szCs w:val="22"/>
              <w:rtl/>
            </w:rPr>
          </w:pPr>
          <w:hyperlink w:anchor="_Toc114469912" w:history="1">
            <w:r w:rsidR="00BF43E2" w:rsidRPr="00A52F21">
              <w:rPr>
                <w:rStyle w:val="Hyperlink"/>
                <w:noProof/>
                <w:rtl/>
              </w:rPr>
              <w:t>תקציר</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49</w:t>
            </w:r>
            <w:r w:rsidR="00BF43E2">
              <w:rPr>
                <w:noProof/>
                <w:webHidden/>
                <w:rtl/>
              </w:rPr>
              <w:fldChar w:fldCharType="end"/>
            </w:r>
          </w:hyperlink>
        </w:p>
        <w:p w14:paraId="4587C80F" w14:textId="2F89C5E4"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69871"/>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69872"/>
      <w:r w:rsidRPr="00BF08EE">
        <w:lastRenderedPageBreak/>
        <w:t>Introduction</w:t>
      </w:r>
      <w:bookmarkEnd w:id="4"/>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5" w:name="_Toc114469873"/>
      <w:r>
        <w:t>Contradicting findings</w:t>
      </w:r>
      <w:bookmarkEnd w:id="5"/>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69874"/>
      <w:r>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69875"/>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69876"/>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 w:name="_Toc114469877"/>
      <w:r>
        <w:t>Current Research</w:t>
      </w:r>
      <w:bookmarkEnd w:id="10"/>
    </w:p>
    <w:p w14:paraId="1B63E398" w14:textId="1683D72B"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w:t>
      </w:r>
      <w:proofErr w:type="spellStart"/>
      <w:r w:rsidR="000D1105" w:rsidRPr="000D1105">
        <w:rPr>
          <w:rFonts w:ascii="Times New Roman" w:hAnsi="Times New Roman" w:cs="Times New Roman"/>
        </w:rPr>
        <w:t>Dehaene</w:t>
      </w:r>
      <w:proofErr w:type="spellEnd"/>
      <w:r w:rsidR="000D1105" w:rsidRPr="000D1105">
        <w:rPr>
          <w:rFonts w:ascii="Times New Roman" w:hAnsi="Times New Roman" w:cs="Times New Roman"/>
        </w:rPr>
        <w:t xml:space="preserv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1" w:name="_Toc114469878"/>
      <w:r>
        <w:t>Pilot Experiment</w:t>
      </w:r>
      <w:r w:rsidR="00ED60E1">
        <w:t xml:space="preserve"> 1</w:t>
      </w:r>
      <w:bookmarkEnd w:id="1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2" w:name="_Toc114469879"/>
      <w:r>
        <w:t>Methods</w:t>
      </w:r>
      <w:bookmarkEnd w:id="12"/>
    </w:p>
    <w:p w14:paraId="0D1ADB73" w14:textId="0498850D" w:rsidR="002057FC" w:rsidRPr="00C0305E" w:rsidRDefault="002057FC" w:rsidP="006238E0">
      <w:pPr>
        <w:pStyle w:val="Heading4"/>
      </w:pPr>
      <w:bookmarkStart w:id="13" w:name="_Toc114469880"/>
      <w:r w:rsidRPr="00C0305E">
        <w:t>Participants</w:t>
      </w:r>
      <w:bookmarkEnd w:id="1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4" w:name="_Toc114469881"/>
      <w:r>
        <w:t>Stimuli</w:t>
      </w:r>
      <w:bookmarkEnd w:id="1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5" w:name="_Toc114469882"/>
      <w:r>
        <w:t>Apparatus</w:t>
      </w:r>
      <w:bookmarkEnd w:id="15"/>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w:t>
      </w:r>
      <w:proofErr w:type="spellStart"/>
      <w:r w:rsidRPr="007846C7">
        <w:t>Psychtoolbox</w:t>
      </w:r>
      <w:proofErr w:type="spellEnd"/>
      <w:r w:rsidRPr="007846C7">
        <w:t xml:space="preserve">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r w:rsidR="00533630">
        <w:t xml:space="preserve"> </w:t>
      </w:r>
      <w:r w:rsidRPr="007846C7">
        <w:t xml:space="preserve">and recorded with </w:t>
      </w:r>
      <w:proofErr w:type="spellStart"/>
      <w:r w:rsidRPr="007846C7">
        <w:t>Matlab</w:t>
      </w:r>
      <w:proofErr w:type="spellEnd"/>
      <w:r w:rsidRPr="007846C7">
        <w:t>.</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6" w:name="_Ref113902132"/>
      <w:r>
        <w:t xml:space="preserve">Figure </w:t>
      </w:r>
      <w:fldSimple w:instr=" SEQ Figure \* ARABIC ">
        <w:r w:rsidR="007E2512">
          <w:rPr>
            <w:noProof/>
          </w:rPr>
          <w:t>1</w:t>
        </w:r>
      </w:fldSimple>
      <w:bookmarkEnd w:id="1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7" w:name="_Toc114469883"/>
      <w:r>
        <w:t>Procedure</w:t>
      </w:r>
      <w:bookmarkEnd w:id="1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8" w:name="_Ref113902081"/>
      <w:r>
        <w:t xml:space="preserve">Figure </w:t>
      </w:r>
      <w:fldSimple w:instr=" SEQ Figure \* ARABIC ">
        <w:r w:rsidR="007E2512">
          <w:rPr>
            <w:noProof/>
          </w:rPr>
          <w:t>2</w:t>
        </w:r>
      </w:fldSimple>
      <w:bookmarkEnd w:id="1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22934D29" w14:textId="662CC5DB" w:rsidR="00B33642" w:rsidRDefault="00A17855" w:rsidP="006238E0">
      <w:pPr>
        <w:pStyle w:val="Heading3"/>
      </w:pPr>
      <w:bookmarkStart w:id="19" w:name="_Toc114469884"/>
      <w:r>
        <w:t>Trajectory p</w:t>
      </w:r>
      <w:r w:rsidR="00B33642">
        <w:t>reprocessing</w:t>
      </w:r>
      <w:bookmarkEnd w:id="19"/>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0" w:name="_Toc114469885"/>
      <w:r>
        <w:t>Variables extraction</w:t>
      </w:r>
      <w:bookmarkEnd w:id="20"/>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050477">
        <w:rPr>
          <w:i/>
          <w:iCs/>
          <w:rPrChange w:id="21" w:author="Chen Heller" w:date="2022-09-19T11:43:00Z">
            <w:rPr/>
          </w:rPrChange>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2" w:name="_Toc114469886"/>
      <w:r>
        <w:t>Exclusion criteria</w:t>
      </w:r>
      <w:bookmarkEnd w:id="22"/>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3" w:name="_Toc114469887"/>
      <w:r>
        <w:lastRenderedPageBreak/>
        <w:t>Results</w:t>
      </w:r>
      <w:bookmarkEnd w:id="23"/>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215007F5"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ins w:id="24" w:author="Chen Heller" w:date="2022-09-19T11:47:00Z">
        <w:r w:rsidR="002F604E">
          <w:t xml:space="preserve">a </w:t>
        </w:r>
      </w:ins>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25" w:name="_Ref114067851"/>
      <w:r>
        <w:t xml:space="preserve">Table </w:t>
      </w:r>
      <w:fldSimple w:instr=" SEQ Table \* ARABIC ">
        <w:r w:rsidR="002436A8">
          <w:rPr>
            <w:noProof/>
          </w:rPr>
          <w:t>1</w:t>
        </w:r>
      </w:fldSimple>
      <w:bookmarkEnd w:id="25"/>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proofErr w:type="gramStart"/>
            <w:r>
              <w:rPr>
                <w:b/>
                <w:bCs/>
              </w:rPr>
              <w:t>t(</w:t>
            </w:r>
            <w:proofErr w:type="gramEnd"/>
            <w:r>
              <w:rPr>
                <w:b/>
                <w:bCs/>
              </w:rPr>
              <w: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26" w:name="_Ref113876063"/>
      <w:r>
        <w:t xml:space="preserve">Figure </w:t>
      </w:r>
      <w:fldSimple w:instr=" SEQ Figure \* ARABIC ">
        <w:r w:rsidR="007E2512">
          <w:rPr>
            <w:noProof/>
          </w:rPr>
          <w:t>3</w:t>
        </w:r>
      </w:fldSimple>
      <w:bookmarkEnd w:id="26"/>
      <w:r>
        <w:t xml:space="preserve">. </w:t>
      </w:r>
      <w:bookmarkStart w:id="27"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7"/>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8" w:name="_Toc114469888"/>
      <w:r>
        <w:t>Discussion</w:t>
      </w:r>
      <w:bookmarkEnd w:id="28"/>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9" w:name="_Toc114469889"/>
      <w:r>
        <w:t xml:space="preserve">Pilot </w:t>
      </w:r>
      <w:r w:rsidR="00ED60E1">
        <w:t>Exp</w:t>
      </w:r>
      <w:r>
        <w:t>eriment</w:t>
      </w:r>
      <w:r w:rsidR="00ED60E1">
        <w:t xml:space="preserve"> 2</w:t>
      </w:r>
      <w:bookmarkEnd w:id="29"/>
    </w:p>
    <w:p w14:paraId="43984158" w14:textId="3948BDDC"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window given for</w:t>
      </w:r>
      <w:del w:id="30" w:author="Chen Heller" w:date="2022-09-19T11:51:00Z">
        <w:r w:rsidR="000610E4" w:rsidDel="00796C03">
          <w:delText xml:space="preserve"> </w:delText>
        </w:r>
      </w:del>
      <w:r w:rsidR="000610E4">
        <w:t xml:space="preserve">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6B77FFCE" w14:textId="77777777" w:rsidR="002D5D25" w:rsidRPr="00272765" w:rsidRDefault="002D5D25" w:rsidP="00272765"/>
    <w:p w14:paraId="1E5B807A" w14:textId="77777777" w:rsidR="002D5D25" w:rsidRPr="00272765" w:rsidRDefault="002D5D25" w:rsidP="00272765">
      <w:pPr>
        <w:ind w:left="720" w:firstLine="0"/>
      </w:pPr>
    </w:p>
    <w:p w14:paraId="19BBC9B1" w14:textId="7EBFC7A8" w:rsidR="007429C1" w:rsidRPr="00BA41CF" w:rsidRDefault="007429C1" w:rsidP="006238E0">
      <w:pPr>
        <w:pStyle w:val="Heading3"/>
      </w:pPr>
      <w:bookmarkStart w:id="31" w:name="_Toc114469890"/>
      <w:r>
        <w:t>Methods</w:t>
      </w:r>
      <w:bookmarkEnd w:id="31"/>
    </w:p>
    <w:p w14:paraId="54353DE0" w14:textId="77777777" w:rsidR="007429C1" w:rsidRDefault="007429C1" w:rsidP="006238E0">
      <w:pPr>
        <w:pStyle w:val="Heading4"/>
      </w:pPr>
      <w:bookmarkStart w:id="32" w:name="_Toc114469891"/>
      <w:r>
        <w:lastRenderedPageBreak/>
        <w:t>Participants</w:t>
      </w:r>
      <w:bookmarkEnd w:id="32"/>
    </w:p>
    <w:p w14:paraId="1993AB85" w14:textId="245BF80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xml:space="preserve">, as they met two of the following predefined </w:t>
      </w:r>
      <w:del w:id="33" w:author="Chen Heller" w:date="2022-09-19T11:57:00Z">
        <w:r w:rsidR="00690952" w:rsidDel="00E54F43">
          <w:delText xml:space="preserve">excluded </w:delText>
        </w:r>
      </w:del>
      <w:ins w:id="34" w:author="Chen Heller" w:date="2022-09-19T11:57:00Z">
        <w:r w:rsidR="00E54F43">
          <w:t>exclu</w:t>
        </w:r>
        <w:r w:rsidR="00E54F43">
          <w:t>sion</w:t>
        </w:r>
        <w:r w:rsidR="00E54F43">
          <w:t xml:space="preserve"> </w:t>
        </w:r>
      </w:ins>
      <w:r w:rsidR="00690952">
        <w:t>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5" w:name="_Toc114469892"/>
      <w:r>
        <w:t>Stimuli</w:t>
      </w:r>
      <w:r w:rsidR="00CA2666">
        <w:t xml:space="preserve">, </w:t>
      </w:r>
      <w:r>
        <w:t>Apparatus</w:t>
      </w:r>
      <w:r w:rsidR="00CA2666">
        <w:t xml:space="preserve"> and </w:t>
      </w:r>
      <w:r>
        <w:t>Procedure</w:t>
      </w:r>
      <w:bookmarkEnd w:id="35"/>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6" w:name="_Toc114469893"/>
      <w:r>
        <w:t>Exclusion criteria</w:t>
      </w:r>
      <w:bookmarkEnd w:id="36"/>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7" w:name="_Toc114469894"/>
      <w:r>
        <w:lastRenderedPageBreak/>
        <w:t>Results</w:t>
      </w:r>
      <w:bookmarkEnd w:id="37"/>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715A8D0B" w:rsidR="00F71D0B" w:rsidRDefault="000E54E1" w:rsidP="00063B24">
      <w:r>
        <w:t xml:space="preserve">Congruency effect: </w:t>
      </w:r>
      <w:proofErr w:type="gramStart"/>
      <w:r w:rsidR="00D826D9">
        <w:t>Similarly</w:t>
      </w:r>
      <w:proofErr w:type="gramEnd"/>
      <w:r w:rsidR="00D826D9">
        <w:t xml:space="preserve">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38" w:name="_Ref114067886"/>
      <w:r>
        <w:t xml:space="preserve">Table </w:t>
      </w:r>
      <w:fldSimple w:instr=" SEQ Table \* ARABIC ">
        <w:r w:rsidR="002436A8">
          <w:rPr>
            <w:noProof/>
          </w:rPr>
          <w:t>2</w:t>
        </w:r>
      </w:fldSimple>
      <w:bookmarkEnd w:id="38"/>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proofErr w:type="gramStart"/>
            <w:r>
              <w:rPr>
                <w:b/>
                <w:bCs/>
              </w:rPr>
              <w:t>t(</w:t>
            </w:r>
            <w:proofErr w:type="gramEnd"/>
            <w:r>
              <w:rPr>
                <w:b/>
                <w:bCs/>
              </w:rPr>
              <w: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71FF2A35" w:rsidR="00AE66BB" w:rsidRDefault="00C072CE" w:rsidP="002872CF">
      <w:pPr>
        <w:pStyle w:val="Caption"/>
        <w:jc w:val="left"/>
      </w:pPr>
      <w:bookmarkStart w:id="39" w:name="_Ref113877160"/>
      <w:r>
        <w:t xml:space="preserve">Figure </w:t>
      </w:r>
      <w:fldSimple w:instr=" SEQ Figure \* ARABIC ">
        <w:r w:rsidR="007E2512">
          <w:rPr>
            <w:noProof/>
          </w:rPr>
          <w:t>4</w:t>
        </w:r>
      </w:fldSimple>
      <w:bookmarkEnd w:id="39"/>
      <w:r>
        <w:t xml:space="preserve">. </w:t>
      </w:r>
      <w:bookmarkStart w:id="40"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610239">
        <w:t xml:space="preserve">Figure </w:t>
      </w:r>
      <w:r w:rsidR="00610239">
        <w:rPr>
          <w:noProof/>
        </w:rPr>
        <w:t>3</w:t>
      </w:r>
      <w:r w:rsidR="00610239">
        <w:fldChar w:fldCharType="end"/>
      </w:r>
      <w:r w:rsidR="002872CF">
        <w:t xml:space="preserve">. </w:t>
      </w:r>
      <w:bookmarkEnd w:id="40"/>
    </w:p>
    <w:p w14:paraId="478CC092" w14:textId="77777777" w:rsidR="005948F8" w:rsidRPr="005948F8" w:rsidRDefault="005948F8" w:rsidP="005948F8"/>
    <w:p w14:paraId="65366A3D" w14:textId="27CF7643" w:rsidR="00D826D9" w:rsidRDefault="00D826D9" w:rsidP="006238E0">
      <w:pPr>
        <w:pStyle w:val="Heading3"/>
      </w:pPr>
      <w:bookmarkStart w:id="41" w:name="_Toc114469895"/>
      <w:r>
        <w:t>Discussion</w:t>
      </w:r>
      <w:bookmarkEnd w:id="41"/>
    </w:p>
    <w:p w14:paraId="1ACEDBB1" w14:textId="20F21C55"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42" w:name="_Toc114469896"/>
      <w:r>
        <w:t xml:space="preserve">Pilot </w:t>
      </w:r>
      <w:r w:rsidR="00ED60E1">
        <w:t>Exp</w:t>
      </w:r>
      <w:r>
        <w:t>eriment</w:t>
      </w:r>
      <w:r w:rsidR="00ED60E1">
        <w:t xml:space="preserve"> 3</w:t>
      </w:r>
      <w:bookmarkEnd w:id="4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43" w:name="_Toc114469897"/>
      <w:r>
        <w:t>Methods</w:t>
      </w:r>
      <w:bookmarkEnd w:id="43"/>
    </w:p>
    <w:p w14:paraId="3B29F863" w14:textId="77777777" w:rsidR="00D826D9" w:rsidRDefault="00D826D9" w:rsidP="006238E0">
      <w:pPr>
        <w:pStyle w:val="Heading4"/>
      </w:pPr>
      <w:bookmarkStart w:id="44" w:name="_Toc114469898"/>
      <w:r>
        <w:t>Participants</w:t>
      </w:r>
      <w:bookmarkEnd w:id="4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5" w:name="_Toc114469899"/>
      <w:r>
        <w:t>Stimuli</w:t>
      </w:r>
      <w:r w:rsidR="008E682E">
        <w:t>, Apparatus and Procedure</w:t>
      </w:r>
      <w:bookmarkEnd w:id="4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w:t>
      </w:r>
      <w:r w:rsidR="008E682E">
        <w:lastRenderedPageBreak/>
        <w:t xml:space="preserve">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6" w:name="_Toc114469900"/>
      <w:r>
        <w:t>Results</w:t>
      </w:r>
      <w:bookmarkEnd w:id="46"/>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w:t>
      </w:r>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xml:space="preserve">). </w:t>
      </w:r>
      <w:proofErr w:type="gramStart"/>
      <w:r w:rsidR="0043758C">
        <w:t>H</w:t>
      </w:r>
      <w:r w:rsidR="00536CFE">
        <w:t>owever</w:t>
      </w:r>
      <w:proofErr w:type="gramEnd"/>
      <w:r w:rsidR="00536CFE">
        <w:t xml:space="preserve">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716232F" w:rsidR="00D826D9" w:rsidRDefault="002973C7" w:rsidP="00212789">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xml:space="preserve">, </w:t>
      </w:r>
      <w:proofErr w:type="gramStart"/>
      <w:r w:rsidR="00DD7902">
        <w:t>t</w:t>
      </w:r>
      <w:r w:rsidR="00DD7902" w:rsidRPr="00113020">
        <w:t>(</w:t>
      </w:r>
      <w:proofErr w:type="gramEnd"/>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47" w:name="_Ref114067946"/>
      <w:r>
        <w:t xml:space="preserve">Table </w:t>
      </w:r>
      <w:fldSimple w:instr=" SEQ Table \* ARABIC ">
        <w:r w:rsidR="002436A8">
          <w:rPr>
            <w:noProof/>
          </w:rPr>
          <w:t>3</w:t>
        </w:r>
      </w:fldSimple>
      <w:bookmarkEnd w:id="47"/>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proofErr w:type="gramStart"/>
            <w:r>
              <w:rPr>
                <w:b/>
                <w:bCs/>
              </w:rPr>
              <w:t>t(</w:t>
            </w:r>
            <w:proofErr w:type="gramEnd"/>
            <w:r>
              <w:rPr>
                <w:b/>
                <w:bCs/>
              </w:rPr>
              <w: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B9E143B" w:rsidR="00F45D87" w:rsidRDefault="004A776C" w:rsidP="002973C7">
            <w:pPr>
              <w:spacing w:line="240" w:lineRule="auto"/>
              <w:ind w:firstLine="0"/>
            </w:pPr>
            <w:r w:rsidRPr="002973C7">
              <w:rPr>
                <w:i/>
                <w:iCs/>
                <w:sz w:val="22"/>
                <w:szCs w:val="22"/>
              </w:rPr>
              <w:lastRenderedPageBreak/>
              <w:t xml:space="preserve">Note. </w:t>
            </w:r>
            <w:r w:rsidR="00DE67F7" w:rsidRPr="002973C7">
              <w:rPr>
                <w:sz w:val="22"/>
                <w:szCs w:val="22"/>
              </w:rPr>
              <w:t>t</w:t>
            </w:r>
            <w:r w:rsidR="001C7715">
              <w:rPr>
                <w:sz w:val="22"/>
                <w:szCs w:val="22"/>
              </w:rPr>
              <w:t>(</w:t>
            </w:r>
            <w:proofErr w:type="spellStart"/>
            <w:r w:rsidR="001C7715">
              <w:rPr>
                <w:sz w:val="22"/>
                <w:szCs w:val="22"/>
              </w:rPr>
              <w:t>df</w:t>
            </w:r>
            <w:proofErr w:type="spellEnd"/>
            <w:r w:rsidR="001C7715">
              <w:rPr>
                <w:sz w:val="22"/>
                <w:szCs w:val="22"/>
              </w:rPr>
              <w:t>)</w:t>
            </w:r>
            <w:r w:rsidR="00DE67F7" w:rsidRPr="002973C7">
              <w:rPr>
                <w:sz w:val="22"/>
                <w:szCs w:val="22"/>
              </w:rPr>
              <w:t xml:space="preserve"> = </w:t>
            </w:r>
            <w:r w:rsidR="00642AA7" w:rsidRPr="00EA2CED">
              <w:rPr>
                <w:sz w:val="22"/>
                <w:szCs w:val="22"/>
              </w:rPr>
              <w:t>t-test score</w:t>
            </w:r>
            <w:r w:rsidR="00614B8F">
              <w:rPr>
                <w:sz w:val="22"/>
                <w:szCs w:val="22"/>
              </w:rPr>
              <w:t xml:space="preserve">. </w:t>
            </w:r>
            <w:del w:id="48" w:author="Chen Heller" w:date="2022-09-19T12:33:00Z">
              <w:r w:rsidR="00DE67F7" w:rsidRPr="002973C7" w:rsidDel="00EE6900">
                <w:rPr>
                  <w:sz w:val="22"/>
                  <w:szCs w:val="22"/>
                </w:rPr>
                <w:delText xml:space="preserve">degrees </w:delText>
              </w:r>
            </w:del>
            <w:ins w:id="49" w:author="Chen Heller" w:date="2022-09-19T12:33:00Z">
              <w:r w:rsidR="00EE6900">
                <w:rPr>
                  <w:sz w:val="22"/>
                  <w:szCs w:val="22"/>
                </w:rPr>
                <w:t>D</w:t>
              </w:r>
              <w:r w:rsidR="00EE6900" w:rsidRPr="002973C7">
                <w:rPr>
                  <w:sz w:val="22"/>
                  <w:szCs w:val="22"/>
                </w:rPr>
                <w:t xml:space="preserve">egrees </w:t>
              </w:r>
            </w:ins>
            <w:r w:rsidR="00DE67F7" w:rsidRPr="002973C7">
              <w:rPr>
                <w:sz w:val="22"/>
                <w:szCs w:val="22"/>
              </w:rPr>
              <w:t xml:space="preserve">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32B5201" w:rsidR="00861172" w:rsidRDefault="00F3771A" w:rsidP="008351C5">
      <w:pPr>
        <w:pStyle w:val="Caption"/>
        <w:jc w:val="left"/>
      </w:pPr>
      <w:bookmarkStart w:id="50" w:name="_Ref113877436"/>
      <w:r>
        <w:t xml:space="preserve">Figure </w:t>
      </w:r>
      <w:fldSimple w:instr=" SEQ Figure \* ARABIC ">
        <w:r w:rsidR="007E2512">
          <w:rPr>
            <w:noProof/>
          </w:rPr>
          <w:t>5</w:t>
        </w:r>
      </w:fldSimple>
      <w:bookmarkEnd w:id="50"/>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del w:id="51" w:author="Chen Heller" w:date="2022-09-19T12:08:00Z">
        <w:r w:rsidRPr="00F3771A" w:rsidDel="00E23C4E">
          <w:delText xml:space="preserve"> </w:delText>
        </w:r>
      </w:del>
      <w:r w:rsidRPr="00F3771A">
        <w:t>.</w:t>
      </w:r>
    </w:p>
    <w:p w14:paraId="606097A7" w14:textId="001D673D" w:rsidR="00D826D9" w:rsidRDefault="00D826D9" w:rsidP="006238E0">
      <w:pPr>
        <w:pStyle w:val="Heading3"/>
      </w:pPr>
      <w:bookmarkStart w:id="52" w:name="_Toc114469901"/>
      <w:r>
        <w:t>Discussion</w:t>
      </w:r>
      <w:bookmarkEnd w:id="52"/>
    </w:p>
    <w:p w14:paraId="04CA93E9" w14:textId="6C888424"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 xml:space="preserve">Area Under </w:t>
      </w:r>
      <w:r w:rsidR="00CD7735">
        <w:lastRenderedPageBreak/>
        <w:t>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27A1FE1D"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del w:id="53" w:author="Chen Heller" w:date="2022-09-19T12:10:00Z">
        <w:r w:rsidR="00E47313" w:rsidDel="0098276D">
          <w:delText>D</w:delText>
        </w:r>
        <w:r w:rsidR="0058739A" w:rsidDel="0098276D">
          <w:delText xml:space="preserve">id </w:delText>
        </w:r>
      </w:del>
      <w:ins w:id="54" w:author="Chen Heller" w:date="2022-09-19T12:10:00Z">
        <w:r w:rsidR="0098276D">
          <w:t>d</w:t>
        </w:r>
        <w:r w:rsidR="0098276D">
          <w:t xml:space="preserve">id </w:t>
        </w:r>
      </w:ins>
      <w:r w:rsidR="0058739A">
        <w:t>not</w:t>
      </w:r>
      <w:r w:rsidR="004917DF">
        <w:t xml:space="preserve"> significantly</w:t>
      </w:r>
      <w:r w:rsidR="0058739A">
        <w:t xml:space="preserve"> reduce the participants' response time or proportion of </w:t>
      </w:r>
      <w:commentRangeStart w:id="55"/>
      <w:r w:rsidR="0058739A">
        <w:t>excluded trials</w:t>
      </w:r>
      <w:commentRangeEnd w:id="55"/>
      <w:r w:rsidR="00EB2FF8">
        <w:rPr>
          <w:rStyle w:val="CommentReference"/>
        </w:rPr>
        <w:commentReference w:id="55"/>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56" w:name="_Toc114469902"/>
      <w:r>
        <w:t>Experiment 4</w:t>
      </w:r>
      <w:bookmarkEnd w:id="56"/>
    </w:p>
    <w:p w14:paraId="3D3FAF54" w14:textId="310309BC" w:rsidR="00D826D9" w:rsidRDefault="00A8788A" w:rsidP="00717FF1">
      <w:pPr>
        <w:ind w:firstLine="0"/>
      </w:pPr>
      <w:r>
        <w:t>Experiment 4</w:t>
      </w:r>
      <w:r w:rsidR="00FC3846">
        <w:t xml:space="preserve"> was preregistered</w:t>
      </w:r>
      <w:r w:rsidR="00EB44AC">
        <w:t xml:space="preserve"> (</w:t>
      </w:r>
      <w:ins w:id="57" w:author="Chen Heller" w:date="2022-09-19T08:41:00Z">
        <w:r w:rsidR="00E53F62">
          <w:fldChar w:fldCharType="begin"/>
        </w:r>
        <w:r w:rsidR="00E53F62">
          <w:instrText xml:space="preserve"> HYPERLINK "https://osf.io/8dsvp" </w:instrText>
        </w:r>
        <w:r w:rsidR="00E53F62">
          <w:fldChar w:fldCharType="separate"/>
        </w:r>
        <w:r w:rsidR="00E53F62" w:rsidRPr="00E53F62">
          <w:rPr>
            <w:rStyle w:val="Hyperlink"/>
          </w:rPr>
          <w:t>https://osf.io/8dsvp</w:t>
        </w:r>
        <w:r w:rsidR="00E53F62">
          <w:fldChar w:fldCharType="end"/>
        </w:r>
      </w:ins>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pPr>
    </w:p>
    <w:p w14:paraId="78E5B738" w14:textId="58610BA4" w:rsidR="005436B9" w:rsidRDefault="005436B9" w:rsidP="00B25647">
      <w:pPr>
        <w:ind w:firstLine="0"/>
      </w:pPr>
    </w:p>
    <w:p w14:paraId="1E08811A" w14:textId="77777777" w:rsidR="005436B9" w:rsidRDefault="005436B9" w:rsidP="00B25647">
      <w:pPr>
        <w:ind w:firstLine="0"/>
      </w:pPr>
    </w:p>
    <w:p w14:paraId="4F35F08C" w14:textId="1E5D7171" w:rsidR="00D826D9" w:rsidRDefault="00D826D9" w:rsidP="006238E0">
      <w:pPr>
        <w:pStyle w:val="Heading3"/>
      </w:pPr>
      <w:bookmarkStart w:id="58" w:name="_Toc114469903"/>
      <w:r>
        <w:t>Methods</w:t>
      </w:r>
      <w:bookmarkEnd w:id="58"/>
    </w:p>
    <w:p w14:paraId="635A0C30" w14:textId="77777777" w:rsidR="00D826D9" w:rsidRDefault="00D826D9" w:rsidP="006238E0">
      <w:pPr>
        <w:pStyle w:val="Heading4"/>
      </w:pPr>
      <w:bookmarkStart w:id="59" w:name="_Toc114469904"/>
      <w:r>
        <w:lastRenderedPageBreak/>
        <w:t>Participants</w:t>
      </w:r>
      <w:bookmarkEnd w:id="59"/>
    </w:p>
    <w:p w14:paraId="10928BC5" w14:textId="5B11B917" w:rsidR="00D826D9" w:rsidRDefault="004543AF" w:rsidP="005828B4">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ins w:id="60" w:author="Chen Heller" w:date="2022-09-19T12:17:00Z">
        <w:r w:rsidR="005828B4">
          <w:t>;</w:t>
        </w:r>
      </w:ins>
      <w:ins w:id="61" w:author="Chen Heller" w:date="2022-09-19T12:16:00Z">
        <w:r w:rsidR="005828B4">
          <w:t xml:space="preserve"> </w:t>
        </w:r>
      </w:ins>
      <w:r w:rsidR="005828B4">
        <w:fldChar w:fldCharType="begin"/>
      </w:r>
      <w:r w:rsidR="005828B4">
        <w:instrText xml:space="preserve"> ADDIN ZOTERO_ITEM CSL_CITATION {"citationID":"0w9KbRkE","properties":{"formattedCitation":"(Lakens,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5828B4">
        <w:fldChar w:fldCharType="separate"/>
      </w:r>
      <w:del w:id="62" w:author="Chen Heller" w:date="2022-09-19T12:17:00Z">
        <w:r w:rsidR="005828B4" w:rsidRPr="005828B4" w:rsidDel="005828B4">
          <w:rPr>
            <w:rFonts w:ascii="Times New Roman" w:hAnsi="Times New Roman" w:cs="Times New Roman"/>
          </w:rPr>
          <w:delText>(</w:delText>
        </w:r>
      </w:del>
      <w:proofErr w:type="spellStart"/>
      <w:r w:rsidR="005828B4" w:rsidRPr="005828B4">
        <w:rPr>
          <w:rFonts w:ascii="Times New Roman" w:hAnsi="Times New Roman" w:cs="Times New Roman"/>
        </w:rPr>
        <w:t>Lakens</w:t>
      </w:r>
      <w:proofErr w:type="spellEnd"/>
      <w:r w:rsidR="005828B4" w:rsidRPr="005828B4">
        <w:rPr>
          <w:rFonts w:ascii="Times New Roman" w:hAnsi="Times New Roman" w:cs="Times New Roman"/>
        </w:rPr>
        <w:t>, 2013</w:t>
      </w:r>
      <w:del w:id="63" w:author="Chen Heller" w:date="2022-09-19T12:17:00Z">
        <w:r w:rsidR="005828B4" w:rsidRPr="005828B4" w:rsidDel="005828B4">
          <w:rPr>
            <w:rFonts w:ascii="Times New Roman" w:hAnsi="Times New Roman" w:cs="Times New Roman"/>
          </w:rPr>
          <w:delText>)</w:delText>
        </w:r>
      </w:del>
      <w:r w:rsidR="005828B4">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64" w:name="_Toc114469905"/>
      <w:r>
        <w:t>Stimuli</w:t>
      </w:r>
      <w:r w:rsidR="00521037">
        <w:t xml:space="preserve">, Apparatus and </w:t>
      </w:r>
      <w:r>
        <w:t>Procedure</w:t>
      </w:r>
      <w:bookmarkEnd w:id="64"/>
    </w:p>
    <w:p w14:paraId="2C88FD2C" w14:textId="59EA5029"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del w:id="65" w:author="Chen Heller" w:date="2022-09-19T12:18:00Z">
        <w:r w:rsidR="00D826D9" w:rsidDel="00F071B2">
          <w:delText xml:space="preserve">experiment </w:delText>
        </w:r>
      </w:del>
      <w:ins w:id="66" w:author="Chen Heller" w:date="2022-09-19T12:18:00Z">
        <w:r w:rsidR="00F071B2">
          <w:t>E</w:t>
        </w:r>
        <w:r w:rsidR="00F071B2">
          <w:t xml:space="preserve">xperiment </w:t>
        </w:r>
      </w:ins>
      <w:del w:id="67" w:author="Chen Heller" w:date="2022-09-19T12:18:00Z">
        <w:r w:rsidR="00D826D9" w:rsidDel="00F071B2">
          <w:delText>three</w:delText>
        </w:r>
      </w:del>
      <w:ins w:id="68" w:author="Chen Heller" w:date="2022-09-19T12:18:00Z">
        <w:r w:rsidR="00F071B2">
          <w:t>3</w:t>
        </w:r>
      </w:ins>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w:t>
      </w:r>
      <w:r w:rsidR="00D826D9">
        <w:lastRenderedPageBreak/>
        <w:t xml:space="preserve">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69" w:name="_Toc114469906"/>
      <w:r>
        <w:t>Exclusion criteria</w:t>
      </w:r>
      <w:bookmarkEnd w:id="69"/>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70" w:name="_Toc114469907"/>
      <w:r>
        <w:t>Results</w:t>
      </w:r>
      <w:bookmarkEnd w:id="70"/>
    </w:p>
    <w:p w14:paraId="438C6938" w14:textId="5189503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t>
      </w:r>
      <w:del w:id="71" w:author="Chen Heller" w:date="2022-09-19T12:28:00Z">
        <w:r w:rsidR="00467225" w:rsidDel="00722F1D">
          <w:delText xml:space="preserve">was </w:delText>
        </w:r>
      </w:del>
      <w:ins w:id="72" w:author="Chen Heller" w:date="2022-09-19T12:28:00Z">
        <w:r w:rsidR="00722F1D">
          <w:t>were</w:t>
        </w:r>
        <w:r w:rsidR="00722F1D">
          <w:t xml:space="preserve"> </w:t>
        </w:r>
      </w:ins>
      <w:r w:rsidR="00467225">
        <w:t xml:space="preserve">not consciously </w:t>
      </w:r>
      <w:r w:rsidR="00635792">
        <w:t>p</w:t>
      </w:r>
      <w:r w:rsidR="00E47313">
        <w:t>erceived</w:t>
      </w:r>
      <w:r w:rsidR="008116EA">
        <w:t>.</w:t>
      </w:r>
    </w:p>
    <w:p w14:paraId="592EF16E" w14:textId="7ED9B1B9"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7E9884B5"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lastRenderedPageBreak/>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73" w:name="_Ref114068072"/>
      <w:r>
        <w:t xml:space="preserve">Table </w:t>
      </w:r>
      <w:fldSimple w:instr=" SEQ Table \* ARABIC ">
        <w:r>
          <w:rPr>
            <w:noProof/>
          </w:rPr>
          <w:t>4</w:t>
        </w:r>
      </w:fldSimple>
      <w:bookmarkEnd w:id="73"/>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177760D6"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del w:id="74" w:author="Chen Heller" w:date="2022-09-19T12:33:00Z">
              <w:r w:rsidRPr="00EA2CED" w:rsidDel="00EE6900">
                <w:rPr>
                  <w:sz w:val="22"/>
                  <w:szCs w:val="22"/>
                </w:rPr>
                <w:delText xml:space="preserve">degrees </w:delText>
              </w:r>
            </w:del>
            <w:ins w:id="75" w:author="Chen Heller" w:date="2022-09-19T12:33:00Z">
              <w:r w:rsidR="00EE6900">
                <w:rPr>
                  <w:sz w:val="22"/>
                  <w:szCs w:val="22"/>
                </w:rPr>
                <w:t>D</w:t>
              </w:r>
              <w:r w:rsidR="00EE6900" w:rsidRPr="00EA2CED">
                <w:rPr>
                  <w:sz w:val="22"/>
                  <w:szCs w:val="22"/>
                </w:rPr>
                <w:t xml:space="preserve">egrees </w:t>
              </w:r>
            </w:ins>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76" w:name="_Ref113906821"/>
      <w:r>
        <w:t xml:space="preserve">Figure </w:t>
      </w:r>
      <w:fldSimple w:instr=" SEQ Figure \* ARABIC ">
        <w:r>
          <w:rPr>
            <w:noProof/>
          </w:rPr>
          <w:t>6</w:t>
        </w:r>
      </w:fldSimple>
      <w:bookmarkEnd w:id="76"/>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77" w:name="_Toc114469908"/>
      <w:r>
        <w:t>Discussion</w:t>
      </w:r>
      <w:bookmarkEnd w:id="77"/>
    </w:p>
    <w:p w14:paraId="0B7BE30B" w14:textId="1B54BA80"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lastRenderedPageBreak/>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5856CE">
        <w:instrText xml:space="preserve"> ADDIN ZOTERO_ITEM CSL_CITATION {"citationID":"hHsK9ZWY","properties":{"formattedCitation":"(Sassenhagen &amp; Draschkow, 2019)","plainCitation":"(Sassenhagen &amp; Draschkow, 2019)","noteIndex":0},"citationItems":[{"id":817,"uris":["http://zotero.org/users/8275165/items/CBNPHHKB"],"itemData":{"id":817,"type":"article-journal","abstract":"Cluster-based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78" w:name="_Toc114469909"/>
      <w:r>
        <w:t xml:space="preserve">General </w:t>
      </w:r>
      <w:r w:rsidR="00E668B7">
        <w:t>Discussion</w:t>
      </w:r>
      <w:bookmarkEnd w:id="78"/>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w:t>
      </w:r>
      <w:r w:rsidR="00FF06FA">
        <w:lastRenderedPageBreak/>
        <w:t xml:space="preserve">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w:t>
      </w:r>
      <w:r w:rsidR="001F5C20">
        <w:lastRenderedPageBreak/>
        <w:t xml:space="preserve">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commentRangeStart w:id="79"/>
      <w:commentRangeStart w:id="80"/>
      <w:r w:rsidR="00903FAC">
        <w:t>0</w:t>
      </w:r>
      <w:commentRangeEnd w:id="79"/>
      <w:r w:rsidR="00422967">
        <w:rPr>
          <w:rStyle w:val="CommentReference"/>
        </w:rPr>
        <w:commentReference w:id="79"/>
      </w:r>
      <w:commentRangeEnd w:id="80"/>
      <w:r w:rsidR="006C46FC">
        <w:rPr>
          <w:rStyle w:val="CommentReference"/>
        </w:rPr>
        <w:commentReference w:id="80"/>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81"/>
      <w:r w:rsidR="007F0B60">
        <w:t>reaching measure</w:t>
      </w:r>
      <w:commentRangeEnd w:id="81"/>
      <w:r w:rsidR="009E3931">
        <w:rPr>
          <w:rStyle w:val="CommentReference"/>
        </w:rPr>
        <w:commentReference w:id="81"/>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19FE75BA"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del w:id="82" w:author="Chen Heller" w:date="2022-09-19T13:03:00Z">
        <w:r w:rsidR="00FC7606" w:rsidDel="00AC611D">
          <w:delText xml:space="preserve">In addition, </w:delText>
        </w:r>
        <w:r w:rsidR="00050F36" w:rsidDel="00AC611D">
          <w:delText xml:space="preserve">given </w:delText>
        </w:r>
        <w:r w:rsidR="00E4682C" w:rsidDel="00AC611D">
          <w:delText xml:space="preserve">that </w:delText>
        </w:r>
        <w:r w:rsidR="00374877" w:rsidDel="00AC611D">
          <w:delText>the reaction times</w:delText>
        </w:r>
        <w:r w:rsidR="009E3F49" w:rsidDel="00AC611D">
          <w:delText xml:space="preserve"> of the two measures</w:delText>
        </w:r>
        <w:r w:rsidR="00374877" w:rsidDel="00AC611D">
          <w:delText xml:space="preserve"> differ</w:delText>
        </w:r>
        <w:r w:rsidR="00714EDB" w:rsidDel="00AC611D">
          <w:delText>ed</w:delText>
        </w:r>
        <w:r w:rsidR="00374877" w:rsidDel="00AC611D">
          <w:delText xml:space="preserve"> </w:delText>
        </w:r>
        <w:r w:rsidR="00D433EC" w:rsidDel="00AC611D">
          <w:delText xml:space="preserve">by </w:delText>
        </w:r>
        <w:r w:rsidR="00374877" w:rsidDel="00AC611D">
          <w:delText>60ms</w:delText>
        </w:r>
        <w:r w:rsidR="00D433EC" w:rsidDel="00AC611D">
          <w:delText xml:space="preserve"> only</w:delText>
        </w:r>
        <w:r w:rsidR="00374877" w:rsidDel="00AC611D">
          <w:delText xml:space="preserve"> (</w:delText>
        </w:r>
        <w:r w:rsidR="00264247" w:rsidDel="00AC611D">
          <w:delText>M</w:delText>
        </w:r>
        <w:r w:rsidR="00374877" w:rsidDel="00AC611D">
          <w:rPr>
            <w:vertAlign w:val="subscript"/>
          </w:rPr>
          <w:delText>reaching</w:delText>
        </w:r>
        <w:r w:rsidR="00264247" w:rsidDel="00AC611D">
          <w:delText xml:space="preserve"> = 594.62</w:delText>
        </w:r>
        <w:r w:rsidR="00374877" w:rsidDel="00AC611D">
          <w:delText xml:space="preserve">, </w:delText>
        </w:r>
        <w:r w:rsidR="00264247" w:rsidDel="00AC611D">
          <w:delText>M</w:delText>
        </w:r>
        <w:r w:rsidR="00374877" w:rsidDel="00AC611D">
          <w:rPr>
            <w:vertAlign w:val="subscript"/>
          </w:rPr>
          <w:delText>keyboard</w:delText>
        </w:r>
        <w:r w:rsidR="00264247" w:rsidDel="00AC611D">
          <w:delText xml:space="preserve"> = 535.49)</w:delText>
        </w:r>
        <w:r w:rsidR="00C906BE" w:rsidDel="00AC611D">
          <w:delText>,</w:delText>
        </w:r>
        <w:r w:rsidR="00FC7606" w:rsidDel="00AC611D">
          <w:delText xml:space="preserve"> this </w:delText>
        </w:r>
        <w:r w:rsidR="00FE7F45" w:rsidDel="00AC611D">
          <w:delText xml:space="preserve">explanation </w:delText>
        </w:r>
        <w:r w:rsidR="00FC7606" w:rsidDel="00AC611D">
          <w:delText>seem</w:delText>
        </w:r>
        <w:r w:rsidR="00334D4C" w:rsidDel="00AC611D">
          <w:delText>s</w:delText>
        </w:r>
        <w:r w:rsidR="00FC7606" w:rsidDel="00AC611D">
          <w:delText xml:space="preserve"> </w:delText>
        </w:r>
        <w:r w:rsidR="00334D4C" w:rsidDel="00AC611D">
          <w:delText>un</w:delText>
        </w:r>
        <w:r w:rsidR="00FE7F45" w:rsidDel="00AC611D">
          <w:delText>likely</w:delText>
        </w:r>
        <w:r w:rsidR="00502BED" w:rsidDel="00AC611D">
          <w:delText>, since if the effect vanished too quickly for affecting reaching, it should have also faded away for keyboard presses</w:delText>
        </w:r>
        <w:r w:rsidR="00FE7F45" w:rsidDel="00AC611D">
          <w:delText>.</w:delText>
        </w:r>
        <w:r w:rsidR="00D210E4" w:rsidDel="00AC611D">
          <w:delText xml:space="preserve"> </w:delText>
        </w:r>
      </w:del>
      <w:proofErr w:type="spellStart"/>
      <w:r w:rsidR="00D210E4">
        <w:t>Thus</w:t>
      </w:r>
      <w:proofErr w:type="spellEnd"/>
      <w:r w:rsidR="00D210E4">
        <w:t>,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83" w:name="_Toc114469910"/>
      <w:r>
        <w:lastRenderedPageBreak/>
        <w:t>Supplementary materials</w:t>
      </w:r>
      <w:bookmarkEnd w:id="83"/>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84" w:name="_Ref114050197"/>
      <w:r>
        <w:t xml:space="preserve">Supplementary Figure </w:t>
      </w:r>
      <w:fldSimple w:instr=" SEQ Supplementary_Figure \* ARABIC ">
        <w:r w:rsidR="00E72C5B">
          <w:rPr>
            <w:noProof/>
          </w:rPr>
          <w:t>1</w:t>
        </w:r>
      </w:fldSimple>
      <w:bookmarkEnd w:id="84"/>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85" w:name="_Ref114128122"/>
      <w:r>
        <w:t xml:space="preserve">Supplementary Figure </w:t>
      </w:r>
      <w:fldSimple w:instr=" SEQ Supplementary_Figure \* ARABIC ">
        <w:r>
          <w:rPr>
            <w:noProof/>
          </w:rPr>
          <w:t>2</w:t>
        </w:r>
      </w:fldSimple>
      <w:bookmarkEnd w:id="8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86" w:name="_Ref114130120"/>
      <w:r>
        <w:t xml:space="preserve">Supplementary Table </w:t>
      </w:r>
      <w:fldSimple w:instr=" SEQ Supplementary_Table \* ARABIC ">
        <w:r w:rsidR="00D31803">
          <w:rPr>
            <w:noProof/>
          </w:rPr>
          <w:t>1</w:t>
        </w:r>
      </w:fldSimple>
      <w:bookmarkEnd w:id="86"/>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lastRenderedPageBreak/>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87" w:name="_Ref114130105"/>
      <w:r>
        <w:t xml:space="preserve">Supplementary Table </w:t>
      </w:r>
      <w:fldSimple w:instr=" SEQ Supplementary_Table \* ARABIC ">
        <w:r>
          <w:rPr>
            <w:noProof/>
          </w:rPr>
          <w:t>2</w:t>
        </w:r>
      </w:fldSimple>
      <w:bookmarkEnd w:id="87"/>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88" w:name="_Toc114469911"/>
      <w:r>
        <w:lastRenderedPageBreak/>
        <w:t>References</w:t>
      </w:r>
      <w:bookmarkEnd w:id="88"/>
    </w:p>
    <w:p w14:paraId="1E61E923" w14:textId="77777777" w:rsidR="005828B4" w:rsidRDefault="0003265E" w:rsidP="005828B4">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5828B4">
        <w:t xml:space="preserve">Abrams, R. L., Klinger, M. R., &amp; Greenwald, A. G. (2002). Subliminal words activate semantic categories (not automated motor responses). </w:t>
      </w:r>
      <w:r w:rsidR="005828B4">
        <w:rPr>
          <w:i/>
          <w:iCs/>
        </w:rPr>
        <w:t>Psychonomic Bulletin &amp; Review</w:t>
      </w:r>
      <w:r w:rsidR="005828B4">
        <w:t xml:space="preserve">, </w:t>
      </w:r>
      <w:r w:rsidR="005828B4">
        <w:rPr>
          <w:i/>
          <w:iCs/>
        </w:rPr>
        <w:t>9</w:t>
      </w:r>
      <w:r w:rsidR="005828B4">
        <w:t>(1), 100–106. https://doi.org/10.3758/BF03196262</w:t>
      </w:r>
    </w:p>
    <w:p w14:paraId="2D399E4F" w14:textId="77777777" w:rsidR="005828B4" w:rsidRDefault="005828B4" w:rsidP="005828B4">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167B1831" w14:textId="77777777" w:rsidR="005828B4" w:rsidRDefault="005828B4" w:rsidP="005828B4">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0B5BBAF7" w14:textId="77777777" w:rsidR="005828B4" w:rsidRDefault="005828B4" w:rsidP="005828B4">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r>
        <w:t>Affect</w:t>
      </w:r>
      <w:proofErr w:type="spell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59203AD2" w14:textId="77777777" w:rsidR="005828B4" w:rsidRDefault="005828B4" w:rsidP="005828B4">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447D60C2" w14:textId="77777777" w:rsidR="005828B4" w:rsidRDefault="005828B4" w:rsidP="005828B4">
      <w:pPr>
        <w:pStyle w:val="Bibliography"/>
      </w:pPr>
      <w:r>
        <w:t xml:space="preserve">Bowers, K. S. (1982). </w:t>
      </w:r>
      <w:r>
        <w:rPr>
          <w:i/>
          <w:iCs/>
        </w:rPr>
        <w:t>On being unconsciously influenced and informed.</w:t>
      </w:r>
      <w:r>
        <w:t xml:space="preserve"> https://philpapers.org/rec/BOWOBU</w:t>
      </w:r>
    </w:p>
    <w:p w14:paraId="18F5BD7C" w14:textId="77777777" w:rsidR="005828B4" w:rsidRDefault="005828B4" w:rsidP="005828B4">
      <w:pPr>
        <w:pStyle w:val="Bibliography"/>
      </w:pPr>
      <w:r>
        <w:t xml:space="preserve">Brainard, D. H. (1997). The Psychophysics Toolbox. </w:t>
      </w:r>
      <w:r>
        <w:rPr>
          <w:i/>
          <w:iCs/>
        </w:rPr>
        <w:t>Spatial Vision</w:t>
      </w:r>
      <w:r>
        <w:t xml:space="preserve">, </w:t>
      </w:r>
      <w:r>
        <w:rPr>
          <w:i/>
          <w:iCs/>
        </w:rPr>
        <w:t>10</w:t>
      </w:r>
      <w:r>
        <w:t>(4), 433–436. https://doi.org/10.1163/156856897X00357</w:t>
      </w:r>
    </w:p>
    <w:p w14:paraId="2672EAB5" w14:textId="77777777" w:rsidR="005828B4" w:rsidRDefault="005828B4" w:rsidP="005828B4">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1A2DF1F" w14:textId="77777777" w:rsidR="005828B4" w:rsidRDefault="005828B4" w:rsidP="005828B4">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0056790A" w14:textId="77777777" w:rsidR="005828B4" w:rsidRDefault="005828B4" w:rsidP="005828B4">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106E20C5" w14:textId="77777777" w:rsidR="005828B4" w:rsidRDefault="005828B4" w:rsidP="005828B4">
      <w:pPr>
        <w:pStyle w:val="Bibliography"/>
      </w:pPr>
      <w:proofErr w:type="spellStart"/>
      <w:r>
        <w:t>Cressman</w:t>
      </w:r>
      <w:proofErr w:type="spellEnd"/>
      <w:r>
        <w:t xml:space="preserve">, E. K., Franks, I. M., Enns, J. T., &amp; Chua, R. (2007). On-line control of pointing is modiﬁed by unseen visual shapes. </w:t>
      </w:r>
      <w:r>
        <w:rPr>
          <w:i/>
          <w:iCs/>
        </w:rPr>
        <w:t>Consciousness and Cognition</w:t>
      </w:r>
      <w:r>
        <w:t>, 11.</w:t>
      </w:r>
    </w:p>
    <w:p w14:paraId="6BEBD884" w14:textId="77777777" w:rsidR="005828B4" w:rsidRDefault="005828B4" w:rsidP="005828B4">
      <w:pPr>
        <w:pStyle w:val="Bibliography"/>
      </w:pPr>
      <w:proofErr w:type="spellStart"/>
      <w:r>
        <w:lastRenderedPageBreak/>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51DE3BF1" w14:textId="77777777" w:rsidR="005828B4" w:rsidRDefault="005828B4" w:rsidP="005828B4">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5AE5F7F" w14:textId="77777777" w:rsidR="005828B4" w:rsidRDefault="005828B4" w:rsidP="005828B4">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1D9267E6" w14:textId="77777777" w:rsidR="005828B4" w:rsidRDefault="005828B4" w:rsidP="005828B4">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14A8B774" w14:textId="77777777" w:rsidR="005828B4" w:rsidRDefault="005828B4" w:rsidP="005828B4">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279288E7" w14:textId="77777777" w:rsidR="005828B4" w:rsidRDefault="005828B4" w:rsidP="005828B4">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3B9ABC64" w14:textId="77777777" w:rsidR="005828B4" w:rsidRDefault="005828B4" w:rsidP="005828B4">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3A3A2431" w14:textId="77777777" w:rsidR="005828B4" w:rsidRDefault="005828B4" w:rsidP="005828B4">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On-line confidence monitoring during decision making. </w:t>
      </w:r>
      <w:r>
        <w:rPr>
          <w:i/>
          <w:iCs/>
        </w:rPr>
        <w:t>Cognition</w:t>
      </w:r>
      <w:r>
        <w:t xml:space="preserve">, </w:t>
      </w:r>
      <w:r>
        <w:rPr>
          <w:i/>
          <w:iCs/>
        </w:rPr>
        <w:t>171</w:t>
      </w:r>
      <w:r>
        <w:t>, 112–121. https://doi.org/10.1016/j.cognition.2017.11.001</w:t>
      </w:r>
    </w:p>
    <w:p w14:paraId="638B39CD" w14:textId="77777777" w:rsidR="005828B4" w:rsidRDefault="005828B4" w:rsidP="005828B4">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6F354AAE" w14:textId="77777777" w:rsidR="005828B4" w:rsidRDefault="005828B4" w:rsidP="005828B4">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A7EF3EA" w14:textId="77777777" w:rsidR="005828B4" w:rsidRDefault="005828B4" w:rsidP="005828B4">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236037D8" w14:textId="77777777" w:rsidR="005828B4" w:rsidRDefault="005828B4" w:rsidP="005828B4">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3D4B1929" w14:textId="77777777" w:rsidR="005828B4" w:rsidRDefault="005828B4" w:rsidP="005828B4">
      <w:pPr>
        <w:pStyle w:val="Bibliography"/>
      </w:pPr>
      <w:r>
        <w:lastRenderedPageBreak/>
        <w:t xml:space="preserve">Farmer, T. A., Cargill, S. A., &amp; Spivey, M. J. (2007). </w:t>
      </w:r>
      <w:proofErr w:type="spellStart"/>
      <w:r>
        <w:t>Gradiency</w:t>
      </w:r>
      <w:proofErr w:type="spellEnd"/>
      <w:r>
        <w:t xml:space="preserve"> and Visual Context in Syntactic Garden-Paths. </w:t>
      </w:r>
      <w:r>
        <w:rPr>
          <w:i/>
          <w:iCs/>
        </w:rPr>
        <w:t>Journal of Memory and Language</w:t>
      </w:r>
      <w:r>
        <w:t xml:space="preserve">, </w:t>
      </w:r>
      <w:r>
        <w:rPr>
          <w:i/>
          <w:iCs/>
        </w:rPr>
        <w:t>57</w:t>
      </w:r>
      <w:r>
        <w:t>(4), 570–595. https://doi.org/10.1016/j.jml.2007.04.003</w:t>
      </w:r>
    </w:p>
    <w:p w14:paraId="0510FC82" w14:textId="77777777" w:rsidR="005828B4" w:rsidRDefault="005828B4" w:rsidP="005828B4">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7B3CD0F" w14:textId="77777777" w:rsidR="005828B4" w:rsidRDefault="005828B4" w:rsidP="005828B4">
      <w:pPr>
        <w:pStyle w:val="Bibliography"/>
      </w:pPr>
      <w:proofErr w:type="spellStart"/>
      <w:r>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7CE9D61" w14:textId="77777777" w:rsidR="005828B4" w:rsidRDefault="005828B4" w:rsidP="005828B4">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5C785F7D" w14:textId="77777777" w:rsidR="005828B4" w:rsidRDefault="005828B4" w:rsidP="005828B4">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10F422AB" w14:textId="77777777" w:rsidR="005828B4" w:rsidRDefault="005828B4" w:rsidP="005828B4">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00E2AEF3" w14:textId="77777777" w:rsidR="005828B4" w:rsidRDefault="005828B4" w:rsidP="005828B4">
      <w:pPr>
        <w:pStyle w:val="Bibliography"/>
      </w:pPr>
      <w:r>
        <w:t xml:space="preserve">Freeman, J. B., </w:t>
      </w:r>
      <w:proofErr w:type="spellStart"/>
      <w:r>
        <w:t>Ambady</w:t>
      </w:r>
      <w:proofErr w:type="spellEnd"/>
      <w:r>
        <w:t xml:space="preserve">,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35E55EE" w14:textId="77777777" w:rsidR="005828B4" w:rsidRDefault="005828B4" w:rsidP="005828B4">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513410A" w14:textId="77777777" w:rsidR="005828B4" w:rsidRDefault="005828B4" w:rsidP="005828B4">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6EB2D6BD" w14:textId="77777777" w:rsidR="005828B4" w:rsidRDefault="005828B4" w:rsidP="005828B4">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5DE4F866" w14:textId="77777777" w:rsidR="005828B4" w:rsidRDefault="005828B4" w:rsidP="005828B4">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341A3A4C" w14:textId="77777777" w:rsidR="005828B4" w:rsidRDefault="005828B4" w:rsidP="005828B4">
      <w:pPr>
        <w:pStyle w:val="Bibliography"/>
      </w:pPr>
      <w:r>
        <w:lastRenderedPageBreak/>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6D3B35E5" w14:textId="77777777" w:rsidR="005828B4" w:rsidRDefault="005828B4" w:rsidP="005828B4">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38F8C8D" w14:textId="77777777" w:rsidR="005828B4" w:rsidRDefault="005828B4" w:rsidP="005828B4">
      <w:pPr>
        <w:pStyle w:val="Bibliography"/>
      </w:pPr>
      <w:proofErr w:type="spellStart"/>
      <w:r>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050FC888" w14:textId="77777777" w:rsidR="005828B4" w:rsidRDefault="005828B4" w:rsidP="005828B4">
      <w:pPr>
        <w:pStyle w:val="Bibliography"/>
      </w:pPr>
      <w:proofErr w:type="spellStart"/>
      <w:r>
        <w:t>Hesselmann</w:t>
      </w:r>
      <w:proofErr w:type="spellEnd"/>
      <w:r>
        <w:t xml:space="preserve">,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498CAB93" w14:textId="77777777" w:rsidR="005828B4" w:rsidRDefault="005828B4" w:rsidP="005828B4">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349EF9A6" w14:textId="77777777" w:rsidR="005828B4" w:rsidRDefault="005828B4" w:rsidP="005828B4">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51DC2793" w14:textId="77777777" w:rsidR="005828B4" w:rsidRDefault="005828B4" w:rsidP="005828B4">
      <w:pPr>
        <w:pStyle w:val="Bibliography"/>
      </w:pPr>
      <w:r>
        <w:t xml:space="preserve">Holland, R. W., Hendriks, M., &amp; </w:t>
      </w:r>
      <w:proofErr w:type="spellStart"/>
      <w:r>
        <w:t>Aarts</w:t>
      </w:r>
      <w:proofErr w:type="spellEnd"/>
      <w:r>
        <w:t xml:space="preserve">, H. (2005). Smells Like Clean Spirit: Nonconscious Effects of Scent on Cognition and Behavior. </w:t>
      </w:r>
      <w:r>
        <w:rPr>
          <w:i/>
          <w:iCs/>
        </w:rPr>
        <w:t>Psychological Science</w:t>
      </w:r>
      <w:r>
        <w:t xml:space="preserve">, </w:t>
      </w:r>
      <w:r>
        <w:rPr>
          <w:i/>
          <w:iCs/>
        </w:rPr>
        <w:t>16</w:t>
      </w:r>
      <w:r>
        <w:t>(9), 689–693. https://doi.org/10.1111/j.1467-9280.2005.01597.x</w:t>
      </w:r>
    </w:p>
    <w:p w14:paraId="05E71D2E" w14:textId="77777777" w:rsidR="005828B4" w:rsidRDefault="005828B4" w:rsidP="005828B4">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E571AF9" w14:textId="77777777" w:rsidR="005828B4" w:rsidRDefault="005828B4" w:rsidP="005828B4">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3EB26AD8" w14:textId="77777777" w:rsidR="005828B4" w:rsidRDefault="005828B4" w:rsidP="005828B4">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5DB9B6A3" w14:textId="77777777" w:rsidR="005828B4" w:rsidRDefault="005828B4" w:rsidP="005828B4">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38A060B5" w14:textId="77777777" w:rsidR="005828B4" w:rsidRDefault="005828B4" w:rsidP="005828B4">
      <w:pPr>
        <w:pStyle w:val="Bibliography"/>
      </w:pPr>
      <w:proofErr w:type="spellStart"/>
      <w:r>
        <w:t>Kihlstrom</w:t>
      </w:r>
      <w:proofErr w:type="spellEnd"/>
      <w:r>
        <w:t xml:space="preserve">, J. F. (1987). The Cognitive Unconscious. </w:t>
      </w:r>
      <w:r>
        <w:rPr>
          <w:i/>
          <w:iCs/>
        </w:rPr>
        <w:t>Science</w:t>
      </w:r>
      <w:r>
        <w:t xml:space="preserve">, </w:t>
      </w:r>
      <w:r>
        <w:rPr>
          <w:i/>
          <w:iCs/>
        </w:rPr>
        <w:t>237</w:t>
      </w:r>
      <w:r>
        <w:t>(4821), 1445–1452.</w:t>
      </w:r>
    </w:p>
    <w:p w14:paraId="7BAAE341" w14:textId="77777777" w:rsidR="005828B4" w:rsidRDefault="005828B4" w:rsidP="005828B4">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65DD3D35" w14:textId="77777777" w:rsidR="005828B4" w:rsidRDefault="005828B4" w:rsidP="005828B4">
      <w:pPr>
        <w:pStyle w:val="Bibliography"/>
      </w:pPr>
      <w:r>
        <w:t xml:space="preserve">Kohl, M. (2019). </w:t>
      </w:r>
      <w:proofErr w:type="spellStart"/>
      <w:r>
        <w:rPr>
          <w:i/>
          <w:iCs/>
        </w:rPr>
        <w:t>MKinfer</w:t>
      </w:r>
      <w:proofErr w:type="spellEnd"/>
      <w:r>
        <w:rPr>
          <w:i/>
          <w:iCs/>
        </w:rPr>
        <w:t>: Inferential Statistics</w:t>
      </w:r>
      <w:r>
        <w:t xml:space="preserve"> (0.7). http://www.stamats.de</w:t>
      </w:r>
    </w:p>
    <w:p w14:paraId="7381F92F" w14:textId="77777777" w:rsidR="005828B4" w:rsidRDefault="005828B4" w:rsidP="005828B4">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C418598" w14:textId="77777777" w:rsidR="005828B4" w:rsidRDefault="005828B4" w:rsidP="005828B4">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58AF0C6E" w14:textId="77777777" w:rsidR="005828B4" w:rsidRDefault="005828B4" w:rsidP="005828B4">
      <w:pPr>
        <w:pStyle w:val="Bibliography"/>
      </w:pPr>
      <w:proofErr w:type="spellStart"/>
      <w:r>
        <w:t>Lakens</w:t>
      </w:r>
      <w:proofErr w:type="spellEnd"/>
      <w:r>
        <w:t xml:space="preserve">,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4E7CCD99" w14:textId="77777777" w:rsidR="005828B4" w:rsidRDefault="005828B4" w:rsidP="005828B4">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24E8472B" w14:textId="77777777" w:rsidR="005828B4" w:rsidRDefault="005828B4" w:rsidP="005828B4">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7DFEF543" w14:textId="77777777" w:rsidR="005828B4" w:rsidRDefault="005828B4" w:rsidP="005828B4">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391417D5" w14:textId="77777777" w:rsidR="005828B4" w:rsidRDefault="005828B4" w:rsidP="005828B4">
      <w:pPr>
        <w:pStyle w:val="Bibliography"/>
      </w:pPr>
      <w:r>
        <w:t xml:space="preserve">Mack, A., &amp; Rock, I. (1998). Inattentional blindness: Perception without attention. In </w:t>
      </w:r>
      <w:r>
        <w:rPr>
          <w:i/>
          <w:iCs/>
        </w:rPr>
        <w:t>Visual attention</w:t>
      </w:r>
      <w:r>
        <w:t xml:space="preserve"> (pp. 55–76). Oxford University Press.</w:t>
      </w:r>
    </w:p>
    <w:p w14:paraId="52E31008" w14:textId="77777777" w:rsidR="005828B4" w:rsidRDefault="005828B4" w:rsidP="005828B4">
      <w:pPr>
        <w:pStyle w:val="Bibliography"/>
      </w:pPr>
      <w:r>
        <w:t xml:space="preserve">Macmillan, N. A., &amp; Creelman, C. D. (2004). </w:t>
      </w:r>
      <w:r>
        <w:rPr>
          <w:i/>
          <w:iCs/>
        </w:rPr>
        <w:t>Detection Theory: A User’s Guide</w:t>
      </w:r>
      <w:r>
        <w:t xml:space="preserve"> (2nd ed.). Psychology Press. https://doi.org/10.4324/9781410611147</w:t>
      </w:r>
    </w:p>
    <w:p w14:paraId="6BEAF1F3" w14:textId="77777777" w:rsidR="005828B4" w:rsidRDefault="005828B4" w:rsidP="005828B4">
      <w:pPr>
        <w:pStyle w:val="Bibliography"/>
      </w:pPr>
      <w:proofErr w:type="spellStart"/>
      <w:r>
        <w:lastRenderedPageBreak/>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2F50D876" w14:textId="77777777" w:rsidR="005828B4" w:rsidRDefault="005828B4" w:rsidP="005828B4">
      <w:pPr>
        <w:pStyle w:val="Bibliography"/>
      </w:pPr>
      <w:proofErr w:type="spellStart"/>
      <w:r>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4B8CF0F9" w14:textId="77777777" w:rsidR="005828B4" w:rsidRDefault="005828B4" w:rsidP="005828B4">
      <w:pPr>
        <w:pStyle w:val="Bibliography"/>
      </w:pPr>
      <w:r>
        <w:rPr>
          <w:i/>
          <w:iCs/>
        </w:rPr>
        <w:t>MATLAB</w:t>
      </w:r>
      <w:r>
        <w:t xml:space="preserve"> (9.9.0.14677003 (R2020b)). (2020). The MathWorks Inc.</w:t>
      </w:r>
    </w:p>
    <w:p w14:paraId="79054C95" w14:textId="77777777" w:rsidR="005828B4" w:rsidRDefault="005828B4" w:rsidP="005828B4">
      <w:pPr>
        <w:pStyle w:val="Bibliography"/>
      </w:pPr>
      <w:proofErr w:type="spellStart"/>
      <w:r>
        <w:t>Mattler</w:t>
      </w:r>
      <w:proofErr w:type="spellEnd"/>
      <w:r>
        <w:t xml:space="preserve">, U., &amp; Palmer, S. (2012). Time course of free-choice priming effects explained by a simple accumulator model. </w:t>
      </w:r>
      <w:r>
        <w:rPr>
          <w:i/>
          <w:iCs/>
        </w:rPr>
        <w:t>Cognition</w:t>
      </w:r>
      <w:r>
        <w:t xml:space="preserve">, </w:t>
      </w:r>
      <w:r>
        <w:rPr>
          <w:i/>
          <w:iCs/>
        </w:rPr>
        <w:t>123</w:t>
      </w:r>
      <w:r>
        <w:t>(3), 347–360. https://doi.org/10.1016/j.cognition.2012.03.002</w:t>
      </w:r>
    </w:p>
    <w:p w14:paraId="5B57DEF2" w14:textId="77777777" w:rsidR="005828B4" w:rsidRDefault="005828B4" w:rsidP="005828B4">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5510DCA1" w14:textId="77777777" w:rsidR="005828B4" w:rsidRDefault="005828B4" w:rsidP="005828B4">
      <w:pPr>
        <w:pStyle w:val="Bibliography"/>
      </w:pPr>
      <w:proofErr w:type="spellStart"/>
      <w:r>
        <w:t>Merikle</w:t>
      </w:r>
      <w:proofErr w:type="spellEnd"/>
      <w:r>
        <w:t xml:space="preserve">, P. M., &amp; </w:t>
      </w:r>
      <w:proofErr w:type="spellStart"/>
      <w:r>
        <w:t>Reingold</w:t>
      </w:r>
      <w:proofErr w:type="spellEnd"/>
      <w:r>
        <w:t xml:space="preserve">, E. M. (1998). On demonstrating unconscious perception: Comment on </w:t>
      </w:r>
      <w:proofErr w:type="spellStart"/>
      <w:r>
        <w:t>Draine</w:t>
      </w:r>
      <w:proofErr w:type="spellEnd"/>
      <w:r>
        <w:t xml:space="preserve"> and Greenwald (1998). </w:t>
      </w:r>
      <w:r>
        <w:rPr>
          <w:i/>
          <w:iCs/>
        </w:rPr>
        <w:t>Journal of Experimental Psychology: General</w:t>
      </w:r>
      <w:r>
        <w:t xml:space="preserve">, </w:t>
      </w:r>
      <w:r>
        <w:rPr>
          <w:i/>
          <w:iCs/>
        </w:rPr>
        <w:t>127</w:t>
      </w:r>
      <w:r>
        <w:t>, 304–310. https://doi.org/10.1037/0096-3445.127.3.304</w:t>
      </w:r>
    </w:p>
    <w:p w14:paraId="02ECE9DA" w14:textId="77777777" w:rsidR="005828B4" w:rsidRDefault="005828B4" w:rsidP="005828B4">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5D4101C" w14:textId="77777777" w:rsidR="005828B4" w:rsidRDefault="005828B4" w:rsidP="005828B4">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437AD9B1" w14:textId="77777777" w:rsidR="005828B4" w:rsidRDefault="005828B4" w:rsidP="005828B4">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AFE2BC6" w14:textId="77777777" w:rsidR="005828B4" w:rsidRDefault="005828B4" w:rsidP="005828B4">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3E227EA" w14:textId="77777777" w:rsidR="005828B4" w:rsidRDefault="005828B4" w:rsidP="005828B4">
      <w:pPr>
        <w:pStyle w:val="Bibliography"/>
      </w:pPr>
      <w:r>
        <w:t xml:space="preserve">Moors, P., </w:t>
      </w:r>
      <w:proofErr w:type="spellStart"/>
      <w:r>
        <w:t>Boelens</w:t>
      </w:r>
      <w:proofErr w:type="spellEnd"/>
      <w:r>
        <w:t xml:space="preserve">,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62225CE" w14:textId="77777777" w:rsidR="005828B4" w:rsidRDefault="005828B4" w:rsidP="005828B4">
      <w:pPr>
        <w:pStyle w:val="Bibliography"/>
      </w:pPr>
      <w:r>
        <w:lastRenderedPageBreak/>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17113BF6" w14:textId="77777777" w:rsidR="005828B4" w:rsidRDefault="005828B4" w:rsidP="005828B4">
      <w:pPr>
        <w:pStyle w:val="Bibliography"/>
      </w:pPr>
      <w:r>
        <w:t xml:space="preserve">Moors, P., &amp; </w:t>
      </w:r>
      <w:proofErr w:type="spellStart"/>
      <w:r>
        <w:t>Hesselmann</w:t>
      </w:r>
      <w:proofErr w:type="spellEnd"/>
      <w:r>
        <w:t xml:space="preserve">,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0B36040B" w14:textId="77777777" w:rsidR="005828B4" w:rsidRDefault="005828B4" w:rsidP="005828B4">
      <w:pPr>
        <w:pStyle w:val="Bibliography"/>
      </w:pPr>
      <w:r>
        <w:rPr>
          <w:i/>
          <w:iCs/>
        </w:rPr>
        <w:t>Motive</w:t>
      </w:r>
      <w:r>
        <w:t xml:space="preserve"> (2.3.0). (2021). </w:t>
      </w:r>
      <w:proofErr w:type="spellStart"/>
      <w:r>
        <w:t>NaturalPoint</w:t>
      </w:r>
      <w:proofErr w:type="spellEnd"/>
      <w:r>
        <w:t>, Inc. https://optitrack.com/software/motive/</w:t>
      </w:r>
    </w:p>
    <w:p w14:paraId="3245CBE6" w14:textId="77777777" w:rsidR="005828B4" w:rsidRDefault="005828B4" w:rsidP="005828B4">
      <w:pPr>
        <w:pStyle w:val="Bibliography"/>
      </w:pPr>
      <w:proofErr w:type="spellStart"/>
      <w:r>
        <w:t>Mudrik</w:t>
      </w:r>
      <w:proofErr w:type="spellEnd"/>
      <w:r>
        <w:t xml:space="preserve">, L., &amp; </w:t>
      </w:r>
      <w:proofErr w:type="spellStart"/>
      <w:r>
        <w:t>Biderman</w:t>
      </w:r>
      <w:proofErr w:type="spellEnd"/>
      <w:r>
        <w:t xml:space="preserve">, N. (2017). Evidence for Implicit—But Not Unconscious—Processing of Object-Scene Relations. </w:t>
      </w:r>
      <w:r>
        <w:rPr>
          <w:i/>
          <w:iCs/>
        </w:rPr>
        <w:t>Psychological Science</w:t>
      </w:r>
      <w:r>
        <w:t xml:space="preserve">, </w:t>
      </w:r>
      <w:r>
        <w:rPr>
          <w:i/>
          <w:iCs/>
        </w:rPr>
        <w:t>29</w:t>
      </w:r>
      <w:r>
        <w:t>. https://doi.org/10.1177/0956797617735745</w:t>
      </w:r>
    </w:p>
    <w:p w14:paraId="3AAC0F58" w14:textId="77777777" w:rsidR="005828B4" w:rsidRDefault="005828B4" w:rsidP="005828B4">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75D5862C" w14:textId="77777777" w:rsidR="005828B4" w:rsidRDefault="005828B4" w:rsidP="005828B4">
      <w:pPr>
        <w:pStyle w:val="Bibliography"/>
      </w:pPr>
      <w:proofErr w:type="spellStart"/>
      <w:r>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1B8932B5" w14:textId="77777777" w:rsidR="005828B4" w:rsidRDefault="005828B4" w:rsidP="005828B4">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796B12CE" w14:textId="77777777" w:rsidR="005828B4" w:rsidRDefault="005828B4" w:rsidP="005828B4">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1BBD6CDD" w14:textId="77777777" w:rsidR="005828B4" w:rsidRDefault="005828B4" w:rsidP="005828B4">
      <w:pPr>
        <w:pStyle w:val="Bibliography"/>
      </w:pPr>
      <w:r>
        <w:t xml:space="preserve">Nembhard, D. A., &amp; </w:t>
      </w:r>
      <w:proofErr w:type="spellStart"/>
      <w:r>
        <w:t>Osothsilp</w:t>
      </w:r>
      <w:proofErr w:type="spellEnd"/>
      <w:r>
        <w:t xml:space="preserve">,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4D060FDC" w14:textId="77777777" w:rsidR="005828B4" w:rsidRDefault="005828B4" w:rsidP="005828B4">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7C9B3FE3" w14:textId="77777777" w:rsidR="005828B4" w:rsidRDefault="005828B4" w:rsidP="005828B4">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AEEE6EA" w14:textId="77777777" w:rsidR="005828B4" w:rsidRDefault="005828B4" w:rsidP="005828B4">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6A1D9E29" w14:textId="77777777" w:rsidR="005828B4" w:rsidRDefault="005828B4" w:rsidP="005828B4">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D496E2E" w14:textId="77777777" w:rsidR="005828B4" w:rsidRDefault="005828B4" w:rsidP="005828B4">
      <w:pPr>
        <w:pStyle w:val="Bibliography"/>
      </w:pPr>
      <w:r>
        <w:t xml:space="preserve">Peters, M. A. K., &amp; Lau, H. (2015). </w:t>
      </w:r>
      <w:r>
        <w:rPr>
          <w:i/>
          <w:iCs/>
        </w:rPr>
        <w:t>Human observers have optimal introspective access to perceptual processes even for visually masked stimuli</w:t>
      </w:r>
      <w:r>
        <w:t>. 30.</w:t>
      </w:r>
    </w:p>
    <w:p w14:paraId="551481AC" w14:textId="77777777" w:rsidR="005828B4" w:rsidRDefault="005828B4" w:rsidP="005828B4">
      <w:pPr>
        <w:pStyle w:val="Bibliography"/>
      </w:pPr>
      <w:r>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0EBF8EB6" w14:textId="77777777" w:rsidR="005828B4" w:rsidRDefault="005828B4" w:rsidP="005828B4">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65D28CD2" w14:textId="77777777" w:rsidR="005828B4" w:rsidRDefault="005828B4" w:rsidP="005828B4">
      <w:pPr>
        <w:pStyle w:val="Bibliography"/>
      </w:pPr>
      <w:proofErr w:type="spellStart"/>
      <w:r>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597130AD" w14:textId="77777777" w:rsidR="005828B4" w:rsidRDefault="005828B4" w:rsidP="005828B4">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263–266. https://doi.org/10.1038/nature08275</w:t>
      </w:r>
    </w:p>
    <w:p w14:paraId="66653543" w14:textId="77777777" w:rsidR="005828B4" w:rsidRDefault="005828B4" w:rsidP="005828B4">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53B93211" w14:textId="77777777" w:rsidR="005828B4" w:rsidRDefault="005828B4" w:rsidP="005828B4">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02C29125" w14:textId="77777777" w:rsidR="005828B4" w:rsidRDefault="005828B4" w:rsidP="005828B4">
      <w:pPr>
        <w:pStyle w:val="Bibliography"/>
      </w:pPr>
      <w:r>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7D46D92F" w14:textId="77777777" w:rsidR="005828B4" w:rsidRDefault="005828B4" w:rsidP="005828B4">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2206C861" w14:textId="77777777" w:rsidR="005828B4" w:rsidRDefault="005828B4" w:rsidP="005828B4">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7941F5CB" w14:textId="77777777" w:rsidR="005828B4" w:rsidRDefault="005828B4" w:rsidP="005828B4">
      <w:pPr>
        <w:pStyle w:val="Bibliography"/>
      </w:pPr>
      <w:proofErr w:type="spellStart"/>
      <w:r>
        <w:lastRenderedPageBreak/>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727F74AA" w14:textId="77777777" w:rsidR="005828B4" w:rsidRDefault="005828B4" w:rsidP="005828B4">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1EAB8AC8" w14:textId="77777777" w:rsidR="005828B4" w:rsidRDefault="005828B4" w:rsidP="005828B4">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35F7D939" w14:textId="77777777" w:rsidR="005828B4" w:rsidRDefault="005828B4" w:rsidP="005828B4">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00552CE3" w14:textId="77777777" w:rsidR="005828B4" w:rsidRDefault="005828B4" w:rsidP="005828B4">
      <w:pPr>
        <w:pStyle w:val="Bibliography"/>
      </w:pPr>
      <w:proofErr w:type="spellStart"/>
      <w:r>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5EA7B763" w14:textId="77777777" w:rsidR="005828B4" w:rsidRDefault="005828B4" w:rsidP="005828B4">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63333046" w14:textId="77777777" w:rsidR="005828B4" w:rsidRDefault="005828B4" w:rsidP="005828B4">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3DCFD774" w14:textId="77777777" w:rsidR="005828B4" w:rsidRDefault="005828B4" w:rsidP="005828B4">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98957CD" w14:textId="77777777" w:rsidR="005828B4" w:rsidRDefault="005828B4" w:rsidP="005828B4">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54FA4B6F" w14:textId="77777777" w:rsidR="005828B4" w:rsidRDefault="005828B4" w:rsidP="005828B4">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212CB3BF" w14:textId="77777777" w:rsidR="005828B4" w:rsidRDefault="005828B4" w:rsidP="005828B4">
      <w:pPr>
        <w:pStyle w:val="Bibliography"/>
      </w:pPr>
      <w:r>
        <w:lastRenderedPageBreak/>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4AF878BC" w14:textId="77777777" w:rsidR="005828B4" w:rsidRDefault="005828B4" w:rsidP="005828B4">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393C8FAD" w14:textId="77777777" w:rsidR="005828B4" w:rsidRDefault="005828B4" w:rsidP="005828B4">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360AF58" w14:textId="77777777" w:rsidR="005828B4" w:rsidRDefault="005828B4" w:rsidP="005828B4">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0F33B876" w14:textId="77777777" w:rsidR="005828B4" w:rsidRDefault="005828B4" w:rsidP="005828B4">
      <w:pPr>
        <w:pStyle w:val="Bibliography"/>
      </w:pPr>
      <w:r>
        <w:t xml:space="preserve">Xiao, K., Yamauchi, T., &amp; Bowman, C. (2015). </w:t>
      </w:r>
      <w:r>
        <w:rPr>
          <w:i/>
          <w:iCs/>
        </w:rPr>
        <w:t>Assessing Masked Semantic Priming: Cursor Trajectory versus Response Time Measures</w:t>
      </w:r>
      <w:r>
        <w:t>. 7.</w:t>
      </w:r>
    </w:p>
    <w:p w14:paraId="4E383326" w14:textId="77777777" w:rsidR="005828B4" w:rsidRDefault="005828B4" w:rsidP="005828B4">
      <w:pPr>
        <w:pStyle w:val="Bibliography"/>
      </w:pPr>
      <w:r>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5D0F200E" w14:textId="77777777" w:rsidR="005828B4" w:rsidRDefault="005828B4" w:rsidP="005828B4">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5664951E"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89" w:name="_Toc114469912"/>
      <w:r>
        <w:rPr>
          <w:rFonts w:hint="cs"/>
          <w:rtl/>
          <w:lang w:bidi="he-IL"/>
        </w:rPr>
        <w:lastRenderedPageBreak/>
        <w:t>תקציר</w:t>
      </w:r>
      <w:bookmarkEnd w:id="89"/>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 xml:space="preserve">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w:t>
      </w:r>
      <w:proofErr w:type="spellStart"/>
      <w:r>
        <w:rPr>
          <w:rFonts w:hint="cs"/>
          <w:rtl/>
          <w:lang w:eastAsia="ja-JP"/>
        </w:rPr>
        <w:t>ובשניה</w:t>
      </w:r>
      <w:proofErr w:type="spellEnd"/>
      <w:r>
        <w:rPr>
          <w:rFonts w:hint="cs"/>
          <w:rtl/>
          <w:lang w:eastAsia="ja-JP"/>
        </w:rPr>
        <w:t xml:space="preserve">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28E5BF2C" w:rsidR="00FE2F43" w:rsidRDefault="00FE2F43">
      <w:pPr>
        <w:spacing w:line="480" w:lineRule="auto"/>
        <w:jc w:val="left"/>
        <w:rPr>
          <w:lang w:eastAsia="ja-JP"/>
        </w:rPr>
      </w:pPr>
      <w:r>
        <w:rPr>
          <w:lang w:eastAsia="ja-JP"/>
        </w:rPr>
        <w:br w:type="page"/>
      </w:r>
    </w:p>
    <w:p w14:paraId="0AF6278A" w14:textId="77777777" w:rsidR="00FE2F43" w:rsidRPr="00DC7936" w:rsidRDefault="00FE2F43" w:rsidP="00FE2F43">
      <w:pPr>
        <w:pStyle w:val="ListParagraph"/>
        <w:numPr>
          <w:ilvl w:val="0"/>
          <w:numId w:val="20"/>
        </w:numPr>
        <w:rPr>
          <w:strike/>
          <w:lang w:eastAsia="ja-JP" w:bidi="ar-SA"/>
        </w:rPr>
      </w:pPr>
      <w:r w:rsidRPr="00DC7936">
        <w:rPr>
          <w:strike/>
          <w:lang w:eastAsia="ja-JP" w:bidi="ar-SA"/>
        </w:rPr>
        <w:lastRenderedPageBreak/>
        <w:t>Add Empty line before each title?</w:t>
      </w:r>
    </w:p>
    <w:p w14:paraId="2057A0D7" w14:textId="77777777" w:rsidR="00FE2F43" w:rsidRPr="00DC7936" w:rsidRDefault="00FE2F43" w:rsidP="00FE2F43">
      <w:pPr>
        <w:pStyle w:val="ListParagraph"/>
        <w:numPr>
          <w:ilvl w:val="0"/>
          <w:numId w:val="20"/>
        </w:numPr>
        <w:rPr>
          <w:strike/>
          <w:lang w:eastAsia="ja-JP" w:bidi="ar-SA"/>
        </w:rPr>
      </w:pPr>
      <w:r w:rsidRPr="00DC7936">
        <w:rPr>
          <w:strike/>
          <w:lang w:eastAsia="ja-JP" w:bidi="ar-SA"/>
        </w:rPr>
        <w:t>Add page break before headers? If the header is the last line in a page and its content is in the following page.</w:t>
      </w:r>
    </w:p>
    <w:p w14:paraId="5CC22B6D" w14:textId="1A82FD51" w:rsidR="00FE2F43" w:rsidRPr="00AB53BE" w:rsidRDefault="00FE2F43" w:rsidP="00FE2F43">
      <w:pPr>
        <w:pStyle w:val="ListParagraph"/>
        <w:numPr>
          <w:ilvl w:val="0"/>
          <w:numId w:val="20"/>
        </w:numPr>
        <w:rPr>
          <w:strike/>
          <w:lang w:eastAsia="ja-JP" w:bidi="ar-SA"/>
        </w:rPr>
      </w:pPr>
      <w:r w:rsidRPr="00AB53BE">
        <w:rPr>
          <w:strike/>
          <w:lang w:eastAsia="ja-JP" w:bidi="ar-SA"/>
        </w:rPr>
        <w:t>Make sure all references appear in bibliography.</w:t>
      </w:r>
    </w:p>
    <w:p w14:paraId="2E3CC0CD" w14:textId="78F0EFEF" w:rsidR="00060CE3" w:rsidRDefault="00060CE3" w:rsidP="00FE2F43">
      <w:pPr>
        <w:pStyle w:val="ListParagraph"/>
        <w:numPr>
          <w:ilvl w:val="0"/>
          <w:numId w:val="20"/>
        </w:numPr>
        <w:rPr>
          <w:lang w:eastAsia="ja-JP" w:bidi="ar-SA"/>
        </w:rPr>
      </w:pPr>
      <w:r>
        <w:rPr>
          <w:lang w:eastAsia="ja-JP" w:bidi="ar-SA"/>
        </w:rPr>
        <w:t>Update table of contents</w:t>
      </w:r>
    </w:p>
    <w:p w14:paraId="2008CDD7" w14:textId="77777777" w:rsidR="00FE2F43" w:rsidRDefault="00FE2F43" w:rsidP="00FE2F43">
      <w:pPr>
        <w:pStyle w:val="ListParagraph"/>
        <w:numPr>
          <w:ilvl w:val="0"/>
          <w:numId w:val="20"/>
        </w:numPr>
        <w:rPr>
          <w:lang w:eastAsia="ja-JP" w:bidi="ar-SA"/>
        </w:rPr>
      </w:pPr>
      <w:r>
        <w:rPr>
          <w:lang w:eastAsia="ja-JP" w:bidi="ar-SA"/>
        </w:rPr>
        <w:t>Ideas for content:</w:t>
      </w:r>
    </w:p>
    <w:p w14:paraId="0CCD7166" w14:textId="77777777" w:rsidR="00FE2F43" w:rsidRDefault="00FE2F43" w:rsidP="00FE2F43">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08403B0" w14:textId="77777777" w:rsidR="00FE2F43" w:rsidRDefault="00FE2F43" w:rsidP="00FE2F43">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238E422B" w14:textId="77777777" w:rsidR="00FE2F43" w:rsidRDefault="00FE2F43" w:rsidP="00FE2F43">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238D2D2F" w14:textId="77777777" w:rsidR="00FE2F43" w:rsidRDefault="00FE2F43" w:rsidP="00FE2F43">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p w14:paraId="10E3B728" w14:textId="77777777" w:rsidR="00C50650" w:rsidRDefault="00C50650" w:rsidP="006B77E7">
      <w:pPr>
        <w:spacing w:line="480" w:lineRule="auto"/>
        <w:ind w:firstLine="0"/>
        <w:jc w:val="left"/>
        <w:rPr>
          <w:lang w:eastAsia="ja-JP"/>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79"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80" w:author="Chen Heller" w:date="2022-09-19T09:02:00Z" w:initials="CH">
    <w:p w14:paraId="22BA89A6" w14:textId="77777777" w:rsidR="006C46FC" w:rsidRDefault="006C46FC">
      <w:pPr>
        <w:pStyle w:val="CommentText"/>
        <w:jc w:val="left"/>
      </w:pPr>
      <w:r>
        <w:rPr>
          <w:rStyle w:val="CommentReference"/>
        </w:rPr>
        <w:annotationRef/>
      </w:r>
      <w:r>
        <w:t>Since the scores are evenly distributed its hard to determine how many subjects are "most subjects". Above 50%? Above 60%?</w:t>
      </w:r>
    </w:p>
    <w:p w14:paraId="693F6597" w14:textId="77777777" w:rsidR="006C46FC" w:rsidRDefault="006C46FC">
      <w:pPr>
        <w:pStyle w:val="CommentText"/>
        <w:jc w:val="left"/>
      </w:pPr>
      <w:r>
        <w:t>In mouse session:</w:t>
      </w:r>
    </w:p>
    <w:p w14:paraId="40294C37" w14:textId="77777777" w:rsidR="006C46FC" w:rsidRDefault="006C46FC">
      <w:pPr>
        <w:pStyle w:val="CommentText"/>
        <w:jc w:val="left"/>
      </w:pPr>
      <w:r>
        <w:t>15 participant are above 0.2 and 13 are below.</w:t>
      </w:r>
    </w:p>
    <w:p w14:paraId="0B5DA536" w14:textId="77777777" w:rsidR="006C46FC" w:rsidRDefault="006C46FC">
      <w:pPr>
        <w:pStyle w:val="CommentText"/>
        <w:jc w:val="left"/>
      </w:pPr>
    </w:p>
    <w:p w14:paraId="2297CA2E" w14:textId="77777777" w:rsidR="006C46FC" w:rsidRDefault="006C46FC">
      <w:pPr>
        <w:pStyle w:val="CommentText"/>
        <w:jc w:val="left"/>
      </w:pPr>
      <w:r>
        <w:t>In Keyboard session:</w:t>
      </w:r>
    </w:p>
    <w:p w14:paraId="789A2572" w14:textId="77777777" w:rsidR="006C46FC" w:rsidRDefault="006C46FC" w:rsidP="00797C26">
      <w:pPr>
        <w:pStyle w:val="CommentText"/>
        <w:jc w:val="left"/>
      </w:pPr>
      <w:r>
        <w:t>14 are above 0.3 and 19 are below.</w:t>
      </w:r>
    </w:p>
  </w:comment>
  <w:comment w:id="81" w:author="Chen Heller" w:date="2022-09-04T13:36:00Z" w:initials="CH">
    <w:p w14:paraId="32662B10" w14:textId="4E72B729"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AF53A" w15:done="1"/>
  <w15:commentEx w15:paraId="7BF83D85" w15:done="0"/>
  <w15:commentEx w15:paraId="789A2572" w15:paraIdParent="7BF83D85" w15:done="0"/>
  <w15:commentEx w15:paraId="57C983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AFD12" w16cex:dateUtc="2022-09-01T06:42:00Z"/>
  <w16cex:commentExtensible w16cex:durableId="26CDD95A" w16cex:dateUtc="2022-09-16T00:03:00Z"/>
  <w16cex:commentExtensible w16cex:durableId="26D2AEA4" w16cex:dateUtc="2022-09-19T06:02:00Z"/>
  <w16cex:commentExtensible w16cex:durableId="26BF287B" w16cex:dateUtc="2022-09-04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AF53A" w16cid:durableId="26BAFD12"/>
  <w16cid:commentId w16cid:paraId="7BF83D85" w16cid:durableId="26CDD95A"/>
  <w16cid:commentId w16cid:paraId="789A2572" w16cid:durableId="26D2AEA4"/>
  <w16cid:commentId w16cid:paraId="57C983B6" w16cid:durableId="26BF2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B9AB3" w14:textId="77777777" w:rsidR="00DE7B7E" w:rsidRDefault="00DE7B7E" w:rsidP="00E96D8E">
      <w:r>
        <w:separator/>
      </w:r>
    </w:p>
  </w:endnote>
  <w:endnote w:type="continuationSeparator" w:id="0">
    <w:p w14:paraId="186617AF" w14:textId="77777777" w:rsidR="00DE7B7E" w:rsidRDefault="00DE7B7E"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CD49D" w14:textId="77777777" w:rsidR="00DE7B7E" w:rsidRDefault="00DE7B7E" w:rsidP="00E96D8E">
      <w:r>
        <w:separator/>
      </w:r>
    </w:p>
  </w:footnote>
  <w:footnote w:type="continuationSeparator" w:id="0">
    <w:p w14:paraId="5A9A1053" w14:textId="77777777" w:rsidR="00DE7B7E" w:rsidRDefault="00DE7B7E"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477"/>
    <w:rsid w:val="00050F36"/>
    <w:rsid w:val="000517AB"/>
    <w:rsid w:val="00052C82"/>
    <w:rsid w:val="00053279"/>
    <w:rsid w:val="000540D0"/>
    <w:rsid w:val="000556D1"/>
    <w:rsid w:val="0005617C"/>
    <w:rsid w:val="000561B8"/>
    <w:rsid w:val="00056B2C"/>
    <w:rsid w:val="00057206"/>
    <w:rsid w:val="00057528"/>
    <w:rsid w:val="000575A4"/>
    <w:rsid w:val="00060B5C"/>
    <w:rsid w:val="00060CE3"/>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04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8B4"/>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2F1D"/>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6C03"/>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515"/>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4E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276D"/>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53BE"/>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11D"/>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5B6"/>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262"/>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C793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E7B7E"/>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3C4E"/>
    <w:rsid w:val="00E241C3"/>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4F43"/>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6900"/>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071B2"/>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51</Pages>
  <Words>56825</Words>
  <Characters>284130</Characters>
  <Application>Microsoft Office Word</Application>
  <DocSecurity>0</DocSecurity>
  <Lines>2367</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30</cp:revision>
  <dcterms:created xsi:type="dcterms:W3CDTF">2022-09-19T05:35:00Z</dcterms:created>
  <dcterms:modified xsi:type="dcterms:W3CDTF">2022-09-19T10:03:00Z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
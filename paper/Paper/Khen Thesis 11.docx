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B0C49" w14:textId="478B43B8" w:rsidR="00DC4DA6" w:rsidRDefault="00DC4DA6" w:rsidP="006238E0">
      <w:pPr>
        <w:pStyle w:val="Openingheader"/>
      </w:pPr>
      <w:r w:rsidRPr="00702586">
        <w:drawing>
          <wp:anchor distT="0" distB="0" distL="114300" distR="114300" simplePos="0" relativeHeight="251659264" behindDoc="0" locked="0" layoutInCell="1" allowOverlap="1" wp14:anchorId="41AD745E" wp14:editId="365612CA">
            <wp:simplePos x="0" y="0"/>
            <wp:positionH relativeFrom="margin">
              <wp:posOffset>260985</wp:posOffset>
            </wp:positionH>
            <wp:positionV relativeFrom="margin">
              <wp:posOffset>-409575</wp:posOffset>
            </wp:positionV>
            <wp:extent cx="5334000" cy="1141730"/>
            <wp:effectExtent l="0" t="0" r="0" b="1270"/>
            <wp:wrapSquare wrapText="bothSides"/>
            <wp:docPr id="8" name="תמונה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A picture containing text&#10;&#10;Description automatically generated"/>
                    <pic:cNvPicPr/>
                  </pic:nvPicPr>
                  <pic:blipFill rotWithShape="1">
                    <a:blip r:embed="rId8" cstate="print">
                      <a:extLst>
                        <a:ext uri="{28A0092B-C50C-407E-A947-70E740481C1C}">
                          <a14:useLocalDpi xmlns:a14="http://schemas.microsoft.com/office/drawing/2010/main" val="0"/>
                        </a:ext>
                      </a:extLst>
                    </a:blip>
                    <a:srcRect l="116" t="20605" r="78" b="49175"/>
                    <a:stretch/>
                  </pic:blipFill>
                  <pic:spPr bwMode="auto">
                    <a:xfrm>
                      <a:off x="0" y="0"/>
                      <a:ext cx="5334000" cy="1141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02586">
        <w:t>Sagol School of Neuroscience</w:t>
      </w:r>
    </w:p>
    <w:p w14:paraId="44B1D37E" w14:textId="77777777" w:rsidR="00A240A5" w:rsidRPr="00702586" w:rsidRDefault="00A240A5" w:rsidP="006238E0">
      <w:pPr>
        <w:pStyle w:val="Openingheader"/>
        <w:rPr>
          <w:rtl/>
        </w:rPr>
      </w:pPr>
    </w:p>
    <w:p w14:paraId="11E31188" w14:textId="0F50FA5F" w:rsidR="00DC4DA6" w:rsidRPr="00702586" w:rsidRDefault="00DC4DA6" w:rsidP="006238E0">
      <w:pPr>
        <w:pStyle w:val="Openingheader"/>
        <w:rPr>
          <w:rtl/>
        </w:rPr>
      </w:pPr>
      <w:r w:rsidRPr="00702586">
        <w:t>Faculty of Brain Sciences</w:t>
      </w:r>
    </w:p>
    <w:p w14:paraId="4F244D0C" w14:textId="77777777" w:rsidR="00DC4DA6" w:rsidRPr="00DC4DA6" w:rsidRDefault="00DC4DA6" w:rsidP="006238E0">
      <w:pPr>
        <w:pStyle w:val="Openingheader"/>
      </w:pPr>
    </w:p>
    <w:p w14:paraId="0C4D6044" w14:textId="5BD322B6" w:rsidR="00DC4DA6" w:rsidRPr="004C0E90" w:rsidRDefault="006C08C3" w:rsidP="006238E0">
      <w:pPr>
        <w:pStyle w:val="Openingheader"/>
        <w:rPr>
          <w:sz w:val="72"/>
          <w:szCs w:val="72"/>
          <w:rtl/>
        </w:rPr>
      </w:pPr>
      <w:r w:rsidRPr="004C0E90">
        <w:rPr>
          <w:sz w:val="72"/>
          <w:szCs w:val="72"/>
        </w:rPr>
        <w:t xml:space="preserve">Show some sensitivity! Using motion tracking to explore unconscious </w:t>
      </w:r>
      <w:r w:rsidR="005348CC" w:rsidRPr="004C0E90">
        <w:rPr>
          <w:sz w:val="72"/>
          <w:szCs w:val="72"/>
        </w:rPr>
        <w:t>processes</w:t>
      </w:r>
    </w:p>
    <w:p w14:paraId="5EAA48B0" w14:textId="614E929E" w:rsidR="00DC4DA6" w:rsidRDefault="00DC4DA6" w:rsidP="006238E0">
      <w:pPr>
        <w:pStyle w:val="Openingheader"/>
      </w:pPr>
    </w:p>
    <w:p w14:paraId="1E5BB402" w14:textId="39FDD7CD" w:rsidR="00702586" w:rsidRDefault="00702586" w:rsidP="006238E0">
      <w:pPr>
        <w:pStyle w:val="Openingheader"/>
      </w:pPr>
    </w:p>
    <w:p w14:paraId="5A4CB6C0" w14:textId="77777777" w:rsidR="00702586" w:rsidRPr="00DC4DA6" w:rsidRDefault="00702586" w:rsidP="006238E0">
      <w:pPr>
        <w:pStyle w:val="Openingheader"/>
        <w:rPr>
          <w:rtl/>
        </w:rPr>
      </w:pPr>
    </w:p>
    <w:p w14:paraId="45B37ACD" w14:textId="77777777" w:rsidR="00DC4DA6" w:rsidRPr="00702586" w:rsidRDefault="00DC4DA6" w:rsidP="006238E0">
      <w:pPr>
        <w:pStyle w:val="Openingheader"/>
      </w:pPr>
      <w:r w:rsidRPr="00702586">
        <w:t>By</w:t>
      </w:r>
    </w:p>
    <w:p w14:paraId="117AF5C6" w14:textId="79E11A55" w:rsidR="00DC4DA6" w:rsidRPr="004C0E90" w:rsidRDefault="006C08C3" w:rsidP="006238E0">
      <w:pPr>
        <w:pStyle w:val="Openingheader"/>
        <w:rPr>
          <w:b/>
          <w:bCs/>
          <w:sz w:val="56"/>
          <w:szCs w:val="56"/>
        </w:rPr>
      </w:pPr>
      <w:r w:rsidRPr="004C0E90">
        <w:rPr>
          <w:b/>
          <w:bCs/>
          <w:sz w:val="56"/>
          <w:szCs w:val="56"/>
        </w:rPr>
        <w:t>Khen Heller</w:t>
      </w:r>
    </w:p>
    <w:p w14:paraId="3533649A" w14:textId="77777777" w:rsidR="00DC4DA6" w:rsidRPr="00DC4DA6" w:rsidRDefault="00DC4DA6" w:rsidP="006238E0">
      <w:pPr>
        <w:pStyle w:val="Openingheader"/>
        <w:rPr>
          <w:rtl/>
        </w:rPr>
      </w:pPr>
    </w:p>
    <w:p w14:paraId="0FA74037" w14:textId="77777777" w:rsidR="00DC4DA6" w:rsidRPr="00DC4DA6" w:rsidRDefault="00DC4DA6" w:rsidP="006238E0">
      <w:pPr>
        <w:pStyle w:val="Openingheader"/>
        <w:rPr>
          <w:rtl/>
        </w:rPr>
      </w:pPr>
    </w:p>
    <w:p w14:paraId="1E573069" w14:textId="77777777" w:rsidR="00DC4DA6" w:rsidRPr="00702586" w:rsidRDefault="00DC4DA6" w:rsidP="006238E0">
      <w:pPr>
        <w:pStyle w:val="Openingheader"/>
        <w:rPr>
          <w:rtl/>
        </w:rPr>
      </w:pPr>
      <w:r w:rsidRPr="00702586">
        <w:t>The thesis was carried out under the supervision of</w:t>
      </w:r>
    </w:p>
    <w:p w14:paraId="6A28D5F3" w14:textId="77777777" w:rsidR="00AF7220" w:rsidRDefault="006C08C3" w:rsidP="00085675">
      <w:pPr>
        <w:pStyle w:val="Openingheader"/>
        <w:rPr>
          <w:b/>
          <w:bCs/>
          <w:sz w:val="48"/>
          <w:szCs w:val="48"/>
        </w:rPr>
      </w:pPr>
      <w:r w:rsidRPr="0045410E">
        <w:rPr>
          <w:b/>
          <w:bCs/>
          <w:sz w:val="48"/>
          <w:szCs w:val="48"/>
        </w:rPr>
        <w:t>Prof.</w:t>
      </w:r>
      <w:r w:rsidR="00DC4DA6" w:rsidRPr="0045410E">
        <w:rPr>
          <w:b/>
          <w:bCs/>
          <w:sz w:val="48"/>
          <w:szCs w:val="48"/>
        </w:rPr>
        <w:t xml:space="preserve"> </w:t>
      </w:r>
      <w:r w:rsidRPr="0045410E">
        <w:rPr>
          <w:b/>
          <w:bCs/>
          <w:sz w:val="48"/>
          <w:szCs w:val="48"/>
        </w:rPr>
        <w:t>Liad</w:t>
      </w:r>
      <w:r w:rsidR="00DC4DA6" w:rsidRPr="0045410E">
        <w:rPr>
          <w:b/>
          <w:bCs/>
          <w:sz w:val="48"/>
          <w:szCs w:val="48"/>
        </w:rPr>
        <w:t xml:space="preserve"> </w:t>
      </w:r>
      <w:r w:rsidRPr="0045410E">
        <w:rPr>
          <w:b/>
          <w:bCs/>
          <w:sz w:val="48"/>
          <w:szCs w:val="48"/>
        </w:rPr>
        <w:t>Mudrik</w:t>
      </w:r>
    </w:p>
    <w:p w14:paraId="4EFBAB8E" w14:textId="797E0D74" w:rsidR="00AF7220" w:rsidRPr="00754C50" w:rsidRDefault="00AF7220" w:rsidP="00085675">
      <w:pPr>
        <w:pStyle w:val="Openingheader"/>
        <w:rPr>
          <w:b/>
          <w:bCs/>
          <w:sz w:val="48"/>
          <w:szCs w:val="48"/>
        </w:rPr>
      </w:pPr>
    </w:p>
    <w:p w14:paraId="11E8E8FD" w14:textId="13AEA2E8" w:rsidR="00DC4DA6" w:rsidRPr="004C0E90" w:rsidRDefault="006C08C3" w:rsidP="00085675">
      <w:pPr>
        <w:pStyle w:val="Openingheader"/>
        <w:rPr>
          <w:b/>
          <w:bCs/>
          <w:sz w:val="56"/>
          <w:szCs w:val="56"/>
        </w:rPr>
      </w:pPr>
      <w:r w:rsidRPr="0045410E">
        <w:rPr>
          <w:b/>
          <w:bCs/>
          <w:sz w:val="48"/>
          <w:szCs w:val="48"/>
        </w:rPr>
        <w:t xml:space="preserve"> </w:t>
      </w:r>
    </w:p>
    <w:p w14:paraId="1C3405D7" w14:textId="61B39037" w:rsidR="00642DBC" w:rsidRPr="00607438" w:rsidRDefault="00702586" w:rsidP="006238E0">
      <w:pPr>
        <w:pStyle w:val="Openingheader"/>
        <w:rPr>
          <w:rtl/>
        </w:rPr>
      </w:pPr>
      <w:r w:rsidRPr="00702586">
        <w:t>September</w:t>
      </w:r>
      <w:r w:rsidR="00DC4DA6" w:rsidRPr="00702586">
        <w:t xml:space="preserve"> </w:t>
      </w:r>
      <w:r w:rsidR="0073091D" w:rsidRPr="00702586">
        <w:t>2022</w:t>
      </w:r>
    </w:p>
    <w:p w14:paraId="4FA7C744" w14:textId="77777777" w:rsidR="00754C50" w:rsidRDefault="00754C50">
      <w:pPr>
        <w:spacing w:line="480" w:lineRule="auto"/>
        <w:jc w:val="left"/>
        <w:rPr>
          <w:rFonts w:eastAsia="Times New Roman" w:cs="Times New Roman"/>
          <w:noProof/>
          <w:sz w:val="44"/>
          <w:szCs w:val="44"/>
          <w:rtl/>
        </w:rPr>
      </w:pPr>
      <w:r>
        <w:rPr>
          <w:rtl/>
        </w:rPr>
        <w:br w:type="page"/>
      </w:r>
    </w:p>
    <w:p w14:paraId="53594009" w14:textId="466AA2B7" w:rsidR="00362E0D" w:rsidRPr="00362E0D" w:rsidRDefault="00362E0D" w:rsidP="007B4859">
      <w:pPr>
        <w:pStyle w:val="Heading2"/>
      </w:pPr>
      <w:bookmarkStart w:id="0" w:name="_Toc114469870"/>
      <w:bookmarkStart w:id="1" w:name="_Hlk106572155"/>
      <w:r>
        <w:rPr>
          <w:rFonts w:hint="cs"/>
          <w:lang w:bidi="he-IL"/>
        </w:rPr>
        <w:lastRenderedPageBreak/>
        <w:t>T</w:t>
      </w:r>
      <w:r>
        <w:rPr>
          <w:lang w:bidi="he-IL"/>
        </w:rPr>
        <w:t>able of Contents</w:t>
      </w:r>
      <w:bookmarkEnd w:id="0"/>
    </w:p>
    <w:sdt>
      <w:sdtPr>
        <w:rPr>
          <w:rFonts w:asciiTheme="majorHAnsi" w:eastAsiaTheme="majorEastAsia" w:hAnsiTheme="majorHAnsi" w:cstheme="majorBidi"/>
          <w:b/>
          <w:smallCaps w:val="0"/>
          <w:sz w:val="24"/>
          <w:szCs w:val="32"/>
        </w:rPr>
        <w:id w:val="1405106384"/>
        <w:docPartObj>
          <w:docPartGallery w:val="Table of Contents"/>
          <w:docPartUnique/>
        </w:docPartObj>
      </w:sdtPr>
      <w:sdtEndPr>
        <w:rPr>
          <w:bCs/>
          <w:noProof/>
        </w:rPr>
      </w:sdtEndPr>
      <w:sdtContent>
        <w:p w14:paraId="7838EEAA" w14:textId="12F6673D" w:rsidR="00BF43E2" w:rsidRDefault="006238E0" w:rsidP="00BF43E2">
          <w:pPr>
            <w:pStyle w:val="TOC2"/>
            <w:rPr>
              <w:rFonts w:cstheme="minorBidi"/>
              <w:smallCaps w:val="0"/>
              <w:noProof/>
              <w:sz w:val="22"/>
              <w:szCs w:val="22"/>
              <w:rtl/>
            </w:rPr>
          </w:pPr>
          <w:r>
            <w:fldChar w:fldCharType="begin"/>
          </w:r>
          <w:r>
            <w:instrText xml:space="preserve"> TOC \o "1-4" \h \z \u </w:instrText>
          </w:r>
          <w:r>
            <w:fldChar w:fldCharType="separate"/>
          </w:r>
          <w:hyperlink w:anchor="_Toc114469870" w:history="1">
            <w:r w:rsidR="00BF43E2" w:rsidRPr="00A52F21">
              <w:rPr>
                <w:rStyle w:val="Hyperlink"/>
                <w:noProof/>
              </w:rPr>
              <w:t>Table of Contents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Toc114469870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w:t>
            </w:r>
            <w:r w:rsidR="00BF43E2">
              <w:rPr>
                <w:noProof/>
                <w:webHidden/>
                <w:rtl/>
              </w:rPr>
              <w:fldChar w:fldCharType="end"/>
            </w:r>
          </w:hyperlink>
        </w:p>
        <w:p w14:paraId="3B28EF5C" w14:textId="301F0D75" w:rsidR="00BF43E2" w:rsidRDefault="00000000" w:rsidP="00BF43E2">
          <w:pPr>
            <w:pStyle w:val="TOC2"/>
            <w:rPr>
              <w:rFonts w:cstheme="minorBidi"/>
              <w:smallCaps w:val="0"/>
              <w:noProof/>
              <w:sz w:val="22"/>
              <w:szCs w:val="22"/>
              <w:rtl/>
            </w:rPr>
          </w:pPr>
          <w:hyperlink w:anchor="_Toc114469871" w:history="1">
            <w:r w:rsidR="00BF43E2" w:rsidRPr="00A52F21">
              <w:rPr>
                <w:rStyle w:val="Hyperlink"/>
                <w:noProof/>
                <w:lang w:bidi="ar-SA"/>
              </w:rPr>
              <w:t>Abstract</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Toc114469871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4</w:t>
            </w:r>
            <w:r w:rsidR="00BF43E2">
              <w:rPr>
                <w:noProof/>
                <w:webHidden/>
                <w:rtl/>
              </w:rPr>
              <w:fldChar w:fldCharType="end"/>
            </w:r>
          </w:hyperlink>
        </w:p>
        <w:p w14:paraId="2C738326" w14:textId="6E80F120" w:rsidR="00BF43E2" w:rsidRDefault="00000000" w:rsidP="00BF43E2">
          <w:pPr>
            <w:pStyle w:val="TOC2"/>
            <w:rPr>
              <w:rFonts w:cstheme="minorBidi"/>
              <w:smallCaps w:val="0"/>
              <w:noProof/>
              <w:sz w:val="22"/>
              <w:szCs w:val="22"/>
              <w:rtl/>
            </w:rPr>
          </w:pPr>
          <w:hyperlink w:anchor="_Toc114469872" w:history="1">
            <w:r w:rsidR="00BF43E2" w:rsidRPr="00A52F21">
              <w:rPr>
                <w:rStyle w:val="Hyperlink"/>
                <w:noProof/>
                <w:lang w:bidi="ar-SA"/>
              </w:rPr>
              <w:t>Introduction</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Toc114469872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6</w:t>
            </w:r>
            <w:r w:rsidR="00BF43E2">
              <w:rPr>
                <w:noProof/>
                <w:webHidden/>
                <w:rtl/>
              </w:rPr>
              <w:fldChar w:fldCharType="end"/>
            </w:r>
          </w:hyperlink>
        </w:p>
        <w:p w14:paraId="667B23C4" w14:textId="0BBBADDD" w:rsidR="00BF43E2" w:rsidRDefault="00000000" w:rsidP="00BF43E2">
          <w:pPr>
            <w:pStyle w:val="TOC3"/>
            <w:tabs>
              <w:tab w:val="right" w:leader="dot" w:pos="9350"/>
            </w:tabs>
            <w:bidi w:val="0"/>
            <w:rPr>
              <w:rFonts w:cstheme="minorBidi"/>
              <w:i w:val="0"/>
              <w:iCs w:val="0"/>
              <w:noProof/>
              <w:sz w:val="22"/>
              <w:szCs w:val="22"/>
              <w:rtl/>
            </w:rPr>
          </w:pPr>
          <w:hyperlink w:anchor="_Toc114469873" w:history="1">
            <w:r w:rsidR="00BF43E2" w:rsidRPr="00A52F21">
              <w:rPr>
                <w:rStyle w:val="Hyperlink"/>
                <w:noProof/>
                <w:lang w:bidi="ar-SA"/>
              </w:rPr>
              <w:t>Contradicting findings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Toc114469873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6</w:t>
            </w:r>
            <w:r w:rsidR="00BF43E2">
              <w:rPr>
                <w:noProof/>
                <w:webHidden/>
                <w:rtl/>
              </w:rPr>
              <w:fldChar w:fldCharType="end"/>
            </w:r>
          </w:hyperlink>
        </w:p>
        <w:p w14:paraId="1D1803AD" w14:textId="34899F8E" w:rsidR="00BF43E2" w:rsidRDefault="00000000" w:rsidP="00BF43E2">
          <w:pPr>
            <w:pStyle w:val="TOC3"/>
            <w:tabs>
              <w:tab w:val="right" w:leader="dot" w:pos="9350"/>
            </w:tabs>
            <w:bidi w:val="0"/>
            <w:rPr>
              <w:rFonts w:cstheme="minorBidi"/>
              <w:i w:val="0"/>
              <w:iCs w:val="0"/>
              <w:noProof/>
              <w:sz w:val="22"/>
              <w:szCs w:val="22"/>
              <w:rtl/>
            </w:rPr>
          </w:pPr>
          <w:hyperlink w:anchor="_Toc114469874" w:history="1">
            <w:r w:rsidR="00BF43E2" w:rsidRPr="00A52F21">
              <w:rPr>
                <w:rStyle w:val="Hyperlink"/>
                <w:noProof/>
                <w:lang w:bidi="ar-SA"/>
              </w:rPr>
              <w:t>Explaining The Discrepancy between Findings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Toc114469874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7</w:t>
            </w:r>
            <w:r w:rsidR="00BF43E2">
              <w:rPr>
                <w:noProof/>
                <w:webHidden/>
                <w:rtl/>
              </w:rPr>
              <w:fldChar w:fldCharType="end"/>
            </w:r>
          </w:hyperlink>
        </w:p>
        <w:p w14:paraId="3D51C5C9" w14:textId="762E6861" w:rsidR="00BF43E2" w:rsidRDefault="00000000" w:rsidP="00BF43E2">
          <w:pPr>
            <w:pStyle w:val="TOC3"/>
            <w:tabs>
              <w:tab w:val="right" w:leader="dot" w:pos="9350"/>
            </w:tabs>
            <w:bidi w:val="0"/>
            <w:rPr>
              <w:rFonts w:cstheme="minorBidi"/>
              <w:i w:val="0"/>
              <w:iCs w:val="0"/>
              <w:noProof/>
              <w:sz w:val="22"/>
              <w:szCs w:val="22"/>
              <w:rtl/>
            </w:rPr>
          </w:pPr>
          <w:hyperlink w:anchor="_Toc114469875" w:history="1">
            <w:r w:rsidR="00BF43E2" w:rsidRPr="00A52F21">
              <w:rPr>
                <w:rStyle w:val="Hyperlink"/>
                <w:noProof/>
                <w:lang w:bidi="ar-SA"/>
              </w:rPr>
              <w:t>Comparing Motion Tracking with Keyboard Response</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Toc114469875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8</w:t>
            </w:r>
            <w:r w:rsidR="00BF43E2">
              <w:rPr>
                <w:noProof/>
                <w:webHidden/>
                <w:rtl/>
              </w:rPr>
              <w:fldChar w:fldCharType="end"/>
            </w:r>
          </w:hyperlink>
        </w:p>
        <w:p w14:paraId="051D83DE" w14:textId="2CCBBFFA" w:rsidR="00BF43E2" w:rsidRDefault="00000000" w:rsidP="00BF43E2">
          <w:pPr>
            <w:pStyle w:val="TOC3"/>
            <w:tabs>
              <w:tab w:val="right" w:leader="dot" w:pos="9350"/>
            </w:tabs>
            <w:bidi w:val="0"/>
            <w:rPr>
              <w:rFonts w:cstheme="minorBidi"/>
              <w:i w:val="0"/>
              <w:iCs w:val="0"/>
              <w:noProof/>
              <w:sz w:val="22"/>
              <w:szCs w:val="22"/>
              <w:rtl/>
            </w:rPr>
          </w:pPr>
          <w:hyperlink w:anchor="_Toc114469876" w:history="1">
            <w:r w:rsidR="00BF43E2" w:rsidRPr="00A52F21">
              <w:rPr>
                <w:rStyle w:val="Hyperlink"/>
                <w:noProof/>
                <w:lang w:bidi="ar-SA"/>
              </w:rPr>
              <w:t>Previous Priming Findings Made with Motion Tracking</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Toc114469876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9</w:t>
            </w:r>
            <w:r w:rsidR="00BF43E2">
              <w:rPr>
                <w:noProof/>
                <w:webHidden/>
                <w:rtl/>
              </w:rPr>
              <w:fldChar w:fldCharType="end"/>
            </w:r>
          </w:hyperlink>
        </w:p>
        <w:p w14:paraId="585898F0" w14:textId="5F31CD62" w:rsidR="00BF43E2" w:rsidRDefault="00000000" w:rsidP="00BF43E2">
          <w:pPr>
            <w:pStyle w:val="TOC3"/>
            <w:tabs>
              <w:tab w:val="right" w:leader="dot" w:pos="9350"/>
            </w:tabs>
            <w:bidi w:val="0"/>
            <w:rPr>
              <w:rFonts w:cstheme="minorBidi"/>
              <w:i w:val="0"/>
              <w:iCs w:val="0"/>
              <w:noProof/>
              <w:sz w:val="22"/>
              <w:szCs w:val="22"/>
              <w:rtl/>
            </w:rPr>
          </w:pPr>
          <w:hyperlink w:anchor="_Toc114469877" w:history="1">
            <w:r w:rsidR="00BF43E2" w:rsidRPr="00A52F21">
              <w:rPr>
                <w:rStyle w:val="Hyperlink"/>
                <w:noProof/>
                <w:lang w:bidi="ar-SA"/>
              </w:rPr>
              <w:t>Current Research</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Toc114469877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11</w:t>
            </w:r>
            <w:r w:rsidR="00BF43E2">
              <w:rPr>
                <w:noProof/>
                <w:webHidden/>
                <w:rtl/>
              </w:rPr>
              <w:fldChar w:fldCharType="end"/>
            </w:r>
          </w:hyperlink>
        </w:p>
        <w:p w14:paraId="59F01F5B" w14:textId="36C1C3C3" w:rsidR="00BF43E2" w:rsidRDefault="00000000" w:rsidP="00BF43E2">
          <w:pPr>
            <w:pStyle w:val="TOC2"/>
            <w:rPr>
              <w:rFonts w:cstheme="minorBidi"/>
              <w:smallCaps w:val="0"/>
              <w:noProof/>
              <w:sz w:val="22"/>
              <w:szCs w:val="22"/>
              <w:rtl/>
            </w:rPr>
          </w:pPr>
          <w:hyperlink w:anchor="_Toc114469878" w:history="1">
            <w:r w:rsidR="00BF43E2" w:rsidRPr="00A52F21">
              <w:rPr>
                <w:rStyle w:val="Hyperlink"/>
                <w:noProof/>
                <w:lang w:bidi="ar-SA"/>
              </w:rPr>
              <w:t>Pilot Experiment 1</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Toc114469878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12</w:t>
            </w:r>
            <w:r w:rsidR="00BF43E2">
              <w:rPr>
                <w:noProof/>
                <w:webHidden/>
                <w:rtl/>
              </w:rPr>
              <w:fldChar w:fldCharType="end"/>
            </w:r>
          </w:hyperlink>
        </w:p>
        <w:p w14:paraId="6BEFBCAC" w14:textId="3693DE2E" w:rsidR="00BF43E2" w:rsidRDefault="00000000" w:rsidP="00BF43E2">
          <w:pPr>
            <w:pStyle w:val="TOC3"/>
            <w:tabs>
              <w:tab w:val="right" w:leader="dot" w:pos="9350"/>
            </w:tabs>
            <w:bidi w:val="0"/>
            <w:rPr>
              <w:rFonts w:cstheme="minorBidi"/>
              <w:i w:val="0"/>
              <w:iCs w:val="0"/>
              <w:noProof/>
              <w:sz w:val="22"/>
              <w:szCs w:val="22"/>
              <w:rtl/>
            </w:rPr>
          </w:pPr>
          <w:hyperlink w:anchor="_Toc114469879" w:history="1">
            <w:r w:rsidR="00BF43E2" w:rsidRPr="00A52F21">
              <w:rPr>
                <w:rStyle w:val="Hyperlink"/>
                <w:noProof/>
                <w:lang w:bidi="ar-SA"/>
              </w:rPr>
              <w:t>Methods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Toc114469879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12</w:t>
            </w:r>
            <w:r w:rsidR="00BF43E2">
              <w:rPr>
                <w:noProof/>
                <w:webHidden/>
                <w:rtl/>
              </w:rPr>
              <w:fldChar w:fldCharType="end"/>
            </w:r>
          </w:hyperlink>
        </w:p>
        <w:p w14:paraId="672611C9" w14:textId="210BF771" w:rsidR="00BF43E2" w:rsidRDefault="00000000" w:rsidP="00BF43E2">
          <w:pPr>
            <w:pStyle w:val="TOC4"/>
            <w:tabs>
              <w:tab w:val="right" w:leader="dot" w:pos="9350"/>
            </w:tabs>
            <w:bidi w:val="0"/>
            <w:rPr>
              <w:rFonts w:cstheme="minorBidi"/>
              <w:noProof/>
              <w:sz w:val="22"/>
              <w:szCs w:val="22"/>
              <w:rtl/>
            </w:rPr>
          </w:pPr>
          <w:hyperlink w:anchor="_Toc114469880" w:history="1">
            <w:r w:rsidR="00BF43E2" w:rsidRPr="00A52F21">
              <w:rPr>
                <w:rStyle w:val="Hyperlink"/>
                <w:noProof/>
              </w:rPr>
              <w:t>Participants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Toc114469880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12</w:t>
            </w:r>
            <w:r w:rsidR="00BF43E2">
              <w:rPr>
                <w:noProof/>
                <w:webHidden/>
                <w:rtl/>
              </w:rPr>
              <w:fldChar w:fldCharType="end"/>
            </w:r>
          </w:hyperlink>
        </w:p>
        <w:p w14:paraId="3A853D3D" w14:textId="57AAFC25" w:rsidR="00BF43E2" w:rsidRDefault="00000000" w:rsidP="00BF43E2">
          <w:pPr>
            <w:pStyle w:val="TOC4"/>
            <w:tabs>
              <w:tab w:val="right" w:leader="dot" w:pos="9350"/>
            </w:tabs>
            <w:bidi w:val="0"/>
            <w:rPr>
              <w:rFonts w:cstheme="minorBidi"/>
              <w:noProof/>
              <w:sz w:val="22"/>
              <w:szCs w:val="22"/>
              <w:rtl/>
            </w:rPr>
          </w:pPr>
          <w:hyperlink w:anchor="_Toc114469881" w:history="1">
            <w:r w:rsidR="00BF43E2" w:rsidRPr="00A52F21">
              <w:rPr>
                <w:rStyle w:val="Hyperlink"/>
                <w:noProof/>
              </w:rPr>
              <w:t>Stimuli</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Toc114469881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12</w:t>
            </w:r>
            <w:r w:rsidR="00BF43E2">
              <w:rPr>
                <w:noProof/>
                <w:webHidden/>
                <w:rtl/>
              </w:rPr>
              <w:fldChar w:fldCharType="end"/>
            </w:r>
          </w:hyperlink>
        </w:p>
        <w:p w14:paraId="248B123F" w14:textId="24F5C15A" w:rsidR="00BF43E2" w:rsidRDefault="00000000" w:rsidP="00BF43E2">
          <w:pPr>
            <w:pStyle w:val="TOC4"/>
            <w:tabs>
              <w:tab w:val="right" w:leader="dot" w:pos="9350"/>
            </w:tabs>
            <w:bidi w:val="0"/>
            <w:rPr>
              <w:rFonts w:cstheme="minorBidi"/>
              <w:noProof/>
              <w:sz w:val="22"/>
              <w:szCs w:val="22"/>
              <w:rtl/>
            </w:rPr>
          </w:pPr>
          <w:hyperlink w:anchor="_Toc114469882" w:history="1">
            <w:r w:rsidR="00BF43E2" w:rsidRPr="00A52F21">
              <w:rPr>
                <w:rStyle w:val="Hyperlink"/>
                <w:noProof/>
              </w:rPr>
              <w:t>Apparatus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Toc114469882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12</w:t>
            </w:r>
            <w:r w:rsidR="00BF43E2">
              <w:rPr>
                <w:noProof/>
                <w:webHidden/>
                <w:rtl/>
              </w:rPr>
              <w:fldChar w:fldCharType="end"/>
            </w:r>
          </w:hyperlink>
        </w:p>
        <w:p w14:paraId="0647C080" w14:textId="4E36E9D8" w:rsidR="00BF43E2" w:rsidRDefault="00000000" w:rsidP="00BF43E2">
          <w:pPr>
            <w:pStyle w:val="TOC3"/>
            <w:tabs>
              <w:tab w:val="right" w:leader="dot" w:pos="9350"/>
            </w:tabs>
            <w:bidi w:val="0"/>
            <w:rPr>
              <w:rFonts w:cstheme="minorBidi"/>
              <w:i w:val="0"/>
              <w:iCs w:val="0"/>
              <w:noProof/>
              <w:sz w:val="22"/>
              <w:szCs w:val="22"/>
              <w:rtl/>
            </w:rPr>
          </w:pPr>
          <w:hyperlink w:anchor="_Toc114469883" w:history="1">
            <w:r w:rsidR="00BF43E2" w:rsidRPr="00A52F21">
              <w:rPr>
                <w:rStyle w:val="Hyperlink"/>
                <w:noProof/>
                <w:lang w:bidi="ar-SA"/>
              </w:rPr>
              <w:t>Procedure</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Toc114469883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13</w:t>
            </w:r>
            <w:r w:rsidR="00BF43E2">
              <w:rPr>
                <w:noProof/>
                <w:webHidden/>
                <w:rtl/>
              </w:rPr>
              <w:fldChar w:fldCharType="end"/>
            </w:r>
          </w:hyperlink>
        </w:p>
        <w:p w14:paraId="09B0982A" w14:textId="26A79420" w:rsidR="00BF43E2" w:rsidRDefault="00000000" w:rsidP="00BF43E2">
          <w:pPr>
            <w:pStyle w:val="TOC3"/>
            <w:tabs>
              <w:tab w:val="right" w:leader="dot" w:pos="9350"/>
            </w:tabs>
            <w:bidi w:val="0"/>
            <w:rPr>
              <w:rFonts w:cstheme="minorBidi"/>
              <w:i w:val="0"/>
              <w:iCs w:val="0"/>
              <w:noProof/>
              <w:sz w:val="22"/>
              <w:szCs w:val="22"/>
              <w:rtl/>
            </w:rPr>
          </w:pPr>
          <w:hyperlink w:anchor="_Toc114469884" w:history="1">
            <w:r w:rsidR="00BF43E2" w:rsidRPr="00A52F21">
              <w:rPr>
                <w:rStyle w:val="Hyperlink"/>
                <w:noProof/>
                <w:lang w:bidi="ar-SA"/>
              </w:rPr>
              <w:t>Trajectory preprocessing</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Toc114469884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15</w:t>
            </w:r>
            <w:r w:rsidR="00BF43E2">
              <w:rPr>
                <w:noProof/>
                <w:webHidden/>
                <w:rtl/>
              </w:rPr>
              <w:fldChar w:fldCharType="end"/>
            </w:r>
          </w:hyperlink>
        </w:p>
        <w:p w14:paraId="56CA366F" w14:textId="69EF78BB" w:rsidR="00BF43E2" w:rsidRDefault="00000000" w:rsidP="00BF43E2">
          <w:pPr>
            <w:pStyle w:val="TOC3"/>
            <w:tabs>
              <w:tab w:val="right" w:leader="dot" w:pos="9350"/>
            </w:tabs>
            <w:bidi w:val="0"/>
            <w:rPr>
              <w:rFonts w:cstheme="minorBidi"/>
              <w:i w:val="0"/>
              <w:iCs w:val="0"/>
              <w:noProof/>
              <w:sz w:val="22"/>
              <w:szCs w:val="22"/>
              <w:rtl/>
            </w:rPr>
          </w:pPr>
          <w:hyperlink w:anchor="_Toc114469885" w:history="1">
            <w:r w:rsidR="00BF43E2" w:rsidRPr="00A52F21">
              <w:rPr>
                <w:rStyle w:val="Hyperlink"/>
                <w:noProof/>
                <w:lang w:bidi="ar-SA"/>
              </w:rPr>
              <w:t>Variables extraction</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Toc114469885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16</w:t>
            </w:r>
            <w:r w:rsidR="00BF43E2">
              <w:rPr>
                <w:noProof/>
                <w:webHidden/>
                <w:rtl/>
              </w:rPr>
              <w:fldChar w:fldCharType="end"/>
            </w:r>
          </w:hyperlink>
        </w:p>
        <w:p w14:paraId="26971C7D" w14:textId="24701796" w:rsidR="00BF43E2" w:rsidRDefault="00000000" w:rsidP="00BF43E2">
          <w:pPr>
            <w:pStyle w:val="TOC3"/>
            <w:tabs>
              <w:tab w:val="right" w:leader="dot" w:pos="9350"/>
            </w:tabs>
            <w:bidi w:val="0"/>
            <w:rPr>
              <w:rFonts w:cstheme="minorBidi"/>
              <w:i w:val="0"/>
              <w:iCs w:val="0"/>
              <w:noProof/>
              <w:sz w:val="22"/>
              <w:szCs w:val="22"/>
              <w:rtl/>
            </w:rPr>
          </w:pPr>
          <w:hyperlink w:anchor="_Toc114469886" w:history="1">
            <w:r w:rsidR="00BF43E2" w:rsidRPr="00A52F21">
              <w:rPr>
                <w:rStyle w:val="Hyperlink"/>
                <w:noProof/>
                <w:lang w:bidi="ar-SA"/>
              </w:rPr>
              <w:t>Exclusion criteria</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Toc114469886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16</w:t>
            </w:r>
            <w:r w:rsidR="00BF43E2">
              <w:rPr>
                <w:noProof/>
                <w:webHidden/>
                <w:rtl/>
              </w:rPr>
              <w:fldChar w:fldCharType="end"/>
            </w:r>
          </w:hyperlink>
        </w:p>
        <w:p w14:paraId="0E2CAAED" w14:textId="1B68E22E" w:rsidR="00BF43E2" w:rsidRDefault="00000000" w:rsidP="00BF43E2">
          <w:pPr>
            <w:pStyle w:val="TOC3"/>
            <w:tabs>
              <w:tab w:val="right" w:leader="dot" w:pos="9350"/>
            </w:tabs>
            <w:bidi w:val="0"/>
            <w:rPr>
              <w:rFonts w:cstheme="minorBidi"/>
              <w:i w:val="0"/>
              <w:iCs w:val="0"/>
              <w:noProof/>
              <w:sz w:val="22"/>
              <w:szCs w:val="22"/>
              <w:rtl/>
            </w:rPr>
          </w:pPr>
          <w:hyperlink w:anchor="_Toc114469887" w:history="1">
            <w:r w:rsidR="00BF43E2" w:rsidRPr="00A52F21">
              <w:rPr>
                <w:rStyle w:val="Hyperlink"/>
                <w:noProof/>
                <w:lang w:bidi="ar-SA"/>
              </w:rPr>
              <w:t>Results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Toc114469887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17</w:t>
            </w:r>
            <w:r w:rsidR="00BF43E2">
              <w:rPr>
                <w:noProof/>
                <w:webHidden/>
                <w:rtl/>
              </w:rPr>
              <w:fldChar w:fldCharType="end"/>
            </w:r>
          </w:hyperlink>
        </w:p>
        <w:p w14:paraId="62A5EC76" w14:textId="1C10D762" w:rsidR="00BF43E2" w:rsidRDefault="00000000" w:rsidP="00BF43E2">
          <w:pPr>
            <w:pStyle w:val="TOC3"/>
            <w:tabs>
              <w:tab w:val="right" w:leader="dot" w:pos="9350"/>
            </w:tabs>
            <w:bidi w:val="0"/>
            <w:rPr>
              <w:rFonts w:cstheme="minorBidi"/>
              <w:i w:val="0"/>
              <w:iCs w:val="0"/>
              <w:noProof/>
              <w:sz w:val="22"/>
              <w:szCs w:val="22"/>
              <w:rtl/>
            </w:rPr>
          </w:pPr>
          <w:hyperlink w:anchor="_Toc114469888" w:history="1">
            <w:r w:rsidR="00BF43E2" w:rsidRPr="00A52F21">
              <w:rPr>
                <w:rStyle w:val="Hyperlink"/>
                <w:noProof/>
                <w:lang w:bidi="ar-SA"/>
              </w:rPr>
              <w:t>Discussion</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Toc114469888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18</w:t>
            </w:r>
            <w:r w:rsidR="00BF43E2">
              <w:rPr>
                <w:noProof/>
                <w:webHidden/>
                <w:rtl/>
              </w:rPr>
              <w:fldChar w:fldCharType="end"/>
            </w:r>
          </w:hyperlink>
        </w:p>
        <w:p w14:paraId="126D44B6" w14:textId="06B9047A" w:rsidR="00BF43E2" w:rsidRDefault="00000000" w:rsidP="00BF43E2">
          <w:pPr>
            <w:pStyle w:val="TOC2"/>
            <w:rPr>
              <w:rFonts w:cstheme="minorBidi"/>
              <w:smallCaps w:val="0"/>
              <w:noProof/>
              <w:sz w:val="22"/>
              <w:szCs w:val="22"/>
              <w:rtl/>
            </w:rPr>
          </w:pPr>
          <w:hyperlink w:anchor="_Toc114469889" w:history="1">
            <w:r w:rsidR="00BF43E2" w:rsidRPr="00A52F21">
              <w:rPr>
                <w:rStyle w:val="Hyperlink"/>
                <w:noProof/>
                <w:lang w:bidi="ar-SA"/>
              </w:rPr>
              <w:t>Pilot Experiment 2</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Toc114469889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19</w:t>
            </w:r>
            <w:r w:rsidR="00BF43E2">
              <w:rPr>
                <w:noProof/>
                <w:webHidden/>
                <w:rtl/>
              </w:rPr>
              <w:fldChar w:fldCharType="end"/>
            </w:r>
          </w:hyperlink>
        </w:p>
        <w:p w14:paraId="04F1A56E" w14:textId="21AA4472" w:rsidR="00BF43E2" w:rsidRDefault="00000000" w:rsidP="00BF43E2">
          <w:pPr>
            <w:pStyle w:val="TOC3"/>
            <w:tabs>
              <w:tab w:val="right" w:leader="dot" w:pos="9350"/>
            </w:tabs>
            <w:bidi w:val="0"/>
            <w:rPr>
              <w:rFonts w:cstheme="minorBidi"/>
              <w:i w:val="0"/>
              <w:iCs w:val="0"/>
              <w:noProof/>
              <w:sz w:val="22"/>
              <w:szCs w:val="22"/>
              <w:rtl/>
            </w:rPr>
          </w:pPr>
          <w:hyperlink w:anchor="_Toc114469890" w:history="1">
            <w:r w:rsidR="00BF43E2" w:rsidRPr="00A52F21">
              <w:rPr>
                <w:rStyle w:val="Hyperlink"/>
                <w:noProof/>
                <w:lang w:bidi="ar-SA"/>
              </w:rPr>
              <w:t>Methods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Toc114469890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19</w:t>
            </w:r>
            <w:r w:rsidR="00BF43E2">
              <w:rPr>
                <w:noProof/>
                <w:webHidden/>
                <w:rtl/>
              </w:rPr>
              <w:fldChar w:fldCharType="end"/>
            </w:r>
          </w:hyperlink>
        </w:p>
        <w:p w14:paraId="45641FFD" w14:textId="4F43E568" w:rsidR="00BF43E2" w:rsidRDefault="00000000" w:rsidP="00BF43E2">
          <w:pPr>
            <w:pStyle w:val="TOC4"/>
            <w:tabs>
              <w:tab w:val="right" w:leader="dot" w:pos="9350"/>
            </w:tabs>
            <w:bidi w:val="0"/>
            <w:rPr>
              <w:rFonts w:cstheme="minorBidi"/>
              <w:noProof/>
              <w:sz w:val="22"/>
              <w:szCs w:val="22"/>
              <w:rtl/>
            </w:rPr>
          </w:pPr>
          <w:hyperlink w:anchor="_Toc114469891" w:history="1">
            <w:r w:rsidR="00BF43E2" w:rsidRPr="00A52F21">
              <w:rPr>
                <w:rStyle w:val="Hyperlink"/>
                <w:noProof/>
              </w:rPr>
              <w:t>Participants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Toc114469891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20</w:t>
            </w:r>
            <w:r w:rsidR="00BF43E2">
              <w:rPr>
                <w:noProof/>
                <w:webHidden/>
                <w:rtl/>
              </w:rPr>
              <w:fldChar w:fldCharType="end"/>
            </w:r>
          </w:hyperlink>
        </w:p>
        <w:p w14:paraId="2D2BFB23" w14:textId="407E8F23" w:rsidR="00BF43E2" w:rsidRDefault="00000000" w:rsidP="00BF43E2">
          <w:pPr>
            <w:pStyle w:val="TOC3"/>
            <w:tabs>
              <w:tab w:val="right" w:leader="dot" w:pos="9350"/>
            </w:tabs>
            <w:bidi w:val="0"/>
            <w:rPr>
              <w:rFonts w:cstheme="minorBidi"/>
              <w:i w:val="0"/>
              <w:iCs w:val="0"/>
              <w:noProof/>
              <w:sz w:val="22"/>
              <w:szCs w:val="22"/>
              <w:rtl/>
            </w:rPr>
          </w:pPr>
          <w:hyperlink w:anchor="_Toc114469892" w:history="1">
            <w:r w:rsidR="00BF43E2" w:rsidRPr="00A52F21">
              <w:rPr>
                <w:rStyle w:val="Hyperlink"/>
                <w:noProof/>
                <w:lang w:bidi="ar-SA"/>
              </w:rPr>
              <w:t>Stimuli, Apparatus and Procedure</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Toc114469892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20</w:t>
            </w:r>
            <w:r w:rsidR="00BF43E2">
              <w:rPr>
                <w:noProof/>
                <w:webHidden/>
                <w:rtl/>
              </w:rPr>
              <w:fldChar w:fldCharType="end"/>
            </w:r>
          </w:hyperlink>
        </w:p>
        <w:p w14:paraId="0B4E3979" w14:textId="7665D2AC" w:rsidR="00BF43E2" w:rsidRDefault="00000000" w:rsidP="00BF43E2">
          <w:pPr>
            <w:pStyle w:val="TOC3"/>
            <w:tabs>
              <w:tab w:val="right" w:leader="dot" w:pos="9350"/>
            </w:tabs>
            <w:bidi w:val="0"/>
            <w:rPr>
              <w:rFonts w:cstheme="minorBidi"/>
              <w:i w:val="0"/>
              <w:iCs w:val="0"/>
              <w:noProof/>
              <w:sz w:val="22"/>
              <w:szCs w:val="22"/>
              <w:rtl/>
            </w:rPr>
          </w:pPr>
          <w:hyperlink w:anchor="_Toc114469893" w:history="1">
            <w:r w:rsidR="00BF43E2" w:rsidRPr="00A52F21">
              <w:rPr>
                <w:rStyle w:val="Hyperlink"/>
                <w:noProof/>
                <w:lang w:bidi="ar-SA"/>
              </w:rPr>
              <w:t>Exclusion criteria</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Toc114469893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20</w:t>
            </w:r>
            <w:r w:rsidR="00BF43E2">
              <w:rPr>
                <w:noProof/>
                <w:webHidden/>
                <w:rtl/>
              </w:rPr>
              <w:fldChar w:fldCharType="end"/>
            </w:r>
          </w:hyperlink>
        </w:p>
        <w:p w14:paraId="52FF7C92" w14:textId="6BA7D882" w:rsidR="00BF43E2" w:rsidRDefault="00000000" w:rsidP="00BF43E2">
          <w:pPr>
            <w:pStyle w:val="TOC3"/>
            <w:tabs>
              <w:tab w:val="right" w:leader="dot" w:pos="9350"/>
            </w:tabs>
            <w:bidi w:val="0"/>
            <w:rPr>
              <w:rFonts w:cstheme="minorBidi"/>
              <w:i w:val="0"/>
              <w:iCs w:val="0"/>
              <w:noProof/>
              <w:sz w:val="22"/>
              <w:szCs w:val="22"/>
              <w:rtl/>
            </w:rPr>
          </w:pPr>
          <w:hyperlink w:anchor="_Toc114469894" w:history="1">
            <w:r w:rsidR="00BF43E2" w:rsidRPr="00A52F21">
              <w:rPr>
                <w:rStyle w:val="Hyperlink"/>
                <w:noProof/>
                <w:lang w:bidi="ar-SA"/>
              </w:rPr>
              <w:t>Results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Toc114469894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21</w:t>
            </w:r>
            <w:r w:rsidR="00BF43E2">
              <w:rPr>
                <w:noProof/>
                <w:webHidden/>
                <w:rtl/>
              </w:rPr>
              <w:fldChar w:fldCharType="end"/>
            </w:r>
          </w:hyperlink>
        </w:p>
        <w:p w14:paraId="2E5ACDEC" w14:textId="6298987B" w:rsidR="00BF43E2" w:rsidRDefault="00000000" w:rsidP="00BF43E2">
          <w:pPr>
            <w:pStyle w:val="TOC3"/>
            <w:tabs>
              <w:tab w:val="right" w:leader="dot" w:pos="9350"/>
            </w:tabs>
            <w:bidi w:val="0"/>
            <w:rPr>
              <w:rFonts w:cstheme="minorBidi"/>
              <w:i w:val="0"/>
              <w:iCs w:val="0"/>
              <w:noProof/>
              <w:sz w:val="22"/>
              <w:szCs w:val="22"/>
              <w:rtl/>
            </w:rPr>
          </w:pPr>
          <w:hyperlink w:anchor="_Toc114469895" w:history="1">
            <w:r w:rsidR="00BF43E2" w:rsidRPr="00A52F21">
              <w:rPr>
                <w:rStyle w:val="Hyperlink"/>
                <w:noProof/>
                <w:lang w:bidi="ar-SA"/>
              </w:rPr>
              <w:t>Discussion</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Toc114469895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22</w:t>
            </w:r>
            <w:r w:rsidR="00BF43E2">
              <w:rPr>
                <w:noProof/>
                <w:webHidden/>
                <w:rtl/>
              </w:rPr>
              <w:fldChar w:fldCharType="end"/>
            </w:r>
          </w:hyperlink>
        </w:p>
        <w:p w14:paraId="6C9AAB40" w14:textId="7095FA76" w:rsidR="00BF43E2" w:rsidRDefault="00000000" w:rsidP="00BF43E2">
          <w:pPr>
            <w:pStyle w:val="TOC2"/>
            <w:rPr>
              <w:rFonts w:cstheme="minorBidi"/>
              <w:smallCaps w:val="0"/>
              <w:noProof/>
              <w:sz w:val="22"/>
              <w:szCs w:val="22"/>
              <w:rtl/>
            </w:rPr>
          </w:pPr>
          <w:hyperlink w:anchor="_Toc114469896" w:history="1">
            <w:r w:rsidR="00BF43E2" w:rsidRPr="00A52F21">
              <w:rPr>
                <w:rStyle w:val="Hyperlink"/>
                <w:noProof/>
                <w:lang w:bidi="ar-SA"/>
              </w:rPr>
              <w:t>Pilot Experiment 3</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Toc114469896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23</w:t>
            </w:r>
            <w:r w:rsidR="00BF43E2">
              <w:rPr>
                <w:noProof/>
                <w:webHidden/>
                <w:rtl/>
              </w:rPr>
              <w:fldChar w:fldCharType="end"/>
            </w:r>
          </w:hyperlink>
        </w:p>
        <w:p w14:paraId="04A8B243" w14:textId="00B687D4" w:rsidR="00BF43E2" w:rsidRDefault="00000000" w:rsidP="00BF43E2">
          <w:pPr>
            <w:pStyle w:val="TOC3"/>
            <w:tabs>
              <w:tab w:val="right" w:leader="dot" w:pos="9350"/>
            </w:tabs>
            <w:bidi w:val="0"/>
            <w:rPr>
              <w:rFonts w:cstheme="minorBidi"/>
              <w:i w:val="0"/>
              <w:iCs w:val="0"/>
              <w:noProof/>
              <w:sz w:val="22"/>
              <w:szCs w:val="22"/>
              <w:rtl/>
            </w:rPr>
          </w:pPr>
          <w:hyperlink w:anchor="_Toc114469897" w:history="1">
            <w:r w:rsidR="00BF43E2" w:rsidRPr="00A52F21">
              <w:rPr>
                <w:rStyle w:val="Hyperlink"/>
                <w:noProof/>
                <w:lang w:bidi="ar-SA"/>
              </w:rPr>
              <w:t>Methods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Toc114469897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23</w:t>
            </w:r>
            <w:r w:rsidR="00BF43E2">
              <w:rPr>
                <w:noProof/>
                <w:webHidden/>
                <w:rtl/>
              </w:rPr>
              <w:fldChar w:fldCharType="end"/>
            </w:r>
          </w:hyperlink>
        </w:p>
        <w:p w14:paraId="56CB5921" w14:textId="572C6E73" w:rsidR="00BF43E2" w:rsidRDefault="00000000" w:rsidP="00BF43E2">
          <w:pPr>
            <w:pStyle w:val="TOC4"/>
            <w:tabs>
              <w:tab w:val="right" w:leader="dot" w:pos="9350"/>
            </w:tabs>
            <w:bidi w:val="0"/>
            <w:rPr>
              <w:rFonts w:cstheme="minorBidi"/>
              <w:noProof/>
              <w:sz w:val="22"/>
              <w:szCs w:val="22"/>
              <w:rtl/>
            </w:rPr>
          </w:pPr>
          <w:hyperlink w:anchor="_Toc114469898" w:history="1">
            <w:r w:rsidR="00BF43E2" w:rsidRPr="00A52F21">
              <w:rPr>
                <w:rStyle w:val="Hyperlink"/>
                <w:noProof/>
              </w:rPr>
              <w:t>Participants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Toc114469898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23</w:t>
            </w:r>
            <w:r w:rsidR="00BF43E2">
              <w:rPr>
                <w:noProof/>
                <w:webHidden/>
                <w:rtl/>
              </w:rPr>
              <w:fldChar w:fldCharType="end"/>
            </w:r>
          </w:hyperlink>
        </w:p>
        <w:p w14:paraId="522727F2" w14:textId="3D936E60" w:rsidR="00BF43E2" w:rsidRDefault="00000000" w:rsidP="00BF43E2">
          <w:pPr>
            <w:pStyle w:val="TOC3"/>
            <w:tabs>
              <w:tab w:val="right" w:leader="dot" w:pos="9350"/>
            </w:tabs>
            <w:bidi w:val="0"/>
            <w:rPr>
              <w:rFonts w:cstheme="minorBidi"/>
              <w:i w:val="0"/>
              <w:iCs w:val="0"/>
              <w:noProof/>
              <w:sz w:val="22"/>
              <w:szCs w:val="22"/>
              <w:rtl/>
            </w:rPr>
          </w:pPr>
          <w:hyperlink w:anchor="_Toc114469899" w:history="1">
            <w:r w:rsidR="00BF43E2" w:rsidRPr="00A52F21">
              <w:rPr>
                <w:rStyle w:val="Hyperlink"/>
                <w:noProof/>
                <w:lang w:bidi="ar-SA"/>
              </w:rPr>
              <w:t>Stimuli, Apparatus and Procedure</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Toc114469899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23</w:t>
            </w:r>
            <w:r w:rsidR="00BF43E2">
              <w:rPr>
                <w:noProof/>
                <w:webHidden/>
                <w:rtl/>
              </w:rPr>
              <w:fldChar w:fldCharType="end"/>
            </w:r>
          </w:hyperlink>
        </w:p>
        <w:p w14:paraId="43344A67" w14:textId="78F45A59" w:rsidR="00BF43E2" w:rsidRDefault="00000000" w:rsidP="00BF43E2">
          <w:pPr>
            <w:pStyle w:val="TOC3"/>
            <w:tabs>
              <w:tab w:val="right" w:leader="dot" w:pos="9350"/>
            </w:tabs>
            <w:bidi w:val="0"/>
            <w:rPr>
              <w:rFonts w:cstheme="minorBidi"/>
              <w:i w:val="0"/>
              <w:iCs w:val="0"/>
              <w:noProof/>
              <w:sz w:val="22"/>
              <w:szCs w:val="22"/>
              <w:rtl/>
            </w:rPr>
          </w:pPr>
          <w:hyperlink w:anchor="_Toc114469900" w:history="1">
            <w:r w:rsidR="00BF43E2" w:rsidRPr="00A52F21">
              <w:rPr>
                <w:rStyle w:val="Hyperlink"/>
                <w:noProof/>
                <w:lang w:bidi="ar-SA"/>
              </w:rPr>
              <w:t>Results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Toc114469900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24</w:t>
            </w:r>
            <w:r w:rsidR="00BF43E2">
              <w:rPr>
                <w:noProof/>
                <w:webHidden/>
                <w:rtl/>
              </w:rPr>
              <w:fldChar w:fldCharType="end"/>
            </w:r>
          </w:hyperlink>
        </w:p>
        <w:p w14:paraId="481722F1" w14:textId="64CDC4CA" w:rsidR="00BF43E2" w:rsidRDefault="00000000" w:rsidP="00BF43E2">
          <w:pPr>
            <w:pStyle w:val="TOC3"/>
            <w:tabs>
              <w:tab w:val="right" w:leader="dot" w:pos="9350"/>
            </w:tabs>
            <w:bidi w:val="0"/>
            <w:rPr>
              <w:rFonts w:cstheme="minorBidi"/>
              <w:i w:val="0"/>
              <w:iCs w:val="0"/>
              <w:noProof/>
              <w:sz w:val="22"/>
              <w:szCs w:val="22"/>
              <w:rtl/>
            </w:rPr>
          </w:pPr>
          <w:hyperlink w:anchor="_Toc114469901" w:history="1">
            <w:r w:rsidR="00BF43E2" w:rsidRPr="00A52F21">
              <w:rPr>
                <w:rStyle w:val="Hyperlink"/>
                <w:noProof/>
                <w:lang w:bidi="ar-SA"/>
              </w:rPr>
              <w:t>Discussion</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Toc114469901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25</w:t>
            </w:r>
            <w:r w:rsidR="00BF43E2">
              <w:rPr>
                <w:noProof/>
                <w:webHidden/>
                <w:rtl/>
              </w:rPr>
              <w:fldChar w:fldCharType="end"/>
            </w:r>
          </w:hyperlink>
        </w:p>
        <w:p w14:paraId="3AA44301" w14:textId="19CB0458" w:rsidR="00BF43E2" w:rsidRDefault="00000000" w:rsidP="00BF43E2">
          <w:pPr>
            <w:pStyle w:val="TOC2"/>
            <w:rPr>
              <w:rFonts w:cstheme="minorBidi"/>
              <w:smallCaps w:val="0"/>
              <w:noProof/>
              <w:sz w:val="22"/>
              <w:szCs w:val="22"/>
              <w:rtl/>
            </w:rPr>
          </w:pPr>
          <w:hyperlink w:anchor="_Toc114469902" w:history="1">
            <w:r w:rsidR="00BF43E2" w:rsidRPr="00A52F21">
              <w:rPr>
                <w:rStyle w:val="Hyperlink"/>
                <w:noProof/>
                <w:lang w:bidi="ar-SA"/>
              </w:rPr>
              <w:t>Experiment 4</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Toc114469902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26</w:t>
            </w:r>
            <w:r w:rsidR="00BF43E2">
              <w:rPr>
                <w:noProof/>
                <w:webHidden/>
                <w:rtl/>
              </w:rPr>
              <w:fldChar w:fldCharType="end"/>
            </w:r>
          </w:hyperlink>
        </w:p>
        <w:p w14:paraId="4AAB53D5" w14:textId="1C2A06AD" w:rsidR="00BF43E2" w:rsidRDefault="00000000" w:rsidP="00BF43E2">
          <w:pPr>
            <w:pStyle w:val="TOC3"/>
            <w:tabs>
              <w:tab w:val="right" w:leader="dot" w:pos="9350"/>
            </w:tabs>
            <w:bidi w:val="0"/>
            <w:rPr>
              <w:rFonts w:cstheme="minorBidi"/>
              <w:i w:val="0"/>
              <w:iCs w:val="0"/>
              <w:noProof/>
              <w:sz w:val="22"/>
              <w:szCs w:val="22"/>
              <w:rtl/>
            </w:rPr>
          </w:pPr>
          <w:hyperlink w:anchor="_Toc114469903" w:history="1">
            <w:r w:rsidR="00BF43E2" w:rsidRPr="00A52F21">
              <w:rPr>
                <w:rStyle w:val="Hyperlink"/>
                <w:noProof/>
                <w:lang w:bidi="ar-SA"/>
              </w:rPr>
              <w:t>Methods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Toc114469903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26</w:t>
            </w:r>
            <w:r w:rsidR="00BF43E2">
              <w:rPr>
                <w:noProof/>
                <w:webHidden/>
                <w:rtl/>
              </w:rPr>
              <w:fldChar w:fldCharType="end"/>
            </w:r>
          </w:hyperlink>
        </w:p>
        <w:p w14:paraId="29BBDD62" w14:textId="6D017EF2" w:rsidR="00BF43E2" w:rsidRDefault="00000000" w:rsidP="00BF43E2">
          <w:pPr>
            <w:pStyle w:val="TOC4"/>
            <w:tabs>
              <w:tab w:val="right" w:leader="dot" w:pos="9350"/>
            </w:tabs>
            <w:bidi w:val="0"/>
            <w:rPr>
              <w:rFonts w:cstheme="minorBidi"/>
              <w:noProof/>
              <w:sz w:val="22"/>
              <w:szCs w:val="22"/>
              <w:rtl/>
            </w:rPr>
          </w:pPr>
          <w:hyperlink w:anchor="_Toc114469904" w:history="1">
            <w:r w:rsidR="00BF43E2" w:rsidRPr="00A52F21">
              <w:rPr>
                <w:rStyle w:val="Hyperlink"/>
                <w:noProof/>
              </w:rPr>
              <w:t>Participants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Toc114469904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27</w:t>
            </w:r>
            <w:r w:rsidR="00BF43E2">
              <w:rPr>
                <w:noProof/>
                <w:webHidden/>
                <w:rtl/>
              </w:rPr>
              <w:fldChar w:fldCharType="end"/>
            </w:r>
          </w:hyperlink>
        </w:p>
        <w:p w14:paraId="2728CBA0" w14:textId="2740542E" w:rsidR="00BF43E2" w:rsidRDefault="00000000" w:rsidP="00BF43E2">
          <w:pPr>
            <w:pStyle w:val="TOC3"/>
            <w:tabs>
              <w:tab w:val="right" w:leader="dot" w:pos="9350"/>
            </w:tabs>
            <w:bidi w:val="0"/>
            <w:rPr>
              <w:rFonts w:cstheme="minorBidi"/>
              <w:i w:val="0"/>
              <w:iCs w:val="0"/>
              <w:noProof/>
              <w:sz w:val="22"/>
              <w:szCs w:val="22"/>
              <w:rtl/>
            </w:rPr>
          </w:pPr>
          <w:hyperlink w:anchor="_Toc114469905" w:history="1">
            <w:r w:rsidR="00BF43E2" w:rsidRPr="00A52F21">
              <w:rPr>
                <w:rStyle w:val="Hyperlink"/>
                <w:noProof/>
                <w:lang w:bidi="ar-SA"/>
              </w:rPr>
              <w:t>Stimuli, Apparatus and Procedure</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Toc114469905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27</w:t>
            </w:r>
            <w:r w:rsidR="00BF43E2">
              <w:rPr>
                <w:noProof/>
                <w:webHidden/>
                <w:rtl/>
              </w:rPr>
              <w:fldChar w:fldCharType="end"/>
            </w:r>
          </w:hyperlink>
        </w:p>
        <w:p w14:paraId="6318767D" w14:textId="40E92C7A" w:rsidR="00BF43E2" w:rsidRDefault="00000000" w:rsidP="00BF43E2">
          <w:pPr>
            <w:pStyle w:val="TOC3"/>
            <w:tabs>
              <w:tab w:val="right" w:leader="dot" w:pos="9350"/>
            </w:tabs>
            <w:bidi w:val="0"/>
            <w:rPr>
              <w:rFonts w:cstheme="minorBidi"/>
              <w:i w:val="0"/>
              <w:iCs w:val="0"/>
              <w:noProof/>
              <w:sz w:val="22"/>
              <w:szCs w:val="22"/>
              <w:rtl/>
            </w:rPr>
          </w:pPr>
          <w:hyperlink w:anchor="_Toc114469906" w:history="1">
            <w:r w:rsidR="00BF43E2" w:rsidRPr="00A52F21">
              <w:rPr>
                <w:rStyle w:val="Hyperlink"/>
                <w:noProof/>
                <w:lang w:bidi="ar-SA"/>
              </w:rPr>
              <w:t>Exclusion criteria</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Toc114469906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28</w:t>
            </w:r>
            <w:r w:rsidR="00BF43E2">
              <w:rPr>
                <w:noProof/>
                <w:webHidden/>
                <w:rtl/>
              </w:rPr>
              <w:fldChar w:fldCharType="end"/>
            </w:r>
          </w:hyperlink>
        </w:p>
        <w:p w14:paraId="3C86908C" w14:textId="58AC8B69" w:rsidR="00BF43E2" w:rsidRDefault="00000000" w:rsidP="00BF43E2">
          <w:pPr>
            <w:pStyle w:val="TOC3"/>
            <w:tabs>
              <w:tab w:val="right" w:leader="dot" w:pos="9350"/>
            </w:tabs>
            <w:bidi w:val="0"/>
            <w:rPr>
              <w:rFonts w:cstheme="minorBidi"/>
              <w:i w:val="0"/>
              <w:iCs w:val="0"/>
              <w:noProof/>
              <w:sz w:val="22"/>
              <w:szCs w:val="22"/>
              <w:rtl/>
            </w:rPr>
          </w:pPr>
          <w:hyperlink w:anchor="_Toc114469907" w:history="1">
            <w:r w:rsidR="00BF43E2" w:rsidRPr="00A52F21">
              <w:rPr>
                <w:rStyle w:val="Hyperlink"/>
                <w:noProof/>
                <w:lang w:bidi="ar-SA"/>
              </w:rPr>
              <w:t>Results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Toc114469907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28</w:t>
            </w:r>
            <w:r w:rsidR="00BF43E2">
              <w:rPr>
                <w:noProof/>
                <w:webHidden/>
                <w:rtl/>
              </w:rPr>
              <w:fldChar w:fldCharType="end"/>
            </w:r>
          </w:hyperlink>
        </w:p>
        <w:p w14:paraId="11641D5C" w14:textId="29899CD1" w:rsidR="00BF43E2" w:rsidRDefault="00000000" w:rsidP="00BF43E2">
          <w:pPr>
            <w:pStyle w:val="TOC3"/>
            <w:tabs>
              <w:tab w:val="right" w:leader="dot" w:pos="9350"/>
            </w:tabs>
            <w:bidi w:val="0"/>
            <w:rPr>
              <w:rFonts w:cstheme="minorBidi"/>
              <w:i w:val="0"/>
              <w:iCs w:val="0"/>
              <w:noProof/>
              <w:sz w:val="22"/>
              <w:szCs w:val="22"/>
              <w:rtl/>
            </w:rPr>
          </w:pPr>
          <w:hyperlink w:anchor="_Toc114469908" w:history="1">
            <w:r w:rsidR="00BF43E2" w:rsidRPr="00A52F21">
              <w:rPr>
                <w:rStyle w:val="Hyperlink"/>
                <w:noProof/>
                <w:lang w:bidi="ar-SA"/>
              </w:rPr>
              <w:t>Discussion</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Toc114469908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30</w:t>
            </w:r>
            <w:r w:rsidR="00BF43E2">
              <w:rPr>
                <w:noProof/>
                <w:webHidden/>
                <w:rtl/>
              </w:rPr>
              <w:fldChar w:fldCharType="end"/>
            </w:r>
          </w:hyperlink>
        </w:p>
        <w:p w14:paraId="48C7055F" w14:textId="48320432" w:rsidR="00BF43E2" w:rsidRDefault="00000000" w:rsidP="00BF43E2">
          <w:pPr>
            <w:pStyle w:val="TOC2"/>
            <w:rPr>
              <w:rFonts w:cstheme="minorBidi"/>
              <w:smallCaps w:val="0"/>
              <w:noProof/>
              <w:sz w:val="22"/>
              <w:szCs w:val="22"/>
              <w:rtl/>
            </w:rPr>
          </w:pPr>
          <w:hyperlink w:anchor="_Toc114469909" w:history="1">
            <w:r w:rsidR="00BF43E2" w:rsidRPr="00A52F21">
              <w:rPr>
                <w:rStyle w:val="Hyperlink"/>
                <w:noProof/>
                <w:lang w:bidi="ar-SA"/>
              </w:rPr>
              <w:t>General Discussion</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Toc114469909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31</w:t>
            </w:r>
            <w:r w:rsidR="00BF43E2">
              <w:rPr>
                <w:noProof/>
                <w:webHidden/>
                <w:rtl/>
              </w:rPr>
              <w:fldChar w:fldCharType="end"/>
            </w:r>
          </w:hyperlink>
        </w:p>
        <w:p w14:paraId="1625FB22" w14:textId="18ED296C" w:rsidR="00BF43E2" w:rsidRDefault="00000000" w:rsidP="00BF43E2">
          <w:pPr>
            <w:pStyle w:val="TOC2"/>
            <w:rPr>
              <w:rFonts w:cstheme="minorBidi"/>
              <w:smallCaps w:val="0"/>
              <w:noProof/>
              <w:sz w:val="22"/>
              <w:szCs w:val="22"/>
              <w:rtl/>
            </w:rPr>
          </w:pPr>
          <w:hyperlink w:anchor="_Toc114469910" w:history="1">
            <w:r w:rsidR="00BF43E2" w:rsidRPr="00A52F21">
              <w:rPr>
                <w:rStyle w:val="Hyperlink"/>
                <w:noProof/>
                <w:lang w:bidi="ar-SA"/>
              </w:rPr>
              <w:t>Supplementary materials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Toc114469910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36</w:t>
            </w:r>
            <w:r w:rsidR="00BF43E2">
              <w:rPr>
                <w:noProof/>
                <w:webHidden/>
                <w:rtl/>
              </w:rPr>
              <w:fldChar w:fldCharType="end"/>
            </w:r>
          </w:hyperlink>
        </w:p>
        <w:p w14:paraId="4A20173A" w14:textId="143B5785" w:rsidR="00BF43E2" w:rsidRDefault="00000000" w:rsidP="00BF43E2">
          <w:pPr>
            <w:pStyle w:val="TOC2"/>
            <w:rPr>
              <w:rFonts w:cstheme="minorBidi"/>
              <w:smallCaps w:val="0"/>
              <w:noProof/>
              <w:sz w:val="22"/>
              <w:szCs w:val="22"/>
              <w:rtl/>
            </w:rPr>
          </w:pPr>
          <w:hyperlink w:anchor="_Toc114469911" w:history="1">
            <w:r w:rsidR="00BF43E2" w:rsidRPr="00A52F21">
              <w:rPr>
                <w:rStyle w:val="Hyperlink"/>
                <w:noProof/>
                <w:lang w:bidi="ar-SA"/>
              </w:rPr>
              <w:t>References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Toc114469911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39</w:t>
            </w:r>
            <w:r w:rsidR="00BF43E2">
              <w:rPr>
                <w:noProof/>
                <w:webHidden/>
                <w:rtl/>
              </w:rPr>
              <w:fldChar w:fldCharType="end"/>
            </w:r>
          </w:hyperlink>
        </w:p>
        <w:p w14:paraId="4C27D7AC" w14:textId="438DD696" w:rsidR="00BF43E2" w:rsidRDefault="00000000" w:rsidP="00BF43E2">
          <w:pPr>
            <w:pStyle w:val="TOC2"/>
            <w:rPr>
              <w:rFonts w:cstheme="minorBidi"/>
              <w:smallCaps w:val="0"/>
              <w:noProof/>
              <w:sz w:val="22"/>
              <w:szCs w:val="22"/>
              <w:rtl/>
            </w:rPr>
          </w:pPr>
          <w:hyperlink w:anchor="_Toc114469912" w:history="1">
            <w:r w:rsidR="00BF43E2" w:rsidRPr="00A52F21">
              <w:rPr>
                <w:rStyle w:val="Hyperlink"/>
                <w:noProof/>
                <w:rtl/>
              </w:rPr>
              <w:t>תקציר</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Toc114469912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49</w:t>
            </w:r>
            <w:r w:rsidR="00BF43E2">
              <w:rPr>
                <w:noProof/>
                <w:webHidden/>
                <w:rtl/>
              </w:rPr>
              <w:fldChar w:fldCharType="end"/>
            </w:r>
          </w:hyperlink>
        </w:p>
        <w:p w14:paraId="4587C80F" w14:textId="2F89C5E4" w:rsidR="006238E0" w:rsidRDefault="006238E0" w:rsidP="00215318">
          <w:pPr>
            <w:pStyle w:val="TOCHeading"/>
            <w:ind w:firstLine="0"/>
          </w:pPr>
          <w:r>
            <w:fldChar w:fldCharType="end"/>
          </w:r>
        </w:p>
      </w:sdtContent>
    </w:sdt>
    <w:p w14:paraId="17A4C2D6" w14:textId="1C8FCA86" w:rsidR="00A85F15" w:rsidRPr="00A85F15" w:rsidRDefault="004C0E90" w:rsidP="006238E0">
      <w:pPr>
        <w:pStyle w:val="Heading2"/>
      </w:pPr>
      <w:r>
        <w:rPr>
          <w:rFonts w:eastAsia="SimSun"/>
          <w:kern w:val="24"/>
        </w:rPr>
        <w:br w:type="page"/>
      </w:r>
    </w:p>
    <w:p w14:paraId="56434494" w14:textId="3ABDE493" w:rsidR="00337559" w:rsidRDefault="00337559" w:rsidP="006238E0">
      <w:pPr>
        <w:pStyle w:val="Heading2"/>
        <w:rPr>
          <w:lang w:bidi="he-IL"/>
        </w:rPr>
      </w:pPr>
      <w:bookmarkStart w:id="2" w:name="_Toc114469871"/>
      <w:r>
        <w:lastRenderedPageBreak/>
        <w:t>Abstract</w:t>
      </w:r>
      <w:bookmarkEnd w:id="2"/>
    </w:p>
    <w:p w14:paraId="7C352F4A" w14:textId="536BFFB3" w:rsidR="003D683E" w:rsidRDefault="000904B3" w:rsidP="00AA7E94">
      <w:pPr>
        <w:ind w:firstLine="0"/>
      </w:pPr>
      <w:bookmarkStart w:id="3" w:name="_Hlk114075806"/>
      <w:r w:rsidRPr="00CA4C70">
        <w:t>Although invisible to us, unconscious stimul</w:t>
      </w:r>
      <w:r>
        <w:t>i</w:t>
      </w:r>
      <w:r w:rsidRPr="00CA4C70">
        <w:t xml:space="preserve"> </w:t>
      </w:r>
      <w:r>
        <w:t xml:space="preserve">were shown to </w:t>
      </w:r>
      <w:r w:rsidRPr="00CA4C70">
        <w:t>still affect our behavior</w:t>
      </w:r>
      <w:r>
        <w:t xml:space="preserve">. However, </w:t>
      </w:r>
      <w:r w:rsidRPr="00CA4C70">
        <w:t xml:space="preserve">the field </w:t>
      </w:r>
      <w:r w:rsidR="00A21343">
        <w:t xml:space="preserve">of unconscious processing </w:t>
      </w:r>
      <w:r w:rsidRPr="00CA4C70">
        <w:t>abounds with contradicting findings</w:t>
      </w:r>
      <w:r>
        <w:t>,</w:t>
      </w:r>
      <w:r w:rsidRPr="00CA4C70">
        <w:t xml:space="preserve"> which in turn evoke an ongoing controversy about the</w:t>
      </w:r>
      <w:r w:rsidR="00733EA1">
        <w:t xml:space="preserve"> </w:t>
      </w:r>
      <w:r w:rsidRPr="00CA4C70">
        <w:t xml:space="preserve">scope of </w:t>
      </w:r>
      <w:r w:rsidR="00AA7E94">
        <w:t>such</w:t>
      </w:r>
      <w:r w:rsidR="00AA7E94" w:rsidRPr="00CA4C70">
        <w:t xml:space="preserve"> </w:t>
      </w:r>
      <w:r w:rsidRPr="00CA4C70">
        <w:t>processing</w:t>
      </w:r>
      <w:r>
        <w:t xml:space="preserve">, and specifically for </w:t>
      </w:r>
      <w:r w:rsidRPr="00CA4C70">
        <w:t xml:space="preserve">semantic </w:t>
      </w:r>
      <w:r w:rsidR="00AA7E94">
        <w:t>effects</w:t>
      </w:r>
      <w:r w:rsidRPr="00CA4C70">
        <w:t xml:space="preserve">. </w:t>
      </w:r>
      <w:r>
        <w:t xml:space="preserve">Such </w:t>
      </w:r>
      <w:r w:rsidRPr="00CA4C70">
        <w:t xml:space="preserve">contradicting results can be explained by methodological limitations of some of these studies. One </w:t>
      </w:r>
      <w:r w:rsidR="0050028A">
        <w:t xml:space="preserve">possible </w:t>
      </w:r>
      <w:r w:rsidRPr="00CA4C70">
        <w:t xml:space="preserve">limitation, that is studied in this thesis, </w:t>
      </w:r>
      <w:r>
        <w:t>might be an</w:t>
      </w:r>
      <w:r w:rsidRPr="00CA4C70">
        <w:t xml:space="preserve"> underestimation of unconscious processing due to the use of insensitive measures of the unconscious effect. The most prominent measure for probing unconscious effects is reaction time (RT), as measured using keyboard presses</w:t>
      </w:r>
      <w:r>
        <w:t>. H</w:t>
      </w:r>
      <w:r w:rsidRPr="00CA4C70">
        <w:t>owever, this effect is usually very small</w:t>
      </w:r>
      <w:r>
        <w:t xml:space="preserve"> </w:t>
      </w:r>
      <w:r w:rsidRPr="00CA4C70">
        <w:t xml:space="preserve">and indexes the final decision </w:t>
      </w:r>
      <w:r>
        <w:t xml:space="preserve">but not </w:t>
      </w:r>
      <w:r w:rsidRPr="00CA4C70">
        <w:t>the process of formulating it</w:t>
      </w:r>
      <w:r>
        <w:t>.</w:t>
      </w:r>
      <w:r w:rsidRPr="00CA4C70">
        <w:t xml:space="preserve"> </w:t>
      </w:r>
      <w:r w:rsidRPr="00BF6400">
        <w:t>Both</w:t>
      </w:r>
      <w:r w:rsidRPr="00CA4C70">
        <w:t xml:space="preserve"> problems might be solved </w:t>
      </w:r>
      <w:r>
        <w:t xml:space="preserve">by </w:t>
      </w:r>
      <w:r w:rsidRPr="00CA4C70">
        <w:t xml:space="preserve">using motion tracking, which has become a popular tool for unraveling cognitive processes. </w:t>
      </w:r>
    </w:p>
    <w:p w14:paraId="41246F4A" w14:textId="77777777" w:rsidR="003D683E" w:rsidRDefault="000904B3" w:rsidP="009B200E">
      <w:r w:rsidRPr="00CA4C70">
        <w:t xml:space="preserve">But is motion tracking indeed more sensitive to unconscious effects than a keyboard? To date, only one study directly made this comparison and found that the </w:t>
      </w:r>
      <w:r>
        <w:t xml:space="preserve">unconscious </w:t>
      </w:r>
      <w:r w:rsidRPr="00CA4C70">
        <w:t>effect was marginally significant when probed with a keyboard, but robust when measured via mouse tracking</w:t>
      </w:r>
      <w:r>
        <w:t>.</w:t>
      </w:r>
      <w:r w:rsidRPr="00CA4C70">
        <w:t xml:space="preserve"> However</w:t>
      </w:r>
      <w:r>
        <w:t>,</w:t>
      </w:r>
      <w:r w:rsidRPr="00CA4C70">
        <w:t xml:space="preserve"> this study suffers from several limitations, both </w:t>
      </w:r>
      <w:r w:rsidR="0050028A">
        <w:t xml:space="preserve">with regards </w:t>
      </w:r>
      <w:r w:rsidRPr="00CA4C70">
        <w:t xml:space="preserve">to its awareness measurement and to its motion tracking measure. </w:t>
      </w:r>
      <w:r>
        <w:t>The current thesis is</w:t>
      </w:r>
      <w:r w:rsidRPr="00CA4C70">
        <w:t xml:space="preserve"> aimed at testing the hypothesis that motion tracking might be superior to keyboard responses in detecting </w:t>
      </w:r>
      <w:r>
        <w:t xml:space="preserve">the </w:t>
      </w:r>
      <w:r w:rsidRPr="00CA4C70">
        <w:t xml:space="preserve">effects of unconscious processing, while overcoming the aforementioned limitations. </w:t>
      </w:r>
    </w:p>
    <w:p w14:paraId="0F169FD0" w14:textId="25929BEB" w:rsidR="00337559" w:rsidRPr="007E22AF" w:rsidRDefault="000904B3" w:rsidP="009B200E">
      <w:pPr>
        <w:rPr>
          <w:rtl/>
        </w:rPr>
      </w:pPr>
      <w:r>
        <w:t>To do so</w:t>
      </w:r>
      <w:r w:rsidR="003D683E">
        <w:t>,</w:t>
      </w:r>
      <w:r>
        <w:t xml:space="preserve"> </w:t>
      </w:r>
      <w:r w:rsidRPr="00CA4C70">
        <w:t>rigorous awareness measures and an intuitive reaching response</w:t>
      </w:r>
      <w:r>
        <w:t xml:space="preserve"> were used </w:t>
      </w:r>
      <w:r w:rsidRPr="00CA4C70">
        <w:t>in a series of four studies. Three exploratory studies were aimed at finding the optimal conditions for discovering an unconscious effect when using reaching responses</w:t>
      </w:r>
      <w:r w:rsidR="003D683E">
        <w:t>. A</w:t>
      </w:r>
      <w:r w:rsidR="00362826" w:rsidRPr="00CA4C70">
        <w:t xml:space="preserve"> </w:t>
      </w:r>
      <w:r w:rsidRPr="00CA4C70">
        <w:t xml:space="preserve">fourth confirmatory study directly compared between motion tracking and keyboard responses. All four studies used a priming paradigm </w:t>
      </w:r>
      <w:r w:rsidR="00ED0D5A">
        <w:t>that followed</w:t>
      </w:r>
      <w:r w:rsidR="00ED0D5A" w:rsidRPr="00CA4C70">
        <w:t xml:space="preserve"> </w:t>
      </w:r>
      <w:r w:rsidRPr="00CA4C70">
        <w:t>a classical study by Deha</w:t>
      </w:r>
      <w:r>
        <w:t>e</w:t>
      </w:r>
      <w:r w:rsidRPr="00CA4C70">
        <w:t>ne and colleagues</w:t>
      </w:r>
      <w:r>
        <w:t xml:space="preserve"> </w:t>
      </w:r>
      <w:r>
        <w:fldChar w:fldCharType="begin"/>
      </w:r>
      <w:r w:rsidR="008D13A3">
        <w:instrText xml:space="preserve"> ADDIN ZOTERO_ITEM CSL_CITATION {"citationID":"GmygH9W8","properties":{"formattedCitation":"(Dehaene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2F57D5">
        <w:rPr>
          <w:rFonts w:ascii="Times New Roman" w:hAnsi="Times New Roman" w:cs="Times New Roman"/>
        </w:rPr>
        <w:t>(2001)</w:t>
      </w:r>
      <w:r>
        <w:fldChar w:fldCharType="end"/>
      </w:r>
      <w:r w:rsidRPr="00CA4C70">
        <w:t xml:space="preserve">, in which subjects performed a semantic judgment on a target word that was preceded by an identical/different invisible prime. The first experiment produced only marginally significant results, </w:t>
      </w:r>
      <w:r>
        <w:t>presumably</w:t>
      </w:r>
      <w:r w:rsidRPr="00CA4C70">
        <w:t xml:space="preserve"> because it </w:t>
      </w:r>
      <w:r w:rsidR="009D3D84">
        <w:t>allowed for slow responses</w:t>
      </w:r>
      <w:r w:rsidRPr="00CA4C70">
        <w:t xml:space="preserve">. The second experiment reduced this limit and divided it to onset time and movement duration as well as introduced another training block to improve response speed. </w:t>
      </w:r>
      <w:r>
        <w:t xml:space="preserve">Unfortunately, a high proportion of trials were excluded due to problematic response timing. Therefore, </w:t>
      </w:r>
      <w:r w:rsidRPr="00CA4C70">
        <w:t xml:space="preserve">the third experiment incorporated a separate training day to </w:t>
      </w:r>
      <w:r>
        <w:t>improve the response speed</w:t>
      </w:r>
      <w:r w:rsidRPr="00CA4C70">
        <w:t xml:space="preserve">. </w:t>
      </w:r>
      <w:r>
        <w:t xml:space="preserve">Although the proportion of excluded trials did not diminish, a </w:t>
      </w:r>
      <w:r w:rsidR="00B61341">
        <w:t xml:space="preserve">marginal </w:t>
      </w:r>
      <w:r>
        <w:t>congruency effect was found.</w:t>
      </w:r>
      <w:r w:rsidRPr="00CA4C70">
        <w:t xml:space="preserve"> </w:t>
      </w:r>
      <w:r>
        <w:t>In th</w:t>
      </w:r>
      <w:r w:rsidRPr="00CA4C70">
        <w:t xml:space="preserve">e fourth experiment </w:t>
      </w:r>
      <w:r>
        <w:t xml:space="preserve">I </w:t>
      </w:r>
      <w:r w:rsidRPr="00CA4C70">
        <w:t>discarded the</w:t>
      </w:r>
      <w:r>
        <w:t xml:space="preserve"> </w:t>
      </w:r>
      <w:r w:rsidRPr="00CA4C70">
        <w:t>training day</w:t>
      </w:r>
      <w:r>
        <w:t xml:space="preserve"> and </w:t>
      </w:r>
      <w:r>
        <w:lastRenderedPageBreak/>
        <w:t xml:space="preserve">included both a reaching task and a keyboard task. </w:t>
      </w:r>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processing that cannot be easily refuted. Contrary to previous findings, the unconscious effect in the motion tracking task was not larger than in the keyboard task</w:t>
      </w:r>
      <w:r w:rsidR="00AC02CC" w:rsidRPr="00CA4C70">
        <w:t>.</w:t>
      </w:r>
      <w:r w:rsidR="00AC02CC">
        <w:t xml:space="preserve"> Suggested augmentations to the paradigm are discussed which could improve the motion tracking's sensitivity even further.</w:t>
      </w:r>
      <w:bookmarkEnd w:id="3"/>
    </w:p>
    <w:p w14:paraId="321F295D" w14:textId="77777777" w:rsidR="003D683E" w:rsidRDefault="003D683E">
      <w:pPr>
        <w:spacing w:line="480" w:lineRule="auto"/>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4" w:name="_Toc114469872"/>
      <w:r w:rsidRPr="00BF08EE">
        <w:lastRenderedPageBreak/>
        <w:t>Introduction</w:t>
      </w:r>
      <w:bookmarkEnd w:id="4"/>
    </w:p>
    <w:bookmarkEnd w:id="1"/>
    <w:p w14:paraId="6E8365D4" w14:textId="77777777" w:rsidR="008932E9" w:rsidRDefault="004F240A">
      <w:pPr>
        <w:ind w:firstLine="0"/>
      </w:pPr>
      <w:r w:rsidRPr="00E44B96">
        <w:t>Our brain continuously processes information. It receives inputs via our senses and processes it in various ways, for a variety of stimuli and using different modalities</w:t>
      </w:r>
      <w:r w:rsidR="00616793">
        <w:t xml:space="preserve"> </w:t>
      </w:r>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(Kanwisher et al., 1997; Kappers &amp; Bergmann Tiest, 2013; Poirier et al., 2005; Willander &amp; Larsson, 2006)</w:t>
      </w:r>
      <w:r w:rsidR="00616793">
        <w:fldChar w:fldCharType="end"/>
      </w:r>
      <w:r w:rsidRPr="00E44B96">
        <w:t xml:space="preserve">. For example, upon seeing a ball flying 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4275F5">
        <w:t xml:space="preserve"> </w:t>
      </w:r>
      <w:r w:rsidR="004275F5">
        <w:fldChar w:fldCharType="begin"/>
      </w:r>
      <w:r w:rsidR="008C5027">
        <w:instrText xml:space="preserve"> ADDIN ZOTERO_ITEM CSL_CITATION {"citationID":"KNbcOUwJ","properties":{"formattedCitation":"(Holland et al., 2005; Kihlstrom, 1987; Kouider &amp; Dehaene, 2007)","plainCitation":"(Holland et al., 2005; Kihlstrom, 1987; Kouider &amp; Dehaene, 2007)","noteIndex":0},"citationItems":[{"id":445,"uris":["http://zotero.org/users/8275165/items/Z6FXKTTP"],"itemData":{"id":445,"type":"article-journal","abstract":"Three studies explored whether odor can inﬂuence people’s cognition and behavior without their being consciously aware of the inﬂuence. In two studies, we tested and conﬁrmed that when participants were unobtrusively exposed to citrus-scented all-purpose cleaner, the mental accessibility of the behavior concept of cleaning was enhanced, as was indicated by faster identiﬁcation of cleaning-related words in a lexical decision task and higher frequency of listing cleaning-related activities when describing expected behavior during the day. Finally, a third study established that the mere exposure to the scent of all-purpose cleaner caused participants to keep their direct environment more clean during an eating task. Awareness checks showed that participants were unaware of this inﬂuence. The present studies reveal the nonconscious inﬂuence that olfactory cues can have on thinking and doing.","container-title":"Psychological Science","DOI":"10.1111/j.1467-9280.2005.01597.x","ISSN":"0956-7976","issue":"9","journalAbbreviation":"Psychological Science","language":"en","page":"689-693","source":"DOI.org (Crossref)","title":"Smells Like Clean Spirit: Nonconscious Effects of Scent on Cognition and Behavior","title-short":"Smells Like Clean Spirit","volume":"16","author":[{"family":"Holland","given":"R. W."},{"family":"Hendriks","given":"M."},{"family":"Aarts","given":"H."}],"issued":{"date-parts":[["2005",9,1]]}}},{"id":682,"uris":["http://zotero.org/users/8275165/items/A5GRGWWZ"],"itemData":{"id":682,"type":"article-journal","abstract":"Contemporary research in cognitive psychology reveals the impact of nonconscious mental structures and processes on the individual's conscious experience, thought, and action. Research on perceptual-cognitive and motoric skills indicates that they are automatized through experience, and thus rendered unconscious. In addition, research on subliminal perception, implicit memory, and hypnosis indicates that events can affect mental functions even though they cannot be consciously perceived or remembered. These findings suggest a tripartite division of the cognitive unconscious into truly unconscious mental processes operating on knowledge structures that may themselves be preconscious or subconscious.","container-title":"Science","ISSN":"0036-8075","issue":"4821","note":"publisher: American Association for the Advancement of Science","page":"1445-1452","source":"JSTOR","title":"The Cognitive Unconscious","volume":"237","author":[{"family":"Kihlstrom","given":"John F."}],"issued":{"date-parts":[["1987"]]}}},{"id":277,"uris":["http://zotero.org/users/8275165/items/CPHT6W9I"],"itemData":{"id":277,"type":"article-journal","abstract":"Understanding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275F5">
        <w:fldChar w:fldCharType="separate"/>
      </w:r>
      <w:r w:rsidR="008C5027" w:rsidRPr="008C5027">
        <w:rPr>
          <w:rFonts w:ascii="Times New Roman" w:hAnsi="Times New Roman" w:cs="Times New Roman"/>
        </w:rPr>
        <w:t>(Holland et al., 2005; Kihlstrom, 1987; Kouider &amp; Dehaene, 2007)</w:t>
      </w:r>
      <w:r w:rsidR="004275F5">
        <w:fldChar w:fldCharType="end"/>
      </w:r>
      <w:r w:rsidRPr="00E44B96">
        <w:t xml:space="preserve">. </w:t>
      </w:r>
    </w:p>
    <w:p w14:paraId="13B45041" w14:textId="08A0CD4C" w:rsidR="00835178" w:rsidRDefault="004F240A" w:rsidP="00964D17">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4737F1">
        <w:t xml:space="preserve">One </w:t>
      </w:r>
      <w:r w:rsidR="00DF32CC">
        <w:t xml:space="preserve">such method </w:t>
      </w:r>
      <w:r w:rsidR="004737F1">
        <w:t>degrade</w:t>
      </w:r>
      <w:r w:rsidR="00DF32CC">
        <w:t>s</w:t>
      </w:r>
      <w:r w:rsidR="004737F1">
        <w:t xml:space="preserve"> </w:t>
      </w:r>
      <w:r>
        <w:t xml:space="preserve">the physical properties of the stimulus </w:t>
      </w:r>
      <w:r w:rsidR="002219BE">
        <w:t>(e.g., contrast, resolution, volume, duration</w:t>
      </w:r>
      <w:r w:rsidR="003D7A0F">
        <w:t xml:space="preserve">; </w:t>
      </w:r>
      <w:r w:rsidR="00680C2E">
        <w:fldChar w:fldCharType="begin"/>
      </w:r>
      <w:r w:rsidR="008D13A3">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680C2E">
        <w:fldChar w:fldCharType="separate"/>
      </w:r>
      <w:r w:rsidR="00680C2E" w:rsidRPr="00680C2E">
        <w:rPr>
          <w:rFonts w:ascii="Times New Roman" w:hAnsi="Times New Roman" w:cs="Times New Roman"/>
        </w:rPr>
        <w:t>Daltrozzo et al., 2011; Li et al., 2007)</w:t>
      </w:r>
      <w:r w:rsidR="00680C2E">
        <w:fldChar w:fldCharType="end"/>
      </w:r>
      <w:r w:rsidR="00D33BF7">
        <w:t xml:space="preserve">. Another </w:t>
      </w:r>
      <w:r>
        <w:t>suppress</w:t>
      </w:r>
      <w:r w:rsidR="00DF32CC">
        <w:t>es</w:t>
      </w:r>
      <w:r>
        <w:t xml:space="preserve"> </w:t>
      </w:r>
      <w:r w:rsidR="00D33BF7">
        <w:t xml:space="preserve">the </w:t>
      </w:r>
      <w:r>
        <w:t>stimulus</w:t>
      </w:r>
      <w:r w:rsidR="00D33BF7">
        <w:t xml:space="preserve"> by </w:t>
      </w:r>
      <w:r w:rsidR="000E6BB5">
        <w:t xml:space="preserve">presenting a much </w:t>
      </w:r>
      <w:r w:rsidR="00D33BF7">
        <w:t>more salient stimuli</w:t>
      </w:r>
      <w:r w:rsidR="000E6BB5">
        <w:t xml:space="preserve"> </w:t>
      </w:r>
      <w:r w:rsidR="00216E1D">
        <w:t xml:space="preserve">concurrently with the </w:t>
      </w:r>
      <w:r w:rsidR="003B6230">
        <w:t xml:space="preserve">critical </w:t>
      </w:r>
      <w:r w:rsidR="00A44BFB">
        <w:t>stimul</w:t>
      </w:r>
      <w:r w:rsidR="003B6230">
        <w:t>us</w:t>
      </w:r>
      <w:r w:rsidR="00A44BFB">
        <w:t xml:space="preserve"> or at</w:t>
      </w:r>
      <w:r w:rsidR="000E6BB5">
        <w:t xml:space="preserve"> close </w:t>
      </w:r>
      <w:r w:rsidR="00216E1D">
        <w:t xml:space="preserve">temporal </w:t>
      </w:r>
      <w:r w:rsidR="000E6BB5">
        <w:t>proximity to it (e.g., masking, CFS)</w:t>
      </w:r>
      <w:r w:rsidR="003B6230">
        <w:t>, hereby rendering it invisible</w:t>
      </w:r>
      <w:r w:rsidR="002F325F">
        <w:t xml:space="preserve"> </w:t>
      </w:r>
      <w:r w:rsidR="005B4A5B">
        <w:fldChar w:fldCharType="begin"/>
      </w:r>
      <w:r w:rsidR="006B6B4D">
        <w:instrText xml:space="preserve"> ADDIN ZOTERO_ITEM CSL_CITATION {"citationID":"qvRpgQDu","properties":{"formattedCitation":"(Almeida et al., 2013; Dehaene et al., 1998)","plainCitation":"(Almeida et al., 2013; Dehaene et al., 1998)","noteIndex":0},"citationItems":[{"id":425,"uris":["http://zotero.org/users/8275165/items/JAV5PJEU"],"itemData":{"id":425,"type":"article-journal","container-title":"Cognitive,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5B4A5B">
        <w:fldChar w:fldCharType="separate"/>
      </w:r>
      <w:r w:rsidR="006B6B4D" w:rsidRPr="006B6B4D">
        <w:rPr>
          <w:rFonts w:ascii="Times New Roman" w:hAnsi="Times New Roman" w:cs="Times New Roman"/>
        </w:rPr>
        <w:t>(Almeida et al., 2013; Dehaene et al., 1998)</w:t>
      </w:r>
      <w:r w:rsidR="005B4A5B">
        <w:fldChar w:fldCharType="end"/>
      </w:r>
      <w:r w:rsidR="000E6BB5">
        <w:t>.</w:t>
      </w:r>
      <w:r w:rsidR="00043EEA">
        <w:t xml:space="preserve"> Invisibility can also be achieved by diverting attention away from the stimulus</w:t>
      </w:r>
      <w:r w:rsidR="00B61B7C">
        <w:t xml:space="preserve"> </w:t>
      </w:r>
      <w:r w:rsidR="00B61B7C">
        <w:fldChar w:fldCharType="begin"/>
      </w:r>
      <w:r w:rsidR="00FF65B8">
        <w:instrText xml:space="preserve"> ADDIN ZOTERO_ITEM CSL_CITATION {"citationID":"Imc4jhJZ","properties":{"formattedCitation":"(Hyman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B61B7C">
        <w:fldChar w:fldCharType="separate"/>
      </w:r>
      <w:r w:rsidR="00FF65B8" w:rsidRPr="00FF65B8">
        <w:rPr>
          <w:rFonts w:ascii="Times New Roman" w:hAnsi="Times New Roman" w:cs="Times New Roman"/>
        </w:rPr>
        <w:t>(Hyman et al., 2009; Mack &amp; Rock, 1998)</w:t>
      </w:r>
      <w:r w:rsidR="00B61B7C">
        <w:fldChar w:fldCharType="end"/>
      </w:r>
      <w:r w:rsidR="00043EEA">
        <w:t>.</w:t>
      </w:r>
    </w:p>
    <w:p w14:paraId="5156871E" w14:textId="0616696A" w:rsidR="004F240A" w:rsidRDefault="004F240A" w:rsidP="004903FB">
      <w:r>
        <w:t xml:space="preserve">All three </w:t>
      </w:r>
      <w:r w:rsidR="00A44BFB">
        <w:t>methods</w:t>
      </w:r>
      <w:r w:rsidR="001C015A">
        <w:t>, and others</w:t>
      </w:r>
      <w:r>
        <w:t xml:space="preserve"> </w:t>
      </w:r>
      <w:r w:rsidR="0021076E">
        <w:t>typically decrease the visibility of the stimulus, but also evoke 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t xml:space="preserve">. </w:t>
      </w:r>
      <w:r w:rsidR="009C1D55">
        <w:t xml:space="preserve">Such </w:t>
      </w:r>
      <w:r>
        <w:t>weak signal</w:t>
      </w:r>
      <w:r w:rsidR="001B15B9">
        <w:t>s</w:t>
      </w:r>
      <w:r>
        <w:t xml:space="preserve"> usually translate 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4903FB">
        <w:instrText xml:space="preserve"> ADDIN ZOTERO_ITEM CSL_CITATION {"citationID":"IvWkrfZe","properties":{"formattedCitation":"(Hesselmann &amp; Knops, 2014; Kouider &amp; Dehaene, 2007; Moors et al., 2016; Peters &amp; Lau, 2015)","plainCitation":"(Hesselmann &amp; Knops, 2014; Kouider &amp; Dehaene, 2007; Moors et al., 2016; Peters &amp; Lau, 2015)","noteIndex":0},"citationItems":[{"id":798,"uris":["http://zotero.org/users/8275165/items/K68DDDGL"],"itemData":{"id":798,"type":"article-journal","container-title":"Psychological Science","DOI":"10.1177/0956797614548876","ISSN":"1467-9280","issue":"11","journalAbbreviation":"Psychol Sci","language":"eng","note":"PMID: 25239447","page":"2116-2119","source":"PubMed","title":"No conclusive evidence for numerical priming under interocular suppression","volume":"25","author":[{"family":"Hesselmann","given":"Guido"},{"family":"Knops","given":"André"}],"issued":{"date-parts":[["2014",11]]}}},{"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795,"uris":["http://zotero.org/users/8275165/items/QWEP6QKR"],"itemData":{"id":795,"type":"article-journal","abstract":"A recent study showed that scenes with an object-background relationship that is semantically incongruent break interocular suppression faster than scenes with a semantically congruent relationship. These results implied that semantic relations between the objects and the background of a scene could be extracted in the absence of visual awareness of the stimulus. In the current study, we assessed the replicability of this finding and tried to rule out an alternative explanation dependent on low-level differences between the stimuli. Furthermore, we used a Bayesian analysis to quantify the evidence in favor of the presence or absence of a scene-congruency effect. Across three experiments, we found no convincing evidence for a scene-congruency effect or a modulation of scene congruency by scene inversion. These findings question the generalizability of previous observations and cast doubt on whether genuine semantic processing of object-background relationships in scenes can manifest during interocular suppression. (PsycINFO Database Record (c) 2019 APA, all rights reserved)","container-title":"Psychological Science","DOI":"10.1177/0956797616642525","ISSN":"1467-9280","note":"publisher-place: US\npublisher: Sage Publications","page":"945-956","source":"APA PsycNet","title":"Scene integration without awareness: No conclusive evidence for processing scene congruency during continuous flash suppression","title-short":"Scene integration without awareness","volume":"27","author":[{"family":"Moors","given":"Pieter"},{"family":"Boelens","given":"David"},{"family":"Overwalle","given":"Jaana","non-dropping-particle":"van"},{"family":"Wagemans","given":"Johan"}],"issued":{"date-parts":[["2016"]]}}},{"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11C0B">
        <w:fldChar w:fldCharType="separate"/>
      </w:r>
      <w:r w:rsidR="004903FB" w:rsidRPr="004903FB">
        <w:rPr>
          <w:rFonts w:ascii="Times New Roman" w:hAnsi="Times New Roman" w:cs="Times New Roman"/>
        </w:rPr>
        <w:t>(Hesselmann &amp; Knops, 2014; Kouider &amp; Dehaene, 2007; Moors et al., 2016; Peters &amp; Lau, 2015)</w:t>
      </w:r>
      <w:r w:rsidR="00011C0B">
        <w:fldChar w:fldCharType="end"/>
      </w:r>
      <w:r w:rsidR="00AB3845">
        <w:t>, which in turn evoke an ongoing controversy about the scope of unconscious processing</w:t>
      </w:r>
      <w:r w:rsidR="00791E36">
        <w:t xml:space="preserve"> </w:t>
      </w:r>
      <w:r w:rsidR="00791E36">
        <w:fldChar w:fldCharType="begin"/>
      </w:r>
      <w:r w:rsidR="00394A04">
        <w:instrText xml:space="preserve"> ADDIN ZOTERO_ITEM CSL_CITATION {"citationID":"eKY7lyZA","properties":{"formattedCitation":"(Hassin,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394A04" w:rsidRPr="00394A04">
        <w:rPr>
          <w:rFonts w:ascii="Times New Roman" w:hAnsi="Times New Roman" w:cs="Times New Roman"/>
        </w:rPr>
        <w:t>(Hassin, 2013; Hesselmann &amp; Moors, 2015; Peters et al., 2017)</w:t>
      </w:r>
      <w:r w:rsidR="00791E36">
        <w:fldChar w:fldCharType="end"/>
      </w:r>
      <w:r w:rsidR="00017EEB">
        <w:t>.</w:t>
      </w:r>
    </w:p>
    <w:p w14:paraId="3D51D018" w14:textId="18D3E91C" w:rsidR="00976673" w:rsidRDefault="00976673" w:rsidP="006238E0">
      <w:pPr>
        <w:pStyle w:val="Heading3"/>
      </w:pPr>
      <w:bookmarkStart w:id="5" w:name="_Toc114469873"/>
      <w:r>
        <w:t>Contradicting findings</w:t>
      </w:r>
      <w:bookmarkEnd w:id="5"/>
    </w:p>
    <w:p w14:paraId="38C885BB" w14:textId="1D1120FF" w:rsidR="00992077" w:rsidRDefault="00992077" w:rsidP="00F378E9">
      <w:pPr>
        <w:ind w:firstLine="0"/>
      </w:pPr>
      <w:r>
        <w:lastRenderedPageBreak/>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t xml:space="preserve">. Among other paradigms, </w:t>
      </w:r>
      <w:r w:rsidR="00F945FA">
        <w:t xml:space="preserve">it </w:t>
      </w:r>
      <w:r>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r w:rsidR="00692575">
        <w:t>the prime was indeed processed</w:t>
      </w:r>
      <w:r w:rsidR="00EE5CFF">
        <w:t xml:space="preserve"> (e.g.,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To </w:t>
      </w:r>
      <w:r w:rsidR="00AE02F9">
        <w:t>ensure</w:t>
      </w:r>
      <w:r w:rsidR="00692575">
        <w:t xml:space="preserve"> that </w:t>
      </w:r>
      <w:r w:rsidR="007E738E">
        <w:t xml:space="preserve">the prime was indeed invisible, </w:t>
      </w:r>
      <w:r w:rsidR="00692575">
        <w:t xml:space="preserve">a </w:t>
      </w:r>
      <w:r w:rsidR="00303325">
        <w:t xml:space="preserve">subjective </w:t>
      </w:r>
      <w:r w:rsidR="00692575">
        <w:t xml:space="preserve">and/or </w:t>
      </w:r>
      <w:r w:rsidR="00303325">
        <w:t xml:space="preserve">objective </w:t>
      </w:r>
      <w:r w:rsidR="00692575">
        <w:t>measure of prime awareness is</w:t>
      </w:r>
      <w:r w:rsidR="00CE3CE8">
        <w:t xml:space="preserve"> typically administered</w:t>
      </w:r>
      <w:r w:rsidR="00097AB5">
        <w:t xml:space="preserve"> </w:t>
      </w:r>
      <w:r w:rsidR="00097AB5">
        <w:fldChar w:fldCharType="begin"/>
      </w:r>
      <w:r w:rsidR="00097AB5">
        <w:instrText xml:space="preserve"> ADDIN ZOTERO_ITEM CSL_CITATION {"citationID":"d3RTKd5m","properties":{"formattedCitation":"(Reingold &amp; Merikle, 1988; Sandberg et al., 2010)","plainCitation":"(Reingold &amp; Merikle, 1988; Sandberg et al., 2010)","noteIndex":0},"citationItems":[{"id":299,"uris":["http://zotero.org/users/8275165/items/YG3P9UKJ"],"itemData":{"id":299,"type":"article-journal","container-title":"Perception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M."}],"issued":{"date-parts":[["1988",11]]}}},{"id":301,"uris":["http://zotero.org/users/8275165/items/T3P5DDWN"],"itemData":{"id":301,"type":"article-journal","abstract":"What is the best way of assessing the extent to which people are aware of a stimulus? Here, using a masked visual identiﬁcation task, we compared three measures of subjective awareness: The Perceptual Awareness Scale (PAS), through which participants are asked to rate the clarity of their visual experience; conﬁdence ratings (CR), through which participants express their conﬁdence in their identiﬁcation decisions, and Post-decision wagering (PDW), in which participants place a monetary wager on their decisions. We conducted detailed explorations of the relationships between awareness and identiﬁcation performance, looking to determine (1) which scale best correlates with performance, and (2) whether we can detect performance in the absence of awareness and how the scales differ from each other in terms of revealing such unconscious processing. Based on these ﬁndings we discuss whether perceptual awareness should be considered graded or dichotomous. Results showed that PAS showed a much stronger performance-awareness correlation than either CR or PDW, particularly for low stimulus intensities. In general, all scales indicated above-chance performance when participants claimed not to have seen anything. However, such above-chance performance only showed when we also observed a correlation between awareness and performance. Thus (1) PAS seems to be the most exhaustive measure of awareness, and (2) we ﬁnd support for above-chance performance in the absence of subjective awareness, but such unconscious knowledge only contributes to performance when we observe conscious knowledge as well. Similarities and differences between scales are discussed in the light of consciousness theories and response strategies. Ó 2010 Published by Elsevier Inc.","container-title":"Consciousness and Cognition","DOI":"10.1016/j.concog.2009.12.013","ISSN":"10538100","issue":"4","journalAbbreviation":"Consciousness and Cognition","language":"en","page":"1069-1078","source":"DOI.org (Crossref)","title":"Measuring consciousness: Is one measure better than the other?","title-short":"Measuring consciousness","volume":"19","author":[{"family":"Sandberg","given":"Kristian"},{"family":"Timmermans","given":"Bert"},{"family":"Overgaard","given":"Morten"},{"family":"Cleeremans","given":"Axel"}],"issued":{"date-parts":[["2010",12]]}}}],"schema":"https://github.com/citation-style-language/schema/raw/master/csl-citation.json"} </w:instrText>
      </w:r>
      <w:r w:rsidR="00097AB5">
        <w:fldChar w:fldCharType="separate"/>
      </w:r>
      <w:r w:rsidR="00097AB5" w:rsidRPr="00097AB5">
        <w:rPr>
          <w:rFonts w:ascii="Times New Roman" w:hAnsi="Times New Roman" w:cs="Times New Roman"/>
        </w:rPr>
        <w:t>(Reingold &amp; Merikle, 1988; Sandberg et al., 2010)</w:t>
      </w:r>
      <w:r w:rsidR="00097AB5">
        <w:fldChar w:fldCharType="end"/>
      </w:r>
      <w:r w:rsidR="00BD64AE">
        <w:t xml:space="preserve">. </w:t>
      </w:r>
      <w:r w:rsidR="00411A03">
        <w:t>For the</w:t>
      </w:r>
      <w:r w:rsidR="00BD64AE">
        <w:t xml:space="preserve"> subjective measure</w:t>
      </w:r>
      <w:r w:rsidR="00411A03">
        <w:t>,</w:t>
      </w:r>
      <w:r w:rsidR="00BD64AE">
        <w:t xml:space="preserve"> the participant </w:t>
      </w:r>
      <w:r w:rsidR="00411A03">
        <w:t xml:space="preserve">is asked to report </w:t>
      </w:r>
      <w:r w:rsidR="00BD64AE">
        <w:t xml:space="preserve">about her </w:t>
      </w:r>
      <w:r w:rsidR="00411A03">
        <w:t xml:space="preserve">perception </w:t>
      </w:r>
      <w:r w:rsidR="00BD64AE">
        <w:t>of the prime by rat</w:t>
      </w:r>
      <w:r w:rsidR="00411A03">
        <w:t>ing</w:t>
      </w:r>
      <w:r w:rsidR="00BD64AE">
        <w:t xml:space="preserve"> how well she </w:t>
      </w:r>
      <w:r w:rsidR="00411A03">
        <w:t xml:space="preserve">saw </w:t>
      </w:r>
      <w:r w:rsidR="00BD64AE">
        <w:t xml:space="preserve">it on a </w:t>
      </w:r>
      <w:r w:rsidR="00411A03">
        <w:t xml:space="preserve">categorical </w:t>
      </w:r>
      <w:r w:rsidR="00BD64AE">
        <w:t xml:space="preserve">scale that </w:t>
      </w:r>
      <w:r w:rsidR="00411A03">
        <w:t>ranges between</w:t>
      </w:r>
      <w:r w:rsidR="00BD64AE">
        <w:t xml:space="preserve"> "did not see anything at all" to "saw the prime clearly" on the other</w:t>
      </w:r>
      <w:r w:rsidR="00411A03">
        <w:t xml:space="preserve"> (the Perceptual Awareness Scale; PAS;</w:t>
      </w:r>
      <w:r w:rsidR="00AC4809">
        <w:fldChar w:fldCharType="begin"/>
      </w:r>
      <w:r w:rsidR="008D13A3">
        <w:instrText xml:space="preserve"> ADDIN ZOTERO_ITEM CSL_CITATION {"citationID":"nFnFeWE9","properties":{"formattedCitation":"(Sandberg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AC4809">
        <w:fldChar w:fldCharType="separate"/>
      </w:r>
      <w:r w:rsidR="00AC4809">
        <w:rPr>
          <w:rFonts w:ascii="Times New Roman" w:hAnsi="Times New Roman" w:cs="Times New Roman"/>
        </w:rPr>
        <w:t xml:space="preserve"> </w:t>
      </w:r>
      <w:r w:rsidR="00AC4809" w:rsidRPr="00AC4809">
        <w:rPr>
          <w:rFonts w:ascii="Times New Roman" w:hAnsi="Times New Roman" w:cs="Times New Roman"/>
        </w:rPr>
        <w:t>Sandberg &amp; Overgaard, 2015</w:t>
      </w:r>
      <w:r w:rsidR="00AC4809">
        <w:fldChar w:fldCharType="end"/>
      </w:r>
      <w:r w:rsidR="00411A03">
        <w:t>)</w:t>
      </w:r>
      <w:r w:rsidR="00BD64AE">
        <w:t>. Using a subjective measure allows to detect awareness on a trial-by-trial basis</w:t>
      </w:r>
      <w:r w:rsidR="00411A03">
        <w:t xml:space="preserve">, yet it is subjected to the criterion problem, where </w:t>
      </w:r>
      <w:r w:rsidR="0076578A">
        <w:t xml:space="preserve">participants' </w:t>
      </w:r>
      <w:r w:rsidR="00411A03">
        <w:t xml:space="preserve">ratings might be highly affected by their response criterion </w:t>
      </w:r>
      <w:r w:rsidR="00B40047">
        <w:fldChar w:fldCharType="begin"/>
      </w:r>
      <w:r w:rsidR="000C73C2">
        <w:instrText xml:space="preserve"> ADDIN ZOTERO_ITEM CSL_CITATION {"citationID":"c5REWY35","properties":{"formattedCitation":"(Eriksen, 1960; Hannula et al., 2005)","plainCitation":"(Eriksen, 1960; Hannula et al., 2005)","noteIndex":0},"citationItems":[{"id":576,"uris":["http://zotero.org/users/8275165/items/E7IA3H5N"],"itemData":{"id":576,"type":"article-journal","abstract":"Experimental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J."}],"issued":{"date-parts":[["2005",3]]}}}],"schema":"https://github.com/citation-style-language/schema/raw/master/csl-citation.json"} </w:instrText>
      </w:r>
      <w:r w:rsidR="00B40047">
        <w:fldChar w:fldCharType="separate"/>
      </w:r>
      <w:r w:rsidR="000C73C2" w:rsidRPr="000C73C2">
        <w:rPr>
          <w:rFonts w:ascii="Times New Roman" w:hAnsi="Times New Roman" w:cs="Times New Roman"/>
        </w:rPr>
        <w:t>(Eriksen, 1960; Hannula et al., 2005)</w:t>
      </w:r>
      <w:r w:rsidR="00B40047">
        <w:fldChar w:fldCharType="end"/>
      </w:r>
      <w:r w:rsidR="00BD64AE">
        <w:t xml:space="preserve">. </w:t>
      </w:r>
      <w:r w:rsidR="00411A03">
        <w:t>For the</w:t>
      </w:r>
      <w:r w:rsidR="00BD64AE">
        <w:t xml:space="preserve"> objective measure</w:t>
      </w:r>
      <w:r w:rsidR="00411A03">
        <w:t>,</w:t>
      </w:r>
      <w:r w:rsidR="00BD64AE">
        <w:t xml:space="preserve"> the participant</w:t>
      </w:r>
      <w:r w:rsidR="00411A03">
        <w:t xml:space="preserve"> is asked to make an objective judgement about</w:t>
      </w:r>
      <w:r w:rsidR="00BD64AE">
        <w:t xml:space="preserve"> the prime</w:t>
      </w:r>
      <w:r w:rsidR="00411A03">
        <w:t>, typically choosing</w:t>
      </w:r>
      <w:r w:rsidR="00BD64AE">
        <w:t xml:space="preserve"> </w:t>
      </w:r>
      <w:r w:rsidR="00411A03">
        <w:t>an answer among several options (i.e., a forced choice question). If t</w:t>
      </w:r>
      <w:r w:rsidR="00BD64AE">
        <w:t xml:space="preserve">he proportion of correct responses across trials </w:t>
      </w:r>
      <w:r w:rsidR="00411A03">
        <w:t xml:space="preserve">(or the overall sensitivity, measured using d’; </w:t>
      </w:r>
      <w:r w:rsidR="006958B5">
        <w:fldChar w:fldCharType="begin"/>
      </w:r>
      <w:r w:rsidR="008D13A3">
        <w:instrText xml:space="preserve"> ADDIN ZOTERO_ITEM CSL_CITATION {"citationID":"fYZiRyOC","properties":{"formattedCitation":"(Macmillan &amp; Creelman, 2004)","plainCitation":"(Macmillan &amp; Creelman, 2004)","dontUpdate":true,"noteIndex":0},"citationItems":[{"id":699,"uris":["http://zotero.org/users/8275165/items/VBRJXEHL"],"itemData":{"id":699,"type":"book","abstract":"Detection Theory is an introduction to one of the most important tools for analysis of data where choices must be made and performance is not perfect. Originally developed for evaluation of electronic detection, detection theory was adopted by psychologists as a way to understand sensory decision making, then embraced by students of human memory. It has since been utilized in areas as diverse as animal behavior and X-ray diagnosis.This book covers the basic principles of detection theory, with separate initial chapters on measuring detection and evaluating decision criteria. Some other features include:*complete tools for application, including flowcharts, tables, pointers, and software;*student-friendly language;*complete coverage of content area, including both one-dimensional and multidimensional models;*separate, systematic coverage of sensitivity and response bias measurement;*integrated treatment of threshold and nonparametric approaches;*an organized, tutorial level introduction to multidimensional detection theory;*popular discrimination paradigms presented as applications of multidimensional detection theory; and*a new chapter on ideal observers and an updated chapter on adaptive threshold measurement.This up-to-date summary of signal detection theory is both a self-contained reference work for users and a readable text for graduate students and other researchers learning the material either in courses or on their own.","edition":"2","event-place":"New York","ISBN":"978-1-4106-1114-7","note":"DOI: 10.4324/9781410611147","number-of-pages":"512","publisher":"Psychology Press","publisher-place":"New York","title":"Detection Theory: A User's Guide","title-short":"Detection Theory","author":[{"family":"Macmillan","given":"Neil A."},{"family":"Creelman","given":"C. Douglas"}],"issued":{"date-parts":[["2004",8,23]]}}}],"schema":"https://github.com/citation-style-language/schema/raw/master/csl-citation.json"} </w:instrText>
      </w:r>
      <w:r w:rsidR="006958B5">
        <w:fldChar w:fldCharType="separate"/>
      </w:r>
      <w:r w:rsidR="009924F0" w:rsidRPr="009924F0">
        <w:rPr>
          <w:rFonts w:ascii="Times New Roman" w:hAnsi="Times New Roman" w:cs="Times New Roman"/>
        </w:rPr>
        <w:t>Macmillan &amp; Creelman, 2004</w:t>
      </w:r>
      <w:r w:rsidR="006958B5">
        <w:fldChar w:fldCharType="end"/>
      </w:r>
      <w:r w:rsidR="00411A03">
        <w:t xml:space="preserve">) is higher than chance, </w:t>
      </w:r>
      <w:r w:rsidR="00BD64AE">
        <w:t>the</w:t>
      </w:r>
      <w:r w:rsidR="003B6AF2">
        <w:t xml:space="preserve"> </w:t>
      </w:r>
      <w:r w:rsidR="00411A03">
        <w:t>s</w:t>
      </w:r>
      <w:r w:rsidR="003B6AF2">
        <w:t>timuli will be considered as consciously perceived</w:t>
      </w:r>
      <w:r w:rsidR="00BD64AE">
        <w:t xml:space="preserve">. This </w:t>
      </w:r>
      <w:r w:rsidR="003B6AF2">
        <w:t>measure is less affected by the criterion problem, yet it is held to overestimate conscious perception</w:t>
      </w:r>
      <w:r w:rsidR="00B022E4">
        <w:t xml:space="preserve"> </w:t>
      </w:r>
      <w:r w:rsidR="00F82BCA">
        <w:fldChar w:fldCharType="begin"/>
      </w:r>
      <w:r w:rsidR="00B022E4">
        <w:instrText xml:space="preserve"> ADDIN ZOTERO_ITEM CSL_CITATION {"citationID":"BivJ9YXW","properties":{"formattedCitation":"(Bowers, 1982; Merikle &amp; Reingold, 1998)","plainCitation":"(Bowers, 1982; Merikle &amp; Reingold, 1998)","noteIndex":0},"citationItems":[{"id":700,"uris":["http://zotero.org/users/8275165/items/59AAIII3"],"itemData":{"id":700,"type":"webpage","title":"On being unconsciously influenced and informed.","URL":"https://philpapers.org/rec/BOWOBU","author":[{"family":"Bowers","given":"K.S."}],"accessed":{"date-parts":[["2022",9,11]]},"issued":{"date-parts":[["1982"]]}}},{"id":701,"uris":["http://zotero.org/users/8275165/items/7QZKWR5Q"],"itemData":{"id":701,"type":"article-journal","abstract":"S. C. Draine and A. G. Greenwald (see record 1999-10824-004) have described a methodology based on regression analysis for demonstrating unconscious perception. They have suggested that their methodology represents a major improvement over existing methodologies. An analysis of their methodology reveals that it is closely related to the classic dissociation paradigm. As such, interpretation of their results is compromised by the same issues concerning the measurement of awareness that have plagued all previous attempts to use the dissociation paradigm to demonstrate unconscious perception in the complete absence of conscious perception. (PsycINFO Database Record (c) 2016 APA, all rights reserved)","container-title":"Journal of Experimental Psychology: General","DOI":"10.1037/0096-3445.127.3.304","ISSN":"1939-2222","note":"publisher-place: US\npublisher: American Psychological Association","page":"304-310","source":"APA PsycNet","title":"On demonstrating unconscious perception: Comment on Draine and Greenwald (1998)","title-short":"On demonstrating unconscious perception","volume":"127","author":[{"family":"Merikle","given":"Philip M."},{"family":"Reingold","given":"Eyal M."}],"issued":{"date-parts":[["1998"]]}}}],"schema":"https://github.com/citation-style-language/schema/raw/master/csl-citation.json"} </w:instrText>
      </w:r>
      <w:r w:rsidR="00F82BCA">
        <w:fldChar w:fldCharType="separate"/>
      </w:r>
      <w:r w:rsidR="00B022E4" w:rsidRPr="00B022E4">
        <w:rPr>
          <w:rFonts w:ascii="Times New Roman" w:hAnsi="Times New Roman" w:cs="Times New Roman"/>
        </w:rPr>
        <w:t>(Bowers, 1982; Merikle &amp; Reingold, 1998)</w:t>
      </w:r>
      <w:r w:rsidR="00F82BCA">
        <w:fldChar w:fldCharType="end"/>
      </w:r>
      <w:r w:rsidR="00692575">
        <w:t>.</w:t>
      </w:r>
    </w:p>
    <w:p w14:paraId="15C05C5C" w14:textId="56BAE8C0" w:rsidR="00DF3E0F" w:rsidRDefault="00211536" w:rsidP="00756E3F">
      <w:r>
        <w:t xml:space="preserve">While some semantic priming </w:t>
      </w:r>
      <w:r w:rsidR="0030440D">
        <w:t>studies</w:t>
      </w:r>
      <w:r w:rsidR="00BD1665">
        <w:t xml:space="preserve"> </w:t>
      </w:r>
      <w:r>
        <w:t xml:space="preserve">found </w:t>
      </w:r>
      <w:r w:rsidR="00692575">
        <w:t xml:space="preserve">that </w:t>
      </w:r>
      <w:r>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 xml:space="preserve">failed to show semantic </w:t>
      </w:r>
      <w:r w:rsidR="008E036C">
        <w:t xml:space="preserve">effects </w:t>
      </w:r>
      <w:r w:rsidR="005362FF">
        <w:t xml:space="preserve">and claimed </w:t>
      </w:r>
      <w:r w:rsidR="008E036C">
        <w:t xml:space="preserve">that processing only reaches the </w:t>
      </w:r>
      <w:r w:rsidR="005362FF">
        <w:t xml:space="preserve">lexical </w:t>
      </w:r>
      <w:r w:rsidR="008E036C">
        <w:t>level</w:t>
      </w:r>
      <w:r w:rsidR="00FB0480">
        <w:t xml:space="preserve"> </w:t>
      </w:r>
      <w:r w:rsidR="00267106">
        <w:fldChar w:fldCharType="begin"/>
      </w:r>
      <w:r w:rsidR="00237BE6">
        <w:instrText xml:space="preserve"> ADDIN ZOTERO_ITEM CSL_CITATION {"citationID":"MH7N298l","properties":{"formattedCitation":"(Shelton &amp; Martin, 1992)","plainCitation":"(Shelton &amp; Martin, 1992)","noteIndex":0},"citationItems":[{"id":703,"uris":["http://zotero.org/users/8275165/items/XIZTG485"],"itemData":{"id":703,"type":"article-journal","abstract":"Priming for semantically related concepts was investigated using a lexical decision task designed to reveal automatic semantic priming. Two experiments provided further evidence that priming in a single presentation lexical decision task (T. P. McNamara and J. Altarriba, 1988) derives from automatic processes. Mediated priming, but not inhibition or backward priming, was found in this type of lexical decision task. Exps 3 and 4 demonstrate that automatic priming was found only for associated word pairs, as determined by word association norms, and not for word pairs that are semantically related but not associated. It is argued that automatic priming in the lexical decision task occurs at a lexical level but not at a semantic level. (PsycINFO Database Record (c) 2016 APA, all rights reserved)","container-title":"Journal of Experimental Psychology: Learning, Memory, and Cognition","DOI":"10.1037/0278-7393.18.6.1191","ISSN":"1939-1285","note":"publisher-place: US\npublisher: American Psychological Association","page":"1191-1210","source":"APA PsycNet","title":"How semantic is automatic semantic priming?","volume":"18","author":[{"family":"Shelton","given":"Jennifer R."},{"family":"Martin","given":"Randi C."}],"issued":{"date-parts":[["1992"]]}}}],"schema":"https://github.com/citation-style-language/schema/raw/master/csl-citation.json"} </w:instrText>
      </w:r>
      <w:r w:rsidR="00267106">
        <w:fldChar w:fldCharType="separate"/>
      </w:r>
      <w:r w:rsidR="00237BE6" w:rsidRPr="00237BE6">
        <w:rPr>
          <w:rFonts w:ascii="Times New Roman" w:hAnsi="Times New Roman" w:cs="Times New Roman"/>
        </w:rPr>
        <w:t>(Shelton &amp; Martin, 1992)</w:t>
      </w:r>
      <w:r w:rsidR="00267106">
        <w:fldChar w:fldCharType="end"/>
      </w:r>
      <w:r w:rsidR="005362FF">
        <w:t xml:space="preserve">. </w:t>
      </w:r>
      <w:r w:rsidR="0030440D">
        <w:t>O</w:t>
      </w:r>
      <w:r w:rsidR="000D1936">
        <w:t xml:space="preserve">ther </w:t>
      </w:r>
      <w:r w:rsidR="005362FF">
        <w:t>studies have</w:t>
      </w:r>
      <w:r w:rsidR="006C111E">
        <w:t xml:space="preserve"> </w:t>
      </w:r>
      <w:r w:rsidR="005362FF">
        <w:t>n</w:t>
      </w:r>
      <w:r w:rsidR="006C111E">
        <w:t>o</w:t>
      </w:r>
      <w:r w:rsidR="005362FF">
        <w:t>t found any congruency effect</w:t>
      </w:r>
      <w:r w:rsidR="006C111E">
        <w:t>s</w:t>
      </w:r>
      <w:r w:rsidR="009D2E33">
        <w:t xml:space="preserve"> </w:t>
      </w:r>
      <w:r w:rsidR="009D2E33">
        <w:fldChar w:fldCharType="begin"/>
      </w:r>
      <w:r w:rsidR="0033425C">
        <w:instrText xml:space="preserve"> ADDIN ZOTERO_ITEM CSL_CITATION {"citationID":"4kCQniT4","properties":{"formattedCitation":"(Heyman &amp; Moors, 2014; Pratte &amp; Rouder, 2009)","plainCitation":"(Heyman &amp; Moors, 2014; Pratte &amp; Rouder, 2009)","noteIndex":0},"citationItems":[{"id":705,"uris":["http://zotero.org/users/8275165/items/UCSCQX5H"],"itemData":{"id":705,"type":"article-journal","abstract":"Continuous flash suppression (CFS) has been used as a paradigm to probe the extent to which word stimuli are processed in the absence of awareness. In the two experiments reported here, no evidence is obtained that word stimuli are processed up to the semantic level when suppressed through CFS. In Experiment 1, word stimuli did not break suppression faster than their pseudo-word variants nor was suppression time modulated by word frequency. Experiment 2 replicated these findings, but more critically showed that differential effects can be obtained with this paradigm using a simpler stimulus. In addition, pixel density of the stimuli did prove to be related to suppression time in both experiments, indicating that the paradigm is sensitive to differences in detectability. A third and final experiment replicated the well-known face inversion effect using the same set-up as Experiments 1 and 2, thereby demonstrating that the employed methodology can capture more high-level effects as well. These results are discussed in the context of previous evidence on unconscious semantic processing and two potential explanations are advanced. Specifically, it is argued that CFS might act at a level too low in the visual system for high-level effects to be observed or that the widely used breaking CFS paradigm is merely ill-suited to capture effects in the context of words.","container-title":"PLOS ONE","DOI":"10.1371/journal.pone.0104719","ISSN":"1932-6203","issue":"8","journalAbbreviation":"PLOS ONE","language":"en","note":"publisher: Public Library of Science","page":"e104719","source":"PLoS Journals","title":"Frequent Words Do Not Break Continuous Flash Suppression Differently from Infrequent or Nonexistent Words: Implications for Semantic Processing of Words in the Absence of Awareness","title-short":"Frequent Words Do Not Break Continuous Flash Suppression Differently from Infrequent or Nonexistent Words","volume":"9","author":[{"family":"Heyman","given":"Tom"},{"family":"Moors","given":"Pieter"}],"issued":{"date-parts":[["2014",8,12]]}}},{"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D2E33">
        <w:fldChar w:fldCharType="separate"/>
      </w:r>
      <w:r w:rsidR="0033425C" w:rsidRPr="0033425C">
        <w:rPr>
          <w:rFonts w:ascii="Times New Roman" w:hAnsi="Times New Roman" w:cs="Times New Roman"/>
        </w:rPr>
        <w:t>(Heyman &amp; Moors, 2014; 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EB1594">
        <w:t>being performed without awareness</w:t>
      </w:r>
      <w:r w:rsidR="00BC252D">
        <w:t xml:space="preserve"> </w:t>
      </w:r>
      <w:r w:rsidR="008C1025">
        <w:fldChar w:fldCharType="begin"/>
      </w:r>
      <w:r w:rsidR="002A45A9">
        <w:instrText xml:space="preserve"> ADDIN ZOTERO_ITEM CSL_CITATION {"citationID":"rD2CJ7MY","properties":{"formattedCitation":"(Karpinski et al., 2019; Sklar et al., 2012)","plainCitation":"(Karpinski et al., 2019; Sklar et al., 2012)","noteIndex":0},"citationItems":[{"id":712,"uris":["http://zotero.org/users/8275165/items/992L4XWX"],"itemData":{"id":712,"type":"article-journal","abstract":"Across two experiments involving four presentation times in total, Sklar et al. (Proceedings of the National Academy of Sciences of the United States of America, 109, 2012, 19614) found that complex subtraction equations can be solved without awareness of the equations. These findings challenge the current position that consciousness is necessary for performing abstract, rule‐following tasks. Given the important implications of their work, we aimed to directly replicate Sklar's findings using a larger sample (n = 94) from a different population. Using continuous flash suppression, we investigated if people were able to solve an equation after subliminal (1,300 ms) exposure to it. We found evidence of unconscious subtraction consistent with Sklar et al., albeit the effect is weak. Critical review of our results and implications for further research are discussed. (PsycINFO Database Record (c) 2019 APA, all rights reserved)","container-title":"European Journal of Social Psychology","DOI":"10.1002/ejsp.2390","ISSN":"1099-0992","note":"publisher-place: US\npublisher: John Wiley &amp; Sons","page":"637-644","source":"APA PsycNet","title":"A direct replication: Unconscious arithmetic processing","title-short":"A direct replication","volume":"49","author":[{"family":"Karpinski","given":"Andrew"},{"family":"Briggs","given":"Jessie C."},{"family":"Yale","given":"Miriam"}],"issued":{"date-parts":[["2019"]]}}},{"id":708,"uris":["http://zotero.org/users/8275165/items/FE3KUK9U"],"itemData":{"id":708,"type":"article-journal","container-title":"Proceedings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2A45A9" w:rsidRPr="002A45A9">
        <w:rPr>
          <w:rFonts w:ascii="Times New Roman" w:hAnsi="Times New Roman" w:cs="Times New Roman"/>
        </w:rPr>
        <w:t>(Karpinski et al., 2019; Sklar et al., 2012)</w:t>
      </w:r>
      <w:r w:rsidR="008C1025">
        <w:fldChar w:fldCharType="end"/>
      </w:r>
      <w:r w:rsidR="00EB1594">
        <w:t xml:space="preserve"> were challenged by failures to replicate</w:t>
      </w:r>
      <w:r w:rsidR="00E15773">
        <w:t xml:space="preserve"> </w:t>
      </w:r>
      <w:r w:rsidR="00303E44">
        <w:fldChar w:fldCharType="begin"/>
      </w:r>
      <w:r w:rsidR="00303E44">
        <w:instrText xml:space="preserve"> ADDIN ZOTERO_ITEM CSL_CITATION {"citationID":"cZXXXrx9","properties":{"formattedCitation":"(Moors &amp; Hesselmann, 2018, 2019)","plainCitation":"(Moors &amp; Hesselmann, 2018, 2019)","noteIndex":0},"citationItems":[{"id":718,"uris":["http://zotero.org/users/8275165/items/WZ6DJ8C5"],"itemData":{"id":718,"type":"article-journal","abstract":"A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716,"uris":["http://zotero.org/users/8275165/items/MMHLVGF8"],"itemData":{"id":716,"type":"article-journal","abstract":"In 2012, a study by Sklar et al. reported that participants could solve invisible subtractions. This notion of unconscious arithmetic has been influential because it challenges current theories of consciousness. In 2016, Karpinski et al. published a direct replication reporting evidence for unconscious addition rather than subtraction. About a year later, the study was retracted due to a computation error in the analysis pipeline. After this error was corrected, no evidence for unconscious addition nor subtraction was obtained. Recently, Karpinski et al. republished the study by applying the exclusion criteria used in Sklar et al. The reanalysis found weak evidence for unconscious subtraction. To assess the robustness of these results, we examine how sensitive the results are to data analytic decisions. We outline a set of 250 analyses that we consider justified to perform. We show that none of the analyses indicates evidence for unconscious subtraction.","container-title":"Consciousness and Cognition","DOI":"10.1016/j.concog.2019.01.003","ISSN":"1053-8100","journalAbbreviation":"Consciousness and Cognition","language":"en","page":"97-106","source":"ScienceDirect","title":"Unconscious arithmetic: Assessing the robustness of the results reported by Karpinski, Briggs, and Yale (2018)","title-short":"Unconscious arithmetic","volume":"68","author":[{"family":"Moors","given":"Pieter"},{"family":"Hesselmann","given":"Guido"}],"issued":{"date-parts":[["2019",2,1]]}}}],"schema":"https://github.com/citation-style-language/schema/raw/master/csl-citation.json"} </w:instrText>
      </w:r>
      <w:r w:rsidR="00303E44">
        <w:fldChar w:fldCharType="separate"/>
      </w:r>
      <w:r w:rsidR="00303E44" w:rsidRPr="00303E44">
        <w:rPr>
          <w:rFonts w:ascii="Times New Roman" w:hAnsi="Times New Roman" w:cs="Times New Roman"/>
        </w:rPr>
        <w:t>(Moors &amp; Hesselmann, 2018, 2019)</w:t>
      </w:r>
      <w:r w:rsidR="00303E44">
        <w:fldChar w:fldCharType="end"/>
      </w:r>
      <w:r w:rsidR="00EB1594">
        <w:t>, and a similar mixed picture emerged also for studies of processes like</w:t>
      </w:r>
      <w:r w:rsidR="000F6069">
        <w:t xml:space="preserve"> integration </w:t>
      </w:r>
      <w:r w:rsidR="00756E3F">
        <w:fldChar w:fldCharType="begin"/>
      </w:r>
      <w:r w:rsidR="005856CE">
        <w:instrText xml:space="preserve"> ADDIN ZOTERO_ITEM CSL_CITATION {"citationID":"2hC0NrhK","properties":{"formattedCitation":"(Mudrik et al., 2014; Mudrik &amp; Biderman, 2017)","plainCitation":"(Mudrik et al., 2014; Mudrik &amp; Biderman, 2017)","noteIndex":0},"citationItems":[{"id":720,"uris":["http://zotero.org/users/8275165/items/F9TBZBP6"],"itemData":{"id":720,"type":"article-journal","abstract":"Information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id":"QGOE9TAi/zkjqoiHY","uris":["http://zotero.org/users/8275165/items/MTY3GPYU"],"itemData":{"id":723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Science","DOI":"10.1177/0956797617735745","journalAbbreviation":"Psychological Science","source":"ResearchGate","title":"Evidence for Implicit—But Not Unconscious—Processing of Object-Scene Relations","volume":"29","author":[{"family":"Mudrik","given":"Liad"},{"family":"Biderman","given":"Natalie"}],"issued":{"date-parts":[["2017",12,28]]}}}],"schema":"https://github.com/citation-style-language/schema/raw/master/csl-citation.json"} </w:instrText>
      </w:r>
      <w:r w:rsidR="00756E3F">
        <w:fldChar w:fldCharType="separate"/>
      </w:r>
      <w:r w:rsidR="00756E3F" w:rsidRPr="00756E3F">
        <w:rPr>
          <w:rFonts w:ascii="Times New Roman" w:hAnsi="Times New Roman" w:cs="Times New Roman"/>
        </w:rPr>
        <w:t>(Mudrik et al., 2014; Mudrik &amp; Biderman, 2017)</w:t>
      </w:r>
      <w:r w:rsidR="00756E3F">
        <w:fldChar w:fldCharType="end"/>
      </w:r>
      <w:r w:rsidR="001F3C9B">
        <w:t>.</w:t>
      </w:r>
    </w:p>
    <w:p w14:paraId="4FD66016" w14:textId="2F986422" w:rsidR="00976673" w:rsidRDefault="00976673" w:rsidP="006238E0">
      <w:pPr>
        <w:pStyle w:val="Heading3"/>
      </w:pPr>
      <w:bookmarkStart w:id="6" w:name="_Toc114469874"/>
      <w:r>
        <w:t xml:space="preserve">Explaining The </w:t>
      </w:r>
      <w:r w:rsidR="00FC0D0A">
        <w:t>D</w:t>
      </w:r>
      <w:r>
        <w:t xml:space="preserve">iscrepancy between </w:t>
      </w:r>
      <w:r w:rsidR="00FC0D0A">
        <w:t>F</w:t>
      </w:r>
      <w:r>
        <w:t>indings</w:t>
      </w:r>
      <w:bookmarkEnd w:id="6"/>
    </w:p>
    <w:p w14:paraId="0CB98709" w14:textId="50E049F6" w:rsidR="006F73D7" w:rsidRDefault="002411D5" w:rsidP="00D25473">
      <w:pPr>
        <w:ind w:firstLine="0"/>
      </w:pPr>
      <w:r>
        <w:lastRenderedPageBreak/>
        <w:t xml:space="preserve">How can these contradicting results be explained? One option, that is explored in this thesis,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5E4162">
        <w:instrText xml:space="preserve"> ADDIN ZOTERO_ITEM CSL_CITATION {"citationID":"Dc3lo193","properties":{"formattedCitation":"(Sand &amp; Nilsson, 2016)","plainCitation":"(Sand &amp; Nilsson, 2016)","noteIndex":0},"citationItems":[{"id":646,"uris":["http://zotero.org/users/8275165/items/DZ45IZVL"],"itemData":{"id":646,"type":"article-journal","abstract":"A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5E4162" w:rsidRPr="005E4162">
        <w:rPr>
          <w:rFonts w:ascii="Times New Roman" w:hAnsi="Times New Roman" w:cs="Times New Roman"/>
        </w:rPr>
        <w:t>(Sand &amp; Nilsson, 2016)</w:t>
      </w:r>
      <w:r w:rsidR="005E4162">
        <w:fldChar w:fldCharType="end"/>
      </w:r>
      <w:r w:rsidR="001D15C6">
        <w:t>.</w:t>
      </w:r>
      <w:r w:rsidR="00E4565F">
        <w:t xml:space="preserve"> Such insensitivity can </w:t>
      </w:r>
      <w:r w:rsidR="00C23184">
        <w:t>occur if</w:t>
      </w:r>
      <w:r w:rsidR="002919AB">
        <w:t xml:space="preserve"> </w:t>
      </w:r>
      <w:r w:rsidR="00E4565F">
        <w:t>the objective task probe</w:t>
      </w:r>
      <w:r w:rsidR="00C23184">
        <w:t>s</w:t>
      </w:r>
      <w:r w:rsidR="00E4565F">
        <w:t xml:space="preserve"> features of the stimulus that are irrelevant </w:t>
      </w:r>
      <w:r w:rsidR="00B3331D">
        <w:t>for the performance in the main task</w:t>
      </w:r>
      <w:r w:rsidR="007449E8">
        <w:t xml:space="preserve"> (</w:t>
      </w:r>
      <w:r w:rsidR="00FF6578">
        <w:fldChar w:fldCharType="begin"/>
      </w:r>
      <w:r w:rsidR="008D13A3">
        <w:instrText xml:space="preserve"> ADDIN ZOTERO_ITEM CSL_CITATION {"citationID":"ciRzkvIP","properties":{"formattedCitation":"(Merikle, 1992; Newell &amp; Shanks, 2014)","plainCitation":"(Merikle, 1992; Newell &amp; Shanks, 2014)","dontUpdate":true,"noteIndex":0},"citationItems":[{"id":725,"uris":["http://zotero.org/users/8275165/items/D25ESJHX"],"itemData":{"id":725,"type":"article-journal","abstract":"Discusses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R."}],"issued":{"date-parts":[["2014"]]}}}],"schema":"https://github.com/citation-style-language/schema/raw/master/csl-citation.json"} </w:instrText>
      </w:r>
      <w:r w:rsidR="00FF6578">
        <w:fldChar w:fldCharType="separate"/>
      </w:r>
      <w:r w:rsidR="00BD6F39" w:rsidRPr="00BD6F39">
        <w:rPr>
          <w:rFonts w:ascii="Times New Roman" w:hAnsi="Times New Roman" w:cs="Times New Roman"/>
        </w:rPr>
        <w:t>Merikle, 1992; Newell &amp; Shanks, 2014</w:t>
      </w:r>
      <w:r w:rsidR="00FF6578">
        <w:fldChar w:fldCharType="end"/>
      </w:r>
      <w:r w:rsidR="00BD6F39">
        <w:t>;</w:t>
      </w:r>
      <w:r w:rsidR="008B3DFE">
        <w:t xml:space="preserve"> however, </w:t>
      </w:r>
      <w:r w:rsidR="007449E8">
        <w:t xml:space="preserve">note that this could also lead to overestimation of awareness; </w:t>
      </w:r>
      <w:r w:rsidR="00425B72">
        <w:fldChar w:fldCharType="begin"/>
      </w:r>
      <w:r w:rsidR="008D13A3">
        <w:instrText xml:space="preserve"> ADDIN ZOTERO_ITEM CSL_CITATION {"citationID":"Ivz9FvbM","properties":{"formattedCitation":"(Michel, 2022)","plainCitation":"(Michel, 2022)","dontUpdate":true,"noteIndex":0},"citationItems":[{"id":581,"uris":["http://zotero.org/users/8275165/items/XN4XRTF5"],"itemData":{"id":581,"type":"article-journal","abstract":"Recent work questions whether previously reported unconscious perceptual effects are genuinely unconscious, or due to weak conscious perception. Some philosophers and psychologists react by rejecting unconscious perception or by holding that it has been overestimated. I argue that the most significant attack on unconscious perception commits the criterion content fallacy: the fallacy of interpreting evidence that observers were conscious of something as evidence that they were conscious of task-relevant features. This fallacy is prevalent in consciousness research: if unconscious perception exists, scientists could routinely underestimate it. I conclude with methodological recommendations for moving the debate forward.","container-title":"Mind &amp; Language","DOI":"10.1111/mila.12406","ISSN":"1468-0017","issue":"n/a","language":"en","note":"_eprint: https://onlinelibrary.wiley.com/doi/pdf/10.1111/mila.12406","source":"Wiley Online Library","title":"How (not) to underestimate unconscious perception","URL":"https://onlinelibrary.wiley.com/doi/abs/10.1111/mila.12406","volume":"n/a","author":[{"family":"Michel","given":"Matthias"}],"accessed":{"date-parts":[["2022",8,26]]},"issued":{"date-parts":[["2022"]]}}}],"schema":"https://github.com/citation-style-language/schema/raw/master/csl-citation.json"} </w:instrText>
      </w:r>
      <w:r w:rsidR="00425B72">
        <w:fldChar w:fldCharType="separate"/>
      </w:r>
      <w:r w:rsidR="00425B72" w:rsidRPr="00425B72">
        <w:rPr>
          <w:rFonts w:ascii="Times New Roman" w:hAnsi="Times New Roman" w:cs="Times New Roman"/>
        </w:rPr>
        <w:t>Michel, 2022</w:t>
      </w:r>
      <w:r w:rsidR="00425B72">
        <w:fldChar w:fldCharType="end"/>
      </w:r>
      <w:r w:rsidR="007449E8">
        <w:t>)</w:t>
      </w:r>
      <w:r w:rsidR="004F2ED5">
        <w:t xml:space="preserve">. </w:t>
      </w:r>
      <w:r w:rsidR="005333D3">
        <w:t xml:space="preserve">In addition, </w:t>
      </w:r>
      <w:r w:rsidR="00E4565F">
        <w:t xml:space="preserve">introducing </w:t>
      </w:r>
      <w:r w:rsidR="00081961">
        <w:t xml:space="preserve">a long delay </w:t>
      </w:r>
      <w:r w:rsidR="003D53EE">
        <w:t xml:space="preserve">after </w:t>
      </w:r>
      <w:r w:rsidR="00081961">
        <w:t xml:space="preserve">the </w:t>
      </w:r>
      <w:r w:rsidR="00E82C6C">
        <w:t xml:space="preserve">presentation </w:t>
      </w:r>
      <w:r w:rsidR="002D4AE1">
        <w:t xml:space="preserve">of </w:t>
      </w:r>
      <w:r w:rsidR="00081961">
        <w:t xml:space="preserve">the </w:t>
      </w:r>
      <w:r w:rsidR="00445238">
        <w:t xml:space="preserve">subliminal </w:t>
      </w:r>
      <w:r w:rsidR="00081961">
        <w:t xml:space="preserve">stimulus </w:t>
      </w:r>
      <w:r w:rsidR="003D53EE">
        <w:t xml:space="preserve">might </w:t>
      </w:r>
      <w:r w:rsidR="009D12A3">
        <w:t xml:space="preserve">cause </w:t>
      </w:r>
      <w:r w:rsidR="003D53EE">
        <w:t xml:space="preserve">the </w:t>
      </w:r>
      <w:r w:rsidR="00352773">
        <w:t>memory</w:t>
      </w:r>
      <w:r w:rsidR="003D53EE">
        <w:t xml:space="preserve"> of it </w:t>
      </w:r>
      <w:r w:rsidR="009D12A3">
        <w:t xml:space="preserve">to fade </w:t>
      </w:r>
      <w:r w:rsidR="003D53EE">
        <w:t xml:space="preserve">before it is queried by </w:t>
      </w:r>
      <w:r w:rsidR="00E4565F">
        <w:t xml:space="preserve">the </w:t>
      </w:r>
      <w:r w:rsidR="007449E8">
        <w:t>awareness measure</w:t>
      </w:r>
      <w:r w:rsidR="00F33E25">
        <w:t xml:space="preserve"> </w:t>
      </w:r>
      <w:r w:rsidR="0038451B">
        <w:fldChar w:fldCharType="begin"/>
      </w:r>
      <w:r w:rsidR="00215D10">
        <w:instrText xml:space="preserve"> ADDIN ZOTERO_ITEM CSL_CITATION {"citationID":"lPJjpo1J","properties":{"formattedCitation":"(Lagnado et al., 2006; Newell &amp; Shanks, 2014; Ogilvie &amp; Carruthers, 2014)","plainCitation":"(Lagnado et al., 2006; Newell &amp; Shanks, 2014; Ogilvie &amp; Carruthers, 2014)","noteIndex":0},"citationItems":[{"id":635,"uris":["http://zotero.org/users/8275165/items/RSJGRX5M"],"itemData":{"id":635,"type":"article-journal","abstract":"In multiple-cue learning (also known as probabilistic category learning) people acquire information about cue-outcome relations and combine these into predictions or judgments. Previous researchers claimed that people can achieve high levels of performance without explicit knowledge of the task structure or insight into their own judgment policies. It has also been argued that people use a variety of suboptimal strategies to solve such tasks. In three experiments the authors reexamined these conclusions by introducing novel measures of task knowledge and self-insight and using \"rolling regression\" methods to analyze individual learning. Participants successfully learned a four-cue probabilistic environment and showed accurate knowledge of both the task structure and their own judgment processes. Learning analyses suggested that the apparent use of suboptimal strategies emerges from the incremental tracking of statistical contingencies in the environment. (PsycINFO Database Record (c) 2016 APA, all rights reserved)","container-title":"Journal of Experimental Psychology: General","DOI":"10.1037/0096-3445.135.2.162","ISSN":"1939-2222","issue":"2","note":"publisher-place: US\npublisher: American Psychological Association","page":"162-183","source":"APA PsycNet","title":"Insight and strategy in multiple-cue learning","volume":"135","author":[{"family":"Lagnado","given":"David A."},{"family":"Newell","given":"Ben R."},{"family":"Kahan","given":"Steven"},{"family":"Shanks","given":"David R."}],"issued":{"date-parts":[["2006"]]}}},{"id":727,"uris":["http://zotero.org/users/8275165/items/EKZ6RWXL"],"itemData":{"id":727,"type":"article-journal","abstract":"To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R."}],"issued":{"date-parts":[["2014"]]}}},{"id":736,"uris":["http://zotero.org/users/8275165/items/K823J4RZ"],"itemData":{"id":736,"type":"article-journal","abstract":"What people report is, at times, the best evidence we have for what they experience. Newell &amp; Shanks (N&amp;S) do a service for debates regarding the role of unconscious influences on decision making by offering some sound methodological recommendations. We doubt, however, that those recommendations go far enough. For even if people have knowledge of the factors that influence their decisions, it does not follow that such knowledge is conscious, and plays a causal role, at the time the decision is made. Moreover, N&amp;S fail to demonstrate that unconscious thought plays no role at all in decision making. Indeed, such a claim is quite implausible. In making these points we comment on their discussion of the literature on expertise acquisition and the Iowa Gambling Task.","container-title":"Behavioral and Brain Sciences","DOI":"10.1017/S0140525X13000800","ISSN":"0140-525X, 1469-1825","issue":"1","language":"en","note":"publisher: Cambridge University Press","page":"36-37","source":"Cambridge University Press","title":"Better tests of consciousness are needed, but skepticism about unconscious processes is unwarranted","volume":"37","author":[{"family":"Ogilvie","given":"Ryan"},{"family":"Carruthers","given":"Peter"}],"issued":{"date-parts":[["2014",2]]}}}],"schema":"https://github.com/citation-style-language/schema/raw/master/csl-citation.json"} </w:instrText>
      </w:r>
      <w:r w:rsidR="0038451B">
        <w:fldChar w:fldCharType="separate"/>
      </w:r>
      <w:r w:rsidR="00215D10" w:rsidRPr="00215D10">
        <w:rPr>
          <w:rFonts w:ascii="Times New Roman" w:hAnsi="Times New Roman" w:cs="Times New Roman"/>
        </w:rPr>
        <w:t>(Lagnado et al., 2006; Newell &amp; Shanks, 2014; Ogilvie &amp; Carruthers, 2014)</w:t>
      </w:r>
      <w:r w:rsidR="0038451B">
        <w:fldChar w:fldCharType="end"/>
      </w:r>
      <w:r w:rsidR="00F33E25">
        <w:t xml:space="preserve">. </w:t>
      </w:r>
      <w:r w:rsidR="002D6956">
        <w:t xml:space="preserve">Underestimation </w:t>
      </w:r>
      <w:r w:rsidR="007449E8">
        <w:t xml:space="preserve">of awareness </w:t>
      </w:r>
      <w:r w:rsidR="002D6956">
        <w:t xml:space="preserve">can also occur if the </w:t>
      </w:r>
      <w:r w:rsidR="00283CE4">
        <w:t>participant</w:t>
      </w:r>
      <w:r w:rsidR="002D6956">
        <w:t xml:space="preserve"> uses a </w:t>
      </w:r>
      <w:r w:rsidR="002D4AE1">
        <w:t xml:space="preserve">very </w:t>
      </w:r>
      <w:r w:rsidR="002D6956">
        <w:t>strict criterion when judging whether she saw the prime</w:t>
      </w:r>
      <w:r w:rsidR="00D27C09">
        <w:t xml:space="preserve"> </w:t>
      </w:r>
      <w:r w:rsidR="00A034F5">
        <w:fldChar w:fldCharType="begin"/>
      </w:r>
      <w:r w:rsidR="00A034F5">
        <w:instrText xml:space="preserve"> ADDIN ZOTERO_ITEM CSL_CITATION {"citationID":"nqJP2RGd","properties":{"formattedCitation":"(Eriksen, 1960; Hannula et al., 2005; Peters &amp; Lau, 2015)","plainCitation":"(Eriksen, 1960; Hannula et al., 2005; Peters &amp; Lau, 2015)","noteIndex":0},"citationItems":[{"id":576,"uris":["http://zotero.org/users/8275165/items/E7IA3H5N"],"itemData":{"id":576,"type":"article-journal","abstract":"Experimental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A034F5">
        <w:fldChar w:fldCharType="separate"/>
      </w:r>
      <w:r w:rsidR="00A034F5" w:rsidRPr="00A034F5">
        <w:rPr>
          <w:rFonts w:ascii="Times New Roman" w:hAnsi="Times New Roman" w:cs="Times New Roman"/>
        </w:rPr>
        <w:t>(Eriksen, 1960; Hannula et al., 2005; Peters &amp; Lau, 2015)</w:t>
      </w:r>
      <w:r w:rsidR="00A034F5">
        <w:fldChar w:fldCharType="end"/>
      </w:r>
      <w:r w:rsidR="002D6956">
        <w:t>. Finally</w:t>
      </w:r>
      <w:r w:rsidR="002D4AE1">
        <w:t>,</w:t>
      </w:r>
      <w:r w:rsidR="002D6956">
        <w:t xml:space="preserve"> </w:t>
      </w:r>
      <w:r w:rsidR="007449E8">
        <w:t xml:space="preserve">if the objective task is too </w:t>
      </w:r>
      <w:r w:rsidR="00C53B7E">
        <w:t>difficult</w:t>
      </w:r>
      <w:r w:rsidR="007449E8">
        <w:t>,</w:t>
      </w:r>
      <w:r w:rsidR="00C53B7E">
        <w:t xml:space="preserve"> </w:t>
      </w:r>
      <w:r w:rsidR="004177D1">
        <w:t xml:space="preserve">participants </w:t>
      </w:r>
      <w:r w:rsidR="007449E8">
        <w:t>can be at chance even if they do see the stimulus, or parts of it, and their</w:t>
      </w:r>
      <w:r w:rsidR="00C53B7E">
        <w:t xml:space="preserve"> </w:t>
      </w:r>
      <w:r w:rsidR="002D6956">
        <w:t xml:space="preserve">motivation to perform </w:t>
      </w:r>
      <w:r w:rsidR="007449E8">
        <w:t xml:space="preserve">the task on invisible stimuli can also be </w:t>
      </w:r>
      <w:r w:rsidR="00352773">
        <w:t>reduced</w:t>
      </w:r>
      <w:r w:rsidR="007449E8">
        <w:t xml:space="preserve">, leading to worse performance </w:t>
      </w:r>
      <w:r w:rsidR="009818AF">
        <w:fldChar w:fldCharType="begin"/>
      </w:r>
      <w:r w:rsidR="009818AF">
        <w:instrText xml:space="preserve"> ADDIN ZOTERO_ITEM CSL_CITATION {"citationID":"Bfbd9D5A","properties":{"formattedCitation":"(Pratte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818AF">
        <w:fldChar w:fldCharType="separate"/>
      </w:r>
      <w:r w:rsidR="009818AF" w:rsidRPr="009818AF">
        <w:rPr>
          <w:rFonts w:ascii="Times New Roman" w:hAnsi="Times New Roman" w:cs="Times New Roman"/>
        </w:rPr>
        <w:t>(Pratte &amp; Rouder, 2009)</w:t>
      </w:r>
      <w:r w:rsidR="009818AF">
        <w:fldChar w:fldCharType="end"/>
      </w:r>
      <w:r w:rsidR="00D27C09">
        <w:t>.</w:t>
      </w:r>
    </w:p>
    <w:p w14:paraId="6BE3AD11" w14:textId="1CCD6769" w:rsidR="00531AAE" w:rsidRDefault="00D03D49" w:rsidP="00F42EF6">
      <w:r>
        <w:t>The above issues might lead to overestimating unconscious processing, due to contamination by conscious effects</w:t>
      </w:r>
      <w:r w:rsidR="00952FF2">
        <w:t>,</w:t>
      </w:r>
      <w:r>
        <w:t xml:space="preserve"> </w:t>
      </w:r>
      <w:r w:rsidR="00952FF2">
        <w:t>but</w:t>
      </w:r>
      <w:r>
        <w:t xml:space="preserve"> one might </w:t>
      </w:r>
      <w:r w:rsidR="00952FF2">
        <w:t xml:space="preserve">also </w:t>
      </w:r>
      <w:r>
        <w:t>underestimate unconscious processing, due to</w:t>
      </w:r>
      <w:r w:rsidR="00976673">
        <w:t xml:space="preserve"> </w:t>
      </w:r>
      <w:r w:rsidR="00D1694D">
        <w:t xml:space="preserve">insensitive measures of the </w:t>
      </w:r>
      <w:r>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r w:rsidR="00EC1FED">
        <w:t>reaction time (RT), as measured using</w:t>
      </w:r>
      <w:r w:rsidR="00AE2150">
        <w:t xml:space="preserve"> 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044AA">
        <w:t>However</w:t>
      </w:r>
      <w:r w:rsidR="006568FE">
        <w:t>,</w:t>
      </w:r>
      <w:r w:rsidR="00D044AA">
        <w:t xml:space="preserve"> </w:t>
      </w:r>
      <w:r w:rsidR="00AD6FB1">
        <w:t xml:space="preserve">for invisible primes </w:t>
      </w:r>
      <w:r w:rsidR="00D044AA">
        <w:t xml:space="preserve">this </w:t>
      </w:r>
      <w:r w:rsidR="00CD009A">
        <w:t xml:space="preserve">effect is usually very small </w:t>
      </w:r>
      <w:r w:rsidR="001A7B76">
        <w:fldChar w:fldCharType="begin"/>
      </w:r>
      <w:r w:rsidR="001A7B76">
        <w:instrText xml:space="preserve"> ADDIN ZOTERO_ITEM CSL_CITATION {"citationID":"6hIPQMCV","properties":{"formattedCitation":"(Greenwald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1A7B76">
        <w:fldChar w:fldCharType="separate"/>
      </w:r>
      <w:r w:rsidR="001A7B76" w:rsidRPr="001A7B76">
        <w:rPr>
          <w:rFonts w:ascii="Times New Roman" w:hAnsi="Times New Roman" w:cs="Times New Roman"/>
        </w:rPr>
        <w:t>(Greenwald et al., 1996)</w:t>
      </w:r>
      <w:r w:rsidR="001A7B76">
        <w:fldChar w:fldCharType="end"/>
      </w:r>
      <w:r w:rsidR="00AD6FB1">
        <w:t>. Also, it only indexes the end result of the response, and does not</w:t>
      </w:r>
      <w:r w:rsidR="000B581A">
        <w:t xml:space="preserve"> </w:t>
      </w:r>
      <w:r w:rsidR="002A2A03">
        <w:t xml:space="preserve">provide </w:t>
      </w:r>
      <w:r w:rsidR="006C30C7">
        <w:t xml:space="preserve">insight on 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p>
    <w:p w14:paraId="2601E82D" w14:textId="4C4A1937" w:rsidR="002C1CE0" w:rsidRDefault="001C113F" w:rsidP="006238E0">
      <w:pPr>
        <w:pStyle w:val="Heading3"/>
      </w:pPr>
      <w:bookmarkStart w:id="7" w:name="_Toc114469875"/>
      <w:r>
        <w:t xml:space="preserve">Comparing </w:t>
      </w:r>
      <w:r w:rsidR="006E4F8B">
        <w:t xml:space="preserve">Motion </w:t>
      </w:r>
      <w:r>
        <w:t>T</w:t>
      </w:r>
      <w:r w:rsidR="006E4F8B">
        <w:t xml:space="preserve">racking </w:t>
      </w:r>
      <w:r>
        <w:t>with K</w:t>
      </w:r>
      <w:r w:rsidR="006E4F8B">
        <w:t>eyboard</w:t>
      </w:r>
      <w:r>
        <w:t xml:space="preserve"> Response</w:t>
      </w:r>
      <w:bookmarkEnd w:id="7"/>
    </w:p>
    <w:p w14:paraId="36583870" w14:textId="30A93B9E" w:rsidR="002C1CE0" w:rsidRDefault="00B66392" w:rsidP="00D25473">
      <w:pPr>
        <w:ind w:firstLine="0"/>
        <w:rPr>
          <w:rtl/>
        </w:rPr>
      </w:pPr>
      <w:r>
        <w:t xml:space="preserve">Both these problems can be solved using </w:t>
      </w:r>
      <w:r w:rsidR="00B000DC">
        <w:t xml:space="preserve">motion </w:t>
      </w:r>
      <w:r w:rsidR="002C1CE0">
        <w:t>tracking</w:t>
      </w:r>
      <w:r>
        <w:t>,</w:t>
      </w:r>
      <w:r w:rsidR="002C1CE0">
        <w:t xml:space="preserve"> </w:t>
      </w:r>
      <w:r w:rsidR="00DD44EB">
        <w:t xml:space="preserve">which </w:t>
      </w:r>
      <w:r w:rsidR="002C1CE0">
        <w:t xml:space="preserve">has become a popular tool for </w:t>
      </w:r>
      <w:r w:rsidR="003B68E7">
        <w:t xml:space="preserve">unraveling </w:t>
      </w:r>
      <w:r w:rsidR="002C1CE0">
        <w:t xml:space="preserve">cognitive </w:t>
      </w:r>
      <w:r w:rsidR="00A30850">
        <w:t>processes</w:t>
      </w:r>
      <w:r w:rsidR="004F4999">
        <w:t xml:space="preserve"> </w:t>
      </w:r>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r w:rsidR="00017A5E">
        <w:t xml:space="preserve">, and might prove to a be a powerful tool for detecting </w:t>
      </w:r>
      <w:r w:rsidR="00A04C37">
        <w:t xml:space="preserve">effects evoked by </w:t>
      </w:r>
      <w:r w:rsidR="00017A5E">
        <w:t>unconscious</w:t>
      </w:r>
      <w:r w:rsidR="00A04C37">
        <w:t xml:space="preserve"> processes</w:t>
      </w:r>
      <w:r w:rsidR="002C1CE0">
        <w:t xml:space="preserve">. </w:t>
      </w:r>
      <w:r w:rsidR="00A464E8">
        <w:t>Contrary to keyboard RT</w:t>
      </w:r>
      <w:r>
        <w:t>s,</w:t>
      </w:r>
      <w:r w:rsidR="00A464E8">
        <w:t xml:space="preserve"> which produce a discrete value for each trial, motion tracking </w:t>
      </w:r>
      <w:r w:rsidR="00AC348A">
        <w:t xml:space="preserve">provides </w:t>
      </w:r>
      <w:r w:rsidR="00A464E8">
        <w:t>a cont</w:t>
      </w:r>
      <w:r w:rsidR="0075797D">
        <w:t xml:space="preserve">inuous set of values which is better suited for tracking </w:t>
      </w:r>
      <w:r w:rsidR="00E91B25">
        <w:t>ongoing</w:t>
      </w:r>
      <w:r w:rsidR="0075797D">
        <w:t xml:space="preserve"> </w:t>
      </w:r>
      <w:r w:rsidR="00AF0C32">
        <w:t>cognitive processes</w:t>
      </w:r>
      <w:r w:rsidR="002C1CE0">
        <w:t xml:space="preserve">. </w:t>
      </w:r>
      <w:r w:rsidR="000771C7">
        <w:t xml:space="preserve">This </w:t>
      </w:r>
      <w:r w:rsidR="00AC348A">
        <w:t>was previously used in other fields of research</w:t>
      </w:r>
      <w:r w:rsidR="006E1988">
        <w:t xml:space="preserve"> (e.g., unraveling </w:t>
      </w:r>
      <w:r w:rsidR="000771C7">
        <w:t>the temporal dynamics of speech comprehension</w:t>
      </w:r>
      <w:r w:rsidR="00771D2F">
        <w:t>, to</w:t>
      </w:r>
      <w:r w:rsidR="000771C7">
        <w:t xml:space="preserve"> show that </w:t>
      </w:r>
      <w:r w:rsidR="00861D29">
        <w:t xml:space="preserve">words are </w:t>
      </w:r>
      <w:r w:rsidR="00861D29">
        <w:lastRenderedPageBreak/>
        <w:t>processed in an incremental manner</w:t>
      </w:r>
      <w:r w:rsidR="00385146">
        <w:t>;</w:t>
      </w:r>
      <w:r w:rsidR="00B85D87">
        <w:t xml:space="preserve"> </w:t>
      </w:r>
      <w:r w:rsidR="00B85D87">
        <w:fldChar w:fldCharType="begin"/>
      </w:r>
      <w:r w:rsidR="008D13A3">
        <w:instrText xml:space="preserve"> ADDIN ZOTERO_ITEM CSL_CITATION {"citationID":"VHp5upjp","properties":{"formattedCitation":"(Spivey et al., 2005)","plainCitation":"(Spivey et al., 2005)","dontUpdate":true,"noteIndex":0},"citationItems":[{"id":740,"uris":["http://zotero.org/users/8275165/items/WXR7F4SZ"],"itemData":{"id":740,"type":"article-journal","abstract":"Certain models of spoken-language processing, like those for many other perceptual and cognitive processes, posit continuous uptake of sensory input and dynamic competition between simultaneously active representations. Here, we provide compelling evidence for this continuity assumption by using a continuous response, hand movements, to track the temporal dynamics of lexical activations during real-time spoken-word recognition in a visual context. By recording the streaming x, y coordinates of continuous goal-directed hand movement in a spoken-language task, online accrual of acoustic-phonetic input and competition between partially active lexical representations are revealed in the shape of the movement trajectories. This hand-movement paradigm allows one to project the internal processing of spoken-word recognition onto a two-dimensional layout of continuous motor output, providing a concrete visualization of the attractor dynamics involved in language processing.","container-title":"Proceedings of the National Academy of Sciences of the United States of America","DOI":"10.1073/pnas.0503903102","ISSN":"0027-8424","issue":"29","journalAbbreviation":"Proc Natl Acad Sci U S A","language":"eng","note":"PMID: 15985550\nPMCID: PMC1177386","page":"10393-10398","source":"PubMed","title":"Continuous attraction toward phonological competitors","volume":"102","author":[{"family":"Spivey","given":"Michael J."},{"family":"Grosjean","given":"Marc"},{"family":"Knoblich","given":"Günther"}],"issued":{"date-parts":[["2005",7,19]]}}}],"schema":"https://github.com/citation-style-language/schema/raw/master/csl-citation.json"} </w:instrText>
      </w:r>
      <w:r w:rsidR="00B85D87">
        <w:fldChar w:fldCharType="separate"/>
      </w:r>
      <w:r w:rsidR="00B85D87" w:rsidRPr="00B85D87">
        <w:rPr>
          <w:rFonts w:ascii="Times New Roman" w:hAnsi="Times New Roman" w:cs="Times New Roman"/>
        </w:rPr>
        <w:t>Spivey et al., 2005</w:t>
      </w:r>
      <w:r w:rsidR="00B85D87">
        <w:fldChar w:fldCharType="end"/>
      </w:r>
      <w:r w:rsidR="00B11F9C">
        <w:t>)</w:t>
      </w:r>
      <w:r w:rsidR="002C1CE0">
        <w:t>.</w:t>
      </w:r>
      <w:r w:rsidR="00484277">
        <w:t xml:space="preserve"> </w:t>
      </w:r>
      <w:r w:rsidR="008C7759">
        <w:t xml:space="preserve">Such online </w:t>
      </w:r>
      <w:r w:rsidR="005C6867">
        <w:t xml:space="preserve">tracking </w:t>
      </w:r>
      <w:r w:rsidR="000D2409">
        <w:t>of</w:t>
      </w:r>
      <w:r w:rsidR="00093ED3">
        <w:t xml:space="preserve"> movement </w:t>
      </w:r>
      <w:r w:rsidR="000259CC">
        <w:t xml:space="preserve">as </w:t>
      </w:r>
      <w:r w:rsidR="00412F43">
        <w:t xml:space="preserve">the cognitive processes </w:t>
      </w:r>
      <w:r w:rsidR="000259CC">
        <w:t>take place provides further insight on</w:t>
      </w:r>
      <w:r w:rsidR="0045492E">
        <w:t xml:space="preserve"> </w:t>
      </w:r>
      <w:r w:rsidR="00412F43">
        <w:t xml:space="preserve">their </w:t>
      </w:r>
      <w:r w:rsidR="00BE7F64">
        <w:t>development</w:t>
      </w:r>
      <w:r w:rsidR="0045492E">
        <w:t xml:space="preserve"> over time</w:t>
      </w:r>
      <w:r w:rsidR="00412F43">
        <w:t>.</w:t>
      </w:r>
      <w:r w:rsidR="00137135">
        <w:t xml:space="preserve"> </w:t>
      </w:r>
      <w:r w:rsidR="00C75F12">
        <w:t xml:space="preserve">For example, when studying </w:t>
      </w:r>
      <w:r w:rsidR="00753F0E">
        <w:t xml:space="preserve">syntactic </w:t>
      </w:r>
      <w:r w:rsidR="0086269B">
        <w:t xml:space="preserve">speech </w:t>
      </w:r>
      <w:r w:rsidR="00753F0E">
        <w:t>processing</w:t>
      </w:r>
      <w:r w:rsidR="0086269B">
        <w:t>, researchers used motion tracking to demonstrate</w:t>
      </w:r>
      <w:r w:rsidR="00753F0E">
        <w:t xml:space="preserve"> </w:t>
      </w:r>
      <w:r w:rsidR="00500416">
        <w:t xml:space="preserve">that </w:t>
      </w:r>
      <w:r w:rsidR="0089537D">
        <w:t xml:space="preserve">multiple syntactic interpretations of a sentence </w:t>
      </w:r>
      <w:r w:rsidR="005F4B45">
        <w:t xml:space="preserve">are processed </w:t>
      </w:r>
      <w:r w:rsidR="006D4106">
        <w:t>simultaneously</w:t>
      </w:r>
      <w:r w:rsidR="005F4B45">
        <w:t xml:space="preserve"> as opposed to </w:t>
      </w:r>
      <w:r w:rsidR="00EE5959">
        <w:t>serially</w:t>
      </w:r>
      <w:r w:rsidR="00FF2207">
        <w:t xml:space="preserve"> </w:t>
      </w:r>
      <w:r w:rsidR="00E13B48">
        <w:fldChar w:fldCharType="begin"/>
      </w:r>
      <w:r w:rsidR="00493627">
        <w:instrText xml:space="preserve"> ADDIN ZOTERO_ITEM CSL_CITATION {"citationID":"pwmrVOIQ","properties":{"formattedCitation":"(Farmer, Cargill, Hindy, et al., 2007)","plainCitation":"(Farmer, Cargill, Hindy, et al., 2007)","noteIndex":0},"citationItems":[{"id":538,"uris":["http://zotero.org/users/8275165/items/WA2F3URH"],"itemData":{"id":538,"type":"article-journal","abstract":"Although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493627" w:rsidRPr="00493627">
        <w:rPr>
          <w:rFonts w:ascii="Times New Roman" w:hAnsi="Times New Roman" w:cs="Times New Roman"/>
        </w:rPr>
        <w:t>(Farmer, Cargill, Hindy, et al., 2007)</w:t>
      </w:r>
      <w:r w:rsidR="00E13B48">
        <w:fldChar w:fldCharType="end"/>
      </w:r>
      <w:r w:rsidR="004B7C4C">
        <w:t>.</w:t>
      </w:r>
      <w:r w:rsidR="005F4B45">
        <w:t xml:space="preserve"> </w:t>
      </w:r>
      <w:r w:rsidR="00A951A3">
        <w:t xml:space="preserve">Similarly, motion tracking allows one to compare </w:t>
      </w:r>
      <w:r w:rsidR="00041D70">
        <w:t xml:space="preserve">movement patterns associated with </w:t>
      </w:r>
      <w:r w:rsidR="009268E9">
        <w:t>simultaneous</w:t>
      </w:r>
      <w:r w:rsidR="00041D70">
        <w:t xml:space="preserve"> </w:t>
      </w:r>
      <w:r w:rsidR="009268E9">
        <w:t xml:space="preserve">conflicting goals </w:t>
      </w:r>
      <w:r w:rsidR="00041D70">
        <w:t>and serial</w:t>
      </w:r>
      <w:r w:rsidR="009268E9">
        <w:t>ly occurring</w:t>
      </w:r>
      <w:r w:rsidR="00041D70">
        <w:t xml:space="preserve"> goals</w:t>
      </w:r>
      <w:r w:rsidR="009F1F90">
        <w:t xml:space="preserve"> </w:t>
      </w:r>
      <w:r w:rsidR="00EB56BD">
        <w:fldChar w:fldCharType="begin"/>
      </w:r>
      <w:r w:rsidR="00493627">
        <w:instrText xml:space="preserve"> ADDIN ZOTERO_ITEM CSL_CITATION {"citationID":"03YHIXZ8","properties":{"formattedCitation":"(Farmer, Cargill, &amp; Spivey, 2007; Freeman et al., 2008)","plainCitation":"(Farmer, Cargill, &amp; Spivey, 2007; Freeman et al., 2008)","noteIndex":0},"citationItems":[{"id":749,"uris":["http://zotero.org/users/8275165/items/SCHAH6DG"],"itemData":{"id":749,"type":"article-journal","abstract":"Through recording the streaming x, y coordinates of computer-mouse movements, we report evidence that visual context provides an immediate constraint on the resolution of syntactic ambiguity in the visual-world paradigm. This finding converges with previous eye-tracking results that support a constraint-based account of sentence processing, in which multiple partially-active syntactic alternatives compete against one another with the help of not only syntactic, semantic, and statistical factors, but also nonlinguistic factors such as visual context. Eye-tracking results in the visual-world paradigm are consistent with theories that posit limited interaction between context and syntax, but they are still consistent with related theories that allow immediate interaction but require serial pursuit of syntactic structures, such as the unrestricted race model. To tease apart the constraint-based and unrestricted-race accounts of sentence processing, the distribution of computer-mouse trajectories was analyzed for evidence of two populations of trials: those where only the correct parse was pursued and those where only the incorrect parse was pursued. We found no evidence of bimodality in the distribution of trajectory curvatures. Simulations with a constraint-based model produced trajectories that matched the human data. A nonlinguistic control study demonstrated the mouse-tracking paradigm’s ability to elicit bimodal distributions of trajectory curvatures in certain experimental conditions. With effects of context posing a challenge for syntax-first models, and the absence of bimodality in the distribution of garden-path magnitude posing a challenge for unrestricted-race models, these converging methods support the constraint-based theory’s account that the reason diverse contextual factors are able to bias one or another parse at the point of ambiguity is because those syntactic alternatives are continually partially-active in parallel, not discretely winnowed.","container-title":"Journal of memory and language","DOI":"10.1016/j.jml.2007.04.003","ISSN":"0749-596X","issue":"4","journalAbbreviation":"J Mem Lang","note":"PMID: 18037980\nPMCID: PMC2084067","page":"570-595","source":"PubMed Central","title":"Gradiency and Visual Context in Syntactic Garden-Paths","volume":"57","author":[{"family":"Farmer","given":"Thomas A."},{"family":"Cargill","given":"Sarah A."},{"family":"Spivey","given":"Michael J."}],"issued":{"date-parts":[["2007",11]]}}},{"id":746,"uris":["http://zotero.org/users/8275165/items/G85RI4SC"],"itemData":{"id":746,"type":"article-journal","abstract":"People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493627" w:rsidRPr="00493627">
        <w:rPr>
          <w:rFonts w:ascii="Times New Roman" w:hAnsi="Times New Roman" w:cs="Times New Roman"/>
        </w:rPr>
        <w:t>(Farmer, Cargill, &amp; Spivey, 2007; 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that are not available when using non-continuous measures</w:t>
      </w:r>
      <w:r w:rsidR="00621AE6">
        <w:t>, and might reveal an effect that goes unnoticed in the latter case</w:t>
      </w:r>
      <w:r w:rsidR="00817016">
        <w:t xml:space="preserve">. One such parameter is velocity which </w:t>
      </w:r>
      <w:r w:rsidR="00D5319F">
        <w:t xml:space="preserve">was </w:t>
      </w:r>
      <w:r w:rsidR="00817016">
        <w:t>used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(Dotan et al., 2018)</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485A14">
        <w:t>that are not</w:t>
      </w:r>
      <w:r w:rsidR="00032C67">
        <w:t xml:space="preserve"> possible</w:t>
      </w:r>
      <w:r w:rsidR="00D16D80">
        <w:t xml:space="preserve">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FB35E9">
        <w:instrText xml:space="preserve"> ADDIN ZOTERO_ITEM CSL_CITATION {"citationID":"nYGuuzao","properties":{"formattedCitation":"(Resulaj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65CB3">
        <w:fldChar w:fldCharType="separate"/>
      </w:r>
      <w:r w:rsidR="00FB35E9" w:rsidRPr="00FB35E9">
        <w:rPr>
          <w:rFonts w:ascii="Times New Roman" w:hAnsi="Times New Roman" w:cs="Times New Roman"/>
        </w:rPr>
        <w:t>(Resulaj et al., 2009; Song &amp; Nakayama, 2009)</w:t>
      </w:r>
      <w:r w:rsidR="00B65CB3">
        <w:fldChar w:fldCharType="end"/>
      </w:r>
      <w:r w:rsidR="00485A14">
        <w:t>.</w:t>
      </w:r>
    </w:p>
    <w:p w14:paraId="4ADE2CAC" w14:textId="73B0CD79" w:rsidR="00976673" w:rsidRDefault="00976673" w:rsidP="006238E0">
      <w:pPr>
        <w:pStyle w:val="Heading3"/>
      </w:pPr>
      <w:bookmarkStart w:id="8" w:name="_Toc114469876"/>
      <w:r>
        <w:t>Prev</w:t>
      </w:r>
      <w:r w:rsidR="00C71547">
        <w:t>ious</w:t>
      </w:r>
      <w:r>
        <w:t xml:space="preserve"> </w:t>
      </w:r>
      <w:r w:rsidR="000438C2">
        <w:t>Priming Findings Made with Motion Tracking</w:t>
      </w:r>
      <w:bookmarkEnd w:id="8"/>
    </w:p>
    <w:p w14:paraId="74FFDFA6" w14:textId="6FC43AD1" w:rsidR="00252575" w:rsidRDefault="00FD1495" w:rsidP="000F625F">
      <w:pPr>
        <w:ind w:firstLine="0"/>
      </w:pPr>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indeed 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invisible prime </w:t>
      </w:r>
      <w:r w:rsidR="004E0C6C">
        <w:t xml:space="preserve">as a person / 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r w:rsidR="00C25B06" w:rsidRPr="00C25B06">
        <w:rPr>
          <w:rFonts w:ascii="Times New Roman" w:hAnsi="Times New Roman" w:cs="Times New Roman"/>
        </w:rPr>
        <w:t>Finkbeiner &amp; Friedman, 2011)</w:t>
      </w:r>
      <w:r w:rsidR="00C25B06">
        <w:fldChar w:fldCharType="end"/>
      </w:r>
      <w:r w:rsidR="00F6282F">
        <w:t>,</w:t>
      </w:r>
      <w:r w:rsidR="004E0C6C">
        <w:t xml:space="preserve"> </w:t>
      </w:r>
      <w:r w:rsidR="007A3A61">
        <w:t xml:space="preserve">therefore </w:t>
      </w:r>
      <w:r w:rsidR="00E07041">
        <w:t>indicating</w:t>
      </w:r>
      <w:r w:rsidR="007A3A61">
        <w:t xml:space="preserve"> </w:t>
      </w:r>
      <w:r w:rsidR="004E0C6C">
        <w:t>that the semantic meaning of prime</w:t>
      </w:r>
      <w:r w:rsidR="007A3A61">
        <w:t xml:space="preserve"> images</w:t>
      </w:r>
      <w:r w:rsidR="004E0C6C">
        <w:t xml:space="preserve"> </w:t>
      </w:r>
      <w:r w:rsidR="00E07041">
        <w:t xml:space="preserve">was </w:t>
      </w:r>
      <w:r w:rsidR="003C57F0">
        <w:t xml:space="preserve">processed </w:t>
      </w:r>
      <w:r w:rsidR="005B3FFA">
        <w:t>unconscious</w:t>
      </w:r>
      <w:r w:rsidR="0032453F">
        <w:t>ly</w:t>
      </w:r>
      <w:r w:rsidR="008E0CE3">
        <w:t xml:space="preserve"> </w:t>
      </w:r>
      <w:r w:rsidR="00420C79">
        <w:fldChar w:fldCharType="begin"/>
      </w:r>
      <w:r w:rsidR="00420C79">
        <w:instrText xml:space="preserve"> ADDIN ZOTERO_ITEM CSL_CITATION {"citationID":"bEUPUP8e","properties":{"formattedCitation":"(Finkbeiner et al., 2008; Friedman &amp; Finkbeiner, 2010)","plainCitation":"(Finkbeiner et al., 2008; Friedman &amp; Finkbeiner, 2010)","noteIndex":0},"citationItems":[{"id":327,"uris":["http://zotero.org/users/8275165/items/FBZVCS3P"],"itemData":{"id":327,"type":"article-journal","container-title":"Visual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(Finkbeiner et al., 2008; Friedman &amp; Finkbeiner, 2010)</w:t>
      </w:r>
      <w:r w:rsidR="00420C79">
        <w:fldChar w:fldCharType="end"/>
      </w:r>
      <w:r w:rsidR="003C57F0">
        <w:t>.</w:t>
      </w:r>
      <w:r w:rsidR="00471A10">
        <w:t xml:space="preserve"> In a similar experiment </w:t>
      </w:r>
      <w:r w:rsidR="00861428">
        <w:t xml:space="preserve">digits or letters </w:t>
      </w:r>
      <w:r w:rsidR="00D7154A">
        <w:t>were primed</w:t>
      </w:r>
      <w:r w:rsidR="00861428">
        <w:t xml:space="preserve"> before classifying </w:t>
      </w:r>
      <w:r w:rsidR="008D1032">
        <w:t xml:space="preserve">a </w:t>
      </w:r>
      <w:r w:rsidR="00E8074E">
        <w:t xml:space="preserve">target </w:t>
      </w:r>
      <w:r w:rsidR="008D1032">
        <w:t>stimulus as one of them, and here too the trajectories were affected by the congruency between the prime and the target</w:t>
      </w:r>
      <w:r w:rsidR="008E0CE3">
        <w:t xml:space="preserve"> </w:t>
      </w:r>
      <w:r w:rsidR="00660F7A">
        <w:fldChar w:fldCharType="begin"/>
      </w:r>
      <w:r w:rsidR="008D13A3">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fldChar w:fldCharType="separate"/>
      </w:r>
      <w:r w:rsidR="00660F7A" w:rsidRPr="00660F7A">
        <w:rPr>
          <w:rFonts w:ascii="Times New Roman" w:hAnsi="Times New Roman" w:cs="Times New Roman"/>
        </w:rPr>
        <w:t>(</w:t>
      </w:r>
      <w:r w:rsidR="00E75527">
        <w:rPr>
          <w:rFonts w:ascii="Times New Roman" w:hAnsi="Times New Roman" w:cs="Times New Roman"/>
        </w:rPr>
        <w:t xml:space="preserve">Experiment 2 in </w:t>
      </w:r>
      <w:r w:rsidR="00660F7A" w:rsidRPr="00660F7A">
        <w:rPr>
          <w:rFonts w:ascii="Times New Roman" w:hAnsi="Times New Roman" w:cs="Times New Roman"/>
        </w:rPr>
        <w:t>Finkbeiner &amp; Friedman, 2011)</w:t>
      </w:r>
      <w:r w:rsidR="00660F7A">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prime (compared to a congruent 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587E25A9" w:rsidR="0007249B" w:rsidRDefault="00794090" w:rsidP="000F3303">
      <w:pPr>
        <w:rPr>
          <w:rtl/>
        </w:rPr>
      </w:pPr>
      <w:r>
        <w:lastRenderedPageBreak/>
        <w:t>Thus, motion tracking can be used to unravel unconscious processing as it unfolds</w:t>
      </w:r>
      <w:r w:rsidR="002F1DD5">
        <w:t xml:space="preserve"> b</w:t>
      </w:r>
      <w:r>
        <w:t xml:space="preserve">ut are these effects indeed stronger than keyboard-RT ones? This question has hardly been studied. Two </w:t>
      </w:r>
      <w:r w:rsidR="00E761A9">
        <w:t xml:space="preserve">experiments </w:t>
      </w:r>
      <w:r>
        <w:t xml:space="preserve">combined </w:t>
      </w:r>
      <w:r w:rsidR="0060501C">
        <w:t>motion tracking</w:t>
      </w:r>
      <w:r>
        <w:t xml:space="preserve"> and keyboards RTs, yet without directly comparing between 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was the mask 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towards the center, forcing </w:t>
      </w:r>
      <w:r w:rsidR="00045011">
        <w:t xml:space="preserve">them </w:t>
      </w:r>
      <w:r w:rsidR="006C164D">
        <w:t>to correct their movement mid-</w:t>
      </w:r>
      <w:r w:rsidR="00B6032F">
        <w:t>way</w:t>
      </w:r>
      <w:r w:rsidR="006C164D">
        <w:t>. The correcting movement's onset, length and velocity were influenced by the prime-target congruency which gave rise to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the effect of unconscious dorsal – as opposed to ventral – processing on decisions was examined using a subliminal priming paradigm. Primes and targets were images of animals/tools that belonged to the same/different semantic category and had a similar/different shape (i.e., elongated / round)</w:t>
      </w:r>
      <w:r w:rsidR="00B1089A">
        <w:t>,</w:t>
      </w:r>
      <w:r w:rsidR="006C164D">
        <w:t xml:space="preserve"> and therefor similar/different affordances. </w:t>
      </w:r>
      <w:bookmarkStart w:id="9" w:name="_Hlk110934244"/>
      <w:r w:rsidR="006C164D">
        <w:t xml:space="preserve">When responses were given via a keyboard, </w:t>
      </w:r>
      <w:bookmarkEnd w:id="9"/>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blob-like animal primes caused a larger deviation from the elongated tool target </w:t>
      </w:r>
      <w:r w:rsidR="00B1089A">
        <w:t>compared with</w:t>
      </w:r>
      <w:r w:rsidR="006C164D">
        <w:t xml:space="preserve"> elongated animals. </w:t>
      </w:r>
      <w:r w:rsidR="00B1089A">
        <w:t>T</w:t>
      </w:r>
      <w:r w:rsidR="006C164D">
        <w:t xml:space="preserve">he researchers </w:t>
      </w:r>
      <w:r w:rsidR="00B1089A">
        <w:t xml:space="preserve">accordingly </w:t>
      </w:r>
      <w:r w:rsidR="006C164D">
        <w:t>concluded that dorsal-stream processing contributes grasp related information to decision 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00E4014B" w:rsidR="00DF649A" w:rsidRDefault="00347120" w:rsidP="008E682F">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w:t>
      </w:r>
      <w:r w:rsidR="002244FA">
        <w:lastRenderedPageBreak/>
        <w:t xml:space="preserve">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 xml:space="preserve">performance was not tested against chance,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(Malejka et al., 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D15D83">
        <w:t xml:space="preserve">according to unpublished work </w:t>
      </w:r>
      <w:r w:rsidR="000F625F">
        <w:t>our</w:t>
      </w:r>
      <w:r w:rsidR="00D15D83">
        <w:t xml:space="preserve"> lab</w:t>
      </w:r>
      <w:r w:rsidR="00F42D58">
        <w:t>.</w:t>
      </w:r>
    </w:p>
    <w:p w14:paraId="017CF663" w14:textId="7B336970" w:rsidR="008673AD" w:rsidRDefault="00D06351" w:rsidP="00F602A6">
      <w:r>
        <w:t>Notably,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to remap the real</w:t>
      </w:r>
      <w:r w:rsidR="0007259E">
        <w:t>-</w:t>
      </w:r>
      <w:r w:rsidR="00007C6C">
        <w:t xml:space="preserve">world representation into 2D. </w:t>
      </w:r>
      <w:r>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0152A6">
        <w:t xml:space="preserve"> </w:t>
      </w:r>
      <w:r w:rsidR="00007C6C">
        <w:t xml:space="preserve">and </w:t>
      </w:r>
      <w:r w:rsidR="0066759C">
        <w:t>suppress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r w:rsidR="002C1CE0">
        <w:t xml:space="preserve">movement </w:t>
      </w:r>
      <w:r w:rsidR="00837DDA">
        <w:t>durations</w:t>
      </w:r>
      <w:r w:rsidR="002C1CE0">
        <w:t>, larger curvatures, faster velocities and most importantly</w:t>
      </w:r>
      <w:r w:rsidR="004943BB">
        <w:t>,</w:t>
      </w:r>
      <w:r w:rsidR="002C1CE0">
        <w:t xml:space="preserve"> </w:t>
      </w:r>
      <w:r w:rsidR="004943BB">
        <w:t xml:space="preserve">it </w:t>
      </w:r>
      <w:r w:rsidR="002C1CE0">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Reaching movements are also more intuitive than using a mouse, making them less effortful and possibl</w:t>
      </w:r>
      <w:r w:rsidR="000475DF">
        <w:t>y</w:t>
      </w:r>
      <w:r w:rsidR="003C7FCB">
        <w:t xml:space="preserve"> more likely to express fluctuations in the decision </w:t>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(Burk et al., 2014; Moher &amp; Song, 2014)</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r w:rsidR="003C7FCB">
        <w:t xml:space="preserve"> </w:t>
      </w:r>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21EFF64F" w14:textId="170B981A" w:rsidR="00976673" w:rsidRDefault="00976673" w:rsidP="006238E0">
      <w:pPr>
        <w:pStyle w:val="Heading3"/>
      </w:pPr>
      <w:bookmarkStart w:id="10" w:name="_Toc114469877"/>
      <w:r>
        <w:t>Current Research</w:t>
      </w:r>
      <w:bookmarkEnd w:id="10"/>
    </w:p>
    <w:p w14:paraId="1B63E398" w14:textId="1683D72B" w:rsidR="00586A32" w:rsidRDefault="00B0131F" w:rsidP="008F398C">
      <w:pPr>
        <w:ind w:firstLine="0"/>
        <w:rPr>
          <w:b/>
          <w:bCs/>
        </w:rPr>
      </w:pPr>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effects of unconscious processing</w:t>
      </w:r>
      <w:r w:rsidR="00104F28">
        <w:t>.</w:t>
      </w:r>
      <w:r w:rsidR="00A00143">
        <w:t xml:space="preserve"> </w:t>
      </w:r>
      <w:r w:rsidR="00CC199C">
        <w:t>This was tested</w:t>
      </w:r>
      <w:r w:rsidR="00E228EB">
        <w:t xml:space="preserve"> here</w:t>
      </w:r>
      <w:r w:rsidR="00CC199C">
        <w:t xml:space="preserve"> </w:t>
      </w:r>
      <w:r w:rsidR="00E228EB">
        <w:t xml:space="preserve">using </w:t>
      </w:r>
      <w:r w:rsidR="00CC199C">
        <w:t xml:space="preserve">rigorous </w:t>
      </w:r>
      <w:r w:rsidR="00A00143">
        <w:t xml:space="preserve">awareness measures </w:t>
      </w:r>
      <w:r w:rsidR="0078197A">
        <w:t>to ensure residual awareness is</w:t>
      </w:r>
      <w:r w:rsidR="00F51116">
        <w:t xml:space="preserve"> </w:t>
      </w:r>
      <w:r w:rsidR="0078197A">
        <w:t>n</w:t>
      </w:r>
      <w:r w:rsidR="00F51116">
        <w:t>o</w:t>
      </w:r>
      <w:r w:rsidR="0078197A">
        <w:t xml:space="preserve">t mistaken for </w:t>
      </w:r>
      <w:r w:rsidR="005B3FFA">
        <w:t>unconscious</w:t>
      </w:r>
      <w:r w:rsidR="0078197A">
        <w:t xml:space="preserve"> processing</w:t>
      </w:r>
      <w:r w:rsidR="00CA4A59">
        <w:t>.</w:t>
      </w:r>
      <w:r w:rsidR="00586A32">
        <w:t xml:space="preserve"> Three </w:t>
      </w:r>
      <w:r w:rsidR="00E228EB">
        <w:t>pilot experiments</w:t>
      </w:r>
      <w:r w:rsidR="00586A32">
        <w:t xml:space="preserve"> were </w:t>
      </w:r>
      <w:r w:rsidR="002E44A3">
        <w:t>aimed at finding</w:t>
      </w:r>
      <w:r w:rsidR="006B1AD7">
        <w:t xml:space="preserve"> </w:t>
      </w:r>
      <w:r w:rsidR="00586A32">
        <w:t>the optimal conditions fo</w:t>
      </w:r>
      <w:r w:rsidR="00470337">
        <w:t>r discover</w:t>
      </w:r>
      <w:r w:rsidR="00D455AD">
        <w:t>ing a</w:t>
      </w:r>
      <w:r w:rsidR="0043034C">
        <w:t>n</w:t>
      </w:r>
      <w:r w:rsidR="00470337">
        <w:t xml:space="preserve"> </w:t>
      </w:r>
      <w:r w:rsidR="005B3FFA">
        <w:t>unconscious</w:t>
      </w:r>
      <w:r w:rsidR="00470337">
        <w:t xml:space="preserve"> effect </w:t>
      </w:r>
      <w:r w:rsidR="00D455AD">
        <w:t xml:space="preserve">when using reaching responses. A </w:t>
      </w:r>
      <w:r w:rsidR="00CB7531">
        <w:t xml:space="preserve">fourth </w:t>
      </w:r>
      <w:r w:rsidR="00470337">
        <w:t xml:space="preserve">confirmatory </w:t>
      </w:r>
      <w:r w:rsidR="009B608A">
        <w:t xml:space="preserve">experiment </w:t>
      </w:r>
      <w:r w:rsidR="00E61D1C">
        <w:t xml:space="preserve">directly </w:t>
      </w:r>
      <w:r w:rsidR="00EC1EE6">
        <w:t xml:space="preserve">compared between </w:t>
      </w:r>
      <w:r w:rsidR="00D455AD">
        <w:t>motion tracking and keyboard response</w:t>
      </w:r>
      <w:r w:rsidR="00E61D1C">
        <w:t>s</w:t>
      </w:r>
      <w:r w:rsidR="00D455AD">
        <w:t xml:space="preserve"> </w:t>
      </w:r>
      <w:r w:rsidR="00C77AFC">
        <w:t>as a means to</w:t>
      </w:r>
      <w:r w:rsidR="00EE63AC">
        <w:t xml:space="preserve"> examine if one measure has </w:t>
      </w:r>
      <w:r w:rsidR="00DA5694">
        <w:t>an advantage over the other</w:t>
      </w:r>
      <w:r w:rsidR="00470337">
        <w:t xml:space="preserve">. </w:t>
      </w:r>
      <w:r w:rsidR="00AA2BC2">
        <w:t xml:space="preserve">All </w:t>
      </w:r>
      <w:r w:rsidR="00955DE5">
        <w:t xml:space="preserve">four </w:t>
      </w:r>
      <w:r w:rsidR="00AA2BC2">
        <w:t xml:space="preserve">studies used a priming paradigm </w:t>
      </w:r>
      <w:r w:rsidR="00D21058">
        <w:t>following</w:t>
      </w:r>
      <w:r w:rsidR="00AA2BC2">
        <w:t xml:space="preserve"> </w:t>
      </w:r>
      <w:r w:rsidR="00D21058">
        <w:t xml:space="preserve">a </w:t>
      </w:r>
      <w:r w:rsidR="00231216">
        <w:t xml:space="preserve">classical </w:t>
      </w:r>
      <w:r w:rsidR="00D21058">
        <w:t xml:space="preserve">study by </w:t>
      </w:r>
      <w:r w:rsidR="00AA2BC2">
        <w:t>Deha</w:t>
      </w:r>
      <w:r w:rsidR="001F29A9">
        <w:t>e</w:t>
      </w:r>
      <w:r w:rsidR="00AA2BC2">
        <w:t>ne</w:t>
      </w:r>
      <w:r w:rsidR="00D21058">
        <w:t xml:space="preserve"> and colleagues</w:t>
      </w:r>
      <w:r w:rsidR="00AA2BC2">
        <w:t xml:space="preserve"> </w:t>
      </w:r>
      <w:r w:rsidR="000D1105">
        <w:fldChar w:fldCharType="begin"/>
      </w:r>
      <w:r w:rsidR="000D1105">
        <w:instrText xml:space="preserve"> ADDIN ZOTERO_ITEM CSL_CITATION {"citationID":"Z29IGkoq","properties":{"formattedCitation":"(Dehaene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(Dehaene et al., 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it was supposed to evoke strong effects, in a fairly simple design which 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r w:rsidR="00620379">
        <w:t xml:space="preserve">In the first three </w:t>
      </w:r>
      <w:r w:rsidR="00620379">
        <w:lastRenderedPageBreak/>
        <w:t>experiments, I expected to find evidence for a congruency effect with motion tracking, so that</w:t>
      </w:r>
      <w:r w:rsidR="00E3108A">
        <w:t xml:space="preserve"> the average</w:t>
      </w:r>
      <w:r w:rsidR="00620379">
        <w:t xml:space="preserve"> reaching trajectories</w:t>
      </w:r>
      <w:r w:rsidR="00E3108A" w:rsidRPr="00E3108A">
        <w:t xml:space="preserve"> </w:t>
      </w:r>
      <w:r w:rsidR="00E3108A">
        <w:t>of the incongruent trials would deviate towards the incorrect answer further than would the trajectories of the congruent trials</w:t>
      </w:r>
      <w:r w:rsidR="00620379">
        <w:t xml:space="preserve">. In </w:t>
      </w:r>
      <w:r w:rsidR="00495453">
        <w:t>the fourth experiment</w:t>
      </w:r>
      <w:r w:rsidR="00620379">
        <w:t xml:space="preserve">, I expected </w:t>
      </w:r>
      <w:r w:rsidR="00E3108A">
        <w:t xml:space="preserve">this congruency effect to be larger </w:t>
      </w:r>
      <w:r w:rsidR="000E4192">
        <w:t>than</w:t>
      </w:r>
      <w:r w:rsidR="00E3108A" w:rsidRPr="00E3108A">
        <w:t xml:space="preserve"> </w:t>
      </w:r>
      <w:r w:rsidR="00E3108A">
        <w:t xml:space="preserve">the one extracted from </w:t>
      </w:r>
      <w:r w:rsidR="000E4192">
        <w:t>the keyboard</w:t>
      </w:r>
      <w:r w:rsidR="00A03F41">
        <w:t>-RT</w:t>
      </w:r>
      <w:r w:rsidR="00495453">
        <w:t>.</w:t>
      </w:r>
    </w:p>
    <w:p w14:paraId="45564E9E" w14:textId="415AA445" w:rsidR="00BA41CF" w:rsidRDefault="008E682E" w:rsidP="006238E0">
      <w:pPr>
        <w:pStyle w:val="Heading2"/>
      </w:pPr>
      <w:bookmarkStart w:id="11" w:name="_Toc114469878"/>
      <w:r>
        <w:t>Pilot Experiment</w:t>
      </w:r>
      <w:r w:rsidR="00ED60E1">
        <w:t xml:space="preserve"> 1</w:t>
      </w:r>
      <w:bookmarkEnd w:id="11"/>
    </w:p>
    <w:p w14:paraId="4F322CBE" w14:textId="7103592D" w:rsidR="00C3013B" w:rsidRPr="00C32066" w:rsidRDefault="003F5172" w:rsidP="008F398C">
      <w:pPr>
        <w:ind w:firstLine="0"/>
      </w:pPr>
      <w:r>
        <w:t>The</w:t>
      </w:r>
      <w:r w:rsidR="005D2BB7">
        <w:t xml:space="preserve"> aim of the</w:t>
      </w:r>
      <w:r>
        <w:t xml:space="preserve"> first experiment</w:t>
      </w:r>
      <w:r w:rsidR="00D078A0">
        <w:t xml:space="preserve"> </w:t>
      </w:r>
      <w:r w:rsidR="00DC26A2">
        <w:t xml:space="preserve">was to </w:t>
      </w:r>
      <w:r w:rsidR="00F863A5">
        <w:t>test the effect of unconscious processing on motion trajectory</w:t>
      </w:r>
      <w:r w:rsidR="005875E6">
        <w:t xml:space="preserve">. </w:t>
      </w:r>
      <w:r w:rsidR="00794365">
        <w:t>Th</w:t>
      </w:r>
      <w:r w:rsidR="00F863A5">
        <w:t xml:space="preserve">is was a pilot experiment where I developed and </w:t>
      </w:r>
      <w:r w:rsidR="00794365">
        <w:t>troubleshoot</w:t>
      </w:r>
      <w:r w:rsidR="00F863A5">
        <w:t xml:space="preserve">ed the apparatus, as well as explored </w:t>
      </w:r>
      <w:r w:rsidR="000C2171">
        <w:t xml:space="preserve">meaningful parameters </w:t>
      </w:r>
      <w:r w:rsidR="005F7169">
        <w:t xml:space="preserve">from </w:t>
      </w:r>
      <w:r w:rsidR="000C2171">
        <w:t xml:space="preserve">the recorded </w:t>
      </w:r>
      <w:r w:rsidR="00EF3CBB">
        <w:t>trajectories</w:t>
      </w:r>
      <w:r w:rsidR="000C2171">
        <w:t>.</w:t>
      </w:r>
      <w:r w:rsidR="005F7169">
        <w:t xml:space="preserve"> </w:t>
      </w:r>
    </w:p>
    <w:p w14:paraId="4253545E" w14:textId="30E813DF" w:rsidR="00BA41CF" w:rsidRPr="00BA41CF" w:rsidRDefault="00BA41CF" w:rsidP="006238E0">
      <w:pPr>
        <w:pStyle w:val="Heading3"/>
      </w:pPr>
      <w:bookmarkStart w:id="12" w:name="_Toc114469879"/>
      <w:r>
        <w:t>Methods</w:t>
      </w:r>
      <w:bookmarkEnd w:id="12"/>
    </w:p>
    <w:p w14:paraId="0D1ADB73" w14:textId="0498850D" w:rsidR="002057FC" w:rsidRPr="00C0305E" w:rsidRDefault="002057FC" w:rsidP="006238E0">
      <w:pPr>
        <w:pStyle w:val="Heading4"/>
      </w:pPr>
      <w:bookmarkStart w:id="13" w:name="_Toc114469880"/>
      <w:r w:rsidRPr="00C0305E">
        <w:t>Participants</w:t>
      </w:r>
      <w:bookmarkEnd w:id="13"/>
    </w:p>
    <w:p w14:paraId="6A35019C" w14:textId="2D52762E" w:rsidR="00422E34" w:rsidRPr="00422E34" w:rsidRDefault="00853F45" w:rsidP="008F398C">
      <w:pPr>
        <w:ind w:firstLine="0"/>
      </w:pPr>
      <w:r>
        <w:t>Ten</w:t>
      </w:r>
      <w:r w:rsidR="00A95371">
        <w:t xml:space="preserve"> participants</w:t>
      </w:r>
      <w:r w:rsidR="002154F5">
        <w:t xml:space="preserve"> (</w:t>
      </w:r>
      <w:r w:rsidR="00B54198">
        <w:t>eight</w:t>
      </w:r>
      <w:r w:rsidR="00514F93">
        <w:t xml:space="preserve"> </w:t>
      </w:r>
      <w:r w:rsidR="002154F5">
        <w:t>females)</w:t>
      </w:r>
      <w:r w:rsidR="00A95371">
        <w:t xml:space="preserve"> </w:t>
      </w:r>
      <w:r>
        <w:t>between the ages of</w:t>
      </w:r>
      <w:r w:rsidR="00A95371">
        <w:t xml:space="preserve"> </w:t>
      </w:r>
      <w:r>
        <w:t>eighteen and thirty</w:t>
      </w:r>
      <w:r w:rsidR="00B1507B">
        <w:t>-</w:t>
      </w:r>
      <w:r>
        <w:t xml:space="preserve">five </w:t>
      </w:r>
      <w:r w:rsidR="00A95371">
        <w:t>were recruited for the study</w:t>
      </w:r>
      <w:r w:rsidR="002154F5">
        <w:t xml:space="preserve"> (</w:t>
      </w:r>
      <w:r w:rsidR="00903CA4">
        <w:t xml:space="preserve">age: </w:t>
      </w:r>
      <w:r w:rsidR="002154F5">
        <w:t>M</w:t>
      </w:r>
      <w:r w:rsidR="00337C38">
        <w:t xml:space="preserve"> </w:t>
      </w:r>
      <w:r w:rsidR="00514F93">
        <w:t>=</w:t>
      </w:r>
      <w:r w:rsidR="00337C38">
        <w:t xml:space="preserve"> </w:t>
      </w:r>
      <w:r w:rsidR="00514F93">
        <w:t xml:space="preserve">24.2, </w:t>
      </w:r>
      <w:r w:rsidR="002154F5">
        <w:t>SD</w:t>
      </w:r>
      <w:r w:rsidR="00337C38">
        <w:t xml:space="preserve"> </w:t>
      </w:r>
      <w:r w:rsidR="00BA1978">
        <w:t>=</w:t>
      </w:r>
      <w:r w:rsidR="00337C38">
        <w:t xml:space="preserve"> </w:t>
      </w:r>
      <w:r w:rsidR="00BA1978">
        <w:t xml:space="preserve">2.57). </w:t>
      </w:r>
      <w:r w:rsidR="00422E34" w:rsidRPr="00422E34">
        <w:t xml:space="preserve">All participants </w:t>
      </w:r>
      <w:r>
        <w:t xml:space="preserve">were </w:t>
      </w:r>
      <w:r w:rsidR="00422E34" w:rsidRPr="00422E34">
        <w:t xml:space="preserve">right-handed, native Hebrew speakers who have normal vision or corrected-to-normal vision. Only participants declaring that they have no neurological, attentional, or mental disorders, and are not taking psychiatric medicines, </w:t>
      </w:r>
      <w:r w:rsidR="00B1507B">
        <w:t xml:space="preserve">were </w:t>
      </w:r>
      <w:r w:rsidR="00422E34" w:rsidRPr="00422E34">
        <w:t xml:space="preserve">included. </w:t>
      </w:r>
      <w:r w:rsidR="00A975D1">
        <w:t>All p</w:t>
      </w:r>
      <w:r w:rsidR="00A975D1" w:rsidRPr="00422E34">
        <w:t>articipants</w:t>
      </w:r>
      <w:r w:rsidR="00CE04ED">
        <w:t xml:space="preserve"> in this and subsequent experiments</w:t>
      </w:r>
      <w:r w:rsidR="00A975D1" w:rsidRPr="00422E34">
        <w:t xml:space="preserve"> </w:t>
      </w:r>
      <w:r w:rsidR="00A975D1">
        <w:t xml:space="preserve">signed a consent form and were explained that they </w:t>
      </w:r>
      <w:r w:rsidR="00A1462D">
        <w:t>could</w:t>
      </w:r>
      <w:r w:rsidR="00A975D1">
        <w:t xml:space="preserve"> stop the experiment at </w:t>
      </w:r>
      <w:r w:rsidR="00A1462D">
        <w:t xml:space="preserve">any </w:t>
      </w:r>
      <w:r w:rsidR="00A975D1">
        <w:t xml:space="preserve">point if they wished to do so. They </w:t>
      </w:r>
      <w:r w:rsidR="00B1507B">
        <w:t xml:space="preserve">were </w:t>
      </w:r>
      <w:r w:rsidR="00422E34" w:rsidRPr="00422E34">
        <w:t>reimbursed with course credit or cash payment.</w:t>
      </w:r>
      <w:r w:rsidR="00A975D1">
        <w:t xml:space="preserve"> Th</w:t>
      </w:r>
      <w:r w:rsidR="00CE04ED">
        <w:t>is</w:t>
      </w:r>
      <w:r w:rsidR="00A975D1">
        <w:t xml:space="preserve"> experiment </w:t>
      </w:r>
      <w:r w:rsidR="00CE04ED">
        <w:t xml:space="preserve">– and all others reported here – </w:t>
      </w:r>
      <w:r w:rsidR="00A975D1">
        <w:t>was approved by the Tel Aviv University ethics committee.</w:t>
      </w:r>
    </w:p>
    <w:p w14:paraId="2BD90709" w14:textId="527C4B70" w:rsidR="002057FC" w:rsidRDefault="002057FC" w:rsidP="006238E0">
      <w:pPr>
        <w:pStyle w:val="Heading4"/>
      </w:pPr>
      <w:bookmarkStart w:id="14" w:name="_Toc114469881"/>
      <w:r>
        <w:t>Stimuli</w:t>
      </w:r>
      <w:bookmarkEnd w:id="14"/>
    </w:p>
    <w:p w14:paraId="3CEDC9CA" w14:textId="6F4D80CC" w:rsidR="00647384" w:rsidRDefault="00C3440C" w:rsidP="004570E3">
      <w:pPr>
        <w:ind w:firstLine="0"/>
      </w:pPr>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rsidR="004570E3">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004570E3" w:rsidRPr="004570E3">
        <w:rPr>
          <w:rFonts w:ascii="Times New Roman" w:hAnsi="Times New Roman" w:cs="Times New Roman"/>
        </w:rPr>
        <w:t>(Frost &amp; Plaut, 2005)</w:t>
      </w:r>
      <w:r w:rsidRPr="00C3440C">
        <w:fldChar w:fldCharType="end"/>
      </w:r>
      <w:r w:rsidRPr="00C3440C">
        <w:t>. One half describe</w:t>
      </w:r>
      <w:r w:rsidR="0071391D">
        <w:t>d</w:t>
      </w:r>
      <w:r w:rsidRPr="00C3440C">
        <w:t xml:space="preserve"> artificial products (e.g., radio, train) and the other natural items (e.g., fruit). Target words </w:t>
      </w:r>
      <w:r w:rsidR="0071391D">
        <w:t xml:space="preserve">were </w:t>
      </w:r>
      <w:r w:rsidRPr="00C3440C">
        <w:t>written in typescript</w:t>
      </w:r>
      <w:r w:rsidRPr="00C3440C">
        <w:rPr>
          <w:rFonts w:hint="cs"/>
          <w:rtl/>
          <w:lang w:bidi="ar-SA"/>
        </w:rPr>
        <w:t xml:space="preserve"> </w:t>
      </w:r>
      <w:r w:rsidRPr="00C3440C">
        <w:t xml:space="preserve">while prime words </w:t>
      </w:r>
      <w:r w:rsidR="0071391D">
        <w:t xml:space="preserve">were </w:t>
      </w:r>
      <w:r w:rsidRPr="00C3440C">
        <w:t xml:space="preserve">written in handwriting font.  Masks </w:t>
      </w:r>
      <w:r w:rsidR="006C5426">
        <w:t xml:space="preserve">were </w:t>
      </w:r>
      <w:r w:rsidRPr="00C3440C">
        <w:t xml:space="preserve">composed of a semi-random combination of squares and diamonds whose line thickness is equal to the word's font size and which covers the central area of the screen where words can appear (approximately </w:t>
      </w:r>
      <m:oMath>
        <m:r>
          <w:rPr>
            <w:rFonts w:ascii="Cambria Math" w:hAnsi="Cambria Math"/>
          </w:rPr>
          <m:t>2.5°× 1°</m:t>
        </m:r>
      </m:oMath>
      <w:r w:rsidRPr="00C3440C">
        <w:t xml:space="preserve">). Forty words </w:t>
      </w:r>
      <w:r w:rsidR="006C5426">
        <w:t xml:space="preserve">were </w:t>
      </w:r>
      <w:r w:rsidRPr="00C3440C">
        <w:t xml:space="preserve">used for the practice block and the remaining sixty </w:t>
      </w:r>
      <w:r w:rsidR="006C5426">
        <w:t xml:space="preserve">were </w:t>
      </w:r>
      <w:r w:rsidRPr="00C3440C">
        <w:t>used in the test blocks.</w:t>
      </w:r>
    </w:p>
    <w:p w14:paraId="748F4382" w14:textId="69F745DD" w:rsidR="007846C7" w:rsidRDefault="007846C7" w:rsidP="006238E0">
      <w:pPr>
        <w:pStyle w:val="Heading4"/>
      </w:pPr>
      <w:bookmarkStart w:id="15" w:name="_Toc114469882"/>
      <w:r>
        <w:t>Apparatus</w:t>
      </w:r>
      <w:bookmarkEnd w:id="15"/>
    </w:p>
    <w:p w14:paraId="7405EC60" w14:textId="24A4F725" w:rsidR="007846C7" w:rsidRPr="007846C7" w:rsidRDefault="007846C7" w:rsidP="00533630">
      <w:pPr>
        <w:ind w:firstLine="0"/>
      </w:pPr>
      <w:r w:rsidRPr="007846C7">
        <w:t xml:space="preserve">The stimulus </w:t>
      </w:r>
      <w:r w:rsidR="00984883">
        <w:t>was</w:t>
      </w:r>
      <w:r w:rsidRPr="007846C7">
        <w:t xml:space="preserve"> displayed on a VPIXX monitor (VIEWPixx /3D Lite LCD display and data acquisition system, version 3.7.6287) using Matlab R2020b </w:t>
      </w:r>
      <w:r w:rsidR="00962917">
        <w:fldChar w:fldCharType="begin"/>
      </w:r>
      <w:r w:rsidR="00962917">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rsidR="00962917">
        <w:fldChar w:fldCharType="separate"/>
      </w:r>
      <w:r w:rsidR="00962917" w:rsidRPr="00962917">
        <w:rPr>
          <w:rFonts w:ascii="Times New Roman" w:hAnsi="Times New Roman" w:cs="Times New Roman"/>
        </w:rPr>
        <w:t>(</w:t>
      </w:r>
      <w:r w:rsidR="00962917" w:rsidRPr="00962917">
        <w:rPr>
          <w:rFonts w:ascii="Times New Roman" w:hAnsi="Times New Roman" w:cs="Times New Roman"/>
          <w:i/>
          <w:iCs/>
        </w:rPr>
        <w:t>MATLAB</w:t>
      </w:r>
      <w:r w:rsidR="00962917" w:rsidRPr="00962917">
        <w:rPr>
          <w:rFonts w:ascii="Times New Roman" w:hAnsi="Times New Roman" w:cs="Times New Roman"/>
        </w:rPr>
        <w:t>, 2020)</w:t>
      </w:r>
      <w:r w:rsidR="00962917">
        <w:fldChar w:fldCharType="end"/>
      </w:r>
      <w:r w:rsidR="00962917">
        <w:t xml:space="preserve"> </w:t>
      </w:r>
      <w:r w:rsidRPr="007846C7">
        <w:t xml:space="preserve">and Psychtoolbox </w:t>
      </w:r>
      <w:r w:rsidRPr="007846C7">
        <w:lastRenderedPageBreak/>
        <w:t>3.0.18</w:t>
      </w:r>
      <w:r w:rsidR="00962917">
        <w:t xml:space="preserve"> </w:t>
      </w:r>
      <w:r w:rsidR="00962917">
        <w:fldChar w:fldCharType="begin"/>
      </w:r>
      <w:r w:rsidR="00533630">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rsidR="00962917">
        <w:fldChar w:fldCharType="separate"/>
      </w:r>
      <w:r w:rsidR="00533630" w:rsidRPr="00533630">
        <w:rPr>
          <w:rFonts w:ascii="Times New Roman" w:hAnsi="Times New Roman" w:cs="Times New Roman"/>
        </w:rPr>
        <w:t>(Brainard, 1997)</w:t>
      </w:r>
      <w:r w:rsidR="00962917">
        <w:fldChar w:fldCharType="end"/>
      </w:r>
      <w:r w:rsidRPr="007846C7">
        <w:t xml:space="preserve">. The monitor </w:t>
      </w:r>
      <w:r w:rsidR="00984883">
        <w:t xml:space="preserve">was </w:t>
      </w:r>
      <w:r w:rsidRPr="007846C7">
        <w:t xml:space="preserve">set to full brightness at a resolution of 1920 x 1080 and refresh rate of 100Hz with VPIXX's "Scanning backlight" feature turned on, which synchronizes the stimulus display to the screen's refresh rate. A Perspex cover </w:t>
      </w:r>
      <w:r w:rsidR="00984883">
        <w:t>was</w:t>
      </w:r>
      <w:r w:rsidRPr="007846C7">
        <w:t xml:space="preserve"> placed over the screen to protect it. The cover </w:t>
      </w:r>
      <w:r w:rsidR="00984883">
        <w:t xml:space="preserve">was </w:t>
      </w:r>
      <w:r w:rsidRPr="007846C7">
        <w:t xml:space="preserve">spray painted with a light layer of transparent matte lacquer to avoid reflections. The participants </w:t>
      </w:r>
      <w:r w:rsidR="00984883">
        <w:t xml:space="preserve">sat </w:t>
      </w:r>
      <w:r w:rsidRPr="007846C7">
        <w:t>approximately 60cm away from the screen and place</w:t>
      </w:r>
      <w:r w:rsidR="00984883">
        <w:t>d</w:t>
      </w:r>
      <w:r w:rsidRPr="007846C7">
        <w:t xml:space="preserve"> their index finger on a marked starting point located on the table </w:t>
      </w:r>
      <w:r w:rsidR="00663803">
        <w:t>40</w:t>
      </w:r>
      <w:r w:rsidRPr="007846C7">
        <w:t xml:space="preserve">cm away from the screen, in line with its center. The stimulus </w:t>
      </w:r>
      <w:r w:rsidR="001B6994">
        <w:t xml:space="preserve">was </w:t>
      </w:r>
      <w:r w:rsidRPr="007846C7">
        <w:t xml:space="preserve">displayed 24cm above the table and the classification answers </w:t>
      </w:r>
      <w:r w:rsidR="001B6994">
        <w:t xml:space="preserve">were </w:t>
      </w:r>
      <w:r w:rsidRPr="007846C7">
        <w:t>displayed on each side of it, 20cm apart (</w:t>
      </w:r>
      <w:r w:rsidR="00D93812">
        <w:fldChar w:fldCharType="begin"/>
      </w:r>
      <w:r w:rsidR="00D93812">
        <w:instrText xml:space="preserve"> REF _Ref113902132 \h </w:instrText>
      </w:r>
      <w:r w:rsidR="00D93812">
        <w:fldChar w:fldCharType="separate"/>
      </w:r>
      <w:r w:rsidR="00D93812">
        <w:t xml:space="preserve">Figure </w:t>
      </w:r>
      <w:r w:rsidR="00D93812">
        <w:rPr>
          <w:noProof/>
        </w:rPr>
        <w:t>1</w:t>
      </w:r>
      <w:r w:rsidR="00D93812">
        <w:fldChar w:fldCharType="end"/>
      </w:r>
      <w:r w:rsidRPr="007846C7">
        <w:t>). Participants w</w:t>
      </w:r>
      <w:r w:rsidR="001B6994">
        <w:t>ore</w:t>
      </w:r>
      <w:r w:rsidRPr="007846C7">
        <w:t xml:space="preserve"> a Velcro ring with a marker at the tip of their index finger. A touch </w:t>
      </w:r>
      <w:r w:rsidR="001B6994">
        <w:t xml:space="preserve">was </w:t>
      </w:r>
      <w:r w:rsidRPr="007846C7">
        <w:t xml:space="preserve">registered when the marker </w:t>
      </w:r>
      <w:r w:rsidR="001B6994">
        <w:t xml:space="preserve">was </w:t>
      </w:r>
      <w:r w:rsidR="00D47A34">
        <w:t>3</w:t>
      </w:r>
      <w:r w:rsidRPr="007846C7">
        <w:t>cm</w:t>
      </w:r>
      <w:r w:rsidR="00D47A34">
        <w:t xml:space="preserve"> </w:t>
      </w:r>
      <w:r w:rsidRPr="007846C7">
        <w:t>away from the screen or closer. A system of 6 OptiTrack Flex 13 cameras by NaturalPoint, Inc. track</w:t>
      </w:r>
      <w:r w:rsidR="001B6994">
        <w:t>ed</w:t>
      </w:r>
      <w:r w:rsidRPr="007846C7">
        <w:t xml:space="preserve"> the marker's location using Motive 2.3.0 software</w:t>
      </w:r>
      <w:r w:rsidR="00533630">
        <w:t xml:space="preserve"> </w:t>
      </w:r>
      <w:r w:rsidR="00533630">
        <w:fldChar w:fldCharType="begin"/>
      </w:r>
      <w:r w:rsidR="00533630">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rsidR="00533630">
        <w:fldChar w:fldCharType="separate"/>
      </w:r>
      <w:r w:rsidR="00533630" w:rsidRPr="00533630">
        <w:rPr>
          <w:rFonts w:ascii="Times New Roman" w:hAnsi="Times New Roman" w:cs="Times New Roman"/>
        </w:rPr>
        <w:t>(</w:t>
      </w:r>
      <w:r w:rsidR="00533630" w:rsidRPr="00533630">
        <w:rPr>
          <w:rFonts w:ascii="Times New Roman" w:hAnsi="Times New Roman" w:cs="Times New Roman"/>
          <w:i/>
          <w:iCs/>
        </w:rPr>
        <w:t>Motive</w:t>
      </w:r>
      <w:r w:rsidR="00533630" w:rsidRPr="00533630">
        <w:rPr>
          <w:rFonts w:ascii="Times New Roman" w:hAnsi="Times New Roman" w:cs="Times New Roman"/>
        </w:rPr>
        <w:t>, 2021)</w:t>
      </w:r>
      <w:r w:rsidR="00533630">
        <w:fldChar w:fldCharType="end"/>
      </w:r>
      <w:r w:rsidRPr="007846C7">
        <w:t xml:space="preserve"> at a sampling rate of 120Hz. The coordinates </w:t>
      </w:r>
      <w:r w:rsidR="001B6994">
        <w:t xml:space="preserve">were </w:t>
      </w:r>
      <w:r w:rsidRPr="007846C7">
        <w:t xml:space="preserve">broadcasted online to a NatNet client </w:t>
      </w:r>
      <w:r w:rsidR="00533630">
        <w:fldChar w:fldCharType="begin"/>
      </w:r>
      <w:r w:rsidR="006D3EC2">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rsidR="00533630">
        <w:fldChar w:fldCharType="separate"/>
      </w:r>
      <w:r w:rsidR="006D3EC2" w:rsidRPr="006D3EC2">
        <w:rPr>
          <w:rFonts w:ascii="Times New Roman" w:hAnsi="Times New Roman" w:cs="Times New Roman"/>
        </w:rPr>
        <w:t>(</w:t>
      </w:r>
      <w:r w:rsidR="006D3EC2" w:rsidRPr="006D3EC2">
        <w:rPr>
          <w:rFonts w:ascii="Times New Roman" w:hAnsi="Times New Roman" w:cs="Times New Roman"/>
          <w:i/>
          <w:iCs/>
        </w:rPr>
        <w:t>NatNet SDK</w:t>
      </w:r>
      <w:r w:rsidR="006D3EC2" w:rsidRPr="006D3EC2">
        <w:rPr>
          <w:rFonts w:ascii="Times New Roman" w:hAnsi="Times New Roman" w:cs="Times New Roman"/>
        </w:rPr>
        <w:t>, 2021)</w:t>
      </w:r>
      <w:r w:rsidR="00533630">
        <w:fldChar w:fldCharType="end"/>
      </w:r>
      <w:r w:rsidR="00533630">
        <w:t xml:space="preserve"> </w:t>
      </w:r>
      <w:r w:rsidRPr="007846C7">
        <w:t>and recorded with Matlab.</w:t>
      </w:r>
    </w:p>
    <w:p w14:paraId="6A1EF066" w14:textId="77777777" w:rsidR="0052293C" w:rsidRDefault="00127BFA" w:rsidP="00723227">
      <w:pPr>
        <w:pStyle w:val="NoSpacing"/>
        <w:keepNext/>
        <w:bidi w:val="0"/>
        <w:jc w:val="center"/>
      </w:pPr>
      <w:r w:rsidRPr="00127BFA">
        <w:rPr>
          <w:noProof/>
        </w:rPr>
        <w:drawing>
          <wp:inline distT="0" distB="0" distL="0" distR="0" wp14:anchorId="1A7674D3" wp14:editId="2740741B">
            <wp:extent cx="2984459" cy="2520724"/>
            <wp:effectExtent l="0" t="0" r="6985" b="0"/>
            <wp:docPr id="1" name="Picture 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9"/>
                    <a:stretch>
                      <a:fillRect/>
                    </a:stretch>
                  </pic:blipFill>
                  <pic:spPr>
                    <a:xfrm>
                      <a:off x="0" y="0"/>
                      <a:ext cx="3025885" cy="2555713"/>
                    </a:xfrm>
                    <a:prstGeom prst="rect">
                      <a:avLst/>
                    </a:prstGeom>
                  </pic:spPr>
                </pic:pic>
              </a:graphicData>
            </a:graphic>
          </wp:inline>
        </w:drawing>
      </w:r>
    </w:p>
    <w:p w14:paraId="4E401CC1" w14:textId="36578171" w:rsidR="007846C7" w:rsidRPr="00F630C9" w:rsidRDefault="0052293C" w:rsidP="0052293C">
      <w:pPr>
        <w:pStyle w:val="Caption"/>
        <w:jc w:val="left"/>
      </w:pPr>
      <w:bookmarkStart w:id="16" w:name="_Ref113902132"/>
      <w:r>
        <w:t xml:space="preserve">Figure </w:t>
      </w:r>
      <w:fldSimple w:instr=" SEQ Figure \* ARABIC ">
        <w:r w:rsidR="007E2512">
          <w:rPr>
            <w:noProof/>
          </w:rPr>
          <w:t>1</w:t>
        </w:r>
      </w:fldSimple>
      <w:bookmarkEnd w:id="16"/>
      <w:r>
        <w:t xml:space="preserve">. </w:t>
      </w:r>
      <w:r w:rsidR="007846C7" w:rsidRPr="00F630C9">
        <w:t xml:space="preserve">Setup. A participant placing his finger on the starting point which is located </w:t>
      </w:r>
      <w:r w:rsidR="00127BFA" w:rsidRPr="00F630C9">
        <w:t>40</w:t>
      </w:r>
      <w:r w:rsidR="007846C7" w:rsidRPr="00F630C9">
        <w:t xml:space="preserve">cm away from the screen. The target is positioned 24cm above the starting point and the answers are placed on each of its sides, 20cm apart. Z axis maps the path to and from the screen. X axis maps the left and right directions. Y axis maps the up </w:t>
      </w:r>
      <w:r w:rsidR="007846C7" w:rsidRPr="001F2731">
        <w:t>and</w:t>
      </w:r>
      <w:r w:rsidR="007846C7" w:rsidRPr="00F630C9">
        <w:t xml:space="preserve"> down directions.</w:t>
      </w:r>
    </w:p>
    <w:p w14:paraId="108D0C20" w14:textId="165BF197" w:rsidR="00566B9F" w:rsidRDefault="00566B9F" w:rsidP="006238E0">
      <w:pPr>
        <w:pStyle w:val="Heading3"/>
      </w:pPr>
      <w:bookmarkStart w:id="17" w:name="_Toc114469883"/>
      <w:r>
        <w:t>Procedure</w:t>
      </w:r>
      <w:bookmarkEnd w:id="17"/>
    </w:p>
    <w:p w14:paraId="006ADC8A" w14:textId="79FFA58E" w:rsidR="00400416" w:rsidRPr="00400416" w:rsidRDefault="00400416" w:rsidP="00723227">
      <w:pPr>
        <w:ind w:firstLine="0"/>
      </w:pPr>
      <w:r w:rsidRPr="00400416">
        <w:t>Each session include</w:t>
      </w:r>
      <w:r w:rsidR="004C19CF">
        <w:t>d</w:t>
      </w:r>
      <w:r w:rsidRPr="00400416">
        <w:t xml:space="preserve"> a practice block and </w:t>
      </w:r>
      <w:r>
        <w:t xml:space="preserve">twelve </w:t>
      </w:r>
      <w:r w:rsidRPr="00400416">
        <w:t xml:space="preserve">test blocks of forty trials each (i.e., 40 practice trials and </w:t>
      </w:r>
      <w:r>
        <w:t xml:space="preserve">480 </w:t>
      </w:r>
      <w:r w:rsidRPr="00400416">
        <w:t xml:space="preserve">test trials). Breaks </w:t>
      </w:r>
      <w:r w:rsidR="004C19CF">
        <w:t xml:space="preserve">were </w:t>
      </w:r>
      <w:r w:rsidR="0024692C">
        <w:t>given</w:t>
      </w:r>
      <w:r w:rsidR="0024692C" w:rsidRPr="00400416">
        <w:t xml:space="preserve"> </w:t>
      </w:r>
      <w:r w:rsidRPr="00400416">
        <w:t xml:space="preserve">between blocks. </w:t>
      </w:r>
      <w:r w:rsidR="0024692C">
        <w:t>H</w:t>
      </w:r>
      <w:r w:rsidRPr="00400416">
        <w:t xml:space="preserve">alf the trials </w:t>
      </w:r>
      <w:r w:rsidR="004C19CF">
        <w:t xml:space="preserve">were </w:t>
      </w:r>
      <w:r w:rsidRPr="00400416">
        <w:t xml:space="preserve">congruent and half incongruent, and half the targets </w:t>
      </w:r>
      <w:r w:rsidR="004C19CF">
        <w:t xml:space="preserve">were </w:t>
      </w:r>
      <w:r w:rsidRPr="00400416">
        <w:t xml:space="preserve">natural and half artificial. Stimuli order </w:t>
      </w:r>
      <w:r w:rsidR="00591CFE">
        <w:t xml:space="preserve">in the </w:t>
      </w:r>
      <w:r w:rsidR="00591CFE">
        <w:lastRenderedPageBreak/>
        <w:t xml:space="preserve">experimental blocks </w:t>
      </w:r>
      <w:r w:rsidR="004C19CF">
        <w:t xml:space="preserve">was </w:t>
      </w:r>
      <w:r w:rsidRPr="00400416">
        <w:t xml:space="preserve">dictated by </w:t>
      </w:r>
      <w:r w:rsidR="002A64E7">
        <w:t xml:space="preserve">a </w:t>
      </w:r>
      <w:r w:rsidRPr="00400416">
        <w:t xml:space="preserve">list that </w:t>
      </w:r>
      <w:r w:rsidR="004C19CF">
        <w:t xml:space="preserve">was </w:t>
      </w:r>
      <w:r w:rsidRPr="00400416">
        <w:t xml:space="preserve">randomly sampled (without replacement) out of </w:t>
      </w:r>
      <w:r w:rsidR="002A64E7">
        <w:t xml:space="preserve">ten </w:t>
      </w:r>
      <w:r w:rsidRPr="00400416">
        <w:t xml:space="preserve">pre-composed lists of trial condition and stimulus. </w:t>
      </w:r>
      <w:r w:rsidR="0024692C">
        <w:t xml:space="preserve">An additional </w:t>
      </w:r>
      <w:r w:rsidRPr="00400416">
        <w:t>practice list</w:t>
      </w:r>
      <w:r w:rsidR="00222164">
        <w:t xml:space="preserve"> </w:t>
      </w:r>
      <w:r w:rsidR="00DE4F36">
        <w:t xml:space="preserve">was </w:t>
      </w:r>
      <w:r w:rsidR="0024692C">
        <w:t xml:space="preserve">used </w:t>
      </w:r>
      <w:r w:rsidR="00222164">
        <w:t>for a</w:t>
      </w:r>
      <w:r w:rsidR="00DE4F36">
        <w:t>l</w:t>
      </w:r>
      <w:r w:rsidR="00222164">
        <w:t>l participants.</w:t>
      </w:r>
      <w:r w:rsidRPr="00400416">
        <w:t xml:space="preserve"> In each list, the order of words </w:t>
      </w:r>
      <w:r w:rsidR="00235843">
        <w:t>wa</w:t>
      </w:r>
      <w:r w:rsidRPr="00400416">
        <w:t xml:space="preserve">s pseudorandom, with the following constraints: (a) Each word </w:t>
      </w:r>
      <w:r w:rsidR="00DE4F36">
        <w:t>was</w:t>
      </w:r>
      <w:r w:rsidRPr="00400416">
        <w:t xml:space="preserve"> equally frequent as a target at the congruent and incongruent conditions; (b) All words </w:t>
      </w:r>
      <w:r w:rsidR="00CB5253">
        <w:t xml:space="preserve">were </w:t>
      </w:r>
      <w:r w:rsidRPr="00400416">
        <w:t>used as targets the same number of times; (c) A target never repeat</w:t>
      </w:r>
      <w:r w:rsidR="00CB5253">
        <w:t>ed</w:t>
      </w:r>
      <w:r w:rsidRPr="00400416">
        <w:t xml:space="preserve"> in the same block; (d) In the congruent condition the prime </w:t>
      </w:r>
      <w:r w:rsidR="00CB5253">
        <w:t xml:space="preserve">was </w:t>
      </w:r>
      <w:r w:rsidRPr="00400416">
        <w:t xml:space="preserve">identical to the target word; (e) In the incongruent condition, a prime which doesn't share letters in common locations with the target </w:t>
      </w:r>
      <w:r w:rsidR="00CB5253">
        <w:t xml:space="preserve">was </w:t>
      </w:r>
      <w:r w:rsidRPr="00400416">
        <w:t>selected from the alternative category (artificial/natural). For example, in the congruent condition</w:t>
      </w:r>
      <w:r w:rsidR="00235843">
        <w:t>, the word</w:t>
      </w:r>
      <w:r w:rsidRPr="00400416">
        <w:t xml:space="preserve"> "phone" </w:t>
      </w:r>
      <w:r w:rsidR="00097F67">
        <w:t xml:space="preserve">would </w:t>
      </w:r>
      <w:r w:rsidRPr="00400416">
        <w:t xml:space="preserve">be preceded by "PHONE", while in the incongruent condition it </w:t>
      </w:r>
      <w:r w:rsidR="00CB5253">
        <w:t xml:space="preserve">could </w:t>
      </w:r>
      <w:r w:rsidRPr="00400416">
        <w:t xml:space="preserve">be preceded by "GRASS". Each prime </w:t>
      </w:r>
      <w:r w:rsidR="00CB5253">
        <w:t xml:space="preserve">was </w:t>
      </w:r>
      <w:r w:rsidRPr="00400416">
        <w:t>further paired with a random distractor from the same category (artificial/natural) to be used in the prime recognition task. The distractor share</w:t>
      </w:r>
      <w:r w:rsidR="00D1564D">
        <w:t xml:space="preserve">d </w:t>
      </w:r>
      <w:r w:rsidRPr="00400416">
        <w:t>no letters in common locations with the prime, so seeing one letter only suffice</w:t>
      </w:r>
      <w:r w:rsidR="00D1564D">
        <w:t>d</w:t>
      </w:r>
      <w:r w:rsidRPr="00400416">
        <w:t xml:space="preserve"> for correct discrimination.</w:t>
      </w:r>
    </w:p>
    <w:p w14:paraId="1E9B4EF6" w14:textId="18C2B552" w:rsidR="00400416" w:rsidRDefault="00400416" w:rsidP="008D13A3">
      <w:r w:rsidRPr="00400416">
        <w:t>The procedure closely follow</w:t>
      </w:r>
      <w:r w:rsidR="00D1564D">
        <w:t>ed</w:t>
      </w:r>
      <w:r w:rsidRPr="00400416">
        <w:t xml:space="preserve"> the one used in</w:t>
      </w:r>
      <w:r w:rsidR="00CA3673">
        <w:t xml:space="preserve"> </w:t>
      </w:r>
      <w:r w:rsidR="00CA3673">
        <w:fldChar w:fldCharType="begin"/>
      </w:r>
      <w:r w:rsidR="00364024">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CA3673">
        <w:fldChar w:fldCharType="separate"/>
      </w:r>
      <w:r w:rsidR="008D13A3" w:rsidRPr="008D13A3">
        <w:rPr>
          <w:rFonts w:ascii="Times New Roman" w:hAnsi="Times New Roman" w:cs="Times New Roman"/>
        </w:rPr>
        <w:t xml:space="preserve">Dehaene et al. </w:t>
      </w:r>
      <w:r w:rsidR="008D13A3">
        <w:rPr>
          <w:rFonts w:ascii="Times New Roman" w:hAnsi="Times New Roman" w:cs="Times New Roman"/>
        </w:rPr>
        <w:t>(</w:t>
      </w:r>
      <w:r w:rsidR="008D13A3" w:rsidRPr="008D13A3">
        <w:rPr>
          <w:rFonts w:ascii="Times New Roman" w:hAnsi="Times New Roman" w:cs="Times New Roman"/>
        </w:rPr>
        <w:t>2001)</w:t>
      </w:r>
      <w:r w:rsidR="00CA3673">
        <w:fldChar w:fldCharType="end"/>
      </w:r>
      <w:r w:rsidR="006F655C">
        <w:t>, yet in a motion tracking setup</w:t>
      </w:r>
      <w:r w:rsidR="004124F4">
        <w:t xml:space="preserve">. </w:t>
      </w:r>
      <w:r w:rsidRPr="00400416">
        <w:t>Every trial consist</w:t>
      </w:r>
      <w:r w:rsidR="00D1564D">
        <w:t>ed</w:t>
      </w:r>
      <w:r w:rsidRPr="00400416">
        <w:t xml:space="preserve"> of a fixation cross (1000ms), a first mask (270ms), a second mask (30ms), a prime word (30ms), a third mask (30ms) and a target (500ms). Once the target </w:t>
      </w:r>
      <w:r w:rsidR="00D1564D">
        <w:t xml:space="preserve">was </w:t>
      </w:r>
      <w:r w:rsidRPr="00400416">
        <w:t>displayed, participants classif</w:t>
      </w:r>
      <w:r w:rsidR="00D1564D">
        <w:t>ied</w:t>
      </w:r>
      <w:r w:rsidRPr="00400416">
        <w:t xml:space="preserve"> the target word as describing a natural / artificial item by </w:t>
      </w:r>
      <w:r w:rsidR="004124F4">
        <w:t xml:space="preserve">reaching </w:t>
      </w:r>
      <w:r w:rsidRPr="00400416">
        <w:t>the side of the screen that contains the appropriate category (</w:t>
      </w:r>
      <w:r w:rsidR="002E2682">
        <w:fldChar w:fldCharType="begin"/>
      </w:r>
      <w:r w:rsidR="002E2682">
        <w:instrText xml:space="preserve"> REF _Ref113902081 \h </w:instrText>
      </w:r>
      <w:r w:rsidR="002E2682">
        <w:fldChar w:fldCharType="separate"/>
      </w:r>
      <w:r w:rsidR="002E2682">
        <w:t xml:space="preserve">Figure </w:t>
      </w:r>
      <w:r w:rsidR="002E2682">
        <w:rPr>
          <w:noProof/>
        </w:rPr>
        <w:t>2</w:t>
      </w:r>
      <w:r w:rsidR="002E2682">
        <w:fldChar w:fldCharType="end"/>
      </w:r>
      <w:r w:rsidRPr="00400416">
        <w:fldChar w:fldCharType="begin"/>
      </w:r>
      <w:r w:rsidRPr="00400416">
        <w:instrText xml:space="preserve"> REF _Ref106198697 \h </w:instrText>
      </w:r>
      <w:r w:rsidR="006238E0">
        <w:instrText xml:space="preserve"> \* MERGEFORMAT </w:instrText>
      </w:r>
      <w:r w:rsidR="00000000">
        <w:fldChar w:fldCharType="separate"/>
      </w:r>
      <w:r w:rsidRPr="00400416">
        <w:fldChar w:fldCharType="end"/>
      </w:r>
      <w:r w:rsidRPr="00400416">
        <w:t xml:space="preserve">). </w:t>
      </w:r>
      <w:r w:rsidR="00343DE9">
        <w:t>R</w:t>
      </w:r>
      <w:r w:rsidRPr="00400416">
        <w:t xml:space="preserve">esponses </w:t>
      </w:r>
      <w:r w:rsidR="00D1564D">
        <w:t xml:space="preserve">had to </w:t>
      </w:r>
      <w:r w:rsidR="00343DE9">
        <w:t>be provided within a 1500ms time window from target presentation.</w:t>
      </w:r>
      <w:r w:rsidRPr="00400416">
        <w:t xml:space="preserve"> Movement </w:t>
      </w:r>
      <w:r w:rsidR="0085649F">
        <w:t>duration</w:t>
      </w:r>
      <w:r w:rsidR="0085649F" w:rsidRPr="00400416">
        <w:t xml:space="preserve"> </w:t>
      </w:r>
      <w:r w:rsidR="00E740B6">
        <w:t>was defined as the time between</w:t>
      </w:r>
      <w:r w:rsidR="00E740B6" w:rsidRPr="00400416">
        <w:t xml:space="preserve"> </w:t>
      </w:r>
      <w:r w:rsidR="00A55E0D">
        <w:t xml:space="preserve">target </w:t>
      </w:r>
      <w:r w:rsidR="00E740B6">
        <w:t>onset</w:t>
      </w:r>
      <w:r w:rsidR="00A55E0D">
        <w:t xml:space="preserve"> </w:t>
      </w:r>
      <w:r w:rsidR="006F655C">
        <w:t>and the point whe</w:t>
      </w:r>
      <w:r w:rsidRPr="00400416">
        <w:t xml:space="preserve">n </w:t>
      </w:r>
      <w:r w:rsidR="007851B9">
        <w:t xml:space="preserve">the finger </w:t>
      </w:r>
      <w:r w:rsidR="00CE2ED4">
        <w:t>was</w:t>
      </w:r>
      <w:r w:rsidRPr="00400416">
        <w:t xml:space="preserve"> </w:t>
      </w:r>
      <w:r w:rsidR="009A3E90">
        <w:t>3</w:t>
      </w:r>
      <w:r w:rsidRPr="00400416">
        <w:t>cm away from the screen or closer (on the Z axis)</w:t>
      </w:r>
      <w:r w:rsidR="004E674D">
        <w:t>.</w:t>
      </w:r>
      <w:r w:rsidR="009A3E90">
        <w:t xml:space="preserve"> </w:t>
      </w:r>
      <w:r w:rsidR="006F655C">
        <w:t>Responses slower than 1500ms were followed by "Move faster" feedback.</w:t>
      </w:r>
      <w:r w:rsidR="006F655C" w:rsidRPr="00400416">
        <w:t xml:space="preserve"> </w:t>
      </w:r>
      <w:r w:rsidRPr="00400416">
        <w:t>After Classifying the targets, the participant</w:t>
      </w:r>
      <w:r w:rsidR="00492654">
        <w:t>s were</w:t>
      </w:r>
      <w:r w:rsidR="00CE2ED4">
        <w:t xml:space="preserve"> </w:t>
      </w:r>
      <w:r w:rsidRPr="00400416">
        <w:t xml:space="preserve">asked to recognize the prime as an objective measure of prime awareness. Participants </w:t>
      </w:r>
      <w:r w:rsidR="00E31408">
        <w:t xml:space="preserve">were </w:t>
      </w:r>
      <w:r w:rsidRPr="00400416">
        <w:t xml:space="preserve">presented with two words – the prime and another word from the same category. Response </w:t>
      </w:r>
      <w:r w:rsidR="00E31408">
        <w:t xml:space="preserve">was </w:t>
      </w:r>
      <w:r w:rsidRPr="00400416">
        <w:t xml:space="preserve">given in an identical fashion to the target classification task, within a </w:t>
      </w:r>
      <w:r w:rsidR="001F1A45">
        <w:t xml:space="preserve">5 </w:t>
      </w:r>
      <w:r w:rsidRPr="00400416">
        <w:t xml:space="preserve">seconds response window. </w:t>
      </w:r>
      <w:r w:rsidR="00086E17">
        <w:t>Then</w:t>
      </w:r>
      <w:r w:rsidRPr="00400416">
        <w:t xml:space="preserve">, a subjective measure of prime awareness </w:t>
      </w:r>
      <w:r w:rsidR="00E31408">
        <w:t xml:space="preserve">was </w:t>
      </w:r>
      <w:r w:rsidRPr="00400416">
        <w:t>taken, using the Perceptual Awareness Scale (PAS</w:t>
      </w:r>
      <w:r w:rsidR="00941B2F">
        <w:t>;</w:t>
      </w:r>
      <w:r w:rsidR="00BB389B">
        <w:t xml:space="preserve"> </w:t>
      </w:r>
      <w:r w:rsidR="00941B2F">
        <w:fldChar w:fldCharType="begin"/>
      </w:r>
      <w:r w:rsidR="008D13A3">
        <w: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941B2F">
        <w:fldChar w:fldCharType="separate"/>
      </w:r>
      <w:r w:rsidR="00941B2F" w:rsidRPr="00941B2F">
        <w:rPr>
          <w:rFonts w:ascii="Times New Roman" w:hAnsi="Times New Roman" w:cs="Times New Roman"/>
        </w:rPr>
        <w:t>Sandberg &amp; Overgaard, 2015)</w:t>
      </w:r>
      <w:r w:rsidR="00941B2F">
        <w:fldChar w:fldCharType="end"/>
      </w:r>
      <w:r w:rsidRPr="00400416">
        <w:t>. Participants use</w:t>
      </w:r>
      <w:r w:rsidR="00E31408">
        <w:t>d</w:t>
      </w:r>
      <w:r w:rsidRPr="00400416">
        <w:t xml:space="preserve"> the</w:t>
      </w:r>
      <w:r w:rsidR="00253BED">
        <w:t xml:space="preserve"> </w:t>
      </w:r>
      <w:r w:rsidRPr="00400416">
        <w:t>keyboard numbers</w:t>
      </w:r>
      <w:r w:rsidR="00253BED">
        <w:t xml:space="preserve"> </w:t>
      </w:r>
      <w:r w:rsidRPr="00400416">
        <w:t xml:space="preserve">1-4 to rate how well did they see the prime (1 – "Didn't see anything", 2 – "Saw something vaguely, but can't say what it is", 3 – "Saw part of the prime clearly", 4 – "Saw the whole prime clearly"). Finally, participants </w:t>
      </w:r>
      <w:r w:rsidR="009C3535">
        <w:t xml:space="preserve">were asked </w:t>
      </w:r>
      <w:r w:rsidRPr="00400416">
        <w:t>to return their finger to the starting point.</w:t>
      </w:r>
    </w:p>
    <w:p w14:paraId="77752D02" w14:textId="77777777" w:rsidR="00652983" w:rsidRDefault="004058A7" w:rsidP="00652983">
      <w:pPr>
        <w:pStyle w:val="NoSpacing"/>
        <w:keepNext/>
        <w:bidi w:val="0"/>
      </w:pPr>
      <w:r w:rsidRPr="004058A7">
        <w:rPr>
          <w:noProof/>
        </w:rPr>
        <w:lastRenderedPageBreak/>
        <w:drawing>
          <wp:inline distT="0" distB="0" distL="0" distR="0" wp14:anchorId="794B1F30" wp14:editId="19904541">
            <wp:extent cx="6556847" cy="392864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stretch>
                      <a:fillRect/>
                    </a:stretch>
                  </pic:blipFill>
                  <pic:spPr>
                    <a:xfrm>
                      <a:off x="0" y="0"/>
                      <a:ext cx="6566026" cy="3934143"/>
                    </a:xfrm>
                    <a:prstGeom prst="rect">
                      <a:avLst/>
                    </a:prstGeom>
                  </pic:spPr>
                </pic:pic>
              </a:graphicData>
            </a:graphic>
          </wp:inline>
        </w:drawing>
      </w:r>
    </w:p>
    <w:p w14:paraId="527194B6" w14:textId="7FFB707F" w:rsidR="00400416" w:rsidRPr="00400416" w:rsidRDefault="00652983" w:rsidP="00652983">
      <w:pPr>
        <w:pStyle w:val="Caption"/>
        <w:jc w:val="left"/>
      </w:pPr>
      <w:bookmarkStart w:id="18" w:name="_Ref113902081"/>
      <w:r>
        <w:t xml:space="preserve">Figure </w:t>
      </w:r>
      <w:fldSimple w:instr=" SEQ Figure \* ARABIC ">
        <w:r w:rsidR="007E2512">
          <w:rPr>
            <w:noProof/>
          </w:rPr>
          <w:t>2</w:t>
        </w:r>
      </w:fldSimple>
      <w:bookmarkEnd w:id="18"/>
      <w:r>
        <w:t xml:space="preserve">. </w:t>
      </w:r>
      <w:r w:rsidR="00400416" w:rsidRPr="00400416">
        <w:t>Stimuli presentation order</w:t>
      </w:r>
      <w:r w:rsidR="00AA03E9">
        <w:t xml:space="preserve"> </w:t>
      </w:r>
      <w:r w:rsidR="008C0FF6">
        <w:t xml:space="preserve">in </w:t>
      </w:r>
      <w:r w:rsidR="00AA03E9">
        <w:t xml:space="preserve">experiment </w:t>
      </w:r>
      <w:r w:rsidR="008C0FF6">
        <w:t>1</w:t>
      </w:r>
      <w:r w:rsidR="00400416" w:rsidRPr="00400416">
        <w:t xml:space="preserve">. Each trial </w:t>
      </w:r>
      <w:r w:rsidR="001A2B81">
        <w:t>was</w:t>
      </w:r>
      <w:r w:rsidR="00400416" w:rsidRPr="00400416">
        <w:t xml:space="preserve"> composed of a fixation cross (1000ms), a first mask (270ms), a second mask (30ms), a prime word (30ms), a third mask (30ms), a classification task (</w:t>
      </w:r>
      <w:r w:rsidR="006E2077">
        <w:t>0-1500</w:t>
      </w:r>
      <w:r w:rsidR="00400416" w:rsidRPr="00400416">
        <w:t xml:space="preserve">ms, out of which the target </w:t>
      </w:r>
      <w:r w:rsidR="0068691D">
        <w:t xml:space="preserve">was </w:t>
      </w:r>
      <w:r w:rsidR="00400416" w:rsidRPr="00400416">
        <w:t>displayed for 500ms), a recognition task (</w:t>
      </w:r>
      <w:r w:rsidR="001E1DCA">
        <w:t>0</w:t>
      </w:r>
      <w:r w:rsidR="00400416" w:rsidRPr="00400416">
        <w:t>-</w:t>
      </w:r>
      <w:r w:rsidR="001E1DCA">
        <w:t>5</w:t>
      </w:r>
      <w:r w:rsidR="006E2077">
        <w:t>,</w:t>
      </w:r>
      <w:r w:rsidR="00400416" w:rsidRPr="00400416">
        <w:t xml:space="preserve">000ms) and a PAS task (no time limit). The blue circles appearing on the screen are presented as markers for the </w:t>
      </w:r>
      <w:r w:rsidR="00224A4F">
        <w:t>participants</w:t>
      </w:r>
      <w:r w:rsidR="00224A4F" w:rsidRPr="00400416">
        <w:t xml:space="preserve"> </w:t>
      </w:r>
      <w:r w:rsidR="00400416" w:rsidRPr="00400416">
        <w:t>to know where they should touch in order to make their response.</w:t>
      </w:r>
    </w:p>
    <w:p w14:paraId="22934D29" w14:textId="662CC5DB" w:rsidR="00B33642" w:rsidRDefault="00A17855" w:rsidP="006238E0">
      <w:pPr>
        <w:pStyle w:val="Heading3"/>
      </w:pPr>
      <w:bookmarkStart w:id="19" w:name="_Toc114469884"/>
      <w:r>
        <w:t>Trajectory p</w:t>
      </w:r>
      <w:r w:rsidR="00B33642">
        <w:t>reprocessing</w:t>
      </w:r>
      <w:bookmarkEnd w:id="19"/>
    </w:p>
    <w:p w14:paraId="597DB305" w14:textId="148D8DF5" w:rsidR="00B33642" w:rsidRPr="00B33642" w:rsidRDefault="001E0823" w:rsidP="00723227">
      <w:pPr>
        <w:ind w:firstLine="0"/>
      </w:pPr>
      <w:r>
        <w:t>The p</w:t>
      </w:r>
      <w:r w:rsidRPr="002B6CA5">
        <w:t xml:space="preserve">reprocessing </w:t>
      </w:r>
      <w:r>
        <w:t xml:space="preserve">procedures </w:t>
      </w:r>
      <w:r w:rsidR="00492414">
        <w:t xml:space="preserve">followed </w:t>
      </w:r>
      <w:r>
        <w:t xml:space="preserve">those described in </w:t>
      </w:r>
      <w:r w:rsidRPr="00C65950">
        <w:t xml:space="preserve">Gallivan &amp; Chapman </w:t>
      </w:r>
      <w:r w:rsidR="00E46E50">
        <w:fldChar w:fldCharType="begin"/>
      </w:r>
      <w:r w:rsidR="00E46E50">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E46E50">
        <w:fldChar w:fldCharType="separate"/>
      </w:r>
      <w:r w:rsidR="00E46E50" w:rsidRPr="00E46E50">
        <w:rPr>
          <w:rFonts w:ascii="Times New Roman" w:hAnsi="Times New Roman" w:cs="Times New Roman"/>
        </w:rPr>
        <w:t>(Gallivan &amp; Chapman, 2014)</w:t>
      </w:r>
      <w:r w:rsidR="00E46E50">
        <w:fldChar w:fldCharType="end"/>
      </w:r>
      <w:r w:rsidRPr="00C65950">
        <w:t xml:space="preserve">. </w:t>
      </w:r>
      <w:r>
        <w:t xml:space="preserve">Missing values </w:t>
      </w:r>
      <w:r w:rsidR="00492414">
        <w:t xml:space="preserve">were </w:t>
      </w:r>
      <w:r>
        <w:t>interpolated with the inpaint_nans</w:t>
      </w:r>
      <w:r w:rsidR="00226EAF">
        <w:t xml:space="preserve"> function</w:t>
      </w:r>
      <w:r>
        <w:t xml:space="preserve">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the trajectory, which </w:t>
      </w:r>
      <w:r w:rsidR="00492414">
        <w:t xml:space="preserve">was </w:t>
      </w:r>
      <w:r>
        <w:t xml:space="preserve">then filtered with a </w:t>
      </w:r>
      <w:r w:rsidRPr="002B6CA5">
        <w:t xml:space="preserve">low pass butterworth filter </w:t>
      </w:r>
      <w:r>
        <w:t>(</w:t>
      </w:r>
      <w:r w:rsidRPr="002B6CA5">
        <w:t>2</w:t>
      </w:r>
      <w:r w:rsidRPr="002B6CA5">
        <w:rPr>
          <w:vertAlign w:val="superscript"/>
        </w:rPr>
        <w:t>nd</w:t>
      </w:r>
      <w:r w:rsidRPr="002B6CA5">
        <w:t xml:space="preserve"> order with cutoff at 8Hz</w:t>
      </w:r>
      <w:r>
        <w:t xml:space="preserve">) to reduce noise. The axis' origin </w:t>
      </w:r>
      <w:r w:rsidR="00492414">
        <w:t xml:space="preserve">was </w:t>
      </w:r>
      <w:r>
        <w:t xml:space="preserve">set at the first sample of each trial. To locate </w:t>
      </w:r>
      <w:r w:rsidR="00E7320D">
        <w:t xml:space="preserve">reaching </w:t>
      </w:r>
      <w:r w:rsidRPr="00E7320D">
        <w:t>onset</w:t>
      </w:r>
      <w:r>
        <w:t>, a low pass butterworth filter (2</w:t>
      </w:r>
      <w:r w:rsidRPr="00BD4213">
        <w:rPr>
          <w:vertAlign w:val="superscript"/>
        </w:rPr>
        <w:t>nd</w:t>
      </w:r>
      <w:r>
        <w:t xml:space="preserve"> order with a 10Hz cutoff) </w:t>
      </w:r>
      <w:r w:rsidR="00492414" w:rsidRPr="00C95261">
        <w:t>was</w:t>
      </w:r>
      <w:r w:rsidR="00492414">
        <w:rPr>
          <w:u w:val="words"/>
        </w:rPr>
        <w:t xml:space="preserve"> </w:t>
      </w:r>
      <w:r>
        <w:t xml:space="preserve">applied to the 3D velocity. </w:t>
      </w:r>
      <w:r w:rsidR="00E7320D">
        <w:rPr>
          <w:i/>
          <w:iCs/>
        </w:rPr>
        <w:t>Reaching</w:t>
      </w:r>
      <w:r w:rsidR="009A594B" w:rsidRPr="008C0FF6">
        <w:rPr>
          <w:i/>
          <w:iCs/>
        </w:rPr>
        <w:t xml:space="preserve"> o</w:t>
      </w:r>
      <w:r w:rsidRPr="008C0FF6">
        <w:rPr>
          <w:i/>
          <w:iCs/>
        </w:rPr>
        <w:t>nset</w:t>
      </w:r>
      <w:r w:rsidR="00E7320D">
        <w:t xml:space="preserve"> </w:t>
      </w:r>
      <w:r w:rsidR="00D57772">
        <w:t xml:space="preserve">was </w:t>
      </w:r>
      <w:r>
        <w:t xml:space="preserve">indicated by four consecutive samples having a velocity greater than 20mm/s and a total acceleration of at least 20mm/s^2. </w:t>
      </w:r>
      <w:r w:rsidR="002D3024" w:rsidRPr="008C0FF6">
        <w:rPr>
          <w:i/>
          <w:iCs/>
        </w:rPr>
        <w:t>Reaching o</w:t>
      </w:r>
      <w:r w:rsidRPr="008C0FF6">
        <w:rPr>
          <w:i/>
          <w:iCs/>
        </w:rPr>
        <w:t>ffset</w:t>
      </w:r>
      <w:r>
        <w:t xml:space="preserve"> </w:t>
      </w:r>
      <w:r w:rsidR="00D57772">
        <w:t xml:space="preserve">was </w:t>
      </w:r>
      <w:r>
        <w:t>determined as the point along the trajectory that is closest to the screen.</w:t>
      </w:r>
      <w:r w:rsidR="002D3024">
        <w:t xml:space="preserve"> </w:t>
      </w:r>
      <w:r>
        <w:t xml:space="preserve">The </w:t>
      </w:r>
      <w:r w:rsidR="003B7F7E">
        <w:t xml:space="preserve">trajectories </w:t>
      </w:r>
      <w:r w:rsidR="00D57772">
        <w:t xml:space="preserve">were </w:t>
      </w:r>
      <w:r>
        <w:t xml:space="preserve">normalized to the </w:t>
      </w:r>
      <w:r w:rsidR="003B7F7E">
        <w:t xml:space="preserve">distance </w:t>
      </w:r>
      <w:r>
        <w:t>traveled along the axis perpendicular to the screen (Z axis). To do so, a B-spline of the 6</w:t>
      </w:r>
      <w:r w:rsidRPr="00576F53">
        <w:rPr>
          <w:vertAlign w:val="superscript"/>
        </w:rPr>
        <w:t>th</w:t>
      </w:r>
      <w:r>
        <w:t xml:space="preserve"> order with a</w:t>
      </w:r>
      <w:r w:rsidRPr="00C83062">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r>
        <w:t xml:space="preserve"> on the 4</w:t>
      </w:r>
      <w:r w:rsidRPr="00C83062">
        <w:rPr>
          <w:vertAlign w:val="superscript"/>
        </w:rPr>
        <w:t>th</w:t>
      </w:r>
      <w:r>
        <w:t xml:space="preserve"> derivative </w:t>
      </w:r>
      <w:r w:rsidR="00D57772">
        <w:t xml:space="preserve">was </w:t>
      </w:r>
      <w:r>
        <w:t xml:space="preserve">fitted to each axis with </w:t>
      </w:r>
      <w:r>
        <w:lastRenderedPageBreak/>
        <w:t xml:space="preserve">a spline at every data point. The fitted function </w:t>
      </w:r>
      <w:r w:rsidR="00D57772">
        <w:t xml:space="preserve">was </w:t>
      </w:r>
      <w:r>
        <w:t xml:space="preserve">used to produce a high-resolution representation of the trajectory (1000 samples) from which 200 points equally spaced along the </w:t>
      </w:r>
      <w:r w:rsidR="00556BF3">
        <w:t xml:space="preserve">traveled </w:t>
      </w:r>
      <w:r>
        <w:t xml:space="preserve">distance on the Z axis </w:t>
      </w:r>
      <w:r w:rsidR="00F00C31">
        <w:t>were</w:t>
      </w:r>
      <w:r>
        <w:t xml:space="preserve"> extracted (e.g., if the participant moved 2cm forward and 1cm backward, the distance </w:t>
      </w:r>
      <w:r w:rsidR="00F00C31">
        <w:t xml:space="preserve">that was </w:t>
      </w:r>
      <w:r>
        <w:t xml:space="preserve">traveled </w:t>
      </w:r>
      <w:r w:rsidR="00F00C31">
        <w:t>was</w:t>
      </w:r>
      <w:r>
        <w:t xml:space="preserve"> 3cm). These points represent</w:t>
      </w:r>
      <w:r w:rsidR="00F00C31">
        <w:t>ed</w:t>
      </w:r>
      <w:r>
        <w:t xml:space="preserve"> the proportion of path traveled</w:t>
      </w:r>
      <w:r w:rsidR="00145718">
        <w:t xml:space="preserve"> until each point</w:t>
      </w:r>
      <w:r>
        <w:t>.</w:t>
      </w:r>
    </w:p>
    <w:p w14:paraId="1B7E9AD3" w14:textId="0BCFD95E" w:rsidR="001E0823" w:rsidRDefault="001E0823" w:rsidP="006238E0">
      <w:pPr>
        <w:pStyle w:val="Heading3"/>
      </w:pPr>
      <w:bookmarkStart w:id="20" w:name="_Toc114469885"/>
      <w:r>
        <w:t>Variables extraction</w:t>
      </w:r>
      <w:bookmarkEnd w:id="20"/>
    </w:p>
    <w:p w14:paraId="3FD2B015" w14:textId="43A935B9" w:rsidR="001E0823" w:rsidRDefault="00AA1B21" w:rsidP="00723227">
      <w:pPr>
        <w:ind w:firstLine="0"/>
      </w:pPr>
      <w:r>
        <w:t xml:space="preserve">The congruency effect was estimated </w:t>
      </w:r>
      <w:r w:rsidR="00D542A7">
        <w:t>with</w:t>
      </w:r>
      <w:r>
        <w:t xml:space="preserve"> </w:t>
      </w:r>
      <w:r w:rsidR="0079639D">
        <w:t xml:space="preserve">five </w:t>
      </w:r>
      <w:r w:rsidR="00145718">
        <w:t>reaching</w:t>
      </w:r>
      <w:r w:rsidR="00FB5371">
        <w:t xml:space="preserve"> </w:t>
      </w:r>
      <w:r w:rsidR="00F46DD3">
        <w:t>parameters: (a) reach area</w:t>
      </w:r>
      <w:r w:rsidR="00B55D74">
        <w:t xml:space="preserve">, </w:t>
      </w:r>
      <w:r w:rsidR="00D542A7">
        <w:t>defined as the area</w:t>
      </w:r>
      <w:r w:rsidR="001B187C">
        <w:t xml:space="preserve"> confined</w:t>
      </w:r>
      <w:r w:rsidR="00D542A7">
        <w:t xml:space="preserve"> between </w:t>
      </w:r>
      <w:r w:rsidR="0057216E">
        <w:t xml:space="preserve">the average trajectory to the left side when the </w:t>
      </w:r>
      <w:r w:rsidR="00FB5371">
        <w:t>correct answer is on the left and the average trajectory to the right when the correct answer is on the right</w:t>
      </w:r>
      <w:r w:rsidR="00DE0E1F">
        <w:t xml:space="preserve">; (b) </w:t>
      </w:r>
      <w:r w:rsidR="00433F9B">
        <w:t>reaction time</w:t>
      </w:r>
      <w:r w:rsidR="00B55D74">
        <w:t>, defined as</w:t>
      </w:r>
      <w:r w:rsidR="00433F9B">
        <w:t xml:space="preserve"> the </w:t>
      </w:r>
      <w:r w:rsidR="00821C89">
        <w:t xml:space="preserve">time from stimulus presentation up to </w:t>
      </w:r>
      <w:r w:rsidR="00821C89" w:rsidRPr="009E0B5B">
        <w:t xml:space="preserve">movement </w:t>
      </w:r>
      <w:r w:rsidR="009A594B" w:rsidRPr="009E0B5B">
        <w:t>onset</w:t>
      </w:r>
      <w:r w:rsidR="009C570B">
        <w:t xml:space="preserve">. </w:t>
      </w:r>
      <w:r w:rsidR="00145718" w:rsidRPr="004225D2">
        <w:t>Movement onset</w:t>
      </w:r>
      <w:r w:rsidR="009E0B5B">
        <w:t xml:space="preserve"> and </w:t>
      </w:r>
      <w:r w:rsidR="009E0B5B" w:rsidRPr="004225D2">
        <w:t>movement offset</w:t>
      </w:r>
      <w:r w:rsidR="009E0B5B">
        <w:t xml:space="preserve"> </w:t>
      </w:r>
      <w:r w:rsidR="00A03F41">
        <w:t>were</w:t>
      </w:r>
      <w:r w:rsidR="00685F7A">
        <w:t xml:space="preserve"> </w:t>
      </w:r>
      <w:r w:rsidR="009E0B5B">
        <w:t>distinguished from reaching onset and offset.</w:t>
      </w:r>
      <w:r w:rsidR="00145718">
        <w:t xml:space="preserve"> </w:t>
      </w:r>
      <w:r w:rsidR="009E0B5B" w:rsidRPr="008C0FF6">
        <w:rPr>
          <w:i/>
          <w:iCs/>
        </w:rPr>
        <w:t>Movement onset</w:t>
      </w:r>
      <w:r w:rsidR="009E0B5B">
        <w:t xml:space="preserve"> </w:t>
      </w:r>
      <w:r w:rsidR="00E321D9">
        <w:t>was</w:t>
      </w:r>
      <w:r w:rsidR="009E0B5B">
        <w:t xml:space="preserve"> </w:t>
      </w:r>
      <w:r w:rsidR="005144B7">
        <w:t xml:space="preserve">detected once the </w:t>
      </w:r>
      <w:r w:rsidR="004225D2">
        <w:t xml:space="preserve">Euclidean distance from the starting point </w:t>
      </w:r>
      <w:r w:rsidR="00E321D9">
        <w:t>was</w:t>
      </w:r>
      <w:r w:rsidR="004225D2">
        <w:t xml:space="preserve"> greater than </w:t>
      </w:r>
      <w:r w:rsidR="00847BD3">
        <w:t>2</w:t>
      </w:r>
      <w:r w:rsidR="006400A3">
        <w:t xml:space="preserve">cm. </w:t>
      </w:r>
      <w:r w:rsidR="006400A3" w:rsidRPr="00050477">
        <w:rPr>
          <w:i/>
          <w:iCs/>
          <w:rPrChange w:id="21" w:author="Chen Heller" w:date="2022-09-19T11:43:00Z">
            <w:rPr/>
          </w:rPrChange>
        </w:rPr>
        <w:t>Movement offset</w:t>
      </w:r>
      <w:r w:rsidR="006400A3">
        <w:t xml:space="preserve"> </w:t>
      </w:r>
      <w:r w:rsidR="00E321D9">
        <w:t>was</w:t>
      </w:r>
      <w:r w:rsidR="004225D2">
        <w:t xml:space="preserve"> </w:t>
      </w:r>
      <w:r w:rsidR="00BF7AD9">
        <w:t xml:space="preserve">recognized once the </w:t>
      </w:r>
      <w:r w:rsidR="00971976">
        <w:t xml:space="preserve">distance from the screen on the Z axis </w:t>
      </w:r>
      <w:r w:rsidR="00E321D9">
        <w:t>was</w:t>
      </w:r>
      <w:r w:rsidR="00971976">
        <w:t xml:space="preserve"> shorter than 3cm</w:t>
      </w:r>
      <w:r w:rsidR="00BF2C93">
        <w:t>;</w:t>
      </w:r>
      <w:r w:rsidR="000C456B">
        <w:t xml:space="preserve"> (c) </w:t>
      </w:r>
      <w:r w:rsidR="004C3803">
        <w:t xml:space="preserve">movement </w:t>
      </w:r>
      <w:r w:rsidR="00BF2C93">
        <w:t>duration</w:t>
      </w:r>
      <w:r w:rsidR="00B55D74">
        <w:t xml:space="preserve">, defined as </w:t>
      </w:r>
      <w:r w:rsidR="004C3803">
        <w:t xml:space="preserve">the time from </w:t>
      </w:r>
      <w:r w:rsidR="004C3803" w:rsidRPr="008C0FF6">
        <w:t>movement onset</w:t>
      </w:r>
      <w:r w:rsidR="004C3803">
        <w:t xml:space="preserve"> until the screen </w:t>
      </w:r>
      <w:r w:rsidR="00E321D9">
        <w:t>was</w:t>
      </w:r>
      <w:r w:rsidR="004C3803">
        <w:t xml:space="preserve"> reached</w:t>
      </w:r>
      <w:r w:rsidR="008704D6">
        <w:t xml:space="preserve">; </w:t>
      </w:r>
      <w:r w:rsidR="00DA350E">
        <w:t>(</w:t>
      </w:r>
      <w:r w:rsidR="009F71F7">
        <w:t>d</w:t>
      </w:r>
      <w:r w:rsidR="00DA350E">
        <w:t>) changes of mind</w:t>
      </w:r>
      <w:r w:rsidR="001F4C86">
        <w:t xml:space="preserve"> (COM)</w:t>
      </w:r>
      <w:r w:rsidR="00D3670B">
        <w:t xml:space="preserve">, </w:t>
      </w:r>
      <w:r w:rsidR="003B295C">
        <w:t xml:space="preserve">defined as </w:t>
      </w:r>
      <w:r w:rsidR="00ED05EE">
        <w:t>the number of changes in implied goal</w:t>
      </w:r>
      <w:r w:rsidR="00045865">
        <w:t xml:space="preserve"> along a </w:t>
      </w:r>
      <w:r w:rsidR="004B0CC2">
        <w:t xml:space="preserve">single </w:t>
      </w:r>
      <w:r w:rsidR="00045865">
        <w:t xml:space="preserve">trial's trajectory. </w:t>
      </w:r>
      <w:r w:rsidR="004B0CC2">
        <w:t xml:space="preserve">The implied goal </w:t>
      </w:r>
      <w:r w:rsidR="00D4213C">
        <w:t>was indicated by</w:t>
      </w:r>
      <w:r w:rsidR="00045865">
        <w:t xml:space="preserve"> </w:t>
      </w:r>
      <w:r w:rsidR="00ED05EE">
        <w:t>the side where the current tangent to the trajectory met the screen</w:t>
      </w:r>
      <w:r w:rsidR="003B295C">
        <w:t>; (</w:t>
      </w:r>
      <w:r w:rsidR="009F71F7">
        <w:t>e</w:t>
      </w:r>
      <w:r w:rsidR="003B295C">
        <w:t>) distance traveled</w:t>
      </w:r>
      <w:r w:rsidR="0025568C">
        <w:t xml:space="preserve">, defined as the </w:t>
      </w:r>
      <w:r w:rsidR="003B295C">
        <w:t xml:space="preserve">sum of Euclidean distances between </w:t>
      </w:r>
      <w:r w:rsidR="00400848">
        <w:t xml:space="preserve">the </w:t>
      </w:r>
      <w:r w:rsidR="003B295C">
        <w:t xml:space="preserve">samples </w:t>
      </w:r>
      <w:r w:rsidR="00400848">
        <w:t>of a single trial</w:t>
      </w:r>
      <w:r w:rsidR="003B295C">
        <w:t>.</w:t>
      </w:r>
    </w:p>
    <w:p w14:paraId="2833F9BE" w14:textId="46180B2A" w:rsidR="003F77CF" w:rsidRDefault="003F77CF" w:rsidP="006238E0">
      <w:pPr>
        <w:pStyle w:val="Heading3"/>
      </w:pPr>
      <w:bookmarkStart w:id="22" w:name="_Toc114469886"/>
      <w:r>
        <w:t>Exclusion criteria</w:t>
      </w:r>
      <w:bookmarkEnd w:id="22"/>
    </w:p>
    <w:p w14:paraId="278BD072" w14:textId="67D1C8AB" w:rsidR="00823CFE" w:rsidRDefault="00F70C75" w:rsidP="00723227">
      <w:pPr>
        <w:ind w:firstLine="0"/>
      </w:pPr>
      <w:r>
        <w:t xml:space="preserve">Trials </w:t>
      </w:r>
      <w:r w:rsidR="00E403CC">
        <w:t xml:space="preserve">in which </w:t>
      </w:r>
      <w:r w:rsidR="009C0FF0">
        <w:t xml:space="preserve">either </w:t>
      </w:r>
      <w:r w:rsidR="00E403CC">
        <w:t xml:space="preserve">a technical malfunction </w:t>
      </w:r>
      <w:r w:rsidR="009C0FF0">
        <w:t>occurred,</w:t>
      </w:r>
      <w:r w:rsidR="00E403CC">
        <w:t xml:space="preserve"> or a problematic response was given, </w:t>
      </w:r>
      <w:r w:rsidR="009C0FF0">
        <w:t>as well as trial</w:t>
      </w:r>
      <w:r w:rsidR="001739AD">
        <w:t>s</w:t>
      </w:r>
      <w:r w:rsidR="009C0FF0">
        <w:t xml:space="preserve"> that </w:t>
      </w:r>
      <w:r>
        <w:t>had a visibility rating that is higher than one</w:t>
      </w:r>
      <w:r w:rsidR="009C0FF0">
        <w:t>,</w:t>
      </w:r>
      <w:r>
        <w:t xml:space="preserve"> were excluded from the analysis.</w:t>
      </w:r>
      <w:r w:rsidR="00735979">
        <w:t xml:space="preserve"> </w:t>
      </w:r>
      <w:r w:rsidR="00C3475E">
        <w:t xml:space="preserve">A technical malfunction </w:t>
      </w:r>
      <w:r w:rsidR="00FF0D06">
        <w:t>alludes to</w:t>
      </w:r>
      <w:r w:rsidR="009E495C">
        <w:t xml:space="preserve"> </w:t>
      </w:r>
      <w:r w:rsidR="00180C5F">
        <w:t>trajector</w:t>
      </w:r>
      <w:r w:rsidR="009E495C">
        <w:t>ies that</w:t>
      </w:r>
      <w:r w:rsidR="00180C5F">
        <w:t xml:space="preserve"> </w:t>
      </w:r>
      <w:r w:rsidR="00F51AD1">
        <w:t xml:space="preserve">had less than </w:t>
      </w:r>
      <w:r w:rsidR="00C3475E">
        <w:t xml:space="preserve">100ms of </w:t>
      </w:r>
      <w:r w:rsidR="00180C5F">
        <w:t xml:space="preserve">existing </w:t>
      </w:r>
      <w:r w:rsidR="00C3475E">
        <w:t xml:space="preserve">data </w:t>
      </w:r>
      <w:r w:rsidR="007116EB">
        <w:t xml:space="preserve">or more than 100ms of missing data, or </w:t>
      </w:r>
      <w:r w:rsidR="009E495C">
        <w:t xml:space="preserve">trials in which </w:t>
      </w:r>
      <w:r w:rsidR="007116EB">
        <w:t xml:space="preserve">the </w:t>
      </w:r>
      <w:r w:rsidR="00923E83">
        <w:t>stimuli</w:t>
      </w:r>
      <w:r w:rsidR="007116EB">
        <w:t xml:space="preserve"> duration was incorrect</w:t>
      </w:r>
      <w:r w:rsidR="00C57EC0">
        <w:t xml:space="preserve">. </w:t>
      </w:r>
      <w:r w:rsidR="00CA7AF7">
        <w:t>P</w:t>
      </w:r>
      <w:r w:rsidR="00DC26B3">
        <w:t>roblematic response</w:t>
      </w:r>
      <w:r w:rsidR="00CA7AF7">
        <w:t xml:space="preserve">s include </w:t>
      </w:r>
      <w:r w:rsidR="001537B9">
        <w:t xml:space="preserve">incorrect answers and </w:t>
      </w:r>
      <w:r w:rsidR="00CA7AF7">
        <w:t>trajectories that missed the target by more than 12cm</w:t>
      </w:r>
      <w:r w:rsidR="001537B9">
        <w:t xml:space="preserve">, as well as </w:t>
      </w:r>
      <w:r w:rsidR="00855B75">
        <w:t xml:space="preserve">reaching </w:t>
      </w:r>
      <w:r w:rsidR="001537B9">
        <w:t>movements</w:t>
      </w:r>
      <w:r w:rsidR="00855B75">
        <w:t xml:space="preserve"> </w:t>
      </w:r>
      <w:r w:rsidR="00FB37A2">
        <w:t xml:space="preserve">that were </w:t>
      </w:r>
      <w:r w:rsidR="00CE439B">
        <w:t xml:space="preserve">shorter </w:t>
      </w:r>
      <w:r w:rsidR="00C73ED8">
        <w:t xml:space="preserve">– when measured along the z axis – </w:t>
      </w:r>
      <w:r w:rsidR="00CE439B">
        <w:t xml:space="preserve">than the </w:t>
      </w:r>
      <w:r w:rsidR="00697FF7">
        <w:t>distance between the start</w:t>
      </w:r>
      <w:r w:rsidR="00963730">
        <w:t>ing p</w:t>
      </w:r>
      <w:r w:rsidR="00060B5C">
        <w:t>oi</w:t>
      </w:r>
      <w:r w:rsidR="00963730">
        <w:t>nt and the screen, minus</w:t>
      </w:r>
      <w:r w:rsidR="0082310B">
        <w:t xml:space="preserve"> a </w:t>
      </w:r>
      <w:r w:rsidR="00060B5C">
        <w:t>three-centimeter</w:t>
      </w:r>
      <w:r w:rsidR="0082310B">
        <w:t xml:space="preserve"> allowance that accounts for small variations in </w:t>
      </w:r>
      <w:r w:rsidR="002C1431">
        <w:t xml:space="preserve">reaching </w:t>
      </w:r>
      <w:r w:rsidR="0082310B">
        <w:t>onset.</w:t>
      </w:r>
      <w:r w:rsidR="00AC1A47">
        <w:t xml:space="preserve"> Finally, slow movements</w:t>
      </w:r>
      <w:r w:rsidR="00C641FC">
        <w:rPr>
          <w:rFonts w:hint="cs"/>
          <w:rtl/>
        </w:rPr>
        <w:t xml:space="preserve"> </w:t>
      </w:r>
      <w:r w:rsidR="00C641FC">
        <w:t>were disqualified</w:t>
      </w:r>
      <w:r w:rsidR="00AC1A47">
        <w:t xml:space="preserve"> </w:t>
      </w:r>
      <w:r w:rsidR="00C641FC">
        <w:t xml:space="preserve">if they </w:t>
      </w:r>
      <w:r w:rsidR="0041233D">
        <w:t xml:space="preserve">were located more than 3 </w:t>
      </w:r>
      <w:r w:rsidR="00A8680A">
        <w:t xml:space="preserve">standard deviations (SD) </w:t>
      </w:r>
      <w:r w:rsidR="0041233D">
        <w:t xml:space="preserve">from the </w:t>
      </w:r>
      <w:r w:rsidR="00327FC8">
        <w:t xml:space="preserve">average movement duration across </w:t>
      </w:r>
      <w:r w:rsidR="00953E48">
        <w:t xml:space="preserve">the participant's correctly answered </w:t>
      </w:r>
      <w:r w:rsidR="00327FC8">
        <w:t xml:space="preserve">trials that </w:t>
      </w:r>
      <w:r w:rsidR="00C72721">
        <w:t>did not have missing data</w:t>
      </w:r>
      <w:r w:rsidR="00953E48">
        <w:t>.</w:t>
      </w:r>
    </w:p>
    <w:p w14:paraId="459C7EAD" w14:textId="3C2FA502" w:rsidR="000E1974" w:rsidRDefault="002057FC" w:rsidP="006238E0">
      <w:pPr>
        <w:pStyle w:val="Heading3"/>
      </w:pPr>
      <w:bookmarkStart w:id="23" w:name="_Toc114469887"/>
      <w:r>
        <w:lastRenderedPageBreak/>
        <w:t>Results</w:t>
      </w:r>
      <w:bookmarkEnd w:id="23"/>
    </w:p>
    <w:p w14:paraId="7ECA8D04" w14:textId="12A580FB" w:rsidR="00587CF1" w:rsidRDefault="00F50E45" w:rsidP="00723227">
      <w:pPr>
        <w:ind w:firstLine="0"/>
        <w:rPr>
          <w:rtl/>
        </w:rPr>
      </w:pPr>
      <w:r>
        <w:t xml:space="preserve">Prime visibility: </w:t>
      </w:r>
      <w:r w:rsidR="00587CF1">
        <w:t xml:space="preserve">overall, </w:t>
      </w:r>
      <w:r w:rsidR="00AE68FF">
        <w:t>71.</w:t>
      </w:r>
      <w:r w:rsidR="000418CC">
        <w:t>94</w:t>
      </w:r>
      <w:r w:rsidR="00587CF1">
        <w:t xml:space="preserve">% of the trials were rated as visibility 1, </w:t>
      </w:r>
      <w:r w:rsidR="00CB5E6E">
        <w:t>2</w:t>
      </w:r>
      <w:r w:rsidR="00AE68FF">
        <w:t>3</w:t>
      </w:r>
      <w:r w:rsidR="00CB5E6E">
        <w:t>.</w:t>
      </w:r>
      <w:r w:rsidR="000418CC">
        <w:t>41</w:t>
      </w:r>
      <w:r w:rsidR="00587CF1">
        <w:t xml:space="preserve">% as visibility 2, </w:t>
      </w:r>
      <w:r w:rsidR="00CB5E6E">
        <w:t>3.</w:t>
      </w:r>
      <w:r w:rsidR="00AE68FF">
        <w:t>6</w:t>
      </w:r>
      <w:r w:rsidR="000418CC">
        <w:t>9</w:t>
      </w:r>
      <w:r w:rsidR="00587CF1">
        <w:t xml:space="preserve">% as visibility 3 and </w:t>
      </w:r>
      <w:r w:rsidR="00CB5E6E">
        <w:t>0.</w:t>
      </w:r>
      <w:r w:rsidR="000418CC">
        <w:t>95</w:t>
      </w:r>
      <w:r w:rsidR="00587CF1">
        <w:t xml:space="preserve">% as visibility 4. </w:t>
      </w:r>
      <w:r w:rsidR="00723227">
        <w:t xml:space="preserve">Because using </w:t>
      </w:r>
      <w:r w:rsidR="00981BF0">
        <w:t xml:space="preserve">identical primes and target words </w:t>
      </w:r>
      <w:r>
        <w:t xml:space="preserve">in the congruent condition </w:t>
      </w:r>
      <w:r w:rsidR="00981BF0">
        <w:t xml:space="preserve">biases the </w:t>
      </w:r>
      <w:r>
        <w:t xml:space="preserve">responses towards the </w:t>
      </w:r>
      <w:r w:rsidR="00AD1964">
        <w:t>target,</w:t>
      </w:r>
      <w:r w:rsidR="00723227">
        <w:t xml:space="preserve"> </w:t>
      </w:r>
      <w:r>
        <w:t xml:space="preserve">I </w:t>
      </w:r>
      <w:r w:rsidR="00F77DA2">
        <w:t xml:space="preserve">only </w:t>
      </w:r>
      <w:r>
        <w:t xml:space="preserve">analyzed </w:t>
      </w:r>
      <w:r w:rsidR="00F77DA2">
        <w:t xml:space="preserve">the responses in the incongruent condition to estimate prime visibility. </w:t>
      </w:r>
      <w:r w:rsidR="00CD5910">
        <w:t xml:space="preserve">When participants rated the </w:t>
      </w:r>
      <w:r w:rsidR="009466C3">
        <w:t xml:space="preserve">prime as invisible, they </w:t>
      </w:r>
      <w:r w:rsidR="00F77DA2">
        <w:t xml:space="preserve">were not better than chance at recognizing </w:t>
      </w:r>
      <w:r w:rsidR="009466C3">
        <w:t>it</w:t>
      </w:r>
      <w:r w:rsidR="00FE0063">
        <w:t xml:space="preserve">, </w:t>
      </w:r>
      <w:r w:rsidR="00F77DA2">
        <w:t>M = 50.6</w:t>
      </w:r>
      <w:r w:rsidR="00BB59C8">
        <w:t>4</w:t>
      </w:r>
      <w:r w:rsidR="00F77DA2">
        <w:t>%,</w:t>
      </w:r>
      <w:r w:rsidR="006C3D2D">
        <w:t xml:space="preserve"> </w:t>
      </w:r>
      <w:r w:rsidR="00AC73D8">
        <w:t>SD</w:t>
      </w:r>
      <w:r w:rsidR="006C3D2D">
        <w:t xml:space="preserve"> = </w:t>
      </w:r>
      <w:r w:rsidR="00F21387">
        <w:t>3.</w:t>
      </w:r>
      <w:r w:rsidR="00BB59C8">
        <w:t>41</w:t>
      </w:r>
      <w:r w:rsidR="006C3D2D">
        <w:t>,</w:t>
      </w:r>
      <w:r w:rsidR="00F77DA2">
        <w:t xml:space="preserve"> t</w:t>
      </w:r>
      <w:r w:rsidR="00FE0063" w:rsidRPr="00E516F7">
        <w:t>(9)</w:t>
      </w:r>
      <w:r w:rsidR="00F77DA2">
        <w:t xml:space="preserve"> = 0.59, </w:t>
      </w:r>
      <w:r w:rsidR="00FE0063">
        <w:t>p = 0.56</w:t>
      </w:r>
      <w:r w:rsidR="00BB59C8">
        <w:t>0</w:t>
      </w:r>
      <w:r w:rsidR="00FE0063">
        <w:t>,</w:t>
      </w:r>
      <w:r w:rsidR="006C3D2D">
        <w:t xml:space="preserve"> 95%</w:t>
      </w:r>
      <w:r w:rsidR="00FE0063">
        <w:t xml:space="preserve"> </w:t>
      </w:r>
      <w:r w:rsidR="00F77DA2">
        <w:t>CI = [</w:t>
      </w:r>
      <w:r w:rsidR="00F21387">
        <w:t>48.2</w:t>
      </w:r>
      <w:r w:rsidR="00485394">
        <w:t>0</w:t>
      </w:r>
      <w:r w:rsidR="00F77DA2">
        <w:t xml:space="preserve">, </w:t>
      </w:r>
      <w:r w:rsidR="00F21387">
        <w:t>53</w:t>
      </w:r>
      <w:r w:rsidR="00485394">
        <w:t>.09</w:t>
      </w:r>
      <w:r w:rsidR="00F77DA2">
        <w:t xml:space="preserve">]. </w:t>
      </w:r>
      <w:r w:rsidR="00587CF1">
        <w:t>Th</w:t>
      </w:r>
      <w:r w:rsidR="000153C5">
        <w:t>u</w:t>
      </w:r>
      <w:r w:rsidR="00587CF1">
        <w:t>s</w:t>
      </w:r>
      <w:r w:rsidR="000153C5">
        <w:t>,</w:t>
      </w:r>
      <w:r w:rsidR="00587CF1">
        <w:t xml:space="preserve"> </w:t>
      </w:r>
      <w:r w:rsidR="000153C5">
        <w:t xml:space="preserve">both the subjective and the objective measures </w:t>
      </w:r>
      <w:r w:rsidR="00587CF1">
        <w:t>confirm</w:t>
      </w:r>
      <w:r w:rsidR="000153C5">
        <w:t xml:space="preserve"> that masking was effective in rendering the stimuli invisible.</w:t>
      </w:r>
    </w:p>
    <w:p w14:paraId="217D71AD" w14:textId="215007F5" w:rsidR="004D5003" w:rsidRDefault="00EE27A0" w:rsidP="0046480E">
      <w:r>
        <w:t>Congruency effect</w:t>
      </w:r>
      <w:r w:rsidR="00AF0D06">
        <w:t>:</w:t>
      </w:r>
      <w:r>
        <w:t xml:space="preserve"> </w:t>
      </w:r>
      <w:r w:rsidR="001A3124">
        <w:t xml:space="preserve">All the comparisons between the congruent and incongruent conditions in all four experiments were corrected for multiple comparisons using the Tree-BH </w:t>
      </w:r>
      <w:r w:rsidR="00BB4D09">
        <w:t>(</w:t>
      </w:r>
      <w:r w:rsidR="00D27F4B">
        <w:fldChar w:fldCharType="begin"/>
      </w:r>
      <w:r w:rsidR="00D27F4B">
        <w:instrText xml:space="preserve"> REF _Ref114050197 \h </w:instrText>
      </w:r>
      <w:r w:rsidR="00D27F4B">
        <w:fldChar w:fldCharType="separate"/>
      </w:r>
      <w:r w:rsidR="00D27F4B">
        <w:t xml:space="preserve">Supplementary Figure </w:t>
      </w:r>
      <w:r w:rsidR="00D27F4B">
        <w:rPr>
          <w:noProof/>
        </w:rPr>
        <w:t>1</w:t>
      </w:r>
      <w:r w:rsidR="00D27F4B">
        <w:fldChar w:fldCharType="end"/>
      </w:r>
      <w:r w:rsidR="00D27F4B">
        <w:t xml:space="preserve">) </w:t>
      </w:r>
      <w:r w:rsidR="001A3124">
        <w:t xml:space="preserve">method suggested in </w:t>
      </w:r>
      <w:r w:rsidR="001A3124">
        <w:fldChar w:fldCharType="begin"/>
      </w:r>
      <w:r w:rsidR="001A3124">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rsidR="001A3124">
        <w:fldChar w:fldCharType="separate"/>
      </w:r>
      <w:r w:rsidR="001A3124" w:rsidRPr="00283780">
        <w:rPr>
          <w:rFonts w:ascii="Times New Roman" w:hAnsi="Times New Roman" w:cs="Times New Roman"/>
        </w:rPr>
        <w:t xml:space="preserve">Bogomolov et al. </w:t>
      </w:r>
      <w:r w:rsidR="001A3124">
        <w:rPr>
          <w:rFonts w:ascii="Times New Roman" w:hAnsi="Times New Roman" w:cs="Times New Roman"/>
        </w:rPr>
        <w:t>(</w:t>
      </w:r>
      <w:r w:rsidR="001A3124" w:rsidRPr="00283780">
        <w:rPr>
          <w:rFonts w:ascii="Times New Roman" w:hAnsi="Times New Roman" w:cs="Times New Roman"/>
        </w:rPr>
        <w:t>2021</w:t>
      </w:r>
      <w:r w:rsidR="001A3124">
        <w:fldChar w:fldCharType="end"/>
      </w:r>
      <w:r w:rsidR="001A3124">
        <w:t>)</w:t>
      </w:r>
      <w:r w:rsidR="00754A46">
        <w:t xml:space="preserve">. In addition, normality of the residuals was tested with </w:t>
      </w:r>
      <w:ins w:id="24" w:author="Chen Heller" w:date="2022-09-19T11:47:00Z">
        <w:r w:rsidR="002F604E">
          <w:t xml:space="preserve">a </w:t>
        </w:r>
      </w:ins>
      <w:r w:rsidR="00754A46">
        <w:t>QQ-plot</w:t>
      </w:r>
      <w:r w:rsidR="00406C31">
        <w:t>,</w:t>
      </w:r>
      <w:r w:rsidR="00754A46">
        <w:t xml:space="preserve"> and </w:t>
      </w:r>
      <w:r w:rsidR="00406C31">
        <w:t xml:space="preserve">a permutation test </w:t>
      </w:r>
      <w:r w:rsidR="00B148DB">
        <w:t>(</w:t>
      </w:r>
      <w:r w:rsidR="00B148DB">
        <w:fldChar w:fldCharType="begin"/>
      </w:r>
      <w:r w:rsidR="004903FB">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rsidR="00B148DB">
        <w:fldChar w:fldCharType="separate"/>
      </w:r>
      <w:r w:rsidR="00B148DB" w:rsidRPr="0046480E">
        <w:rPr>
          <w:rFonts w:ascii="Times New Roman" w:hAnsi="Times New Roman" w:cs="Times New Roman"/>
        </w:rPr>
        <w:t>Kohl, 2019</w:t>
      </w:r>
      <w:r w:rsidR="00B148DB">
        <w:fldChar w:fldCharType="end"/>
      </w:r>
      <w:r w:rsidR="00B148DB">
        <w:t xml:space="preserve">) </w:t>
      </w:r>
      <w:r w:rsidR="00406C31">
        <w:t>was use</w:t>
      </w:r>
      <w:r w:rsidR="002A6955">
        <w:t>d</w:t>
      </w:r>
      <w:r w:rsidR="00406C31">
        <w:t xml:space="preserve"> to assess differences in </w:t>
      </w:r>
      <w:r w:rsidR="00145C16">
        <w:t xml:space="preserve">variables that did not pass </w:t>
      </w:r>
      <w:r w:rsidR="00406C31">
        <w:t>the normality</w:t>
      </w:r>
      <w:r w:rsidR="008043D7">
        <w:t xml:space="preserve"> test</w:t>
      </w:r>
      <w:r w:rsidR="00006F56">
        <w:t xml:space="preserve"> (</w:t>
      </w:r>
      <w:r w:rsidR="00DF51BA">
        <w:t>f</w:t>
      </w:r>
      <w:r w:rsidR="00006F56">
        <w:t>or a list</w:t>
      </w:r>
      <w:r w:rsidR="002A45A3">
        <w:t xml:space="preserve"> </w:t>
      </w:r>
      <w:r w:rsidR="00006F56">
        <w:t xml:space="preserve">of </w:t>
      </w:r>
      <w:r w:rsidR="00424D9F">
        <w:t xml:space="preserve">such </w:t>
      </w:r>
      <w:r w:rsidR="00006F56">
        <w:t>variables see</w:t>
      </w:r>
      <w:r w:rsidR="00243F3B">
        <w:t xml:space="preserve"> </w:t>
      </w:r>
      <w:r w:rsidR="00BB21CF">
        <w:fldChar w:fldCharType="begin"/>
      </w:r>
      <w:r w:rsidR="00BB21CF">
        <w:instrText xml:space="preserve"> REF _Ref114128122 \h </w:instrText>
      </w:r>
      <w:r w:rsidR="00BB21CF">
        <w:fldChar w:fldCharType="separate"/>
      </w:r>
      <w:r w:rsidR="00BB21CF">
        <w:t xml:space="preserve">Supplementary Figure </w:t>
      </w:r>
      <w:r w:rsidR="00BB21CF">
        <w:rPr>
          <w:noProof/>
        </w:rPr>
        <w:t>2</w:t>
      </w:r>
      <w:r w:rsidR="00BB21CF">
        <w:fldChar w:fldCharType="end"/>
      </w:r>
      <w:r w:rsidR="0019704E">
        <w:t>)</w:t>
      </w:r>
      <w:r w:rsidR="00877E08">
        <w:t xml:space="preserve">. </w:t>
      </w:r>
      <w:r w:rsidR="00F87BD6">
        <w:t>In Experiment 1, n</w:t>
      </w:r>
      <w:r w:rsidR="00355822">
        <w:t>o difference</w:t>
      </w:r>
      <w:r w:rsidR="00877E08">
        <w:t>s</w:t>
      </w:r>
      <w:r w:rsidR="00355822">
        <w:t xml:space="preserve"> </w:t>
      </w:r>
      <w:r w:rsidR="00877E08">
        <w:t xml:space="preserve">were </w:t>
      </w:r>
      <w:r w:rsidR="00355822">
        <w:t>found between the congruent and incongruent conditions</w:t>
      </w:r>
      <w:r w:rsidR="00814D48">
        <w:t xml:space="preserve"> (</w:t>
      </w:r>
      <w:r w:rsidR="00814D48">
        <w:fldChar w:fldCharType="begin"/>
      </w:r>
      <w:r w:rsidR="00814D48">
        <w:instrText xml:space="preserve"> REF _Ref113876063 \h </w:instrText>
      </w:r>
      <w:r w:rsidR="00814D48">
        <w:fldChar w:fldCharType="separate"/>
      </w:r>
      <w:r w:rsidR="00814D48">
        <w:t xml:space="preserve">Figure </w:t>
      </w:r>
      <w:r w:rsidR="00814D48">
        <w:rPr>
          <w:noProof/>
        </w:rPr>
        <w:t>3</w:t>
      </w:r>
      <w:r w:rsidR="00814D48">
        <w:fldChar w:fldCharType="end"/>
      </w:r>
      <w:r w:rsidR="00814D48">
        <w:t>)</w:t>
      </w:r>
      <w:r w:rsidR="00355822">
        <w:t>. H</w:t>
      </w:r>
      <w:r w:rsidR="001B79B5">
        <w:t>owever</w:t>
      </w:r>
      <w:r w:rsidR="00355822">
        <w:t>,</w:t>
      </w:r>
      <w:r w:rsidR="001B79B5">
        <w:t xml:space="preserve"> </w:t>
      </w:r>
      <w:r w:rsidR="00245008">
        <w:t xml:space="preserve">small trends were </w:t>
      </w:r>
      <w:r w:rsidR="000F51E1">
        <w:t>observed</w:t>
      </w:r>
      <w:r w:rsidR="0049323C">
        <w:t xml:space="preserve">, specifically </w:t>
      </w:r>
      <w:r w:rsidR="00245008">
        <w:t xml:space="preserve">in the reach area which was </w:t>
      </w:r>
      <w:r w:rsidR="00C60609">
        <w:t xml:space="preserve">numerically </w:t>
      </w:r>
      <w:r w:rsidR="000F51E1">
        <w:t>smaller in the incongruent condition</w:t>
      </w:r>
      <w:r w:rsidR="00245008">
        <w:t xml:space="preserve"> </w:t>
      </w:r>
      <w:r w:rsidR="000F51E1">
        <w:t xml:space="preserve">and reaction time which was </w:t>
      </w:r>
      <w:r w:rsidR="00C60609">
        <w:t xml:space="preserve">numerically </w:t>
      </w:r>
      <w:r w:rsidR="000F51E1">
        <w:t>longer</w:t>
      </w:r>
      <w:r w:rsidR="00935BF6">
        <w:t xml:space="preserve"> (</w:t>
      </w:r>
      <w:r w:rsidR="00935BF6">
        <w:fldChar w:fldCharType="begin"/>
      </w:r>
      <w:r w:rsidR="00935BF6">
        <w:instrText xml:space="preserve"> REF _Ref114067851 \h </w:instrText>
      </w:r>
      <w:r w:rsidR="00935BF6">
        <w:fldChar w:fldCharType="separate"/>
      </w:r>
      <w:r w:rsidR="00935BF6">
        <w:t xml:space="preserve">Table </w:t>
      </w:r>
      <w:r w:rsidR="00935BF6">
        <w:rPr>
          <w:noProof/>
        </w:rPr>
        <w:t>1</w:t>
      </w:r>
      <w:r w:rsidR="00935BF6">
        <w:fldChar w:fldCharType="end"/>
      </w:r>
      <w:r w:rsidR="00935BF6">
        <w:t>).</w:t>
      </w:r>
    </w:p>
    <w:p w14:paraId="0A8511A4" w14:textId="77777777" w:rsidR="004545CA" w:rsidRDefault="004545CA" w:rsidP="004545CA">
      <w:pPr>
        <w:ind w:firstLine="0"/>
      </w:pPr>
    </w:p>
    <w:p w14:paraId="77E035F3" w14:textId="3012CD4B" w:rsidR="004545CA" w:rsidRDefault="004545CA" w:rsidP="00EE3C0C">
      <w:pPr>
        <w:pStyle w:val="Caption"/>
        <w:keepNext/>
      </w:pPr>
      <w:bookmarkStart w:id="25" w:name="_Ref114067851"/>
      <w:r>
        <w:t xml:space="preserve">Table </w:t>
      </w:r>
      <w:fldSimple w:instr=" SEQ Table \* ARABIC ">
        <w:r w:rsidR="002436A8">
          <w:rPr>
            <w:noProof/>
          </w:rPr>
          <w:t>1</w:t>
        </w:r>
      </w:fldSimple>
      <w:bookmarkEnd w:id="25"/>
      <w:r>
        <w:t>.</w:t>
      </w:r>
      <w:r w:rsidR="00401F39">
        <w:t xml:space="preserve"> Results of Experiment 1</w:t>
      </w:r>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843"/>
        <w:gridCol w:w="1843"/>
        <w:gridCol w:w="709"/>
        <w:gridCol w:w="992"/>
        <w:gridCol w:w="1417"/>
        <w:gridCol w:w="709"/>
      </w:tblGrid>
      <w:tr w:rsidR="00DC6616" w14:paraId="026EA126" w14:textId="77777777" w:rsidTr="00EE3C0C">
        <w:trPr>
          <w:trHeight w:val="510"/>
        </w:trPr>
        <w:tc>
          <w:tcPr>
            <w:tcW w:w="284" w:type="dxa"/>
            <w:tcBorders>
              <w:top w:val="single" w:sz="12" w:space="0" w:color="auto"/>
            </w:tcBorders>
          </w:tcPr>
          <w:p w14:paraId="0DBA713A" w14:textId="77777777" w:rsidR="00DC6616" w:rsidRDefault="00DC6616" w:rsidP="00EA2CED">
            <w:pPr>
              <w:ind w:firstLine="0"/>
            </w:pPr>
          </w:p>
        </w:tc>
        <w:tc>
          <w:tcPr>
            <w:tcW w:w="2268" w:type="dxa"/>
            <w:tcBorders>
              <w:top w:val="single" w:sz="12" w:space="0" w:color="auto"/>
            </w:tcBorders>
          </w:tcPr>
          <w:p w14:paraId="44966F39" w14:textId="77777777" w:rsidR="00DC6616" w:rsidRDefault="00DC6616" w:rsidP="00EA2CED">
            <w:pPr>
              <w:ind w:firstLine="0"/>
            </w:pPr>
          </w:p>
        </w:tc>
        <w:tc>
          <w:tcPr>
            <w:tcW w:w="1843" w:type="dxa"/>
            <w:tcBorders>
              <w:top w:val="single" w:sz="12" w:space="0" w:color="auto"/>
              <w:bottom w:val="single" w:sz="12" w:space="0" w:color="auto"/>
            </w:tcBorders>
          </w:tcPr>
          <w:p w14:paraId="5A35BD8A" w14:textId="77777777" w:rsidR="00DC6616" w:rsidRPr="00EA2CED" w:rsidRDefault="00DC6616" w:rsidP="00EA2CED">
            <w:pPr>
              <w:ind w:firstLine="0"/>
              <w:jc w:val="center"/>
              <w:rPr>
                <w:b/>
                <w:bCs/>
              </w:rPr>
            </w:pPr>
            <w:r w:rsidRPr="00EA2CED">
              <w:rPr>
                <w:b/>
                <w:bCs/>
              </w:rPr>
              <w:t>Congruent</w:t>
            </w:r>
          </w:p>
        </w:tc>
        <w:tc>
          <w:tcPr>
            <w:tcW w:w="1843" w:type="dxa"/>
            <w:tcBorders>
              <w:top w:val="single" w:sz="12" w:space="0" w:color="auto"/>
              <w:bottom w:val="single" w:sz="12" w:space="0" w:color="auto"/>
            </w:tcBorders>
          </w:tcPr>
          <w:p w14:paraId="5AB53D2F" w14:textId="77777777" w:rsidR="00DC6616" w:rsidRPr="00EA2CED" w:rsidRDefault="00DC6616" w:rsidP="00EE3C0C">
            <w:pPr>
              <w:ind w:firstLine="0"/>
              <w:jc w:val="center"/>
              <w:rPr>
                <w:b/>
                <w:bCs/>
              </w:rPr>
            </w:pPr>
            <w:r w:rsidRPr="00EA2CED">
              <w:rPr>
                <w:b/>
                <w:bCs/>
              </w:rPr>
              <w:t>Incongruent</w:t>
            </w:r>
          </w:p>
        </w:tc>
        <w:tc>
          <w:tcPr>
            <w:tcW w:w="709" w:type="dxa"/>
            <w:tcBorders>
              <w:top w:val="single" w:sz="12" w:space="0" w:color="auto"/>
            </w:tcBorders>
          </w:tcPr>
          <w:p w14:paraId="75F91D0C" w14:textId="77777777" w:rsidR="00DC6616" w:rsidRPr="00EA2CED" w:rsidRDefault="00DC6616" w:rsidP="00EA2CED">
            <w:pPr>
              <w:ind w:firstLine="0"/>
              <w:jc w:val="center"/>
              <w:rPr>
                <w:b/>
                <w:bCs/>
              </w:rPr>
            </w:pPr>
          </w:p>
        </w:tc>
        <w:tc>
          <w:tcPr>
            <w:tcW w:w="992" w:type="dxa"/>
            <w:tcBorders>
              <w:top w:val="single" w:sz="12" w:space="0" w:color="auto"/>
            </w:tcBorders>
          </w:tcPr>
          <w:p w14:paraId="70DC418E" w14:textId="77777777" w:rsidR="00DC6616" w:rsidRPr="00EA2CED" w:rsidRDefault="00DC6616" w:rsidP="00EA2CED">
            <w:pPr>
              <w:ind w:firstLine="0"/>
              <w:jc w:val="center"/>
              <w:rPr>
                <w:b/>
                <w:bCs/>
              </w:rPr>
            </w:pPr>
          </w:p>
        </w:tc>
        <w:tc>
          <w:tcPr>
            <w:tcW w:w="1417" w:type="dxa"/>
            <w:tcBorders>
              <w:top w:val="single" w:sz="12" w:space="0" w:color="auto"/>
            </w:tcBorders>
          </w:tcPr>
          <w:p w14:paraId="4CCBC984" w14:textId="77777777" w:rsidR="00DC6616" w:rsidRDefault="00DC6616" w:rsidP="00EA2CED">
            <w:pPr>
              <w:ind w:firstLine="0"/>
            </w:pPr>
          </w:p>
        </w:tc>
        <w:tc>
          <w:tcPr>
            <w:tcW w:w="709" w:type="dxa"/>
            <w:tcBorders>
              <w:top w:val="single" w:sz="12" w:space="0" w:color="auto"/>
            </w:tcBorders>
          </w:tcPr>
          <w:p w14:paraId="40FE9A34" w14:textId="77777777" w:rsidR="00DC6616" w:rsidRDefault="00DC6616" w:rsidP="00EA2CED">
            <w:pPr>
              <w:ind w:firstLine="0"/>
            </w:pPr>
          </w:p>
        </w:tc>
      </w:tr>
      <w:tr w:rsidR="00DC6616" w14:paraId="43206B7C" w14:textId="77777777" w:rsidTr="00EE3C0C">
        <w:trPr>
          <w:trHeight w:val="254"/>
        </w:trPr>
        <w:tc>
          <w:tcPr>
            <w:tcW w:w="284" w:type="dxa"/>
            <w:tcBorders>
              <w:bottom w:val="single" w:sz="12" w:space="0" w:color="auto"/>
            </w:tcBorders>
          </w:tcPr>
          <w:p w14:paraId="6928E3A0" w14:textId="77777777" w:rsidR="00DC6616" w:rsidRPr="00EA2CED" w:rsidRDefault="00DC6616" w:rsidP="00EA2CED">
            <w:pPr>
              <w:ind w:firstLine="0"/>
              <w:rPr>
                <w:b/>
                <w:bCs/>
              </w:rPr>
            </w:pPr>
          </w:p>
        </w:tc>
        <w:tc>
          <w:tcPr>
            <w:tcW w:w="2268" w:type="dxa"/>
            <w:tcBorders>
              <w:bottom w:val="single" w:sz="12" w:space="0" w:color="auto"/>
            </w:tcBorders>
          </w:tcPr>
          <w:p w14:paraId="60B17380" w14:textId="77777777" w:rsidR="00DC6616" w:rsidRPr="00EA2CED" w:rsidRDefault="00DC6616" w:rsidP="00EA2CED">
            <w:pPr>
              <w:ind w:firstLine="0"/>
              <w:rPr>
                <w:b/>
                <w:bCs/>
              </w:rPr>
            </w:pPr>
          </w:p>
        </w:tc>
        <w:tc>
          <w:tcPr>
            <w:tcW w:w="1843" w:type="dxa"/>
            <w:tcBorders>
              <w:top w:val="single" w:sz="12" w:space="0" w:color="auto"/>
              <w:bottom w:val="single" w:sz="12" w:space="0" w:color="auto"/>
            </w:tcBorders>
          </w:tcPr>
          <w:p w14:paraId="12A8E871" w14:textId="77777777" w:rsidR="00DC6616" w:rsidRPr="00EA2CED" w:rsidRDefault="00DC6616" w:rsidP="00EA2CED">
            <w:pPr>
              <w:ind w:firstLine="0"/>
              <w:rPr>
                <w:b/>
                <w:bCs/>
              </w:rPr>
            </w:pPr>
            <w:r>
              <w:rPr>
                <w:b/>
                <w:bCs/>
              </w:rPr>
              <w:t>M (SD)</w:t>
            </w:r>
          </w:p>
        </w:tc>
        <w:tc>
          <w:tcPr>
            <w:tcW w:w="1843" w:type="dxa"/>
            <w:tcBorders>
              <w:top w:val="single" w:sz="12" w:space="0" w:color="auto"/>
              <w:bottom w:val="single" w:sz="12" w:space="0" w:color="auto"/>
            </w:tcBorders>
          </w:tcPr>
          <w:p w14:paraId="74EA02F3" w14:textId="77777777" w:rsidR="00DC6616" w:rsidRPr="00EA2CED" w:rsidRDefault="00DC6616" w:rsidP="00EA2CED">
            <w:pPr>
              <w:ind w:firstLine="0"/>
              <w:rPr>
                <w:b/>
                <w:bCs/>
              </w:rPr>
            </w:pPr>
            <w:r>
              <w:rPr>
                <w:b/>
                <w:bCs/>
              </w:rPr>
              <w:t>M (SD)</w:t>
            </w:r>
          </w:p>
        </w:tc>
        <w:tc>
          <w:tcPr>
            <w:tcW w:w="709" w:type="dxa"/>
            <w:tcBorders>
              <w:bottom w:val="single" w:sz="12" w:space="0" w:color="auto"/>
            </w:tcBorders>
          </w:tcPr>
          <w:p w14:paraId="5080248E" w14:textId="77777777" w:rsidR="00DC6616" w:rsidRPr="00EA2CED" w:rsidRDefault="00DC6616" w:rsidP="00EA2CED">
            <w:pPr>
              <w:ind w:firstLine="0"/>
              <w:rPr>
                <w:b/>
                <w:bCs/>
              </w:rPr>
            </w:pPr>
            <w:r>
              <w:rPr>
                <w:b/>
                <w:bCs/>
              </w:rPr>
              <w:t>t(9)</w:t>
            </w:r>
          </w:p>
        </w:tc>
        <w:tc>
          <w:tcPr>
            <w:tcW w:w="992" w:type="dxa"/>
            <w:tcBorders>
              <w:bottom w:val="single" w:sz="12" w:space="0" w:color="auto"/>
            </w:tcBorders>
          </w:tcPr>
          <w:p w14:paraId="5F073439" w14:textId="77777777" w:rsidR="00DC6616" w:rsidRPr="00EA2CED" w:rsidRDefault="00DC6616" w:rsidP="00EA2CED">
            <w:pPr>
              <w:ind w:firstLine="0"/>
              <w:rPr>
                <w:b/>
                <w:bCs/>
              </w:rPr>
            </w:pPr>
            <w:r>
              <w:rPr>
                <w:b/>
                <w:bCs/>
              </w:rPr>
              <w:t>p</w:t>
            </w:r>
          </w:p>
        </w:tc>
        <w:tc>
          <w:tcPr>
            <w:tcW w:w="1417" w:type="dxa"/>
            <w:tcBorders>
              <w:bottom w:val="single" w:sz="12" w:space="0" w:color="auto"/>
            </w:tcBorders>
          </w:tcPr>
          <w:p w14:paraId="326B6A57" w14:textId="77777777" w:rsidR="00DC6616" w:rsidRPr="00EA2CED" w:rsidRDefault="00DC6616" w:rsidP="00EA2CED">
            <w:pPr>
              <w:ind w:firstLine="0"/>
              <w:rPr>
                <w:b/>
                <w:bCs/>
              </w:rPr>
            </w:pPr>
            <w:r>
              <w:rPr>
                <w:b/>
                <w:bCs/>
              </w:rPr>
              <w:t>CI</w:t>
            </w:r>
          </w:p>
        </w:tc>
        <w:tc>
          <w:tcPr>
            <w:tcW w:w="709" w:type="dxa"/>
            <w:tcBorders>
              <w:bottom w:val="single" w:sz="12" w:space="0" w:color="auto"/>
            </w:tcBorders>
          </w:tcPr>
          <w:p w14:paraId="5DDB5A34" w14:textId="77777777" w:rsidR="00DC6616" w:rsidRPr="00EA2CED" w:rsidRDefault="00DC6616" w:rsidP="00EA2CED">
            <w:pPr>
              <w:ind w:firstLine="0"/>
              <w:rPr>
                <w:b/>
                <w:bCs/>
              </w:rPr>
            </w:pPr>
            <w:r>
              <w:rPr>
                <w:b/>
                <w:bCs/>
              </w:rPr>
              <w:t>d</w:t>
            </w:r>
          </w:p>
        </w:tc>
      </w:tr>
      <w:tr w:rsidR="00DC6616" w14:paraId="18F6486A" w14:textId="77777777" w:rsidTr="00EE3C0C">
        <w:trPr>
          <w:trHeight w:val="313"/>
        </w:trPr>
        <w:tc>
          <w:tcPr>
            <w:tcW w:w="10065" w:type="dxa"/>
            <w:gridSpan w:val="8"/>
            <w:tcBorders>
              <w:top w:val="single" w:sz="12" w:space="0" w:color="auto"/>
            </w:tcBorders>
          </w:tcPr>
          <w:p w14:paraId="4DC851C8" w14:textId="77777777" w:rsidR="00DC6616" w:rsidRDefault="00DC6616" w:rsidP="00EA2CED">
            <w:pPr>
              <w:ind w:firstLine="0"/>
            </w:pPr>
            <w:r>
              <w:rPr>
                <w:b/>
                <w:bCs/>
              </w:rPr>
              <w:t>Reaching</w:t>
            </w:r>
          </w:p>
        </w:tc>
      </w:tr>
      <w:tr w:rsidR="00DC6616" w14:paraId="5FEFCA42" w14:textId="77777777" w:rsidTr="00EE3C0C">
        <w:trPr>
          <w:trHeight w:val="490"/>
        </w:trPr>
        <w:tc>
          <w:tcPr>
            <w:tcW w:w="284" w:type="dxa"/>
            <w:vMerge w:val="restart"/>
            <w:tcBorders>
              <w:bottom w:val="single" w:sz="12" w:space="0" w:color="auto"/>
            </w:tcBorders>
          </w:tcPr>
          <w:p w14:paraId="3B44CD6B" w14:textId="77777777" w:rsidR="00DC6616" w:rsidRPr="00EA2CED" w:rsidRDefault="00DC6616" w:rsidP="00EA2CED">
            <w:pPr>
              <w:ind w:firstLine="0"/>
              <w:rPr>
                <w:b/>
                <w:bCs/>
              </w:rPr>
            </w:pPr>
          </w:p>
        </w:tc>
        <w:tc>
          <w:tcPr>
            <w:tcW w:w="2268" w:type="dxa"/>
          </w:tcPr>
          <w:p w14:paraId="59896394" w14:textId="77777777" w:rsidR="00DC6616" w:rsidRPr="00EA2CED" w:rsidRDefault="00DC6616" w:rsidP="00EA2CED">
            <w:pPr>
              <w:ind w:firstLine="0"/>
              <w:rPr>
                <w:b/>
                <w:bCs/>
              </w:rPr>
            </w:pPr>
            <w:r w:rsidRPr="00EA2CED">
              <w:rPr>
                <w:b/>
                <w:bCs/>
              </w:rPr>
              <w:t>Reach area</w:t>
            </w:r>
          </w:p>
        </w:tc>
        <w:tc>
          <w:tcPr>
            <w:tcW w:w="1843" w:type="dxa"/>
          </w:tcPr>
          <w:p w14:paraId="06BDF937" w14:textId="77777777" w:rsidR="00DC6616" w:rsidRDefault="00DC6616" w:rsidP="00EA2CED">
            <w:pPr>
              <w:ind w:firstLine="0"/>
            </w:pPr>
            <w:r>
              <w:t>2.80 (0.47)</w:t>
            </w:r>
          </w:p>
        </w:tc>
        <w:tc>
          <w:tcPr>
            <w:tcW w:w="1843" w:type="dxa"/>
          </w:tcPr>
          <w:p w14:paraId="410E5B4B" w14:textId="77777777" w:rsidR="00DC6616" w:rsidRDefault="00DC6616" w:rsidP="00EA2CED">
            <w:pPr>
              <w:ind w:firstLine="0"/>
            </w:pPr>
            <w:r>
              <w:t>2.70 (0.50)</w:t>
            </w:r>
          </w:p>
        </w:tc>
        <w:tc>
          <w:tcPr>
            <w:tcW w:w="709" w:type="dxa"/>
          </w:tcPr>
          <w:p w14:paraId="5ED11B72" w14:textId="77777777" w:rsidR="00DC6616" w:rsidRDefault="00DC6616" w:rsidP="00EA2CED">
            <w:pPr>
              <w:ind w:firstLine="0"/>
            </w:pPr>
            <w:r>
              <w:t>2.16</w:t>
            </w:r>
          </w:p>
        </w:tc>
        <w:tc>
          <w:tcPr>
            <w:tcW w:w="992" w:type="dxa"/>
          </w:tcPr>
          <w:p w14:paraId="1716BE08" w14:textId="77777777" w:rsidR="00DC6616" w:rsidRDefault="00DC6616" w:rsidP="00EA2CED">
            <w:pPr>
              <w:ind w:firstLine="0"/>
            </w:pPr>
            <w:r>
              <w:t>0.169</w:t>
            </w:r>
          </w:p>
        </w:tc>
        <w:tc>
          <w:tcPr>
            <w:tcW w:w="1417" w:type="dxa"/>
          </w:tcPr>
          <w:p w14:paraId="5E84F5AC" w14:textId="77777777" w:rsidR="00DC6616" w:rsidRDefault="00DC6616" w:rsidP="00EA2CED">
            <w:pPr>
              <w:ind w:firstLine="0"/>
            </w:pPr>
            <w:r>
              <w:t>0, 0.20</w:t>
            </w:r>
          </w:p>
        </w:tc>
        <w:tc>
          <w:tcPr>
            <w:tcW w:w="709" w:type="dxa"/>
          </w:tcPr>
          <w:p w14:paraId="2DD1AD3D" w14:textId="77777777" w:rsidR="00DC6616" w:rsidRDefault="00DC6616" w:rsidP="00EA2CED">
            <w:pPr>
              <w:ind w:firstLine="0"/>
            </w:pPr>
            <w:r>
              <w:t>0.69</w:t>
            </w:r>
          </w:p>
        </w:tc>
      </w:tr>
      <w:tr w:rsidR="00DC6616" w14:paraId="1AEC86DC" w14:textId="77777777" w:rsidTr="00EE3C0C">
        <w:trPr>
          <w:trHeight w:val="490"/>
        </w:trPr>
        <w:tc>
          <w:tcPr>
            <w:tcW w:w="284" w:type="dxa"/>
            <w:vMerge/>
            <w:tcBorders>
              <w:top w:val="single" w:sz="12" w:space="0" w:color="auto"/>
              <w:bottom w:val="single" w:sz="12" w:space="0" w:color="auto"/>
            </w:tcBorders>
          </w:tcPr>
          <w:p w14:paraId="0D2F42A9" w14:textId="77777777" w:rsidR="00DC6616" w:rsidRPr="00EA2CED" w:rsidRDefault="00DC6616" w:rsidP="00EA2CED">
            <w:pPr>
              <w:ind w:firstLine="0"/>
              <w:rPr>
                <w:b/>
                <w:bCs/>
              </w:rPr>
            </w:pPr>
          </w:p>
        </w:tc>
        <w:tc>
          <w:tcPr>
            <w:tcW w:w="2268" w:type="dxa"/>
          </w:tcPr>
          <w:p w14:paraId="691D0A75" w14:textId="77777777" w:rsidR="00DC6616" w:rsidRPr="00EA2CED" w:rsidRDefault="00DC6616" w:rsidP="00EA2CED">
            <w:pPr>
              <w:ind w:firstLine="0"/>
              <w:rPr>
                <w:b/>
                <w:bCs/>
              </w:rPr>
            </w:pPr>
            <w:r w:rsidRPr="00EA2CED">
              <w:rPr>
                <w:b/>
                <w:bCs/>
              </w:rPr>
              <w:t>Traveled distance</w:t>
            </w:r>
          </w:p>
        </w:tc>
        <w:tc>
          <w:tcPr>
            <w:tcW w:w="1843" w:type="dxa"/>
          </w:tcPr>
          <w:p w14:paraId="1A272C22" w14:textId="77777777" w:rsidR="00DC6616" w:rsidRDefault="00DC6616" w:rsidP="00EA2CED">
            <w:pPr>
              <w:ind w:firstLine="0"/>
            </w:pPr>
            <w:r>
              <w:t>40.88 (1.49)</w:t>
            </w:r>
          </w:p>
        </w:tc>
        <w:tc>
          <w:tcPr>
            <w:tcW w:w="1843" w:type="dxa"/>
          </w:tcPr>
          <w:p w14:paraId="6BD4D0F7" w14:textId="77777777" w:rsidR="00DC6616" w:rsidRDefault="00DC6616" w:rsidP="00EA2CED">
            <w:pPr>
              <w:ind w:firstLine="0"/>
            </w:pPr>
            <w:r>
              <w:t>41.06 (1.59)</w:t>
            </w:r>
          </w:p>
        </w:tc>
        <w:tc>
          <w:tcPr>
            <w:tcW w:w="709" w:type="dxa"/>
          </w:tcPr>
          <w:p w14:paraId="5E6191E8" w14:textId="77777777" w:rsidR="00DC6616" w:rsidRDefault="00DC6616" w:rsidP="00EA2CED">
            <w:pPr>
              <w:ind w:firstLine="0"/>
            </w:pPr>
          </w:p>
        </w:tc>
        <w:tc>
          <w:tcPr>
            <w:tcW w:w="992" w:type="dxa"/>
          </w:tcPr>
          <w:p w14:paraId="60276CFC" w14:textId="77777777" w:rsidR="00DC6616" w:rsidRDefault="00DC6616" w:rsidP="00EA2CED">
            <w:pPr>
              <w:ind w:firstLine="0"/>
            </w:pPr>
            <w:r>
              <w:t>0.694</w:t>
            </w:r>
          </w:p>
        </w:tc>
        <w:tc>
          <w:tcPr>
            <w:tcW w:w="1417" w:type="dxa"/>
          </w:tcPr>
          <w:p w14:paraId="638CFB7A" w14:textId="77777777" w:rsidR="00DC6616" w:rsidRDefault="00DC6616" w:rsidP="00EA2CED">
            <w:pPr>
              <w:ind w:firstLine="0"/>
            </w:pPr>
            <w:r>
              <w:t>-0.51, 0.17</w:t>
            </w:r>
          </w:p>
        </w:tc>
        <w:tc>
          <w:tcPr>
            <w:tcW w:w="709" w:type="dxa"/>
          </w:tcPr>
          <w:p w14:paraId="329861CB" w14:textId="77777777" w:rsidR="00DC6616" w:rsidRDefault="00DC6616" w:rsidP="00EA2CED">
            <w:pPr>
              <w:ind w:firstLine="0"/>
            </w:pPr>
            <w:r>
              <w:t>0.30</w:t>
            </w:r>
          </w:p>
        </w:tc>
      </w:tr>
      <w:tr w:rsidR="00DC6616" w14:paraId="752E12A2" w14:textId="77777777" w:rsidTr="00EE3C0C">
        <w:trPr>
          <w:trHeight w:val="490"/>
        </w:trPr>
        <w:tc>
          <w:tcPr>
            <w:tcW w:w="284" w:type="dxa"/>
            <w:vMerge/>
            <w:tcBorders>
              <w:top w:val="single" w:sz="12" w:space="0" w:color="auto"/>
              <w:bottom w:val="single" w:sz="12" w:space="0" w:color="auto"/>
            </w:tcBorders>
          </w:tcPr>
          <w:p w14:paraId="7EFE5ECA" w14:textId="77777777" w:rsidR="00DC6616" w:rsidRPr="00EA2CED" w:rsidRDefault="00DC6616" w:rsidP="00EA2CED">
            <w:pPr>
              <w:ind w:firstLine="0"/>
              <w:rPr>
                <w:b/>
                <w:bCs/>
              </w:rPr>
            </w:pPr>
          </w:p>
        </w:tc>
        <w:tc>
          <w:tcPr>
            <w:tcW w:w="2268" w:type="dxa"/>
          </w:tcPr>
          <w:p w14:paraId="7F876669" w14:textId="77777777" w:rsidR="00DC6616" w:rsidRPr="00EA2CED" w:rsidRDefault="00DC6616" w:rsidP="00EA2CED">
            <w:pPr>
              <w:ind w:firstLine="0"/>
              <w:rPr>
                <w:b/>
                <w:bCs/>
              </w:rPr>
            </w:pPr>
            <w:r w:rsidRPr="00EA2CED">
              <w:rPr>
                <w:b/>
                <w:bCs/>
              </w:rPr>
              <w:t>Reaction time</w:t>
            </w:r>
          </w:p>
        </w:tc>
        <w:tc>
          <w:tcPr>
            <w:tcW w:w="1843" w:type="dxa"/>
          </w:tcPr>
          <w:p w14:paraId="0870D43E" w14:textId="77777777" w:rsidR="00DC6616" w:rsidRDefault="00DC6616" w:rsidP="00EA2CED">
            <w:pPr>
              <w:ind w:firstLine="0"/>
            </w:pPr>
            <w:r>
              <w:t>433.96 (125.26)</w:t>
            </w:r>
          </w:p>
        </w:tc>
        <w:tc>
          <w:tcPr>
            <w:tcW w:w="1843" w:type="dxa"/>
          </w:tcPr>
          <w:p w14:paraId="6B8AF901" w14:textId="77777777" w:rsidR="00DC6616" w:rsidRDefault="00DC6616" w:rsidP="00EA2CED">
            <w:pPr>
              <w:ind w:firstLine="0"/>
            </w:pPr>
            <w:r>
              <w:t>441.88 (125.81)</w:t>
            </w:r>
          </w:p>
        </w:tc>
        <w:tc>
          <w:tcPr>
            <w:tcW w:w="709" w:type="dxa"/>
          </w:tcPr>
          <w:p w14:paraId="4D7F9B31" w14:textId="77777777" w:rsidR="00DC6616" w:rsidRDefault="00DC6616" w:rsidP="00EA2CED">
            <w:pPr>
              <w:ind w:firstLine="0"/>
            </w:pPr>
            <w:r>
              <w:t>2.07</w:t>
            </w:r>
          </w:p>
        </w:tc>
        <w:tc>
          <w:tcPr>
            <w:tcW w:w="992" w:type="dxa"/>
          </w:tcPr>
          <w:p w14:paraId="33717C25" w14:textId="77777777" w:rsidR="00DC6616" w:rsidRDefault="00DC6616" w:rsidP="00EA2CED">
            <w:pPr>
              <w:ind w:firstLine="0"/>
            </w:pPr>
            <w:r>
              <w:t>0.169</w:t>
            </w:r>
          </w:p>
        </w:tc>
        <w:tc>
          <w:tcPr>
            <w:tcW w:w="1417" w:type="dxa"/>
          </w:tcPr>
          <w:p w14:paraId="23B46D03" w14:textId="77777777" w:rsidR="00DC6616" w:rsidRDefault="00DC6616" w:rsidP="00EA2CED">
            <w:pPr>
              <w:ind w:firstLine="0"/>
            </w:pPr>
            <w:r>
              <w:t>-16.55, 0.71</w:t>
            </w:r>
          </w:p>
        </w:tc>
        <w:tc>
          <w:tcPr>
            <w:tcW w:w="709" w:type="dxa"/>
          </w:tcPr>
          <w:p w14:paraId="5BC6D033" w14:textId="77777777" w:rsidR="00DC6616" w:rsidRDefault="00DC6616" w:rsidP="00EA2CED">
            <w:pPr>
              <w:ind w:firstLine="0"/>
            </w:pPr>
            <w:r>
              <w:t>0.66</w:t>
            </w:r>
          </w:p>
        </w:tc>
      </w:tr>
      <w:tr w:rsidR="00DC6616" w14:paraId="2DAEA853" w14:textId="77777777" w:rsidTr="00EE3C0C">
        <w:trPr>
          <w:trHeight w:val="490"/>
        </w:trPr>
        <w:tc>
          <w:tcPr>
            <w:tcW w:w="284" w:type="dxa"/>
            <w:vMerge/>
            <w:tcBorders>
              <w:top w:val="single" w:sz="12" w:space="0" w:color="auto"/>
              <w:bottom w:val="single" w:sz="12" w:space="0" w:color="auto"/>
            </w:tcBorders>
          </w:tcPr>
          <w:p w14:paraId="038DD674" w14:textId="77777777" w:rsidR="00DC6616" w:rsidRPr="00EA2CED" w:rsidRDefault="00DC6616" w:rsidP="00EA2CED">
            <w:pPr>
              <w:ind w:firstLine="0"/>
              <w:rPr>
                <w:b/>
                <w:bCs/>
              </w:rPr>
            </w:pPr>
          </w:p>
        </w:tc>
        <w:tc>
          <w:tcPr>
            <w:tcW w:w="2268" w:type="dxa"/>
          </w:tcPr>
          <w:p w14:paraId="7368CE85" w14:textId="403A210D" w:rsidR="00DC6616" w:rsidRPr="00EA2CED" w:rsidRDefault="00DC6616" w:rsidP="00EA2CED">
            <w:pPr>
              <w:ind w:firstLine="0"/>
              <w:rPr>
                <w:b/>
                <w:bCs/>
              </w:rPr>
            </w:pPr>
            <w:r w:rsidRPr="00EA2CED">
              <w:rPr>
                <w:b/>
                <w:bCs/>
              </w:rPr>
              <w:t xml:space="preserve">Movement </w:t>
            </w:r>
            <w:r w:rsidR="00D03187">
              <w:rPr>
                <w:b/>
                <w:bCs/>
              </w:rPr>
              <w:t>duration</w:t>
            </w:r>
          </w:p>
        </w:tc>
        <w:tc>
          <w:tcPr>
            <w:tcW w:w="1843" w:type="dxa"/>
          </w:tcPr>
          <w:p w14:paraId="16C7AEDE" w14:textId="77777777" w:rsidR="00DC6616" w:rsidRDefault="00DC6616" w:rsidP="00EA2CED">
            <w:pPr>
              <w:ind w:firstLine="0"/>
            </w:pPr>
            <w:r>
              <w:t>558.15 (80.72)</w:t>
            </w:r>
          </w:p>
        </w:tc>
        <w:tc>
          <w:tcPr>
            <w:tcW w:w="1843" w:type="dxa"/>
          </w:tcPr>
          <w:p w14:paraId="058C3984" w14:textId="77777777" w:rsidR="00DC6616" w:rsidRDefault="00DC6616" w:rsidP="00EA2CED">
            <w:pPr>
              <w:ind w:firstLine="0"/>
            </w:pPr>
            <w:r>
              <w:t>557.91 (81.61)</w:t>
            </w:r>
          </w:p>
        </w:tc>
        <w:tc>
          <w:tcPr>
            <w:tcW w:w="709" w:type="dxa"/>
          </w:tcPr>
          <w:p w14:paraId="6F873FA3" w14:textId="77777777" w:rsidR="00DC6616" w:rsidRDefault="00DC6616" w:rsidP="00EA2CED">
            <w:pPr>
              <w:ind w:firstLine="0"/>
            </w:pPr>
          </w:p>
        </w:tc>
        <w:tc>
          <w:tcPr>
            <w:tcW w:w="992" w:type="dxa"/>
          </w:tcPr>
          <w:p w14:paraId="32A14361" w14:textId="77777777" w:rsidR="00DC6616" w:rsidRDefault="00DC6616" w:rsidP="00EA2CED">
            <w:pPr>
              <w:ind w:firstLine="0"/>
            </w:pPr>
            <w:r>
              <w:t>0.896</w:t>
            </w:r>
          </w:p>
        </w:tc>
        <w:tc>
          <w:tcPr>
            <w:tcW w:w="1417" w:type="dxa"/>
          </w:tcPr>
          <w:p w14:paraId="6FA2C11E" w14:textId="77777777" w:rsidR="00DC6616" w:rsidRDefault="00DC6616" w:rsidP="00EA2CED">
            <w:pPr>
              <w:ind w:firstLine="0"/>
            </w:pPr>
            <w:r>
              <w:t>-5.96, 5.60</w:t>
            </w:r>
          </w:p>
        </w:tc>
        <w:tc>
          <w:tcPr>
            <w:tcW w:w="709" w:type="dxa"/>
          </w:tcPr>
          <w:p w14:paraId="51D796C8" w14:textId="77777777" w:rsidR="00DC6616" w:rsidRDefault="00DC6616" w:rsidP="00EA2CED">
            <w:pPr>
              <w:ind w:firstLine="0"/>
            </w:pPr>
            <w:r>
              <w:t>0.02</w:t>
            </w:r>
          </w:p>
        </w:tc>
      </w:tr>
      <w:tr w:rsidR="00DC6616" w14:paraId="7D715023" w14:textId="77777777" w:rsidTr="00EE3C0C">
        <w:trPr>
          <w:trHeight w:val="490"/>
        </w:trPr>
        <w:tc>
          <w:tcPr>
            <w:tcW w:w="284" w:type="dxa"/>
            <w:vMerge/>
            <w:tcBorders>
              <w:top w:val="single" w:sz="12" w:space="0" w:color="auto"/>
              <w:bottom w:val="single" w:sz="12" w:space="0" w:color="auto"/>
            </w:tcBorders>
          </w:tcPr>
          <w:p w14:paraId="2A3BF10D" w14:textId="77777777" w:rsidR="00DC6616" w:rsidRPr="00EA2CED" w:rsidRDefault="00DC6616" w:rsidP="00EA2CED">
            <w:pPr>
              <w:ind w:firstLine="0"/>
              <w:rPr>
                <w:b/>
                <w:bCs/>
              </w:rPr>
            </w:pPr>
          </w:p>
        </w:tc>
        <w:tc>
          <w:tcPr>
            <w:tcW w:w="2268" w:type="dxa"/>
            <w:tcBorders>
              <w:bottom w:val="single" w:sz="12" w:space="0" w:color="auto"/>
            </w:tcBorders>
          </w:tcPr>
          <w:p w14:paraId="589B59B6" w14:textId="77777777" w:rsidR="00DC6616" w:rsidRPr="00EA2CED" w:rsidRDefault="00DC6616" w:rsidP="00EA2CED">
            <w:pPr>
              <w:ind w:firstLine="0"/>
              <w:rPr>
                <w:b/>
                <w:bCs/>
              </w:rPr>
            </w:pPr>
            <w:r w:rsidRPr="00EA2CED">
              <w:rPr>
                <w:b/>
                <w:bCs/>
              </w:rPr>
              <w:t>COM</w:t>
            </w:r>
          </w:p>
        </w:tc>
        <w:tc>
          <w:tcPr>
            <w:tcW w:w="1843" w:type="dxa"/>
            <w:tcBorders>
              <w:bottom w:val="single" w:sz="12" w:space="0" w:color="auto"/>
            </w:tcBorders>
          </w:tcPr>
          <w:p w14:paraId="5ACD7AB9" w14:textId="77777777" w:rsidR="00DC6616" w:rsidRDefault="00DC6616" w:rsidP="00EA2CED">
            <w:pPr>
              <w:ind w:firstLine="0"/>
            </w:pPr>
            <w:r>
              <w:t>0.21 (0.06)</w:t>
            </w:r>
          </w:p>
        </w:tc>
        <w:tc>
          <w:tcPr>
            <w:tcW w:w="1843" w:type="dxa"/>
            <w:tcBorders>
              <w:bottom w:val="single" w:sz="12" w:space="0" w:color="auto"/>
            </w:tcBorders>
          </w:tcPr>
          <w:p w14:paraId="17EA02B8" w14:textId="77777777" w:rsidR="00DC6616" w:rsidRDefault="00DC6616" w:rsidP="00EA2CED">
            <w:pPr>
              <w:ind w:firstLine="0"/>
            </w:pPr>
            <w:r>
              <w:t>0.20 (0.08)</w:t>
            </w:r>
          </w:p>
        </w:tc>
        <w:tc>
          <w:tcPr>
            <w:tcW w:w="709" w:type="dxa"/>
            <w:tcBorders>
              <w:bottom w:val="single" w:sz="12" w:space="0" w:color="auto"/>
            </w:tcBorders>
          </w:tcPr>
          <w:p w14:paraId="07771BD2" w14:textId="77777777" w:rsidR="00DC6616" w:rsidRDefault="00DC6616" w:rsidP="00EA2CED">
            <w:pPr>
              <w:ind w:firstLine="0"/>
            </w:pPr>
            <w:r>
              <w:t>0.30</w:t>
            </w:r>
          </w:p>
        </w:tc>
        <w:tc>
          <w:tcPr>
            <w:tcW w:w="992" w:type="dxa"/>
            <w:tcBorders>
              <w:bottom w:val="single" w:sz="12" w:space="0" w:color="auto"/>
            </w:tcBorders>
          </w:tcPr>
          <w:p w14:paraId="7F730BFF" w14:textId="77777777" w:rsidR="00DC6616" w:rsidRDefault="00DC6616" w:rsidP="00EA2CED">
            <w:pPr>
              <w:ind w:firstLine="0"/>
            </w:pPr>
            <w:r>
              <w:t>0.896</w:t>
            </w:r>
          </w:p>
        </w:tc>
        <w:tc>
          <w:tcPr>
            <w:tcW w:w="1417" w:type="dxa"/>
            <w:tcBorders>
              <w:bottom w:val="single" w:sz="12" w:space="0" w:color="auto"/>
            </w:tcBorders>
          </w:tcPr>
          <w:p w14:paraId="7BA02520" w14:textId="77777777" w:rsidR="00DC6616" w:rsidRDefault="00DC6616" w:rsidP="00EA2CED">
            <w:pPr>
              <w:ind w:firstLine="0"/>
            </w:pPr>
            <w:r>
              <w:t>-0.03, 0.04</w:t>
            </w:r>
          </w:p>
        </w:tc>
        <w:tc>
          <w:tcPr>
            <w:tcW w:w="709" w:type="dxa"/>
            <w:tcBorders>
              <w:bottom w:val="single" w:sz="12" w:space="0" w:color="auto"/>
            </w:tcBorders>
          </w:tcPr>
          <w:p w14:paraId="49BD479E" w14:textId="77777777" w:rsidR="00DC6616" w:rsidRDefault="00DC6616" w:rsidP="00EA2CED">
            <w:pPr>
              <w:ind w:firstLine="0"/>
            </w:pPr>
            <w:r>
              <w:t>0.10</w:t>
            </w:r>
          </w:p>
        </w:tc>
      </w:tr>
      <w:tr w:rsidR="00DC6616" w14:paraId="7A5492FA" w14:textId="77777777" w:rsidTr="00EE3C0C">
        <w:trPr>
          <w:trHeight w:val="490"/>
        </w:trPr>
        <w:tc>
          <w:tcPr>
            <w:tcW w:w="10065" w:type="dxa"/>
            <w:gridSpan w:val="8"/>
            <w:tcBorders>
              <w:top w:val="single" w:sz="12" w:space="0" w:color="auto"/>
            </w:tcBorders>
          </w:tcPr>
          <w:p w14:paraId="7F1C4373" w14:textId="395A41CB" w:rsidR="00DC6616" w:rsidRDefault="00DC6616" w:rsidP="00EA2CED">
            <w:pPr>
              <w:spacing w:line="240" w:lineRule="auto"/>
              <w:ind w:firstLine="0"/>
            </w:pPr>
            <w:r w:rsidRPr="00EA2CED">
              <w:rPr>
                <w:i/>
                <w:iCs/>
                <w:sz w:val="22"/>
                <w:szCs w:val="22"/>
              </w:rPr>
              <w:t xml:space="preserve">Note. </w:t>
            </w:r>
            <w:r w:rsidRPr="00EA2CED">
              <w:rPr>
                <w:sz w:val="22"/>
                <w:szCs w:val="22"/>
              </w:rPr>
              <w:t>t</w:t>
            </w:r>
            <w:r>
              <w:rPr>
                <w:sz w:val="22"/>
                <w:szCs w:val="22"/>
              </w:rPr>
              <w:t>(df)</w:t>
            </w:r>
            <w:r w:rsidRPr="00EA2CED">
              <w:rPr>
                <w:sz w:val="22"/>
                <w:szCs w:val="22"/>
              </w:rPr>
              <w:t xml:space="preserve"> = </w:t>
            </w:r>
            <w:r w:rsidR="00F80191" w:rsidRPr="00EA2CED">
              <w:rPr>
                <w:sz w:val="22"/>
                <w:szCs w:val="22"/>
              </w:rPr>
              <w:t xml:space="preserve">t-test score, </w:t>
            </w:r>
            <w:r w:rsidR="00F80191">
              <w:rPr>
                <w:sz w:val="22"/>
                <w:szCs w:val="22"/>
              </w:rPr>
              <w:t xml:space="preserve">only for variables whose residuals distributed normally. </w:t>
            </w:r>
            <w:r w:rsidR="002D5D25">
              <w:rPr>
                <w:sz w:val="22"/>
                <w:szCs w:val="22"/>
              </w:rPr>
              <w:t>D</w:t>
            </w:r>
            <w:r w:rsidR="002D5D25" w:rsidRPr="00EA2CED">
              <w:rPr>
                <w:sz w:val="22"/>
                <w:szCs w:val="22"/>
              </w:rPr>
              <w:t xml:space="preserve">egrees </w:t>
            </w:r>
            <w:r w:rsidRPr="00EA2CED">
              <w:rPr>
                <w:sz w:val="22"/>
                <w:szCs w:val="22"/>
              </w:rPr>
              <w:t xml:space="preserve">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p>
        </w:tc>
      </w:tr>
    </w:tbl>
    <w:p w14:paraId="604FF448" w14:textId="77777777" w:rsidR="00961F77" w:rsidRDefault="00961F77" w:rsidP="004D5003">
      <w:pPr>
        <w:ind w:firstLine="0"/>
      </w:pPr>
    </w:p>
    <w:p w14:paraId="79292204" w14:textId="77777777" w:rsidR="00961F77" w:rsidRDefault="00961F77" w:rsidP="004D5003">
      <w:pPr>
        <w:ind w:firstLine="0"/>
      </w:pPr>
    </w:p>
    <w:p w14:paraId="5D8CD174" w14:textId="39095326" w:rsidR="005A4C44" w:rsidRPr="005A4C44" w:rsidRDefault="005A4C44" w:rsidP="005A4C44">
      <w:pPr>
        <w:ind w:firstLine="0"/>
      </w:pPr>
      <w:r w:rsidRPr="005A4C44">
        <w:rPr>
          <w:noProof/>
        </w:rPr>
        <w:drawing>
          <wp:inline distT="0" distB="0" distL="0" distR="0" wp14:anchorId="7D14BE4E" wp14:editId="5E3306E2">
            <wp:extent cx="5924550" cy="398078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734" t="2063" r="25073" b="9889"/>
                    <a:stretch/>
                  </pic:blipFill>
                  <pic:spPr bwMode="auto">
                    <a:xfrm>
                      <a:off x="0" y="0"/>
                      <a:ext cx="5933435" cy="3986752"/>
                    </a:xfrm>
                    <a:prstGeom prst="rect">
                      <a:avLst/>
                    </a:prstGeom>
                    <a:noFill/>
                    <a:ln>
                      <a:noFill/>
                    </a:ln>
                    <a:extLst>
                      <a:ext uri="{53640926-AAD7-44D8-BBD7-CCE9431645EC}">
                        <a14:shadowObscured xmlns:a14="http://schemas.microsoft.com/office/drawing/2010/main"/>
                      </a:ext>
                    </a:extLst>
                  </pic:spPr>
                </pic:pic>
              </a:graphicData>
            </a:graphic>
          </wp:inline>
        </w:drawing>
      </w:r>
    </w:p>
    <w:p w14:paraId="5E4481CF" w14:textId="1C34E0FB" w:rsidR="00106015" w:rsidRDefault="00A63387" w:rsidP="008D35B7">
      <w:pPr>
        <w:pStyle w:val="Caption"/>
      </w:pPr>
      <w:bookmarkStart w:id="26" w:name="_Ref113876063"/>
      <w:r>
        <w:t xml:space="preserve">Figure </w:t>
      </w:r>
      <w:fldSimple w:instr=" SEQ Figure \* ARABIC ">
        <w:r w:rsidR="007E2512">
          <w:rPr>
            <w:noProof/>
          </w:rPr>
          <w:t>3</w:t>
        </w:r>
      </w:fldSimple>
      <w:bookmarkEnd w:id="26"/>
      <w:r>
        <w:t xml:space="preserve">. </w:t>
      </w:r>
      <w:bookmarkStart w:id="27" w:name="_Hlk113876516"/>
      <w:r>
        <w:t xml:space="preserve">Results of Experiment 1. </w:t>
      </w:r>
      <w:r w:rsidR="008958F6">
        <w:t>(a)</w:t>
      </w:r>
      <w:r w:rsidR="002A611B">
        <w:t xml:space="preserve"> Reaching trajectories </w:t>
      </w:r>
      <w:r w:rsidR="008D35B7">
        <w:t xml:space="preserve">in trials where a </w:t>
      </w:r>
      <w:r w:rsidR="008076A6">
        <w:t>correct</w:t>
      </w:r>
      <w:r w:rsidR="00122F84">
        <w:t xml:space="preserve"> answer </w:t>
      </w:r>
      <w:r w:rsidR="0042632C">
        <w:t xml:space="preserve">was </w:t>
      </w:r>
      <w:r w:rsidR="008D35B7">
        <w:t>given by choosing the</w:t>
      </w:r>
      <w:r w:rsidR="002A611B">
        <w:t xml:space="preserve"> left and right targets, averaged across all participants.</w:t>
      </w:r>
      <w:r w:rsidR="00AD5211">
        <w:t xml:space="preserve"> Shaded areas are </w:t>
      </w:r>
      <w:r w:rsidR="0076787F">
        <w:t xml:space="preserve">the </w:t>
      </w:r>
      <w:r w:rsidR="00BF3C32">
        <w:t>standard error (</w:t>
      </w:r>
      <w:r w:rsidR="00AD5211">
        <w:t>SE</w:t>
      </w:r>
      <w:r w:rsidR="00BF3C32">
        <w:t>)</w:t>
      </w:r>
      <w:r w:rsidR="00AD5211">
        <w:t>.</w:t>
      </w:r>
      <w:r w:rsidR="002A611B">
        <w:t xml:space="preserve"> </w:t>
      </w:r>
      <w:r w:rsidR="00A664C3">
        <w:t>(b-</w:t>
      </w:r>
      <w:r w:rsidR="00D965AD">
        <w:t>e</w:t>
      </w:r>
      <w:r w:rsidR="00A664C3">
        <w:t xml:space="preserve">) </w:t>
      </w:r>
      <w:r w:rsidR="00045F12">
        <w:t xml:space="preserve">Dots </w:t>
      </w:r>
      <w:r w:rsidR="00353BE6">
        <w:t xml:space="preserve">are </w:t>
      </w:r>
      <w:r w:rsidR="00045F12">
        <w:t xml:space="preserve">single participant </w:t>
      </w:r>
      <w:r w:rsidR="00353BE6">
        <w:t xml:space="preserve">averages </w:t>
      </w:r>
      <w:r w:rsidR="00045F12">
        <w:t xml:space="preserve">while the red/blue horizontal lines </w:t>
      </w:r>
      <w:r w:rsidR="00353BE6">
        <w:t xml:space="preserve">are </w:t>
      </w:r>
      <w:r w:rsidR="00045F12">
        <w:t xml:space="preserve">the </w:t>
      </w:r>
      <w:r w:rsidR="00353BE6">
        <w:t xml:space="preserve">average of all </w:t>
      </w:r>
      <w:r w:rsidR="00045F12">
        <w:t>participants.</w:t>
      </w:r>
      <w:r w:rsidR="009A4D8B">
        <w:t xml:space="preserve"> Black error bars symbol the SE.</w:t>
      </w:r>
      <w:r w:rsidR="00296FEE">
        <w:t xml:space="preserve"> Full/dashed grey line</w:t>
      </w:r>
      <w:r w:rsidR="005F2BBE">
        <w:t>s</w:t>
      </w:r>
      <w:r w:rsidR="00296FEE">
        <w:t xml:space="preserve"> represent a numerical incline/decline</w:t>
      </w:r>
      <w:r w:rsidR="00B17727">
        <w:t xml:space="preserve"> (respectively)</w:t>
      </w:r>
      <w:r w:rsidR="00281898">
        <w:t xml:space="preserve"> between the congruent and incongruent conditions.</w:t>
      </w:r>
      <w:bookmarkEnd w:id="27"/>
    </w:p>
    <w:p w14:paraId="203F08D3" w14:textId="77777777" w:rsidR="00EF2201" w:rsidRPr="00EF2201" w:rsidRDefault="00EF2201" w:rsidP="00B83C9B">
      <w:pPr>
        <w:ind w:firstLine="0"/>
      </w:pPr>
    </w:p>
    <w:p w14:paraId="5C9A9952" w14:textId="2AEC4F86" w:rsidR="002057FC" w:rsidRDefault="002057FC" w:rsidP="006238E0">
      <w:pPr>
        <w:pStyle w:val="Heading3"/>
      </w:pPr>
      <w:bookmarkStart w:id="28" w:name="_Toc114469888"/>
      <w:r>
        <w:t>Discussion</w:t>
      </w:r>
      <w:bookmarkEnd w:id="28"/>
    </w:p>
    <w:p w14:paraId="4AEE0D15" w14:textId="12F2C4BA" w:rsidR="002E6192" w:rsidRDefault="00D908A0" w:rsidP="00B83C9B">
      <w:pPr>
        <w:ind w:firstLine="0"/>
      </w:pPr>
      <w:r>
        <w:t xml:space="preserve">Experiment 1 was </w:t>
      </w:r>
      <w:r w:rsidR="006F5721">
        <w:t xml:space="preserve">conducted to </w:t>
      </w:r>
      <w:r w:rsidR="008F6CE0">
        <w:t>establish an experimental environment capable of cap</w:t>
      </w:r>
      <w:r w:rsidR="00B56152">
        <w:t>t</w:t>
      </w:r>
      <w:r w:rsidR="008F6CE0">
        <w:t xml:space="preserve">uring </w:t>
      </w:r>
      <w:r w:rsidR="00673AEA">
        <w:t xml:space="preserve">unconscious </w:t>
      </w:r>
      <w:r w:rsidR="008F6CE0">
        <w:t>effect</w:t>
      </w:r>
      <w:r w:rsidR="00673AEA">
        <w:t>s</w:t>
      </w:r>
      <w:r w:rsidR="008F6CE0">
        <w:t xml:space="preserve"> with motion tracking. In contrast to </w:t>
      </w:r>
      <w:r w:rsidR="00333DEB">
        <w:t>my</w:t>
      </w:r>
      <w:r w:rsidR="008F6CE0">
        <w:t xml:space="preserve"> expectations, </w:t>
      </w:r>
      <w:r w:rsidR="00D22079">
        <w:t xml:space="preserve">a </w:t>
      </w:r>
      <w:r w:rsidR="00CE2020">
        <w:t xml:space="preserve">robust </w:t>
      </w:r>
      <w:r w:rsidR="00673AEA">
        <w:t xml:space="preserve">unconscious </w:t>
      </w:r>
      <w:r w:rsidR="008F6CE0">
        <w:t xml:space="preserve">effect </w:t>
      </w:r>
      <w:r w:rsidR="00CE2020">
        <w:t xml:space="preserve">was </w:t>
      </w:r>
      <w:r w:rsidR="00D22079">
        <w:t xml:space="preserve">not </w:t>
      </w:r>
      <w:r w:rsidR="008F6CE0">
        <w:t>found in any of the motion tracking measures</w:t>
      </w:r>
      <w:r w:rsidR="00CE2020">
        <w:t>, although trend</w:t>
      </w:r>
      <w:r w:rsidR="007D6CBE">
        <w:t>s</w:t>
      </w:r>
      <w:r w:rsidR="00CE2020">
        <w:t xml:space="preserve"> </w:t>
      </w:r>
      <w:r w:rsidR="007D6CBE">
        <w:t xml:space="preserve">were </w:t>
      </w:r>
      <w:r w:rsidR="00CE2020">
        <w:t xml:space="preserve">found </w:t>
      </w:r>
      <w:r w:rsidR="007D6CBE">
        <w:t xml:space="preserve">for </w:t>
      </w:r>
      <w:r w:rsidR="00CE2020">
        <w:t xml:space="preserve">some of them. </w:t>
      </w:r>
      <w:r w:rsidR="007D6CBE">
        <w:t>As</w:t>
      </w:r>
      <w:r w:rsidR="000D2A7B">
        <w:t xml:space="preserve"> </w:t>
      </w:r>
      <w:r w:rsidR="00E828D4">
        <w:t xml:space="preserve">the </w:t>
      </w:r>
      <w:r w:rsidR="00CA4735">
        <w:t xml:space="preserve">trend was most prominent in the reach area </w:t>
      </w:r>
      <w:r w:rsidR="00292BAC">
        <w:t>variable</w:t>
      </w:r>
      <w:r w:rsidR="006157BA">
        <w:t xml:space="preserve">, </w:t>
      </w:r>
      <w:r w:rsidR="00CA5D3E">
        <w:t>I</w:t>
      </w:r>
      <w:r w:rsidR="007D6CBE">
        <w:t xml:space="preserve"> reasoned that </w:t>
      </w:r>
      <w:r w:rsidR="00C92864">
        <w:t xml:space="preserve">it might be </w:t>
      </w:r>
      <w:r w:rsidR="008D07B1">
        <w:t xml:space="preserve">the optimal variable for probing unconscious </w:t>
      </w:r>
      <w:r w:rsidR="003B25EF">
        <w:t>processing</w:t>
      </w:r>
      <w:r w:rsidR="008F6040">
        <w:t>, and accordingly decided to focus on it in subsequent experiments</w:t>
      </w:r>
      <w:r w:rsidR="008D07B1">
        <w:t xml:space="preserve">. </w:t>
      </w:r>
      <w:r w:rsidR="00AC6CB5">
        <w:t xml:space="preserve">Interestingly, although the movement </w:t>
      </w:r>
      <w:r w:rsidR="00E314FB">
        <w:t>duration</w:t>
      </w:r>
      <w:r w:rsidR="00DE3FB9">
        <w:t xml:space="preserve"> </w:t>
      </w:r>
      <w:r w:rsidR="00AC6CB5">
        <w:t xml:space="preserve">was similar </w:t>
      </w:r>
      <w:r w:rsidR="00DB4E1A">
        <w:t xml:space="preserve">in both </w:t>
      </w:r>
      <w:r w:rsidR="00AC6CB5">
        <w:t xml:space="preserve">conditions, there was a trend to </w:t>
      </w:r>
      <w:r w:rsidR="00C86209">
        <w:t xml:space="preserve">longer </w:t>
      </w:r>
      <w:r w:rsidR="00AC6CB5">
        <w:t xml:space="preserve">reaction times in the </w:t>
      </w:r>
      <w:r w:rsidR="00C86209">
        <w:t>in</w:t>
      </w:r>
      <w:r w:rsidR="00B21DF2">
        <w:t xml:space="preserve">congruent condition. </w:t>
      </w:r>
    </w:p>
    <w:p w14:paraId="1A5CB4EB" w14:textId="005AB56C" w:rsidR="007C40F4" w:rsidRDefault="007C40F4" w:rsidP="006238E0">
      <w:pPr>
        <w:pStyle w:val="NoSpacing"/>
        <w:bidi w:val="0"/>
      </w:pPr>
    </w:p>
    <w:p w14:paraId="05C06A55" w14:textId="1609DBC3" w:rsidR="00A95B10" w:rsidRDefault="008E682E" w:rsidP="006238E0">
      <w:pPr>
        <w:pStyle w:val="Heading2"/>
      </w:pPr>
      <w:bookmarkStart w:id="29" w:name="_Toc114469889"/>
      <w:r>
        <w:t xml:space="preserve">Pilot </w:t>
      </w:r>
      <w:r w:rsidR="00ED60E1">
        <w:t>Exp</w:t>
      </w:r>
      <w:r>
        <w:t>eriment</w:t>
      </w:r>
      <w:r w:rsidR="00ED60E1">
        <w:t xml:space="preserve"> 2</w:t>
      </w:r>
      <w:bookmarkEnd w:id="29"/>
    </w:p>
    <w:p w14:paraId="43984158" w14:textId="3948BDDC" w:rsidR="00B01E98" w:rsidRDefault="00B01E98" w:rsidP="00CA1FE8">
      <w:pPr>
        <w:ind w:firstLine="0"/>
      </w:pPr>
      <w:r>
        <w:t xml:space="preserve">A possible </w:t>
      </w:r>
      <w:r w:rsidR="001D6512">
        <w:t xml:space="preserve">explanation </w:t>
      </w:r>
      <w:r>
        <w:t>for the null result</w:t>
      </w:r>
      <w:r w:rsidR="00CA1FE8">
        <w:t>s found in Experiment 1</w:t>
      </w:r>
      <w:r w:rsidR="000610E4">
        <w:t xml:space="preserve"> might pertain to the relatively long time</w:t>
      </w:r>
      <w:r w:rsidR="00B35555">
        <w:t>-</w:t>
      </w:r>
      <w:r w:rsidR="000610E4">
        <w:t>window given for</w:t>
      </w:r>
      <w:del w:id="30" w:author="Chen Heller" w:date="2022-09-19T11:51:00Z">
        <w:r w:rsidR="000610E4" w:rsidDel="00796C03">
          <w:delText xml:space="preserve"> </w:delText>
        </w:r>
      </w:del>
      <w:r w:rsidR="000610E4">
        <w:t xml:space="preserve"> response. Under </w:t>
      </w:r>
      <w:r w:rsidR="001D1446">
        <w:t xml:space="preserve">that </w:t>
      </w:r>
      <w:r w:rsidR="000610E4">
        <w:t>condition</w:t>
      </w:r>
      <w:r w:rsidR="00EA32EB">
        <w:t>,</w:t>
      </w:r>
      <w:r w:rsidR="000610E4">
        <w:t xml:space="preserve"> participants could have reached a decision even before initiating their movements. To illustrate, let us assume that decision was made using some form of </w:t>
      </w:r>
      <w:r w:rsidR="001D6512">
        <w:t xml:space="preserve">evidence accumulation </w:t>
      </w:r>
      <w:r w:rsidR="00EA32EB">
        <w:t>(</w:t>
      </w:r>
      <w:r w:rsidR="00EA32EB">
        <w:fldChar w:fldCharType="begin"/>
      </w:r>
      <w:r w:rsidR="00EA32EB">
        <w:instrText xml:space="preserve"> ADDIN ZOTERO_ITEM CSL_CITATION {"citationID":"3et3USG6","properties":{"formattedCitation":"(Mattler &amp; Palmer, 2012)","plainCitation":"(Mattler &amp; Palmer, 2012)","dontUpdate":true,"noteIndex":0},"citationItems":[{"id":604,"uris":["http://zotero.org/users/8275165/items/G3KB3LBY"],"itemData":{"id":604,"type":"article-journal","abstract":"Unconscious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instrText>
      </w:r>
      <w:r w:rsidR="00EA32EB">
        <w:fldChar w:fldCharType="separate"/>
      </w:r>
      <w:r w:rsidR="00EA32EB" w:rsidRPr="00DF420B">
        <w:rPr>
          <w:rFonts w:ascii="Times New Roman" w:hAnsi="Times New Roman" w:cs="Times New Roman"/>
        </w:rPr>
        <w:t>Mattler &amp; Palmer</w:t>
      </w:r>
      <w:r w:rsidR="00EA32EB">
        <w:rPr>
          <w:rFonts w:ascii="Times New Roman" w:hAnsi="Times New Roman" w:cs="Times New Roman"/>
        </w:rPr>
        <w:t xml:space="preserve">, </w:t>
      </w:r>
      <w:r w:rsidR="00EA32EB" w:rsidRPr="00DF420B">
        <w:rPr>
          <w:rFonts w:ascii="Times New Roman" w:hAnsi="Times New Roman" w:cs="Times New Roman"/>
        </w:rPr>
        <w:t>2012)</w:t>
      </w:r>
      <w:r w:rsidR="00EA32EB">
        <w:fldChar w:fldCharType="end"/>
      </w:r>
      <w:r w:rsidR="00EA32EB">
        <w:t xml:space="preserve">. </w:t>
      </w:r>
      <w:r w:rsidR="00DC5E6B">
        <w:t>In evidence accumulation models</w:t>
      </w:r>
      <w:r w:rsidR="0047776D">
        <w:t>, the presentation of a stimul</w:t>
      </w:r>
      <w:r w:rsidR="002D19AE">
        <w:t>us</w:t>
      </w:r>
      <w:r w:rsidR="0047776D">
        <w:t xml:space="preserve"> </w:t>
      </w:r>
      <w:r w:rsidR="00184E5C">
        <w:t xml:space="preserve">is held to </w:t>
      </w:r>
      <w:r w:rsidR="00CA1FE8">
        <w:t xml:space="preserve">prompt </w:t>
      </w:r>
      <w:r w:rsidR="00C90608">
        <w:t xml:space="preserve">an </w:t>
      </w:r>
      <w:r w:rsidR="001D6512">
        <w:t>evidence accumulat</w:t>
      </w:r>
      <w:r w:rsidR="00F34BA1">
        <w:t>ion process</w:t>
      </w:r>
      <w:r w:rsidR="001D6512">
        <w:t xml:space="preserve"> </w:t>
      </w:r>
      <w:r w:rsidR="00CA1FE8">
        <w:t xml:space="preserve">until a </w:t>
      </w:r>
      <w:r w:rsidR="001D6512">
        <w:t xml:space="preserve">response </w:t>
      </w:r>
      <w:r w:rsidR="00F34BA1">
        <w:t xml:space="preserve">that </w:t>
      </w:r>
      <w:r w:rsidR="002D19AE">
        <w:t>correspond</w:t>
      </w:r>
      <w:r w:rsidR="00F34BA1">
        <w:t>s</w:t>
      </w:r>
      <w:r w:rsidR="002D19AE">
        <w:t xml:space="preserve"> to the </w:t>
      </w:r>
      <w:r w:rsidR="001D6512">
        <w:t>stimulus</w:t>
      </w:r>
      <w:r w:rsidR="00CA1FE8">
        <w:t xml:space="preserve"> is chosen</w:t>
      </w:r>
      <w:r w:rsidR="001D6512">
        <w:t xml:space="preserve">. </w:t>
      </w:r>
      <w:r w:rsidR="00956CA8">
        <w:t>E</w:t>
      </w:r>
      <w:r w:rsidR="001D6512">
        <w:t xml:space="preserve">vidence </w:t>
      </w:r>
      <w:r w:rsidR="00956CA8">
        <w:t xml:space="preserve">builds up </w:t>
      </w:r>
      <w:r w:rsidR="007F0E1E">
        <w:t>to</w:t>
      </w:r>
      <w:r w:rsidR="00956CA8">
        <w:t xml:space="preserve"> a</w:t>
      </w:r>
      <w:r w:rsidR="001D6512">
        <w:t xml:space="preserve"> threshold</w:t>
      </w:r>
      <w:r w:rsidR="00956CA8">
        <w:t xml:space="preserve">, </w:t>
      </w:r>
      <w:r w:rsidR="00EF0DD5">
        <w:t>and once it is reached</w:t>
      </w:r>
      <w:r w:rsidR="008F2801">
        <w:t>,</w:t>
      </w:r>
      <w:r w:rsidR="00EF0DD5">
        <w:t xml:space="preserve"> </w:t>
      </w:r>
      <w:r w:rsidR="00C43686">
        <w:t xml:space="preserve">a </w:t>
      </w:r>
      <w:r w:rsidR="001D6512">
        <w:t xml:space="preserve">decision is made. </w:t>
      </w:r>
      <w:r w:rsidR="00941782">
        <w:t xml:space="preserve">If an opposing stimulus is presented </w:t>
      </w:r>
      <w:r w:rsidR="00A51F1D">
        <w:t xml:space="preserve">before the threshold is reached, </w:t>
      </w:r>
      <w:r w:rsidR="001D6512">
        <w:t xml:space="preserve">evidence </w:t>
      </w:r>
      <w:r w:rsidR="00A51F1D">
        <w:t>starts to accumulate in the opposite direction</w:t>
      </w:r>
      <w:r w:rsidR="00927717">
        <w:t>, and the decision is delayed</w:t>
      </w:r>
      <w:r w:rsidR="001D6512">
        <w:t xml:space="preserve">. </w:t>
      </w:r>
      <w:r w:rsidR="001B542B">
        <w:t xml:space="preserve">Applied to Experiment 1, and to </w:t>
      </w:r>
      <w:r w:rsidR="00941782">
        <w:t>priming paradigm</w:t>
      </w:r>
      <w:r w:rsidR="00572C24">
        <w:t>s</w:t>
      </w:r>
      <w:r w:rsidR="001B542B">
        <w:t xml:space="preserve"> in general</w:t>
      </w:r>
      <w:r w:rsidR="00941782">
        <w:t xml:space="preserve">, </w:t>
      </w:r>
      <w:r w:rsidR="001B542B">
        <w:t xml:space="preserve">in incongruent trials </w:t>
      </w:r>
      <w:r w:rsidR="00941782">
        <w:t xml:space="preserve">the prime </w:t>
      </w:r>
      <w:r w:rsidR="00927717">
        <w:t xml:space="preserve">and </w:t>
      </w:r>
      <w:r w:rsidR="004B004B">
        <w:t xml:space="preserve">the </w:t>
      </w:r>
      <w:r w:rsidR="00927717">
        <w:t xml:space="preserve">target </w:t>
      </w:r>
      <w:r w:rsidR="00572C24">
        <w:t xml:space="preserve">provide </w:t>
      </w:r>
      <w:r w:rsidR="00941782">
        <w:t xml:space="preserve">contradictory </w:t>
      </w:r>
      <w:r w:rsidR="00927717">
        <w:t>evidence</w:t>
      </w:r>
      <w:r w:rsidR="00D93BCE">
        <w:t>, which delays the</w:t>
      </w:r>
      <w:r w:rsidR="004B004B">
        <w:t xml:space="preserve"> crossing of the threshold</w:t>
      </w:r>
      <w:r w:rsidR="00D93BCE">
        <w:t xml:space="preserve">, and gives rise to longer </w:t>
      </w:r>
      <w:r w:rsidR="00283362">
        <w:t>response</w:t>
      </w:r>
      <w:r w:rsidR="00D93BCE">
        <w:t xml:space="preserve"> times in</w:t>
      </w:r>
      <w:r w:rsidR="001D6512">
        <w:t xml:space="preserve"> incongruent trials </w:t>
      </w:r>
      <w:r w:rsidR="006F7C4F">
        <w:fldChar w:fldCharType="begin"/>
      </w:r>
      <w:r w:rsidR="002761FE">
        <w:instrText xml:space="preserve"> ADDIN ZOTERO_ITEM CSL_CITATION {"citationID":"nIPoXtbn","properties":{"formattedCitation":"(Dehaene et al., 1998, 2001; Dell\\uc0\\u8217{}Acqua &amp; Grainger, 1999)","plainCitation":"(Dehaene et al., 1998, 2001; Dell’Acqua &amp; Grainger, 1999)","noteIndex":0},"citationItems":[{"id":427,"uris":["http://zotero.org/users/8275165/items/VBZWWCFN"],"itemData":{"id":427,"type":"article-journal","language":"en","page":"4","source":"Zotero","title":"Imaging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pictures","volume":"73","author":[{"family":"Dell'Acqua","given":"Roberto"},{"family":"Grainger","given":"Jonathan"}],"issued":{"date-parts":[["1999",11]]}}}],"schema":"https://github.com/citation-style-language/schema/raw/master/csl-citation.json"} </w:instrText>
      </w:r>
      <w:r w:rsidR="006F7C4F">
        <w:fldChar w:fldCharType="separate"/>
      </w:r>
      <w:r w:rsidR="002761FE" w:rsidRPr="002761FE">
        <w:rPr>
          <w:rFonts w:ascii="Times New Roman" w:hAnsi="Times New Roman" w:cs="Times New Roman"/>
        </w:rPr>
        <w:t>(Dehaene et al., 1998, 2001; Dell’Acqua &amp; Grainger, 1999)</w:t>
      </w:r>
      <w:r w:rsidR="006F7C4F">
        <w:fldChar w:fldCharType="end"/>
      </w:r>
      <w:r w:rsidR="001D6512">
        <w:t xml:space="preserve">. </w:t>
      </w:r>
      <w:r w:rsidR="002D23B9">
        <w:t>However</w:t>
      </w:r>
      <w:r w:rsidR="00DD4ECB">
        <w:t>,</w:t>
      </w:r>
      <w:r w:rsidR="002D23B9">
        <w:t xml:space="preserve"> </w:t>
      </w:r>
      <w:r w:rsidR="002B3D75">
        <w:t xml:space="preserve">in my experiment </w:t>
      </w:r>
      <w:r w:rsidR="00C07B4A">
        <w:t xml:space="preserve">the </w:t>
      </w:r>
      <w:r w:rsidR="001D6512">
        <w:t xml:space="preserve">movement duration </w:t>
      </w:r>
      <w:r w:rsidR="002B3D75">
        <w:t xml:space="preserve">was identical for both conditions. </w:t>
      </w:r>
      <w:r w:rsidR="00374F2B">
        <w:t xml:space="preserve">On the other hand, </w:t>
      </w:r>
      <w:r w:rsidR="0079471B">
        <w:t>reaction</w:t>
      </w:r>
      <w:r w:rsidR="00374F2B">
        <w:t xml:space="preserve"> times (i.e., time it takes to initiate the movement to begin with)</w:t>
      </w:r>
      <w:r w:rsidR="00F96A55">
        <w:t xml:space="preserve"> showed a trend towards longer responses in incongruent trials. This raises the possibility </w:t>
      </w:r>
      <w:r w:rsidR="00C07B4A">
        <w:t xml:space="preserve">that </w:t>
      </w:r>
      <w:r w:rsidR="001D6512">
        <w:t xml:space="preserve">the </w:t>
      </w:r>
      <w:r w:rsidR="006F51CB">
        <w:t xml:space="preserve">decision </w:t>
      </w:r>
      <w:r w:rsidR="00E06273">
        <w:t xml:space="preserve">was actually </w:t>
      </w:r>
      <w:r w:rsidR="006F51CB">
        <w:t xml:space="preserve">made </w:t>
      </w:r>
      <w:r w:rsidR="001D6512">
        <w:t xml:space="preserve">before the movement </w:t>
      </w:r>
      <w:r w:rsidR="006F51CB">
        <w:t xml:space="preserve">has </w:t>
      </w:r>
      <w:r w:rsidR="001D6512">
        <w:t xml:space="preserve">started. </w:t>
      </w:r>
      <w:r w:rsidR="00202F84">
        <w:t>Thus</w:t>
      </w:r>
      <w:r w:rsidR="00314D89">
        <w:t>,</w:t>
      </w:r>
      <w:r w:rsidR="00202F84">
        <w:t xml:space="preserve"> participants </w:t>
      </w:r>
      <w:r w:rsidR="009D2FEF">
        <w:t>initiated a r</w:t>
      </w:r>
      <w:r w:rsidR="00202F84">
        <w:t>each</w:t>
      </w:r>
      <w:r w:rsidR="009D2FEF">
        <w:t>ing movement</w:t>
      </w:r>
      <w:r w:rsidR="00202F84">
        <w:t xml:space="preserve"> directly </w:t>
      </w:r>
      <w:r w:rsidR="009D2FEF">
        <w:t xml:space="preserve">at </w:t>
      </w:r>
      <w:r w:rsidR="00202F84">
        <w:t xml:space="preserve">their final answer without </w:t>
      </w:r>
      <w:r w:rsidR="006F2914">
        <w:t xml:space="preserve">revealing any of the processes that lead to choosing it. </w:t>
      </w:r>
      <w:r w:rsidR="000402D6">
        <w:t>As a result</w:t>
      </w:r>
      <w:r w:rsidR="00EF0DD5">
        <w:t>,</w:t>
      </w:r>
      <w:r w:rsidR="000402D6">
        <w:t xml:space="preserve"> </w:t>
      </w:r>
      <w:r w:rsidR="001D6512">
        <w:t xml:space="preserve">the congruency effect </w:t>
      </w:r>
      <w:r w:rsidR="000402D6">
        <w:t xml:space="preserve">was not </w:t>
      </w:r>
      <w:r w:rsidR="001D6512">
        <w:t>expressed in the movement itself.</w:t>
      </w:r>
    </w:p>
    <w:p w14:paraId="45EC229A" w14:textId="1946F80C" w:rsidR="002B4328" w:rsidRDefault="002945D9" w:rsidP="00137C62">
      <w:r>
        <w:t>Therefor</w:t>
      </w:r>
      <w:r w:rsidR="00A86475">
        <w:t>e,</w:t>
      </w:r>
      <w:r w:rsidR="0066358C">
        <w:t xml:space="preserve"> in experiment </w:t>
      </w:r>
      <w:r w:rsidR="001406C6">
        <w:t>2</w:t>
      </w:r>
      <w:r w:rsidR="004D25AA">
        <w:t>,</w:t>
      </w:r>
      <w:r w:rsidR="0066358C">
        <w:t xml:space="preserve"> </w:t>
      </w:r>
      <w:r w:rsidR="003050A1">
        <w:t xml:space="preserve">the </w:t>
      </w:r>
      <w:r w:rsidR="00C02897">
        <w:t>time</w:t>
      </w:r>
      <w:r w:rsidR="00FA3257">
        <w:t xml:space="preserve"> </w:t>
      </w:r>
      <w:r w:rsidR="003050A1">
        <w:t xml:space="preserve">window for response </w:t>
      </w:r>
      <w:r w:rsidR="00FA3257">
        <w:t>was restricted</w:t>
      </w:r>
      <w:r w:rsidR="00D0268C">
        <w:t>,</w:t>
      </w:r>
      <w:r w:rsidR="000150E7">
        <w:rPr>
          <w:rFonts w:hint="cs"/>
          <w:rtl/>
        </w:rPr>
        <w:t xml:space="preserve"> </w:t>
      </w:r>
      <w:r w:rsidR="00FA3257">
        <w:t xml:space="preserve">and </w:t>
      </w:r>
      <w:r w:rsidR="004D25AA">
        <w:t xml:space="preserve">movement duration was </w:t>
      </w:r>
      <w:r w:rsidR="00336D27">
        <w:t>decreased.</w:t>
      </w:r>
      <w:r w:rsidR="00137C62">
        <w:t xml:space="preserve"> </w:t>
      </w:r>
      <w:r w:rsidR="002B4328">
        <w:t xml:space="preserve">Since </w:t>
      </w:r>
      <w:r w:rsidR="000150E7">
        <w:t>quicker responses were required</w:t>
      </w:r>
      <w:r w:rsidR="00D0268C">
        <w:t>,</w:t>
      </w:r>
      <w:r w:rsidR="000150E7">
        <w:t xml:space="preserve"> </w:t>
      </w:r>
      <w:r w:rsidR="002B4328">
        <w:t>a second training block</w:t>
      </w:r>
      <w:r w:rsidR="000150E7">
        <w:t xml:space="preserve"> was added</w:t>
      </w:r>
      <w:r w:rsidR="00B01E98">
        <w:t xml:space="preserve"> to make sure </w:t>
      </w:r>
      <w:r w:rsidR="001C003C">
        <w:t xml:space="preserve">participants </w:t>
      </w:r>
      <w:r w:rsidR="00B01E98">
        <w:t>learn to respond within the required time window</w:t>
      </w:r>
      <w:r w:rsidR="000150E7">
        <w:t xml:space="preserve">. </w:t>
      </w:r>
      <w:r w:rsidR="00B1489D">
        <w:t xml:space="preserve">I expected the </w:t>
      </w:r>
      <w:r w:rsidR="0036328E">
        <w:t xml:space="preserve">movements </w:t>
      </w:r>
      <w:r w:rsidR="004B6630">
        <w:t xml:space="preserve">to reflect a greater unconscious effect </w:t>
      </w:r>
      <w:r w:rsidR="0018258F">
        <w:t xml:space="preserve">than </w:t>
      </w:r>
      <w:r w:rsidR="00A86475">
        <w:t xml:space="preserve">in Experiment </w:t>
      </w:r>
      <w:r w:rsidR="005A45EF">
        <w:t xml:space="preserve">1 </w:t>
      </w:r>
      <w:r w:rsidR="0036328E">
        <w:t xml:space="preserve">considering that participants will not </w:t>
      </w:r>
      <w:r w:rsidR="002745C1">
        <w:t xml:space="preserve">have enough time </w:t>
      </w:r>
      <w:r w:rsidR="0036328E">
        <w:t xml:space="preserve">to make </w:t>
      </w:r>
      <w:r w:rsidR="002745C1">
        <w:t xml:space="preserve">a </w:t>
      </w:r>
      <w:r w:rsidR="0036328E">
        <w:t>decision before starting their movement.</w:t>
      </w:r>
    </w:p>
    <w:p w14:paraId="6B77FFCE" w14:textId="77777777" w:rsidR="002D5D25" w:rsidRPr="00272765" w:rsidRDefault="002D5D25" w:rsidP="00272765"/>
    <w:p w14:paraId="1E5B807A" w14:textId="77777777" w:rsidR="002D5D25" w:rsidRPr="00272765" w:rsidRDefault="002D5D25" w:rsidP="00272765">
      <w:pPr>
        <w:ind w:left="720" w:firstLine="0"/>
      </w:pPr>
    </w:p>
    <w:p w14:paraId="19BBC9B1" w14:textId="7EBFC7A8" w:rsidR="007429C1" w:rsidRPr="00BA41CF" w:rsidRDefault="007429C1" w:rsidP="006238E0">
      <w:pPr>
        <w:pStyle w:val="Heading3"/>
      </w:pPr>
      <w:bookmarkStart w:id="31" w:name="_Toc114469890"/>
      <w:r>
        <w:t>Methods</w:t>
      </w:r>
      <w:bookmarkEnd w:id="31"/>
    </w:p>
    <w:p w14:paraId="54353DE0" w14:textId="77777777" w:rsidR="007429C1" w:rsidRDefault="007429C1" w:rsidP="006238E0">
      <w:pPr>
        <w:pStyle w:val="Heading4"/>
      </w:pPr>
      <w:bookmarkStart w:id="32" w:name="_Toc114469891"/>
      <w:r>
        <w:lastRenderedPageBreak/>
        <w:t>Participants</w:t>
      </w:r>
      <w:bookmarkEnd w:id="32"/>
    </w:p>
    <w:p w14:paraId="1993AB85" w14:textId="245BF807" w:rsidR="007429C1" w:rsidRPr="00422E34" w:rsidRDefault="00974448" w:rsidP="00974448">
      <w:pPr>
        <w:ind w:firstLine="0"/>
      </w:pPr>
      <w:r>
        <w:t>Nine</w:t>
      </w:r>
      <w:r w:rsidR="00566B31">
        <w:t xml:space="preserve"> </w:t>
      </w:r>
      <w:r w:rsidR="007429C1">
        <w:t>participants (</w:t>
      </w:r>
      <w:r w:rsidR="00425C33">
        <w:t xml:space="preserve">7 </w:t>
      </w:r>
      <w:r w:rsidR="007429C1">
        <w:t>females) were recruited for the stud</w:t>
      </w:r>
      <w:r w:rsidR="006378BF">
        <w:t>y</w:t>
      </w:r>
      <w:r w:rsidR="007429C1">
        <w:t xml:space="preserve"> (</w:t>
      </w:r>
      <w:r w:rsidR="00690952">
        <w:t xml:space="preserve">age: </w:t>
      </w:r>
      <w:r w:rsidR="007429C1">
        <w:t>M=</w:t>
      </w:r>
      <w:r w:rsidR="00D46145">
        <w:t>23.66</w:t>
      </w:r>
      <w:r w:rsidR="007429C1">
        <w:t>, SD=</w:t>
      </w:r>
      <w:r w:rsidR="008476D5">
        <w:t>2.44</w:t>
      </w:r>
      <w:r w:rsidR="007429C1">
        <w:t>)</w:t>
      </w:r>
      <w:r w:rsidR="006378BF">
        <w:t xml:space="preserve"> </w:t>
      </w:r>
      <w:r w:rsidR="00690952">
        <w:t xml:space="preserve">using the same </w:t>
      </w:r>
      <w:r w:rsidR="006378BF">
        <w:t xml:space="preserve">recruitment procedure </w:t>
      </w:r>
      <w:r w:rsidR="00690952">
        <w:t>as in</w:t>
      </w:r>
      <w:r w:rsidR="0092550B">
        <w:t xml:space="preserve"> experiment 1. </w:t>
      </w:r>
      <w:r w:rsidR="00690952">
        <w:t>Five</w:t>
      </w:r>
      <w:r w:rsidR="0092550B">
        <w:t xml:space="preserve"> </w:t>
      </w:r>
      <w:r w:rsidR="008476D5">
        <w:t xml:space="preserve">additional </w:t>
      </w:r>
      <w:r w:rsidR="00E674BB">
        <w:t>participants</w:t>
      </w:r>
      <w:r w:rsidR="0092550B">
        <w:t xml:space="preserve"> were disqualified from</w:t>
      </w:r>
      <w:r w:rsidR="00097ED6">
        <w:t xml:space="preserve"> the</w:t>
      </w:r>
      <w:r w:rsidR="0092550B">
        <w:t xml:space="preserve"> analysis</w:t>
      </w:r>
      <w:r w:rsidR="00690952">
        <w:t xml:space="preserve">, as they met two of the following predefined </w:t>
      </w:r>
      <w:del w:id="33" w:author="Chen Heller" w:date="2022-09-19T11:57:00Z">
        <w:r w:rsidR="00690952" w:rsidDel="00E54F43">
          <w:delText xml:space="preserve">excluded </w:delText>
        </w:r>
      </w:del>
      <w:ins w:id="34" w:author="Chen Heller" w:date="2022-09-19T11:57:00Z">
        <w:r w:rsidR="00E54F43">
          <w:t>exclu</w:t>
        </w:r>
        <w:r w:rsidR="00E54F43">
          <w:t>sion</w:t>
        </w:r>
        <w:r w:rsidR="00E54F43">
          <w:t xml:space="preserve"> </w:t>
        </w:r>
      </w:ins>
      <w:r w:rsidR="00690952">
        <w:t>criteria: (a) having</w:t>
      </w:r>
      <w:r w:rsidR="0092550B">
        <w:t xml:space="preserve"> less than 25 valid </w:t>
      </w:r>
      <w:r w:rsidR="006E5AE5">
        <w:t xml:space="preserve">trials </w:t>
      </w:r>
      <w:r w:rsidR="0092550B">
        <w:t xml:space="preserve">in each condition </w:t>
      </w:r>
      <w:r w:rsidR="00690952">
        <w:t xml:space="preserve">(N=3); </w:t>
      </w:r>
      <w:r w:rsidR="0092550B">
        <w:t>and</w:t>
      </w:r>
      <w:r w:rsidR="00690952">
        <w:t xml:space="preserve"> (b)</w:t>
      </w:r>
      <w:r w:rsidR="0092550B">
        <w:t xml:space="preserve"> </w:t>
      </w:r>
      <w:r w:rsidR="00690952">
        <w:t>showing performance lower</w:t>
      </w:r>
      <w:r w:rsidR="007F2704">
        <w:t xml:space="preserve"> than 70% in </w:t>
      </w:r>
      <w:r w:rsidR="0092550B">
        <w:t xml:space="preserve">the </w:t>
      </w:r>
      <w:r w:rsidR="00690952">
        <w:t xml:space="preserve">main </w:t>
      </w:r>
      <w:r w:rsidR="0092550B">
        <w:t>classification task</w:t>
      </w:r>
      <w:r w:rsidR="00070F22">
        <w:t xml:space="preserve"> </w:t>
      </w:r>
      <w:r w:rsidR="00690952">
        <w:t>(</w:t>
      </w:r>
      <w:r w:rsidR="00820475">
        <w:t xml:space="preserve">N=2; </w:t>
      </w:r>
      <w:r w:rsidR="00690952">
        <w:t>determined using a</w:t>
      </w:r>
      <w:r w:rsidR="00070F22">
        <w:t xml:space="preserve"> binomial test</w:t>
      </w:r>
      <w:r w:rsidR="00690952">
        <w:t>)</w:t>
      </w:r>
      <w:r w:rsidR="0092550B">
        <w:t>.</w:t>
      </w:r>
      <w:r w:rsidR="00341933">
        <w:t xml:space="preserve"> </w:t>
      </w:r>
      <w:r w:rsidR="00690952">
        <w:t>An</w:t>
      </w:r>
      <w:r w:rsidR="00026CD9">
        <w:t>other</w:t>
      </w:r>
      <w:r w:rsidR="00341933">
        <w:t xml:space="preserve"> participant was excluded because the experiment crashed during her session.</w:t>
      </w:r>
    </w:p>
    <w:p w14:paraId="1B9FB235" w14:textId="0D1FC686" w:rsidR="007429C1" w:rsidRDefault="007429C1" w:rsidP="006238E0">
      <w:pPr>
        <w:pStyle w:val="Heading3"/>
      </w:pPr>
      <w:bookmarkStart w:id="35" w:name="_Toc114469892"/>
      <w:r>
        <w:t>Stimuli</w:t>
      </w:r>
      <w:r w:rsidR="00CA2666">
        <w:t xml:space="preserve">, </w:t>
      </w:r>
      <w:r>
        <w:t>Apparatus</w:t>
      </w:r>
      <w:r w:rsidR="00CA2666">
        <w:t xml:space="preserve"> and </w:t>
      </w:r>
      <w:r>
        <w:t>Procedure</w:t>
      </w:r>
      <w:bookmarkEnd w:id="35"/>
    </w:p>
    <w:p w14:paraId="48EF074D" w14:textId="2CA241B0" w:rsidR="001A054F" w:rsidRDefault="00CA2666" w:rsidP="00212789">
      <w:pPr>
        <w:ind w:firstLine="0"/>
      </w:pPr>
      <w:r>
        <w:t xml:space="preserve">The methods were identical to those used in Experiment 1, besides the following differences: first, the starting point was </w:t>
      </w:r>
      <w:r w:rsidR="00820475">
        <w:t xml:space="preserve">now </w:t>
      </w:r>
      <w:r>
        <w:t>35cm away from the screen and the size of the blue circle beneath each target was slightly increased so that hitting it will be easier.</w:t>
      </w:r>
      <w:r w:rsidR="00820475">
        <w:t xml:space="preserve"> Second, here </w:t>
      </w:r>
      <w:r w:rsidR="00374BAF">
        <w:t>the participants completed a</w:t>
      </w:r>
      <w:r w:rsidR="00727A39">
        <w:t>n</w:t>
      </w:r>
      <w:r w:rsidR="00374BAF">
        <w:t xml:space="preserve"> initial practice block that </w:t>
      </w:r>
      <w:r w:rsidR="00F97EED">
        <w:t>did not include a prime. The order of trials in this block was drawn from a</w:t>
      </w:r>
      <w:r w:rsidR="007429C1">
        <w:t xml:space="preserve">n additional </w:t>
      </w:r>
      <w:r w:rsidR="00800B3D">
        <w:t>list of trial condition and stimulus</w:t>
      </w:r>
      <w:r w:rsidR="00F97EED">
        <w:t>.</w:t>
      </w:r>
      <w:r w:rsidR="001623ED">
        <w:t xml:space="preserve"> </w:t>
      </w:r>
      <w:r w:rsidR="00DD6F2C">
        <w:t>T</w:t>
      </w:r>
      <w:r w:rsidR="00D44019">
        <w:t>hird, t</w:t>
      </w:r>
      <w:r w:rsidR="00DD6F2C">
        <w:t>iming was adjusted so that m</w:t>
      </w:r>
      <w:r w:rsidR="007A620B">
        <w:t>ovement</w:t>
      </w:r>
      <w:r w:rsidR="00661C9D">
        <w:t>s</w:t>
      </w:r>
      <w:r w:rsidR="007A620B">
        <w:t xml:space="preserve"> </w:t>
      </w:r>
      <w:r w:rsidR="00473B6D">
        <w:t>had to start</w:t>
      </w:r>
      <w:r w:rsidR="007A620B">
        <w:t xml:space="preserve"> before </w:t>
      </w:r>
      <w:r w:rsidR="00CE0E3C">
        <w:t xml:space="preserve">330ms had passed and last no longer than 430ms. </w:t>
      </w:r>
      <w:r w:rsidR="002E3A43">
        <w:t xml:space="preserve">Movement </w:t>
      </w:r>
      <w:r w:rsidR="00D6155B">
        <w:t xml:space="preserve">started when </w:t>
      </w:r>
      <w:r w:rsidR="002E3A43">
        <w:t xml:space="preserve">the finger was </w:t>
      </w:r>
      <w:r w:rsidR="00800AFC">
        <w:t>2</w:t>
      </w:r>
      <w:r w:rsidR="002E3A43">
        <w:t>cm away from the starting point</w:t>
      </w:r>
      <w:r w:rsidR="00B0297C">
        <w:t xml:space="preserve"> (Euclidean distance)</w:t>
      </w:r>
      <w:r w:rsidR="002E3A43">
        <w:t xml:space="preserve"> and ended when it was </w:t>
      </w:r>
      <w:r w:rsidR="00B0297C">
        <w:t>3</w:t>
      </w:r>
      <w:r w:rsidR="002E3A43">
        <w:t>cm</w:t>
      </w:r>
      <w:r w:rsidR="00F937CF">
        <w:t xml:space="preserve"> away from the</w:t>
      </w:r>
      <w:r w:rsidR="002E3A43">
        <w:t xml:space="preserve"> screen (on the Z axis). </w:t>
      </w:r>
      <w:r w:rsidR="008149FD">
        <w:t xml:space="preserve">Late initiations </w:t>
      </w:r>
      <w:r w:rsidR="00FF579E">
        <w:t xml:space="preserve">and long </w:t>
      </w:r>
      <w:r w:rsidR="00407779">
        <w:t xml:space="preserve">durations </w:t>
      </w:r>
      <w:r w:rsidR="00FF579E">
        <w:t xml:space="preserve">were </w:t>
      </w:r>
      <w:r w:rsidR="007429C1">
        <w:t>followed by a "</w:t>
      </w:r>
      <w:r w:rsidR="00FF579E">
        <w:t>Too late</w:t>
      </w:r>
      <w:r w:rsidR="007429C1">
        <w:t xml:space="preserve">" </w:t>
      </w:r>
      <w:r w:rsidR="00FF579E">
        <w:t xml:space="preserve">and "Too slow" </w:t>
      </w:r>
      <w:r w:rsidR="007429C1">
        <w:t>feedback</w:t>
      </w:r>
      <w:r w:rsidR="00FF579E">
        <w:t>s</w:t>
      </w:r>
      <w:r w:rsidR="00D44019">
        <w:t>,</w:t>
      </w:r>
      <w:r w:rsidR="00FF579E">
        <w:t xml:space="preserve"> </w:t>
      </w:r>
      <w:r w:rsidR="00207190">
        <w:t>respectively</w:t>
      </w:r>
      <w:r w:rsidR="00C36314">
        <w:t>.</w:t>
      </w:r>
      <w:r w:rsidR="00DD6F2C">
        <w:t xml:space="preserve"> </w:t>
      </w:r>
      <w:r w:rsidR="00C36314">
        <w:t xml:space="preserve">Recognition </w:t>
      </w:r>
      <w:r w:rsidR="00056B2C">
        <w:t>responses</w:t>
      </w:r>
      <w:r w:rsidR="00C36314">
        <w:t xml:space="preserve"> were given within a </w:t>
      </w:r>
      <w:r w:rsidR="007C76BC">
        <w:t>7</w:t>
      </w:r>
      <w:r w:rsidR="007429C1">
        <w:t xml:space="preserve"> </w:t>
      </w:r>
      <w:r w:rsidR="00EE0E3B" w:rsidRPr="00400416">
        <w:t>second</w:t>
      </w:r>
      <w:r w:rsidR="007429C1" w:rsidRPr="00400416">
        <w:t xml:space="preserve"> response window. </w:t>
      </w:r>
    </w:p>
    <w:p w14:paraId="676EA161" w14:textId="334032C8" w:rsidR="00D826D9" w:rsidRDefault="00D826D9" w:rsidP="006238E0">
      <w:pPr>
        <w:pStyle w:val="Heading3"/>
      </w:pPr>
      <w:bookmarkStart w:id="36" w:name="_Toc114469893"/>
      <w:r>
        <w:t>Exclusion criteria</w:t>
      </w:r>
      <w:bookmarkEnd w:id="36"/>
    </w:p>
    <w:p w14:paraId="1A31F715" w14:textId="7A916C08" w:rsidR="006B13AE" w:rsidRDefault="00D826D9" w:rsidP="00974448">
      <w:pPr>
        <w:ind w:firstLine="0"/>
      </w:pPr>
      <w:r>
        <w:t xml:space="preserve">Additional restrictions were placed on the participants' reaching movements, limiting their reaction time and movement duration. Movements that started less than 100ms or more than 320ms after target display were excluded. In addition, movements that lasted more than 420ms were excluded if they were located more than 3 SD from the participant's average movement duration among correct trials that were not too short, had no missing data and were completed in time (i.e., started between 100ms and 320ms after target display and lasted no longer than 420ms). </w:t>
      </w:r>
      <w:r>
        <w:rPr>
          <w:i/>
          <w:iCs/>
        </w:rPr>
        <w:t>Valid trials</w:t>
      </w:r>
      <w:r>
        <w:t xml:space="preserve"> were those that were not excluded due to any exclusion criteria.</w:t>
      </w:r>
    </w:p>
    <w:p w14:paraId="37EA6538" w14:textId="77777777" w:rsidR="006B13AE" w:rsidRDefault="006B13AE">
      <w:pPr>
        <w:spacing w:line="480" w:lineRule="auto"/>
        <w:jc w:val="left"/>
      </w:pPr>
      <w:r>
        <w:br w:type="page"/>
      </w:r>
    </w:p>
    <w:p w14:paraId="09E0A93D" w14:textId="11EFE9F6" w:rsidR="00D826D9" w:rsidRDefault="00D826D9" w:rsidP="006238E0">
      <w:pPr>
        <w:pStyle w:val="Heading3"/>
      </w:pPr>
      <w:bookmarkStart w:id="37" w:name="_Toc114469894"/>
      <w:r>
        <w:lastRenderedPageBreak/>
        <w:t>Results</w:t>
      </w:r>
      <w:bookmarkEnd w:id="37"/>
    </w:p>
    <w:p w14:paraId="437897F0" w14:textId="204D650B" w:rsidR="000E54E1" w:rsidRDefault="00BA4221" w:rsidP="00974448">
      <w:pPr>
        <w:ind w:firstLine="0"/>
      </w:pPr>
      <w:r>
        <w:t xml:space="preserve">Prime visibility: </w:t>
      </w:r>
      <w:r w:rsidR="001F7E99">
        <w:t>i</w:t>
      </w:r>
      <w:r w:rsidR="0053128B">
        <w:t>n total</w:t>
      </w:r>
      <w:r>
        <w:t xml:space="preserve">, </w:t>
      </w:r>
      <w:r w:rsidR="00402BB2">
        <w:t>visibility rating</w:t>
      </w:r>
      <w:r w:rsidR="00B170A4">
        <w:t>s</w:t>
      </w:r>
      <w:r w:rsidR="00402BB2">
        <w:t xml:space="preserve"> of 1 </w:t>
      </w:r>
      <w:r w:rsidR="00B170A4">
        <w:t xml:space="preserve">were </w:t>
      </w:r>
      <w:r w:rsidR="00402BB2">
        <w:t xml:space="preserve">given in </w:t>
      </w:r>
      <w:r w:rsidR="003F2C2D">
        <w:t>81.63</w:t>
      </w:r>
      <w:r>
        <w:t>% of the trials,</w:t>
      </w:r>
      <w:r w:rsidR="002E11F6">
        <w:t xml:space="preserve"> visibility rating</w:t>
      </w:r>
      <w:r w:rsidR="002223D0">
        <w:t>s</w:t>
      </w:r>
      <w:r w:rsidR="002E11F6">
        <w:t xml:space="preserve"> of 2 in</w:t>
      </w:r>
      <w:r>
        <w:t xml:space="preserve"> </w:t>
      </w:r>
      <w:r w:rsidR="003F2C2D">
        <w:t>16.07</w:t>
      </w:r>
      <w:r>
        <w:t xml:space="preserve">% </w:t>
      </w:r>
      <w:r w:rsidR="002E11F6">
        <w:t>of the trials</w:t>
      </w:r>
      <w:r>
        <w:t>,</w:t>
      </w:r>
      <w:r w:rsidR="002E11F6">
        <w:t xml:space="preserve"> visibility rating</w:t>
      </w:r>
      <w:r w:rsidR="002223D0">
        <w:t>s</w:t>
      </w:r>
      <w:r w:rsidR="002E11F6">
        <w:t xml:space="preserve"> of 3 in</w:t>
      </w:r>
      <w:r>
        <w:t xml:space="preserve"> </w:t>
      </w:r>
      <w:r w:rsidR="003F2C2D">
        <w:t>1.83</w:t>
      </w:r>
      <w:r>
        <w:t xml:space="preserve">% </w:t>
      </w:r>
      <w:r w:rsidR="002E11F6">
        <w:t>of the trials</w:t>
      </w:r>
      <w:r>
        <w:t xml:space="preserve"> and</w:t>
      </w:r>
      <w:r w:rsidR="002E11F6">
        <w:t xml:space="preserve"> visibility rating</w:t>
      </w:r>
      <w:r w:rsidR="006478F0">
        <w:t>s</w:t>
      </w:r>
      <w:r w:rsidR="002E11F6">
        <w:t xml:space="preserve"> of 4 in</w:t>
      </w:r>
      <w:r>
        <w:t xml:space="preserve"> </w:t>
      </w:r>
      <w:r w:rsidR="00E65DB2">
        <w:t>0.</w:t>
      </w:r>
      <w:r w:rsidR="003F2C2D">
        <w:t>46</w:t>
      </w:r>
      <w:r>
        <w:t xml:space="preserve">% </w:t>
      </w:r>
      <w:r w:rsidR="002E11F6">
        <w:t>of the trials</w:t>
      </w:r>
      <w:r>
        <w:t xml:space="preserve">. </w:t>
      </w:r>
      <w:r w:rsidR="000561B8">
        <w:t xml:space="preserve">Subjectively invisible stimulus was recognized at chance level, </w:t>
      </w:r>
      <w:r w:rsidR="00D826D9">
        <w:t>M = 50.2</w:t>
      </w:r>
      <w:r w:rsidR="00D23156">
        <w:t>6</w:t>
      </w:r>
      <w:r w:rsidR="00D826D9">
        <w:t>%, SD = 2.57, t</w:t>
      </w:r>
      <w:r w:rsidR="00D826D9" w:rsidRPr="00974448">
        <w:t>(8)</w:t>
      </w:r>
      <w:r w:rsidR="00D826D9">
        <w:t xml:space="preserve"> = 0.30, p = 0.77</w:t>
      </w:r>
      <w:r w:rsidR="00D23156">
        <w:t>0</w:t>
      </w:r>
      <w:r w:rsidR="00D826D9">
        <w:t>, 95% CI = [48.27, 52.24].</w:t>
      </w:r>
      <w:r w:rsidR="008116EA" w:rsidRPr="008116EA">
        <w:t xml:space="preserve"> </w:t>
      </w:r>
      <w:r w:rsidR="00DF5E7F">
        <w:t>Again, this confirm</w:t>
      </w:r>
      <w:r w:rsidR="005D4AC1">
        <w:t>s</w:t>
      </w:r>
      <w:r w:rsidR="00DF5E7F">
        <w:t xml:space="preserve"> the efficiency of </w:t>
      </w:r>
      <w:r w:rsidR="005D4AC1">
        <w:t>my</w:t>
      </w:r>
      <w:r w:rsidR="00DF5E7F">
        <w:t xml:space="preserve"> masking procedure (as will be the case for the two subsequent experiments, see below)</w:t>
      </w:r>
      <w:r w:rsidR="005534BA">
        <w:t>.</w:t>
      </w:r>
    </w:p>
    <w:p w14:paraId="35416620" w14:textId="715A8D0B" w:rsidR="00F71D0B" w:rsidRDefault="000E54E1" w:rsidP="00063B24">
      <w:r>
        <w:t xml:space="preserve">Congruency effect: </w:t>
      </w:r>
      <w:r w:rsidR="00D826D9">
        <w:t xml:space="preserve">Similarly to </w:t>
      </w:r>
      <w:r w:rsidR="00035FA8">
        <w:t>Experiment 1</w:t>
      </w:r>
      <w:r w:rsidR="00C7418C">
        <w:t>,</w:t>
      </w:r>
      <w:r w:rsidR="00520C6C">
        <w:t xml:space="preserve"> </w:t>
      </w:r>
      <w:r w:rsidR="00D826D9">
        <w:t>a congruency effect was not reflected in</w:t>
      </w:r>
      <w:r w:rsidR="00AE66BB">
        <w:t xml:space="preserve"> any of the dependent variables</w:t>
      </w:r>
      <w:r w:rsidR="00681778">
        <w:t xml:space="preserve"> </w:t>
      </w:r>
      <w:r w:rsidR="00520C6C">
        <w:t>(</w:t>
      </w:r>
      <w:r w:rsidR="00520C6C">
        <w:fldChar w:fldCharType="begin"/>
      </w:r>
      <w:r w:rsidR="00520C6C">
        <w:instrText xml:space="preserve"> REF _Ref113877160 \h </w:instrText>
      </w:r>
      <w:r w:rsidR="00520C6C">
        <w:fldChar w:fldCharType="separate"/>
      </w:r>
      <w:r w:rsidR="00520C6C">
        <w:t xml:space="preserve">Figure </w:t>
      </w:r>
      <w:r w:rsidR="00520C6C">
        <w:rPr>
          <w:noProof/>
        </w:rPr>
        <w:t>4</w:t>
      </w:r>
      <w:r w:rsidR="00520C6C">
        <w:fldChar w:fldCharType="end"/>
      </w:r>
      <w:r w:rsidR="00F55B59">
        <w:t xml:space="preserve">; </w:t>
      </w:r>
      <w:r w:rsidR="00F55B59">
        <w:fldChar w:fldCharType="begin"/>
      </w:r>
      <w:r w:rsidR="00F55B59">
        <w:instrText xml:space="preserve"> REF _Ref114067886 \h </w:instrText>
      </w:r>
      <w:r w:rsidR="00F55B59">
        <w:fldChar w:fldCharType="separate"/>
      </w:r>
      <w:r w:rsidR="00F55B59">
        <w:t xml:space="preserve">Table </w:t>
      </w:r>
      <w:r w:rsidR="00F55B59">
        <w:rPr>
          <w:noProof/>
        </w:rPr>
        <w:t>2</w:t>
      </w:r>
      <w:r w:rsidR="00F55B59">
        <w:fldChar w:fldCharType="end"/>
      </w:r>
      <w:r w:rsidR="00520C6C">
        <w:t>)</w:t>
      </w:r>
      <w:r w:rsidR="00650AE3">
        <w:t>.</w:t>
      </w:r>
    </w:p>
    <w:p w14:paraId="1BB611DA" w14:textId="77777777" w:rsidR="003B10E1" w:rsidRDefault="003B10E1" w:rsidP="003B10E1">
      <w:pPr>
        <w:ind w:firstLine="0"/>
      </w:pPr>
    </w:p>
    <w:p w14:paraId="4043F815" w14:textId="5CFCD788" w:rsidR="003B10E1" w:rsidRDefault="003B10E1" w:rsidP="002872CF">
      <w:pPr>
        <w:pStyle w:val="Caption"/>
        <w:keepNext/>
      </w:pPr>
      <w:bookmarkStart w:id="38" w:name="_Ref114067886"/>
      <w:r>
        <w:t xml:space="preserve">Table </w:t>
      </w:r>
      <w:fldSimple w:instr=" SEQ Table \* ARABIC ">
        <w:r w:rsidR="002436A8">
          <w:rPr>
            <w:noProof/>
          </w:rPr>
          <w:t>2</w:t>
        </w:r>
      </w:fldSimple>
      <w:bookmarkEnd w:id="38"/>
      <w:r>
        <w:t>. Results of Experiment 2</w:t>
      </w:r>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F625AB" w14:paraId="4F1C32EA" w14:textId="77777777" w:rsidTr="002872CF">
        <w:trPr>
          <w:trHeight w:val="510"/>
        </w:trPr>
        <w:tc>
          <w:tcPr>
            <w:tcW w:w="284" w:type="dxa"/>
            <w:tcBorders>
              <w:top w:val="single" w:sz="12" w:space="0" w:color="auto"/>
            </w:tcBorders>
          </w:tcPr>
          <w:p w14:paraId="317E9E24" w14:textId="77777777" w:rsidR="00F625AB" w:rsidRDefault="00F625AB" w:rsidP="00EA2CED">
            <w:pPr>
              <w:ind w:firstLine="0"/>
            </w:pPr>
          </w:p>
        </w:tc>
        <w:tc>
          <w:tcPr>
            <w:tcW w:w="2268" w:type="dxa"/>
            <w:tcBorders>
              <w:top w:val="single" w:sz="12" w:space="0" w:color="auto"/>
            </w:tcBorders>
          </w:tcPr>
          <w:p w14:paraId="6185A4B1" w14:textId="77777777" w:rsidR="00F625AB" w:rsidRDefault="00F625AB" w:rsidP="00EA2CED">
            <w:pPr>
              <w:ind w:firstLine="0"/>
            </w:pPr>
          </w:p>
        </w:tc>
        <w:tc>
          <w:tcPr>
            <w:tcW w:w="1701" w:type="dxa"/>
            <w:tcBorders>
              <w:top w:val="single" w:sz="12" w:space="0" w:color="auto"/>
              <w:bottom w:val="single" w:sz="12" w:space="0" w:color="auto"/>
            </w:tcBorders>
          </w:tcPr>
          <w:p w14:paraId="5F0BFD6E" w14:textId="77777777" w:rsidR="00F625AB" w:rsidRPr="00EA2CED" w:rsidRDefault="00F625AB" w:rsidP="00EA2CED">
            <w:pPr>
              <w:ind w:firstLine="0"/>
              <w:jc w:val="center"/>
              <w:rPr>
                <w:b/>
                <w:bCs/>
              </w:rPr>
            </w:pPr>
            <w:r w:rsidRPr="00EA2CED">
              <w:rPr>
                <w:b/>
                <w:bCs/>
              </w:rPr>
              <w:t>Congruent</w:t>
            </w:r>
          </w:p>
        </w:tc>
        <w:tc>
          <w:tcPr>
            <w:tcW w:w="1701" w:type="dxa"/>
            <w:tcBorders>
              <w:top w:val="single" w:sz="12" w:space="0" w:color="auto"/>
              <w:bottom w:val="single" w:sz="12" w:space="0" w:color="auto"/>
            </w:tcBorders>
          </w:tcPr>
          <w:p w14:paraId="6A064AB6" w14:textId="77777777" w:rsidR="00F625AB" w:rsidRPr="00EA2CED" w:rsidRDefault="00F625AB" w:rsidP="002872CF">
            <w:pPr>
              <w:ind w:firstLine="0"/>
              <w:jc w:val="center"/>
              <w:rPr>
                <w:b/>
                <w:bCs/>
              </w:rPr>
            </w:pPr>
            <w:r w:rsidRPr="00EA2CED">
              <w:rPr>
                <w:b/>
                <w:bCs/>
              </w:rPr>
              <w:t>Incongruent</w:t>
            </w:r>
          </w:p>
        </w:tc>
        <w:tc>
          <w:tcPr>
            <w:tcW w:w="709" w:type="dxa"/>
            <w:tcBorders>
              <w:top w:val="single" w:sz="12" w:space="0" w:color="auto"/>
            </w:tcBorders>
          </w:tcPr>
          <w:p w14:paraId="0E6D1B96" w14:textId="77777777" w:rsidR="00F625AB" w:rsidRPr="00EA2CED" w:rsidRDefault="00F625AB" w:rsidP="00EA2CED">
            <w:pPr>
              <w:ind w:firstLine="0"/>
              <w:jc w:val="center"/>
              <w:rPr>
                <w:b/>
                <w:bCs/>
              </w:rPr>
            </w:pPr>
          </w:p>
        </w:tc>
        <w:tc>
          <w:tcPr>
            <w:tcW w:w="992" w:type="dxa"/>
            <w:tcBorders>
              <w:top w:val="single" w:sz="12" w:space="0" w:color="auto"/>
            </w:tcBorders>
          </w:tcPr>
          <w:p w14:paraId="0AC7F973" w14:textId="77777777" w:rsidR="00F625AB" w:rsidRPr="00EA2CED" w:rsidRDefault="00F625AB" w:rsidP="00EA2CED">
            <w:pPr>
              <w:ind w:firstLine="0"/>
              <w:jc w:val="center"/>
              <w:rPr>
                <w:b/>
                <w:bCs/>
              </w:rPr>
            </w:pPr>
          </w:p>
        </w:tc>
        <w:tc>
          <w:tcPr>
            <w:tcW w:w="1701" w:type="dxa"/>
            <w:tcBorders>
              <w:top w:val="single" w:sz="12" w:space="0" w:color="auto"/>
            </w:tcBorders>
          </w:tcPr>
          <w:p w14:paraId="34B96DD8" w14:textId="77777777" w:rsidR="00F625AB" w:rsidRDefault="00F625AB" w:rsidP="00EA2CED">
            <w:pPr>
              <w:ind w:firstLine="0"/>
            </w:pPr>
          </w:p>
        </w:tc>
        <w:tc>
          <w:tcPr>
            <w:tcW w:w="709" w:type="dxa"/>
            <w:tcBorders>
              <w:top w:val="single" w:sz="12" w:space="0" w:color="auto"/>
            </w:tcBorders>
          </w:tcPr>
          <w:p w14:paraId="48B7D2BB" w14:textId="77777777" w:rsidR="00F625AB" w:rsidRDefault="00F625AB" w:rsidP="00EA2CED">
            <w:pPr>
              <w:ind w:firstLine="0"/>
            </w:pPr>
          </w:p>
        </w:tc>
      </w:tr>
      <w:tr w:rsidR="00F625AB" w14:paraId="42B7061E" w14:textId="77777777" w:rsidTr="002872CF">
        <w:trPr>
          <w:trHeight w:val="254"/>
        </w:trPr>
        <w:tc>
          <w:tcPr>
            <w:tcW w:w="284" w:type="dxa"/>
            <w:tcBorders>
              <w:bottom w:val="single" w:sz="12" w:space="0" w:color="auto"/>
            </w:tcBorders>
          </w:tcPr>
          <w:p w14:paraId="07DA12D4" w14:textId="77777777" w:rsidR="00F625AB" w:rsidRPr="00EA2CED" w:rsidRDefault="00F625AB" w:rsidP="00EA2CED">
            <w:pPr>
              <w:ind w:firstLine="0"/>
              <w:rPr>
                <w:b/>
                <w:bCs/>
              </w:rPr>
            </w:pPr>
          </w:p>
        </w:tc>
        <w:tc>
          <w:tcPr>
            <w:tcW w:w="2268" w:type="dxa"/>
            <w:tcBorders>
              <w:bottom w:val="single" w:sz="12" w:space="0" w:color="auto"/>
            </w:tcBorders>
          </w:tcPr>
          <w:p w14:paraId="5410FDFF" w14:textId="77777777" w:rsidR="00F625AB" w:rsidRPr="00EA2CED" w:rsidRDefault="00F625AB" w:rsidP="00EA2CED">
            <w:pPr>
              <w:ind w:firstLine="0"/>
              <w:rPr>
                <w:b/>
                <w:bCs/>
              </w:rPr>
            </w:pPr>
          </w:p>
        </w:tc>
        <w:tc>
          <w:tcPr>
            <w:tcW w:w="1701" w:type="dxa"/>
            <w:tcBorders>
              <w:top w:val="single" w:sz="12" w:space="0" w:color="auto"/>
              <w:bottom w:val="single" w:sz="12" w:space="0" w:color="auto"/>
            </w:tcBorders>
          </w:tcPr>
          <w:p w14:paraId="2AECF535" w14:textId="77777777" w:rsidR="00F625AB" w:rsidRPr="00EA2CED" w:rsidRDefault="00F625AB" w:rsidP="00EA2CED">
            <w:pPr>
              <w:ind w:firstLine="0"/>
              <w:rPr>
                <w:b/>
                <w:bCs/>
              </w:rPr>
            </w:pPr>
            <w:r>
              <w:rPr>
                <w:b/>
                <w:bCs/>
              </w:rPr>
              <w:t>M (SD)</w:t>
            </w:r>
          </w:p>
        </w:tc>
        <w:tc>
          <w:tcPr>
            <w:tcW w:w="1701" w:type="dxa"/>
            <w:tcBorders>
              <w:top w:val="single" w:sz="12" w:space="0" w:color="auto"/>
              <w:bottom w:val="single" w:sz="12" w:space="0" w:color="auto"/>
            </w:tcBorders>
          </w:tcPr>
          <w:p w14:paraId="5F87B65D" w14:textId="77777777" w:rsidR="00F625AB" w:rsidRPr="00EA2CED" w:rsidRDefault="00F625AB" w:rsidP="00EA2CED">
            <w:pPr>
              <w:ind w:firstLine="0"/>
              <w:rPr>
                <w:b/>
                <w:bCs/>
              </w:rPr>
            </w:pPr>
            <w:r>
              <w:rPr>
                <w:b/>
                <w:bCs/>
              </w:rPr>
              <w:t>M (SD)</w:t>
            </w:r>
          </w:p>
        </w:tc>
        <w:tc>
          <w:tcPr>
            <w:tcW w:w="709" w:type="dxa"/>
            <w:tcBorders>
              <w:bottom w:val="single" w:sz="12" w:space="0" w:color="auto"/>
            </w:tcBorders>
          </w:tcPr>
          <w:p w14:paraId="746BEBE4" w14:textId="77777777" w:rsidR="00F625AB" w:rsidRPr="00EA2CED" w:rsidRDefault="00F625AB" w:rsidP="00EA2CED">
            <w:pPr>
              <w:ind w:firstLine="0"/>
              <w:rPr>
                <w:b/>
                <w:bCs/>
              </w:rPr>
            </w:pPr>
            <w:r>
              <w:rPr>
                <w:b/>
                <w:bCs/>
              </w:rPr>
              <w:t>t(8)</w:t>
            </w:r>
          </w:p>
        </w:tc>
        <w:tc>
          <w:tcPr>
            <w:tcW w:w="992" w:type="dxa"/>
            <w:tcBorders>
              <w:bottom w:val="single" w:sz="12" w:space="0" w:color="auto"/>
            </w:tcBorders>
          </w:tcPr>
          <w:p w14:paraId="6B458F6C" w14:textId="77777777" w:rsidR="00F625AB" w:rsidRPr="00EA2CED" w:rsidRDefault="00F625AB" w:rsidP="00EA2CED">
            <w:pPr>
              <w:ind w:firstLine="0"/>
              <w:rPr>
                <w:b/>
                <w:bCs/>
              </w:rPr>
            </w:pPr>
            <w:r>
              <w:rPr>
                <w:b/>
                <w:bCs/>
              </w:rPr>
              <w:t>p</w:t>
            </w:r>
          </w:p>
        </w:tc>
        <w:tc>
          <w:tcPr>
            <w:tcW w:w="1701" w:type="dxa"/>
            <w:tcBorders>
              <w:bottom w:val="single" w:sz="12" w:space="0" w:color="auto"/>
            </w:tcBorders>
          </w:tcPr>
          <w:p w14:paraId="669C1D57" w14:textId="77777777" w:rsidR="00F625AB" w:rsidRPr="00EA2CED" w:rsidRDefault="00F625AB" w:rsidP="00EA2CED">
            <w:pPr>
              <w:ind w:firstLine="0"/>
              <w:rPr>
                <w:b/>
                <w:bCs/>
              </w:rPr>
            </w:pPr>
            <w:r>
              <w:rPr>
                <w:b/>
                <w:bCs/>
              </w:rPr>
              <w:t>CI</w:t>
            </w:r>
          </w:p>
        </w:tc>
        <w:tc>
          <w:tcPr>
            <w:tcW w:w="709" w:type="dxa"/>
            <w:tcBorders>
              <w:bottom w:val="single" w:sz="12" w:space="0" w:color="auto"/>
            </w:tcBorders>
          </w:tcPr>
          <w:p w14:paraId="0E1E7D3B" w14:textId="77777777" w:rsidR="00F625AB" w:rsidRPr="00EA2CED" w:rsidRDefault="00F625AB" w:rsidP="00EA2CED">
            <w:pPr>
              <w:ind w:firstLine="0"/>
              <w:rPr>
                <w:b/>
                <w:bCs/>
              </w:rPr>
            </w:pPr>
            <w:r>
              <w:rPr>
                <w:b/>
                <w:bCs/>
              </w:rPr>
              <w:t>d</w:t>
            </w:r>
          </w:p>
        </w:tc>
      </w:tr>
      <w:tr w:rsidR="00F625AB" w14:paraId="7E3A973E" w14:textId="77777777" w:rsidTr="002872CF">
        <w:trPr>
          <w:trHeight w:val="313"/>
        </w:trPr>
        <w:tc>
          <w:tcPr>
            <w:tcW w:w="10065" w:type="dxa"/>
            <w:gridSpan w:val="8"/>
            <w:tcBorders>
              <w:top w:val="single" w:sz="12" w:space="0" w:color="auto"/>
            </w:tcBorders>
          </w:tcPr>
          <w:p w14:paraId="027283E5" w14:textId="77777777" w:rsidR="00F625AB" w:rsidRDefault="00F625AB" w:rsidP="00EA2CED">
            <w:pPr>
              <w:ind w:firstLine="0"/>
            </w:pPr>
            <w:r>
              <w:rPr>
                <w:b/>
                <w:bCs/>
              </w:rPr>
              <w:t>Reaching</w:t>
            </w:r>
          </w:p>
        </w:tc>
      </w:tr>
      <w:tr w:rsidR="00F625AB" w14:paraId="60E71E84" w14:textId="77777777" w:rsidTr="002872CF">
        <w:trPr>
          <w:trHeight w:val="490"/>
        </w:trPr>
        <w:tc>
          <w:tcPr>
            <w:tcW w:w="284" w:type="dxa"/>
            <w:vMerge w:val="restart"/>
            <w:tcBorders>
              <w:bottom w:val="single" w:sz="12" w:space="0" w:color="auto"/>
            </w:tcBorders>
          </w:tcPr>
          <w:p w14:paraId="28C9286D" w14:textId="77777777" w:rsidR="00F625AB" w:rsidRPr="00EA2CED" w:rsidRDefault="00F625AB" w:rsidP="00EA2CED">
            <w:pPr>
              <w:ind w:firstLine="0"/>
              <w:rPr>
                <w:b/>
                <w:bCs/>
              </w:rPr>
            </w:pPr>
          </w:p>
        </w:tc>
        <w:tc>
          <w:tcPr>
            <w:tcW w:w="2268" w:type="dxa"/>
          </w:tcPr>
          <w:p w14:paraId="4820B497" w14:textId="77777777" w:rsidR="00F625AB" w:rsidRPr="00EA2CED" w:rsidRDefault="00F625AB" w:rsidP="00EA2CED">
            <w:pPr>
              <w:ind w:firstLine="0"/>
              <w:rPr>
                <w:b/>
                <w:bCs/>
              </w:rPr>
            </w:pPr>
            <w:r w:rsidRPr="00EA2CED">
              <w:rPr>
                <w:b/>
                <w:bCs/>
              </w:rPr>
              <w:t>Reach area</w:t>
            </w:r>
          </w:p>
        </w:tc>
        <w:tc>
          <w:tcPr>
            <w:tcW w:w="1701" w:type="dxa"/>
          </w:tcPr>
          <w:p w14:paraId="29BCDA47" w14:textId="77777777" w:rsidR="00F625AB" w:rsidRDefault="00F625AB" w:rsidP="00EA2CED">
            <w:pPr>
              <w:ind w:firstLine="0"/>
            </w:pPr>
            <w:r>
              <w:t>1.50 (0.28)</w:t>
            </w:r>
          </w:p>
        </w:tc>
        <w:tc>
          <w:tcPr>
            <w:tcW w:w="1701" w:type="dxa"/>
          </w:tcPr>
          <w:p w14:paraId="4D0E8BF7" w14:textId="77777777" w:rsidR="00F625AB" w:rsidRDefault="00F625AB" w:rsidP="00EA2CED">
            <w:pPr>
              <w:ind w:firstLine="0"/>
            </w:pPr>
            <w:r>
              <w:t>1.39 (0.64)</w:t>
            </w:r>
          </w:p>
        </w:tc>
        <w:tc>
          <w:tcPr>
            <w:tcW w:w="709" w:type="dxa"/>
          </w:tcPr>
          <w:p w14:paraId="421C6915" w14:textId="77777777" w:rsidR="00F625AB" w:rsidRDefault="00F625AB" w:rsidP="00EA2CED">
            <w:pPr>
              <w:ind w:firstLine="0"/>
            </w:pPr>
          </w:p>
        </w:tc>
        <w:tc>
          <w:tcPr>
            <w:tcW w:w="992" w:type="dxa"/>
          </w:tcPr>
          <w:p w14:paraId="56F8291D" w14:textId="77777777" w:rsidR="00F625AB" w:rsidRDefault="00F625AB" w:rsidP="00EA2CED">
            <w:pPr>
              <w:ind w:firstLine="0"/>
            </w:pPr>
            <w:r>
              <w:t>0.699</w:t>
            </w:r>
          </w:p>
        </w:tc>
        <w:tc>
          <w:tcPr>
            <w:tcW w:w="1701" w:type="dxa"/>
          </w:tcPr>
          <w:p w14:paraId="094E1940" w14:textId="77777777" w:rsidR="00F625AB" w:rsidRDefault="00F625AB" w:rsidP="00EA2CED">
            <w:pPr>
              <w:ind w:firstLine="0"/>
            </w:pPr>
            <w:r>
              <w:t>-0.14, 0.36</w:t>
            </w:r>
          </w:p>
        </w:tc>
        <w:tc>
          <w:tcPr>
            <w:tcW w:w="709" w:type="dxa"/>
          </w:tcPr>
          <w:p w14:paraId="142B6C51" w14:textId="77777777" w:rsidR="00F625AB" w:rsidRDefault="00F625AB" w:rsidP="00EA2CED">
            <w:pPr>
              <w:ind w:firstLine="0"/>
            </w:pPr>
            <w:r>
              <w:t>0.23</w:t>
            </w:r>
          </w:p>
        </w:tc>
      </w:tr>
      <w:tr w:rsidR="00F625AB" w14:paraId="546D8528" w14:textId="77777777" w:rsidTr="002872CF">
        <w:trPr>
          <w:trHeight w:val="490"/>
        </w:trPr>
        <w:tc>
          <w:tcPr>
            <w:tcW w:w="284" w:type="dxa"/>
            <w:vMerge/>
            <w:tcBorders>
              <w:top w:val="single" w:sz="12" w:space="0" w:color="auto"/>
              <w:bottom w:val="single" w:sz="12" w:space="0" w:color="auto"/>
            </w:tcBorders>
          </w:tcPr>
          <w:p w14:paraId="1D8A858C" w14:textId="77777777" w:rsidR="00F625AB" w:rsidRPr="00EA2CED" w:rsidRDefault="00F625AB" w:rsidP="00EA2CED">
            <w:pPr>
              <w:ind w:firstLine="0"/>
              <w:rPr>
                <w:b/>
                <w:bCs/>
              </w:rPr>
            </w:pPr>
          </w:p>
        </w:tc>
        <w:tc>
          <w:tcPr>
            <w:tcW w:w="2268" w:type="dxa"/>
          </w:tcPr>
          <w:p w14:paraId="66320C4C" w14:textId="77777777" w:rsidR="00F625AB" w:rsidRPr="00EA2CED" w:rsidRDefault="00F625AB" w:rsidP="00EA2CED">
            <w:pPr>
              <w:ind w:firstLine="0"/>
              <w:rPr>
                <w:b/>
                <w:bCs/>
              </w:rPr>
            </w:pPr>
            <w:r w:rsidRPr="00EA2CED">
              <w:rPr>
                <w:b/>
                <w:bCs/>
              </w:rPr>
              <w:t>Traveled distance</w:t>
            </w:r>
          </w:p>
        </w:tc>
        <w:tc>
          <w:tcPr>
            <w:tcW w:w="1701" w:type="dxa"/>
          </w:tcPr>
          <w:p w14:paraId="290EA18B" w14:textId="77777777" w:rsidR="00F625AB" w:rsidRDefault="00F625AB" w:rsidP="00EA2CED">
            <w:pPr>
              <w:ind w:firstLine="0"/>
            </w:pPr>
            <w:r>
              <w:t>37.20 (1.09)</w:t>
            </w:r>
          </w:p>
        </w:tc>
        <w:tc>
          <w:tcPr>
            <w:tcW w:w="1701" w:type="dxa"/>
          </w:tcPr>
          <w:p w14:paraId="3158147C" w14:textId="77777777" w:rsidR="00F625AB" w:rsidRDefault="00F625AB" w:rsidP="00EA2CED">
            <w:pPr>
              <w:ind w:firstLine="0"/>
            </w:pPr>
            <w:r>
              <w:t>37.67 (1.17)</w:t>
            </w:r>
          </w:p>
        </w:tc>
        <w:tc>
          <w:tcPr>
            <w:tcW w:w="709" w:type="dxa"/>
          </w:tcPr>
          <w:p w14:paraId="1B169B5C" w14:textId="77777777" w:rsidR="00F625AB" w:rsidRDefault="00F625AB" w:rsidP="00EA2CED">
            <w:pPr>
              <w:ind w:firstLine="0"/>
            </w:pPr>
            <w:r>
              <w:t>1</w:t>
            </w:r>
          </w:p>
        </w:tc>
        <w:tc>
          <w:tcPr>
            <w:tcW w:w="992" w:type="dxa"/>
          </w:tcPr>
          <w:p w14:paraId="4D52E8BF" w14:textId="77777777" w:rsidR="00F625AB" w:rsidRDefault="00F625AB" w:rsidP="00EA2CED">
            <w:pPr>
              <w:ind w:firstLine="0"/>
            </w:pPr>
            <w:r>
              <w:t>0.342</w:t>
            </w:r>
          </w:p>
        </w:tc>
        <w:tc>
          <w:tcPr>
            <w:tcW w:w="1701" w:type="dxa"/>
          </w:tcPr>
          <w:p w14:paraId="00B7B671" w14:textId="77777777" w:rsidR="00F625AB" w:rsidRDefault="00F625AB" w:rsidP="00EA2CED">
            <w:pPr>
              <w:ind w:firstLine="0"/>
            </w:pPr>
            <w:r>
              <w:t>-1.54, 0.60</w:t>
            </w:r>
          </w:p>
        </w:tc>
        <w:tc>
          <w:tcPr>
            <w:tcW w:w="709" w:type="dxa"/>
          </w:tcPr>
          <w:p w14:paraId="22DEB25E" w14:textId="77777777" w:rsidR="00F625AB" w:rsidRDefault="00F625AB" w:rsidP="00EA2CED">
            <w:pPr>
              <w:ind w:firstLine="0"/>
            </w:pPr>
            <w:r>
              <w:t>0.34</w:t>
            </w:r>
          </w:p>
        </w:tc>
      </w:tr>
      <w:tr w:rsidR="00F625AB" w14:paraId="3477F4C1" w14:textId="77777777" w:rsidTr="002872CF">
        <w:trPr>
          <w:trHeight w:val="490"/>
        </w:trPr>
        <w:tc>
          <w:tcPr>
            <w:tcW w:w="284" w:type="dxa"/>
            <w:vMerge/>
            <w:tcBorders>
              <w:top w:val="single" w:sz="12" w:space="0" w:color="auto"/>
              <w:bottom w:val="single" w:sz="12" w:space="0" w:color="auto"/>
            </w:tcBorders>
          </w:tcPr>
          <w:p w14:paraId="089A400A" w14:textId="77777777" w:rsidR="00F625AB" w:rsidRPr="00EA2CED" w:rsidRDefault="00F625AB" w:rsidP="00EA2CED">
            <w:pPr>
              <w:ind w:firstLine="0"/>
              <w:rPr>
                <w:b/>
                <w:bCs/>
              </w:rPr>
            </w:pPr>
          </w:p>
        </w:tc>
        <w:tc>
          <w:tcPr>
            <w:tcW w:w="2268" w:type="dxa"/>
          </w:tcPr>
          <w:p w14:paraId="20977C07" w14:textId="77777777" w:rsidR="00F625AB" w:rsidRPr="00EA2CED" w:rsidRDefault="00F625AB" w:rsidP="00EA2CED">
            <w:pPr>
              <w:ind w:firstLine="0"/>
              <w:rPr>
                <w:b/>
                <w:bCs/>
              </w:rPr>
            </w:pPr>
            <w:r w:rsidRPr="00EA2CED">
              <w:rPr>
                <w:b/>
                <w:bCs/>
              </w:rPr>
              <w:t>Reaction time</w:t>
            </w:r>
          </w:p>
        </w:tc>
        <w:tc>
          <w:tcPr>
            <w:tcW w:w="1701" w:type="dxa"/>
          </w:tcPr>
          <w:p w14:paraId="6E7DDB74" w14:textId="77777777" w:rsidR="00F625AB" w:rsidRDefault="00F625AB" w:rsidP="00EA2CED">
            <w:pPr>
              <w:ind w:firstLine="0"/>
            </w:pPr>
            <w:r>
              <w:t>140.44 (34.23)</w:t>
            </w:r>
          </w:p>
        </w:tc>
        <w:tc>
          <w:tcPr>
            <w:tcW w:w="1701" w:type="dxa"/>
          </w:tcPr>
          <w:p w14:paraId="6D58D2D8" w14:textId="77777777" w:rsidR="00F625AB" w:rsidRDefault="00F625AB" w:rsidP="00EA2CED">
            <w:pPr>
              <w:ind w:firstLine="0"/>
            </w:pPr>
            <w:r>
              <w:t>144.27 (33.21)</w:t>
            </w:r>
          </w:p>
        </w:tc>
        <w:tc>
          <w:tcPr>
            <w:tcW w:w="709" w:type="dxa"/>
          </w:tcPr>
          <w:p w14:paraId="039DA348" w14:textId="77777777" w:rsidR="00F625AB" w:rsidRDefault="00F625AB" w:rsidP="00EA2CED">
            <w:pPr>
              <w:ind w:firstLine="0"/>
            </w:pPr>
          </w:p>
        </w:tc>
        <w:tc>
          <w:tcPr>
            <w:tcW w:w="992" w:type="dxa"/>
          </w:tcPr>
          <w:p w14:paraId="518DA98B" w14:textId="77777777" w:rsidR="00F625AB" w:rsidRDefault="00F625AB" w:rsidP="00EA2CED">
            <w:pPr>
              <w:ind w:firstLine="0"/>
            </w:pPr>
            <w:r>
              <w:t>0.273</w:t>
            </w:r>
          </w:p>
        </w:tc>
        <w:tc>
          <w:tcPr>
            <w:tcW w:w="1701" w:type="dxa"/>
          </w:tcPr>
          <w:p w14:paraId="42AE0FAA" w14:textId="77777777" w:rsidR="00F625AB" w:rsidRDefault="00F625AB" w:rsidP="00EA2CED">
            <w:pPr>
              <w:ind w:firstLine="0"/>
            </w:pPr>
            <w:r>
              <w:t>-9.62, 1.93</w:t>
            </w:r>
          </w:p>
        </w:tc>
        <w:tc>
          <w:tcPr>
            <w:tcW w:w="709" w:type="dxa"/>
          </w:tcPr>
          <w:p w14:paraId="2A9BC241" w14:textId="77777777" w:rsidR="00F625AB" w:rsidRDefault="00F625AB" w:rsidP="00EA2CED">
            <w:pPr>
              <w:ind w:firstLine="0"/>
            </w:pPr>
            <w:r>
              <w:t>0.40</w:t>
            </w:r>
          </w:p>
        </w:tc>
      </w:tr>
      <w:tr w:rsidR="00F625AB" w14:paraId="4916FD57" w14:textId="77777777" w:rsidTr="002872CF">
        <w:trPr>
          <w:trHeight w:val="490"/>
        </w:trPr>
        <w:tc>
          <w:tcPr>
            <w:tcW w:w="284" w:type="dxa"/>
            <w:vMerge/>
            <w:tcBorders>
              <w:top w:val="single" w:sz="12" w:space="0" w:color="auto"/>
              <w:bottom w:val="single" w:sz="12" w:space="0" w:color="auto"/>
            </w:tcBorders>
          </w:tcPr>
          <w:p w14:paraId="78F57257" w14:textId="77777777" w:rsidR="00F625AB" w:rsidRPr="00EA2CED" w:rsidRDefault="00F625AB" w:rsidP="00EA2CED">
            <w:pPr>
              <w:ind w:firstLine="0"/>
              <w:rPr>
                <w:b/>
                <w:bCs/>
              </w:rPr>
            </w:pPr>
          </w:p>
        </w:tc>
        <w:tc>
          <w:tcPr>
            <w:tcW w:w="2268" w:type="dxa"/>
          </w:tcPr>
          <w:p w14:paraId="7B3078D3" w14:textId="4A9FB142" w:rsidR="00F625AB" w:rsidRPr="00EA2CED" w:rsidRDefault="00F625AB" w:rsidP="00EA2CED">
            <w:pPr>
              <w:ind w:firstLine="0"/>
              <w:rPr>
                <w:b/>
                <w:bCs/>
              </w:rPr>
            </w:pPr>
            <w:r w:rsidRPr="00EA2CED">
              <w:rPr>
                <w:b/>
                <w:bCs/>
              </w:rPr>
              <w:t xml:space="preserve">Movement </w:t>
            </w:r>
            <w:r w:rsidR="003538C4">
              <w:rPr>
                <w:b/>
                <w:bCs/>
              </w:rPr>
              <w:t>duration</w:t>
            </w:r>
          </w:p>
        </w:tc>
        <w:tc>
          <w:tcPr>
            <w:tcW w:w="1701" w:type="dxa"/>
          </w:tcPr>
          <w:p w14:paraId="0D98355C" w14:textId="77777777" w:rsidR="00F625AB" w:rsidRDefault="00F625AB" w:rsidP="00EA2CED">
            <w:pPr>
              <w:ind w:firstLine="0"/>
            </w:pPr>
            <w:r>
              <w:t>416.56 (60.57)</w:t>
            </w:r>
          </w:p>
        </w:tc>
        <w:tc>
          <w:tcPr>
            <w:tcW w:w="1701" w:type="dxa"/>
          </w:tcPr>
          <w:p w14:paraId="2343C3E5" w14:textId="77777777" w:rsidR="00F625AB" w:rsidRDefault="00F625AB" w:rsidP="00EA2CED">
            <w:pPr>
              <w:ind w:firstLine="0"/>
            </w:pPr>
            <w:r>
              <w:t>423.96 (45.40)</w:t>
            </w:r>
          </w:p>
        </w:tc>
        <w:tc>
          <w:tcPr>
            <w:tcW w:w="709" w:type="dxa"/>
          </w:tcPr>
          <w:p w14:paraId="79BEE7E1" w14:textId="77777777" w:rsidR="00F625AB" w:rsidRDefault="00F625AB" w:rsidP="00EA2CED">
            <w:pPr>
              <w:ind w:firstLine="0"/>
            </w:pPr>
          </w:p>
        </w:tc>
        <w:tc>
          <w:tcPr>
            <w:tcW w:w="992" w:type="dxa"/>
          </w:tcPr>
          <w:p w14:paraId="2BD28BB7" w14:textId="77777777" w:rsidR="00F625AB" w:rsidRDefault="00F625AB" w:rsidP="00EA2CED">
            <w:pPr>
              <w:ind w:firstLine="0"/>
            </w:pPr>
            <w:r>
              <w:t>0.316</w:t>
            </w:r>
          </w:p>
        </w:tc>
        <w:tc>
          <w:tcPr>
            <w:tcW w:w="1701" w:type="dxa"/>
          </w:tcPr>
          <w:p w14:paraId="4746B163" w14:textId="77777777" w:rsidR="00F625AB" w:rsidRDefault="00F625AB" w:rsidP="00EA2CED">
            <w:pPr>
              <w:ind w:firstLine="0"/>
            </w:pPr>
            <w:r>
              <w:t>-17.63, 2.74</w:t>
            </w:r>
          </w:p>
        </w:tc>
        <w:tc>
          <w:tcPr>
            <w:tcW w:w="709" w:type="dxa"/>
          </w:tcPr>
          <w:p w14:paraId="7E100EDC" w14:textId="77777777" w:rsidR="00F625AB" w:rsidRDefault="00F625AB" w:rsidP="00EA2CED">
            <w:pPr>
              <w:ind w:firstLine="0"/>
            </w:pPr>
            <w:r>
              <w:t>0.40</w:t>
            </w:r>
          </w:p>
        </w:tc>
      </w:tr>
      <w:tr w:rsidR="00F625AB" w14:paraId="1A30158E" w14:textId="77777777" w:rsidTr="002872CF">
        <w:trPr>
          <w:trHeight w:val="490"/>
        </w:trPr>
        <w:tc>
          <w:tcPr>
            <w:tcW w:w="284" w:type="dxa"/>
            <w:vMerge/>
            <w:tcBorders>
              <w:top w:val="single" w:sz="12" w:space="0" w:color="auto"/>
              <w:bottom w:val="single" w:sz="12" w:space="0" w:color="auto"/>
            </w:tcBorders>
          </w:tcPr>
          <w:p w14:paraId="1201D058" w14:textId="77777777" w:rsidR="00F625AB" w:rsidRPr="00EA2CED" w:rsidRDefault="00F625AB" w:rsidP="00EA2CED">
            <w:pPr>
              <w:ind w:firstLine="0"/>
              <w:rPr>
                <w:b/>
                <w:bCs/>
              </w:rPr>
            </w:pPr>
          </w:p>
        </w:tc>
        <w:tc>
          <w:tcPr>
            <w:tcW w:w="2268" w:type="dxa"/>
            <w:tcBorders>
              <w:bottom w:val="single" w:sz="12" w:space="0" w:color="auto"/>
            </w:tcBorders>
          </w:tcPr>
          <w:p w14:paraId="6AA27C5C" w14:textId="77777777" w:rsidR="00F625AB" w:rsidRPr="00EA2CED" w:rsidRDefault="00F625AB" w:rsidP="00EA2CED">
            <w:pPr>
              <w:ind w:firstLine="0"/>
              <w:rPr>
                <w:b/>
                <w:bCs/>
              </w:rPr>
            </w:pPr>
            <w:r w:rsidRPr="00EA2CED">
              <w:rPr>
                <w:b/>
                <w:bCs/>
              </w:rPr>
              <w:t>COM</w:t>
            </w:r>
          </w:p>
        </w:tc>
        <w:tc>
          <w:tcPr>
            <w:tcW w:w="1701" w:type="dxa"/>
            <w:tcBorders>
              <w:bottom w:val="single" w:sz="12" w:space="0" w:color="auto"/>
            </w:tcBorders>
          </w:tcPr>
          <w:p w14:paraId="7689BEB1" w14:textId="77777777" w:rsidR="00F625AB" w:rsidRDefault="00F625AB" w:rsidP="00EA2CED">
            <w:pPr>
              <w:ind w:firstLine="0"/>
            </w:pPr>
            <w:r>
              <w:t>0.26 (0.08)</w:t>
            </w:r>
          </w:p>
        </w:tc>
        <w:tc>
          <w:tcPr>
            <w:tcW w:w="1701" w:type="dxa"/>
            <w:tcBorders>
              <w:bottom w:val="single" w:sz="12" w:space="0" w:color="auto"/>
            </w:tcBorders>
          </w:tcPr>
          <w:p w14:paraId="1D65945F" w14:textId="77777777" w:rsidR="00F625AB" w:rsidRDefault="00F625AB" w:rsidP="00EA2CED">
            <w:pPr>
              <w:ind w:firstLine="0"/>
            </w:pPr>
            <w:r>
              <w:t>0.27 (0.12)</w:t>
            </w:r>
          </w:p>
        </w:tc>
        <w:tc>
          <w:tcPr>
            <w:tcW w:w="709" w:type="dxa"/>
            <w:tcBorders>
              <w:bottom w:val="single" w:sz="12" w:space="0" w:color="auto"/>
            </w:tcBorders>
          </w:tcPr>
          <w:p w14:paraId="5CF9D4F4" w14:textId="77777777" w:rsidR="00F625AB" w:rsidRDefault="00F625AB" w:rsidP="00EA2CED">
            <w:pPr>
              <w:ind w:firstLine="0"/>
            </w:pPr>
          </w:p>
        </w:tc>
        <w:tc>
          <w:tcPr>
            <w:tcW w:w="992" w:type="dxa"/>
            <w:tcBorders>
              <w:bottom w:val="single" w:sz="12" w:space="0" w:color="auto"/>
            </w:tcBorders>
          </w:tcPr>
          <w:p w14:paraId="776B89AD" w14:textId="77777777" w:rsidR="00F625AB" w:rsidRDefault="00F625AB" w:rsidP="00EA2CED">
            <w:pPr>
              <w:ind w:firstLine="0"/>
            </w:pPr>
            <w:r>
              <w:t>0.781</w:t>
            </w:r>
          </w:p>
        </w:tc>
        <w:tc>
          <w:tcPr>
            <w:tcW w:w="1701" w:type="dxa"/>
            <w:tcBorders>
              <w:bottom w:val="single" w:sz="12" w:space="0" w:color="auto"/>
            </w:tcBorders>
          </w:tcPr>
          <w:p w14:paraId="738DA768" w14:textId="77777777" w:rsidR="00F625AB" w:rsidRDefault="00F625AB" w:rsidP="00EA2CED">
            <w:pPr>
              <w:ind w:firstLine="0"/>
            </w:pPr>
            <w:r>
              <w:t>-0.08, 0.05</w:t>
            </w:r>
          </w:p>
        </w:tc>
        <w:tc>
          <w:tcPr>
            <w:tcW w:w="709" w:type="dxa"/>
            <w:tcBorders>
              <w:bottom w:val="single" w:sz="12" w:space="0" w:color="auto"/>
            </w:tcBorders>
          </w:tcPr>
          <w:p w14:paraId="1C5C40D6" w14:textId="77777777" w:rsidR="00F625AB" w:rsidRDefault="00F625AB" w:rsidP="00EA2CED">
            <w:pPr>
              <w:ind w:firstLine="0"/>
            </w:pPr>
            <w:r>
              <w:t>0.13</w:t>
            </w:r>
          </w:p>
        </w:tc>
      </w:tr>
      <w:tr w:rsidR="00F625AB" w14:paraId="3E212A02" w14:textId="77777777" w:rsidTr="002872CF">
        <w:trPr>
          <w:trHeight w:val="490"/>
        </w:trPr>
        <w:tc>
          <w:tcPr>
            <w:tcW w:w="10065" w:type="dxa"/>
            <w:gridSpan w:val="8"/>
            <w:tcBorders>
              <w:top w:val="single" w:sz="12" w:space="0" w:color="auto"/>
            </w:tcBorders>
          </w:tcPr>
          <w:p w14:paraId="41B7AAD3" w14:textId="1E2D32B1" w:rsidR="00F625AB" w:rsidRDefault="00F625AB" w:rsidP="00EA2CED">
            <w:pPr>
              <w:spacing w:line="240" w:lineRule="auto"/>
              <w:ind w:firstLine="0"/>
            </w:pPr>
            <w:r w:rsidRPr="00EA2CED">
              <w:rPr>
                <w:i/>
                <w:iCs/>
                <w:sz w:val="22"/>
                <w:szCs w:val="22"/>
              </w:rPr>
              <w:t xml:space="preserve">Note. </w:t>
            </w:r>
            <w:r w:rsidRPr="00EA2CED">
              <w:rPr>
                <w:sz w:val="22"/>
                <w:szCs w:val="22"/>
              </w:rPr>
              <w:t>t</w:t>
            </w:r>
            <w:r>
              <w:rPr>
                <w:sz w:val="22"/>
                <w:szCs w:val="22"/>
              </w:rPr>
              <w:t>(df)</w:t>
            </w:r>
            <w:r w:rsidRPr="00EA2CED">
              <w:rPr>
                <w:sz w:val="22"/>
                <w:szCs w:val="22"/>
              </w:rPr>
              <w:t xml:space="preserve"> = t-test score, </w:t>
            </w:r>
            <w:r w:rsidR="00532562">
              <w:rPr>
                <w:sz w:val="22"/>
                <w:szCs w:val="22"/>
              </w:rPr>
              <w:t xml:space="preserve">only for variables </w:t>
            </w:r>
            <w:r w:rsidR="00B161C6">
              <w:rPr>
                <w:sz w:val="22"/>
                <w:szCs w:val="22"/>
              </w:rPr>
              <w:t xml:space="preserve">whose residuals distributed normally. </w:t>
            </w:r>
            <w:r w:rsidR="001675D8">
              <w:rPr>
                <w:sz w:val="22"/>
                <w:szCs w:val="22"/>
              </w:rPr>
              <w:t>D</w:t>
            </w:r>
            <w:r w:rsidRPr="00EA2CED">
              <w:rPr>
                <w:sz w:val="22"/>
                <w:szCs w:val="22"/>
              </w:rPr>
              <w:t xml:space="preserve">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p>
        </w:tc>
      </w:tr>
    </w:tbl>
    <w:p w14:paraId="0DA7365B" w14:textId="77777777" w:rsidR="006B61DC" w:rsidRDefault="006B61DC" w:rsidP="00F71D0B">
      <w:pPr>
        <w:ind w:firstLine="0"/>
      </w:pPr>
    </w:p>
    <w:p w14:paraId="1EC99FEE" w14:textId="1CE75C39" w:rsidR="009B0704" w:rsidRDefault="009B0704" w:rsidP="009B0704">
      <w:pPr>
        <w:pStyle w:val="NoSpacing"/>
        <w:keepNext/>
        <w:bidi w:val="0"/>
      </w:pPr>
      <w:r w:rsidRPr="009B0704">
        <w:rPr>
          <w:noProof/>
        </w:rPr>
        <w:lastRenderedPageBreak/>
        <w:drawing>
          <wp:inline distT="0" distB="0" distL="0" distR="0" wp14:anchorId="63E94690" wp14:editId="2CFC3300">
            <wp:extent cx="5913869" cy="40147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134" t="1745" r="25233" b="10047"/>
                    <a:stretch/>
                  </pic:blipFill>
                  <pic:spPr bwMode="auto">
                    <a:xfrm>
                      <a:off x="0" y="0"/>
                      <a:ext cx="5921803" cy="4020174"/>
                    </a:xfrm>
                    <a:prstGeom prst="rect">
                      <a:avLst/>
                    </a:prstGeom>
                    <a:noFill/>
                    <a:ln>
                      <a:noFill/>
                    </a:ln>
                    <a:extLst>
                      <a:ext uri="{53640926-AAD7-44D8-BBD7-CCE9431645EC}">
                        <a14:shadowObscured xmlns:a14="http://schemas.microsoft.com/office/drawing/2010/main"/>
                      </a:ext>
                    </a:extLst>
                  </pic:spPr>
                </pic:pic>
              </a:graphicData>
            </a:graphic>
          </wp:inline>
        </w:drawing>
      </w:r>
    </w:p>
    <w:p w14:paraId="0D2D7E8B" w14:textId="71FF2A35" w:rsidR="00AE66BB" w:rsidRDefault="00C072CE" w:rsidP="002872CF">
      <w:pPr>
        <w:pStyle w:val="Caption"/>
        <w:jc w:val="left"/>
      </w:pPr>
      <w:bookmarkStart w:id="39" w:name="_Ref113877160"/>
      <w:r>
        <w:t xml:space="preserve">Figure </w:t>
      </w:r>
      <w:fldSimple w:instr=" SEQ Figure \* ARABIC ">
        <w:r w:rsidR="007E2512">
          <w:rPr>
            <w:noProof/>
          </w:rPr>
          <w:t>4</w:t>
        </w:r>
      </w:fldSimple>
      <w:bookmarkEnd w:id="39"/>
      <w:r>
        <w:t xml:space="preserve">. </w:t>
      </w:r>
      <w:bookmarkStart w:id="40" w:name="_Hlk113877123"/>
      <w:r w:rsidRPr="00C072CE">
        <w:t xml:space="preserve">Results of Experiment </w:t>
      </w:r>
      <w:r>
        <w:t>2</w:t>
      </w:r>
      <w:r w:rsidRPr="00C072CE">
        <w:t xml:space="preserve">. </w:t>
      </w:r>
      <w:r w:rsidR="00D640C9">
        <w:t>(a) Reaching trajectories in trials where a correct answer was given. Shaded areas are the SE. (b-</w:t>
      </w:r>
      <w:r w:rsidR="00426563">
        <w:t>e</w:t>
      </w:r>
      <w:r w:rsidR="00D640C9">
        <w:t xml:space="preserve">) </w:t>
      </w:r>
      <w:r w:rsidR="002872CF">
        <w:t xml:space="preserve">results of the different movement variables, with the same annotations as in </w:t>
      </w:r>
      <w:r w:rsidR="00610239">
        <w:fldChar w:fldCharType="begin"/>
      </w:r>
      <w:r w:rsidR="00610239">
        <w:instrText xml:space="preserve"> REF _Ref113876063 \h </w:instrText>
      </w:r>
      <w:r w:rsidR="00610239">
        <w:fldChar w:fldCharType="separate"/>
      </w:r>
      <w:r w:rsidR="00610239">
        <w:t xml:space="preserve">Figure </w:t>
      </w:r>
      <w:r w:rsidR="00610239">
        <w:rPr>
          <w:noProof/>
        </w:rPr>
        <w:t>3</w:t>
      </w:r>
      <w:r w:rsidR="00610239">
        <w:fldChar w:fldCharType="end"/>
      </w:r>
      <w:r w:rsidR="002872CF">
        <w:t xml:space="preserve">. </w:t>
      </w:r>
      <w:bookmarkEnd w:id="40"/>
    </w:p>
    <w:p w14:paraId="478CC092" w14:textId="77777777" w:rsidR="005948F8" w:rsidRPr="005948F8" w:rsidRDefault="005948F8" w:rsidP="005948F8"/>
    <w:p w14:paraId="65366A3D" w14:textId="27CF7643" w:rsidR="00D826D9" w:rsidRDefault="00D826D9" w:rsidP="006238E0">
      <w:pPr>
        <w:pStyle w:val="Heading3"/>
      </w:pPr>
      <w:bookmarkStart w:id="41" w:name="_Toc114469895"/>
      <w:r>
        <w:t>Discussion</w:t>
      </w:r>
      <w:bookmarkEnd w:id="41"/>
    </w:p>
    <w:p w14:paraId="1ACEDBB1" w14:textId="20F21C55" w:rsidR="00D44019" w:rsidRDefault="005B4E48" w:rsidP="00463368">
      <w:pPr>
        <w:ind w:firstLine="0"/>
      </w:pPr>
      <w:r>
        <w:t xml:space="preserve">In </w:t>
      </w:r>
      <w:r w:rsidR="00035FA8">
        <w:t>Experiment 2</w:t>
      </w:r>
      <w:r>
        <w:t xml:space="preserve"> </w:t>
      </w:r>
      <w:r w:rsidR="00463368">
        <w:t>t</w:t>
      </w:r>
      <w:r w:rsidR="00540076">
        <w:t>he participants</w:t>
      </w:r>
      <w:r>
        <w:t>'</w:t>
      </w:r>
      <w:r w:rsidR="00540076">
        <w:t xml:space="preserve"> ability to reach their final decision before initiating their movement was </w:t>
      </w:r>
      <w:r w:rsidR="00DC40E5">
        <w:t xml:space="preserve">intentionally </w:t>
      </w:r>
      <w:r w:rsidR="00540076">
        <w:t xml:space="preserve">limited by the </w:t>
      </w:r>
      <w:r>
        <w:t xml:space="preserve">shortened reaction time. </w:t>
      </w:r>
      <w:r w:rsidR="00DC40E5">
        <w:t>Consequently,</w:t>
      </w:r>
      <w:r>
        <w:t xml:space="preserve"> I expected the decision</w:t>
      </w:r>
      <w:r w:rsidR="003A2B63">
        <w:t>-</w:t>
      </w:r>
      <w:r>
        <w:t xml:space="preserve">making processes </w:t>
      </w:r>
      <w:r w:rsidR="00EA0065">
        <w:t xml:space="preserve">to occur during the movement and </w:t>
      </w:r>
      <w:r w:rsidR="00C00FAB">
        <w:t xml:space="preserve">manifest </w:t>
      </w:r>
      <w:r w:rsidR="00A322E0">
        <w:t>in</w:t>
      </w:r>
      <w:r w:rsidR="00C00FAB">
        <w:t xml:space="preserve"> differences in </w:t>
      </w:r>
      <w:r w:rsidR="00A322E0">
        <w:t xml:space="preserve">the </w:t>
      </w:r>
      <w:r w:rsidR="00C00FAB">
        <w:t>trajectory between the congruent and incongruent trials.</w:t>
      </w:r>
      <w:r w:rsidR="002E0D06">
        <w:t xml:space="preserve"> </w:t>
      </w:r>
      <w:r w:rsidR="00765704">
        <w:t xml:space="preserve">Yet this expectation was not </w:t>
      </w:r>
      <w:r w:rsidR="00E434A1">
        <w:t>borne</w:t>
      </w:r>
      <w:r w:rsidR="00765704">
        <w:t xml:space="preserve"> out by the data</w:t>
      </w:r>
      <w:r w:rsidR="002E0D06">
        <w:t xml:space="preserve">, </w:t>
      </w:r>
      <w:r w:rsidR="00765704">
        <w:t xml:space="preserve">as </w:t>
      </w:r>
      <w:r w:rsidR="002E0D06">
        <w:t xml:space="preserve">null results were </w:t>
      </w:r>
      <w:r w:rsidR="00702526">
        <w:t>observed</w:t>
      </w:r>
      <w:r w:rsidR="00B1230E">
        <w:t xml:space="preserve"> for all the dependent variables.</w:t>
      </w:r>
      <w:r w:rsidR="00B8456E">
        <w:t xml:space="preserve"> </w:t>
      </w:r>
      <w:r w:rsidR="00D826D9" w:rsidRPr="00E93521">
        <w:t xml:space="preserve">An examination of the reach area distribution shows that a single </w:t>
      </w:r>
      <w:r w:rsidR="00283CE4">
        <w:t>participant</w:t>
      </w:r>
      <w:r w:rsidR="00D826D9" w:rsidRPr="00E93521">
        <w:t xml:space="preserve"> had a </w:t>
      </w:r>
      <w:r w:rsidR="00702526">
        <w:t xml:space="preserve">strong </w:t>
      </w:r>
      <w:r w:rsidR="00D826D9" w:rsidRPr="00E93521">
        <w:t>opposite trend to the rest of the sample</w:t>
      </w:r>
      <w:r w:rsidR="007F291A">
        <w:t>,</w:t>
      </w:r>
      <w:r w:rsidR="00D826D9" w:rsidRPr="00E93521">
        <w:t xml:space="preserve"> which might explain why a significant </w:t>
      </w:r>
      <w:r w:rsidR="009D1EE5">
        <w:t xml:space="preserve">difference between the means </w:t>
      </w:r>
      <w:r w:rsidR="00D826D9" w:rsidRPr="00E93521">
        <w:t xml:space="preserve">could not be found </w:t>
      </w:r>
      <w:r w:rsidR="00714A8A">
        <w:t>(</w:t>
      </w:r>
      <w:r w:rsidR="00714A8A">
        <w:fldChar w:fldCharType="begin"/>
      </w:r>
      <w:r w:rsidR="00714A8A">
        <w:instrText xml:space="preserve"> REF _Ref113877160 \h </w:instrText>
      </w:r>
      <w:r w:rsidR="00714A8A">
        <w:fldChar w:fldCharType="separate"/>
      </w:r>
      <w:r w:rsidR="00714A8A">
        <w:t xml:space="preserve">Figure </w:t>
      </w:r>
      <w:r w:rsidR="00714A8A">
        <w:rPr>
          <w:noProof/>
        </w:rPr>
        <w:t>4</w:t>
      </w:r>
      <w:r w:rsidR="00714A8A">
        <w:fldChar w:fldCharType="end"/>
      </w:r>
      <w:r w:rsidR="00714A8A">
        <w:t>, (</w:t>
      </w:r>
      <w:r w:rsidR="00494307">
        <w:t>d</w:t>
      </w:r>
      <w:r w:rsidR="00714A8A">
        <w:t>))</w:t>
      </w:r>
      <w:r w:rsidR="00D826D9" w:rsidRPr="00E93521">
        <w:t>.</w:t>
      </w:r>
      <w:r w:rsidR="00A81DB8">
        <w:t xml:space="preserve"> Indeed</w:t>
      </w:r>
      <w:r w:rsidR="00494307">
        <w:t>,</w:t>
      </w:r>
      <w:r w:rsidR="00A81DB8">
        <w:t xml:space="preserve"> a post-hoc analysis revealed </w:t>
      </w:r>
      <w:r w:rsidR="00FE25BD">
        <w:t xml:space="preserve">that </w:t>
      </w:r>
      <w:r w:rsidR="00EC3DA9">
        <w:t xml:space="preserve">when </w:t>
      </w:r>
      <w:r w:rsidR="00FE25BD">
        <w:t>this participant</w:t>
      </w:r>
      <w:r w:rsidR="00EC3DA9">
        <w:t xml:space="preserve"> is excluded</w:t>
      </w:r>
      <w:r w:rsidR="00FE25BD">
        <w:t xml:space="preserve"> a</w:t>
      </w:r>
      <w:r w:rsidR="00EC3DA9">
        <w:t>n effect is found in the</w:t>
      </w:r>
      <w:r w:rsidR="00FA1183">
        <w:t xml:space="preserve"> reach</w:t>
      </w:r>
      <w:r w:rsidR="00EC3DA9">
        <w:t xml:space="preserve"> </w:t>
      </w:r>
      <w:r w:rsidR="00FE25BD">
        <w:t>area</w:t>
      </w:r>
      <w:r w:rsidR="00FA1183">
        <w:t xml:space="preserve"> variable</w:t>
      </w:r>
      <w:r w:rsidR="002D5D25">
        <w:t xml:space="preserve"> (p</w:t>
      </w:r>
      <w:r w:rsidR="005B3247">
        <w:t xml:space="preserve"> &lt; 0.001</w:t>
      </w:r>
      <w:r w:rsidR="002D5D25">
        <w:t>)</w:t>
      </w:r>
      <w:r w:rsidR="00FE25BD">
        <w:t>.</w:t>
      </w:r>
      <w:r w:rsidR="00D826D9" w:rsidRPr="00E93521">
        <w:t xml:space="preserve"> </w:t>
      </w:r>
      <w:r w:rsidR="00C75FB9">
        <w:t xml:space="preserve">Expectedly, </w:t>
      </w:r>
      <w:r w:rsidR="009D64F9">
        <w:t xml:space="preserve">reducing the allowed </w:t>
      </w:r>
      <w:r w:rsidR="00145BDF">
        <w:t>reaction</w:t>
      </w:r>
      <w:r w:rsidR="009D64F9">
        <w:t xml:space="preserve"> time </w:t>
      </w:r>
      <w:r w:rsidR="00BC32D6">
        <w:t xml:space="preserve">in this </w:t>
      </w:r>
      <w:r w:rsidR="00BC32D6">
        <w:lastRenderedPageBreak/>
        <w:t>experiment</w:t>
      </w:r>
      <w:r w:rsidR="00ED152F">
        <w:t xml:space="preserve"> </w:t>
      </w:r>
      <w:r w:rsidR="0092475A">
        <w:t xml:space="preserve">resulted in </w:t>
      </w:r>
      <w:r w:rsidR="00AE13F2">
        <w:t>a large average number of excluded trials (</w:t>
      </w:r>
      <w:r w:rsidR="00A671D0">
        <w:t>M = 214.11, SD = 71.12</w:t>
      </w:r>
      <w:r w:rsidR="00AE13F2">
        <w:t>)</w:t>
      </w:r>
      <w:r w:rsidR="00FA149D">
        <w:t xml:space="preserve"> which </w:t>
      </w:r>
      <w:r w:rsidR="004F6689">
        <w:t xml:space="preserve">might </w:t>
      </w:r>
      <w:r w:rsidR="00FA149D">
        <w:t xml:space="preserve">also explain the difficulty </w:t>
      </w:r>
      <w:r w:rsidR="005E1916">
        <w:t>to find</w:t>
      </w:r>
      <w:r w:rsidR="00FA149D">
        <w:t xml:space="preserve"> an effect</w:t>
      </w:r>
      <w:r w:rsidR="005E1916">
        <w:t>, as this also reduces the signal to noise ratio</w:t>
      </w:r>
      <w:r w:rsidR="00AE13F2">
        <w:t>.</w:t>
      </w:r>
    </w:p>
    <w:p w14:paraId="25BD0ACD" w14:textId="21BABC62" w:rsidR="00197453" w:rsidRDefault="00197453" w:rsidP="008F0674">
      <w:pPr>
        <w:pStyle w:val="NoSpacing"/>
        <w:bidi w:val="0"/>
      </w:pPr>
    </w:p>
    <w:p w14:paraId="2C206D09" w14:textId="6D0EC5AF" w:rsidR="00ED60E1" w:rsidRDefault="008E682E" w:rsidP="006238E0">
      <w:pPr>
        <w:pStyle w:val="Heading2"/>
        <w:rPr>
          <w:rtl/>
        </w:rPr>
      </w:pPr>
      <w:bookmarkStart w:id="42" w:name="_Toc114469896"/>
      <w:r>
        <w:t xml:space="preserve">Pilot </w:t>
      </w:r>
      <w:r w:rsidR="00ED60E1">
        <w:t>Exp</w:t>
      </w:r>
      <w:r>
        <w:t>eriment</w:t>
      </w:r>
      <w:r w:rsidR="00ED60E1">
        <w:t xml:space="preserve"> 3</w:t>
      </w:r>
      <w:bookmarkEnd w:id="42"/>
    </w:p>
    <w:p w14:paraId="6ED892B3" w14:textId="5F83E276" w:rsidR="00D826D9" w:rsidRDefault="007D3BA7" w:rsidP="00F0095E">
      <w:pPr>
        <w:ind w:firstLine="0"/>
      </w:pPr>
      <w:r>
        <w:t xml:space="preserve">Given the </w:t>
      </w:r>
      <w:r w:rsidR="00D826D9">
        <w:t>large proportion of excluded trials</w:t>
      </w:r>
      <w:r w:rsidR="00470925">
        <w:t xml:space="preserve">, in Experiment 3 </w:t>
      </w:r>
      <w:r w:rsidR="008E62C2">
        <w:t xml:space="preserve">the </w:t>
      </w:r>
      <w:r w:rsidR="00D826D9">
        <w:t xml:space="preserve">practice session </w:t>
      </w:r>
      <w:r w:rsidR="00470925">
        <w:t xml:space="preserve">was substantially prolonged into a full session conducted </w:t>
      </w:r>
      <w:r w:rsidR="00D826D9">
        <w:t xml:space="preserve">a day before the test session. </w:t>
      </w:r>
      <w:r w:rsidR="005863EE">
        <w:t xml:space="preserve">I anticipated that if participants learn to respond more quickly, there will be </w:t>
      </w:r>
      <w:r w:rsidR="00D826D9">
        <w:t xml:space="preserve">less incorrect answers and </w:t>
      </w:r>
      <w:r w:rsidR="005863EE">
        <w:t xml:space="preserve">too-slow </w:t>
      </w:r>
      <w:r w:rsidR="00D826D9">
        <w:t xml:space="preserve">timing responses, </w:t>
      </w:r>
      <w:r w:rsidR="005863EE">
        <w:t>leading to less exclusions. This in turn was expected to increase the signal-to-noise ratio, and allow the</w:t>
      </w:r>
      <w:r w:rsidR="00D826D9">
        <w:t xml:space="preserve"> congruency effect</w:t>
      </w:r>
      <w:r w:rsidR="005863EE">
        <w:t xml:space="preserve"> to be found</w:t>
      </w:r>
      <w:r w:rsidR="00D826D9">
        <w:t>.</w:t>
      </w:r>
    </w:p>
    <w:p w14:paraId="0580D9A3" w14:textId="7021934F" w:rsidR="00D826D9" w:rsidRDefault="00D826D9" w:rsidP="006238E0">
      <w:pPr>
        <w:pStyle w:val="Heading3"/>
      </w:pPr>
      <w:bookmarkStart w:id="43" w:name="_Toc114469897"/>
      <w:r>
        <w:t>Methods</w:t>
      </w:r>
      <w:bookmarkEnd w:id="43"/>
    </w:p>
    <w:p w14:paraId="3B29F863" w14:textId="77777777" w:rsidR="00D826D9" w:rsidRDefault="00D826D9" w:rsidP="006238E0">
      <w:pPr>
        <w:pStyle w:val="Heading4"/>
      </w:pPr>
      <w:bookmarkStart w:id="44" w:name="_Toc114469898"/>
      <w:r>
        <w:t>Participants</w:t>
      </w:r>
      <w:bookmarkEnd w:id="44"/>
    </w:p>
    <w:p w14:paraId="542AD451" w14:textId="2ADE5ABA" w:rsidR="00D826D9" w:rsidRPr="00354457" w:rsidRDefault="00F0095E" w:rsidP="008F0674">
      <w:pPr>
        <w:ind w:firstLine="0"/>
      </w:pPr>
      <w:r>
        <w:t>Seven</w:t>
      </w:r>
      <w:r w:rsidR="00F5658A">
        <w:t xml:space="preserve"> </w:t>
      </w:r>
      <w:r w:rsidR="00D826D9">
        <w:t>participants (</w:t>
      </w:r>
      <w:r w:rsidR="007B7156">
        <w:t xml:space="preserve">5 </w:t>
      </w:r>
      <w:r w:rsidR="00D826D9">
        <w:t>females) were recruited for the study (</w:t>
      </w:r>
      <w:r w:rsidR="00903CA4">
        <w:t xml:space="preserve">age: </w:t>
      </w:r>
      <w:r w:rsidR="00D826D9">
        <w:t xml:space="preserve">M = </w:t>
      </w:r>
      <w:r w:rsidR="002E3A53">
        <w:t>24.42</w:t>
      </w:r>
      <w:r w:rsidR="00D826D9">
        <w:t>, SD = 3.</w:t>
      </w:r>
      <w:r w:rsidR="002E3A53">
        <w:t>20</w:t>
      </w:r>
      <w:r w:rsidR="00D826D9">
        <w:t xml:space="preserve">) in a recruitment procedure identical to experiment 1. Four </w:t>
      </w:r>
      <w:r w:rsidR="007B7156">
        <w:t xml:space="preserve">additional </w:t>
      </w:r>
      <w:r w:rsidR="00D826D9">
        <w:t xml:space="preserve">participants were excluded since they did not arrive to the second day of the experiment. One more participant was excluded because he had less than 25 valid trials in each condition, and five other participants were excluded since they </w:t>
      </w:r>
      <w:r w:rsidR="00827596">
        <w:t>achieved</w:t>
      </w:r>
      <w:r w:rsidR="00D826D9">
        <w:t xml:space="preserve"> significantly less than 70% correct answers in the classification task according to a binomial test.</w:t>
      </w:r>
      <w:r w:rsidR="007B7156" w:rsidDel="007B7156">
        <w:t xml:space="preserve"> </w:t>
      </w:r>
    </w:p>
    <w:p w14:paraId="0A2005EA" w14:textId="545FA7E5" w:rsidR="00D826D9" w:rsidRDefault="00D826D9" w:rsidP="006238E0">
      <w:pPr>
        <w:pStyle w:val="Heading3"/>
      </w:pPr>
      <w:bookmarkStart w:id="45" w:name="_Toc114469899"/>
      <w:r>
        <w:t>Stimuli</w:t>
      </w:r>
      <w:r w:rsidR="008E682E">
        <w:t>, Apparatus and Procedure</w:t>
      </w:r>
      <w:bookmarkEnd w:id="45"/>
    </w:p>
    <w:p w14:paraId="1151CE81" w14:textId="3D858295" w:rsidR="00D826D9" w:rsidRDefault="00D826D9" w:rsidP="00EE6512">
      <w:pPr>
        <w:ind w:firstLine="0"/>
      </w:pPr>
      <w:r>
        <w:t>The</w:t>
      </w:r>
      <w:r w:rsidR="008E682E">
        <w:t xml:space="preserve"> experimental methods were identical to those used in Experiment 2, besides the following changes: </w:t>
      </w:r>
      <w:r w:rsidR="001D0E54">
        <w:t>f</w:t>
      </w:r>
      <w:r w:rsidR="008E682E">
        <w:t xml:space="preserve">irst, the </w:t>
      </w:r>
      <w:r>
        <w:t>maximal movement onset and movement duration were reduced by 10ms to 320ms and 420ms respectively</w:t>
      </w:r>
      <w:r w:rsidR="00960D0C">
        <w:t xml:space="preserve"> to make sure they do not exceed those use in </w:t>
      </w:r>
      <w:r w:rsidR="00960D0C" w:rsidRPr="00C65950">
        <w:t>Gallivan &amp; Chapman</w:t>
      </w:r>
      <w:r w:rsidR="00960D0C">
        <w:t xml:space="preserve"> </w:t>
      </w:r>
      <w:r w:rsidR="00FA1F2E">
        <w:fldChar w:fldCharType="begin"/>
      </w:r>
      <w:r w:rsidR="001E0D76">
        <w: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FA1F2E">
        <w:fldChar w:fldCharType="separate"/>
      </w:r>
      <w:r w:rsidR="001E0D76" w:rsidRPr="001E0D76">
        <w:rPr>
          <w:rFonts w:ascii="Times New Roman" w:hAnsi="Times New Roman" w:cs="Times New Roman"/>
        </w:rPr>
        <w:t>(Gallivan &amp; Chapman, 2014)</w:t>
      </w:r>
      <w:r w:rsidR="00FA1F2E">
        <w:fldChar w:fldCharType="end"/>
      </w:r>
      <w:r>
        <w:t>. Recognition of movement onset and offset was also adjusted</w:t>
      </w:r>
      <w:r w:rsidR="0057241D">
        <w:t xml:space="preserve"> to improve their consistency across trials</w:t>
      </w:r>
      <w:r>
        <w:t xml:space="preserve">, </w:t>
      </w:r>
      <w:r w:rsidR="008E682E">
        <w:t xml:space="preserve">so </w:t>
      </w:r>
      <w:r>
        <w:t xml:space="preserve">movement started when the finger was 1cm away from the starting point (Euclidean distance) and ended when it was 1.5cm away from the screen (on the Z axis). </w:t>
      </w:r>
      <w:r w:rsidR="008E682E">
        <w:t xml:space="preserve">Second, </w:t>
      </w:r>
      <w:r>
        <w:t xml:space="preserve">"Too early" feedback was given if the participant responded less then 100ms after target presentation. The purpose of the "Too early" feedback was to prevent predictive responses, </w:t>
      </w:r>
      <w:r w:rsidR="008E682E">
        <w:t>which</w:t>
      </w:r>
      <w:r>
        <w:t xml:space="preserve"> are planned before the stimul</w:t>
      </w:r>
      <w:r w:rsidR="008E682E">
        <w:t>us</w:t>
      </w:r>
      <w:r>
        <w:t xml:space="preserve"> is displayed and are therefore less affected by it. </w:t>
      </w:r>
      <w:r w:rsidR="008E682E">
        <w:t xml:space="preserve">Third, and most importantly, a longer practice session was run on a separate day before the main experimental </w:t>
      </w:r>
      <w:r w:rsidR="008E682E">
        <w:lastRenderedPageBreak/>
        <w:t xml:space="preserve">session. It included six practice blocks, where a different set of 60 4-letter words was used as primes and targets. All words followed the same criteria as in the previous experiments. </w:t>
      </w:r>
      <w:r>
        <w:t xml:space="preserve"> The</w:t>
      </w:r>
      <w:r w:rsidR="008E682E">
        <w:t>se</w:t>
      </w:r>
      <w:r>
        <w:t xml:space="preserve"> stimuli were drawn from a set of ten pseudo random lists of condition and stimulus order</w:t>
      </w:r>
      <w:r w:rsidR="00C34ABE">
        <w:t>,</w:t>
      </w:r>
      <w:r>
        <w:t xml:space="preserve"> </w:t>
      </w:r>
      <w:r w:rsidR="00C34ABE">
        <w:t xml:space="preserve">which </w:t>
      </w:r>
      <w:r>
        <w:t>followed the same constraints as the test session lists.</w:t>
      </w:r>
    </w:p>
    <w:p w14:paraId="5154F176" w14:textId="78C4F3B9" w:rsidR="00D826D9" w:rsidRDefault="00D826D9" w:rsidP="006238E0">
      <w:pPr>
        <w:pStyle w:val="Heading3"/>
      </w:pPr>
      <w:bookmarkStart w:id="46" w:name="_Toc114469900"/>
      <w:r>
        <w:t>Results</w:t>
      </w:r>
      <w:bookmarkEnd w:id="46"/>
    </w:p>
    <w:p w14:paraId="3C8905BD" w14:textId="04D42045" w:rsidR="0045341F" w:rsidRDefault="00BA4221" w:rsidP="002973C7">
      <w:pPr>
        <w:ind w:firstLine="0"/>
      </w:pPr>
      <w:r>
        <w:t xml:space="preserve">Prime visibility: </w:t>
      </w:r>
      <w:r w:rsidR="004824F3">
        <w:t>PAS visibility ratings of 1/2/3/4 were given in</w:t>
      </w:r>
      <w:r>
        <w:t xml:space="preserve"> </w:t>
      </w:r>
      <w:r w:rsidR="00E97DDA">
        <w:t>76.29</w:t>
      </w:r>
      <w:r>
        <w:t>%</w:t>
      </w:r>
      <w:r w:rsidR="004824F3">
        <w:t>/</w:t>
      </w:r>
      <w:r w:rsidR="00935D83">
        <w:t>2</w:t>
      </w:r>
      <w:r w:rsidR="00E97DDA">
        <w:t>0</w:t>
      </w:r>
      <w:r w:rsidR="00935D83">
        <w:t>.</w:t>
      </w:r>
      <w:r w:rsidR="00E97DDA">
        <w:t>0</w:t>
      </w:r>
      <w:r w:rsidR="00935D83">
        <w:t>8</w:t>
      </w:r>
      <w:r>
        <w:t>%</w:t>
      </w:r>
      <w:r w:rsidR="004824F3">
        <w:t>/</w:t>
      </w:r>
      <w:r w:rsidR="00E97DDA">
        <w:t>2</w:t>
      </w:r>
      <w:r w:rsidR="00935D83">
        <w:t>.</w:t>
      </w:r>
      <w:r w:rsidR="00E97DDA">
        <w:t>85</w:t>
      </w:r>
      <w:r>
        <w:t>%</w:t>
      </w:r>
      <w:r w:rsidR="004824F3">
        <w:t>/</w:t>
      </w:r>
      <w:r w:rsidR="00E97DDA">
        <w:t>0</w:t>
      </w:r>
      <w:r w:rsidR="00935D83">
        <w:t>.</w:t>
      </w:r>
      <w:r w:rsidR="00E97DDA">
        <w:t>76</w:t>
      </w:r>
      <w:r>
        <w:t>%</w:t>
      </w:r>
      <w:r w:rsidR="004824F3">
        <w:t xml:space="preserve"> of the trials, respectively</w:t>
      </w:r>
      <w:r>
        <w:t xml:space="preserve">. </w:t>
      </w:r>
      <w:r w:rsidR="00397BE4">
        <w:t>Chance level recognition was observed for stimuli that was reported as invisible</w:t>
      </w:r>
      <w:r w:rsidR="00D826D9">
        <w:t>, M = 47.4</w:t>
      </w:r>
      <w:r w:rsidR="00174F24">
        <w:t>6</w:t>
      </w:r>
      <w:r w:rsidR="00D826D9">
        <w:t>%, SD = 3.4</w:t>
      </w:r>
      <w:r w:rsidR="00E52E97">
        <w:t>5</w:t>
      </w:r>
      <w:r w:rsidR="00D826D9">
        <w:t>, t</w:t>
      </w:r>
      <w:r w:rsidR="00D826D9" w:rsidRPr="00EE6512">
        <w:t>(6)</w:t>
      </w:r>
      <w:r w:rsidR="00D826D9">
        <w:t xml:space="preserve"> = -1.94, p = 0.1</w:t>
      </w:r>
      <w:r w:rsidR="00174F24">
        <w:t>00</w:t>
      </w:r>
      <w:r w:rsidR="00D826D9">
        <w:t>, 95% CI = [44.26, 50.65].</w:t>
      </w:r>
      <w:r w:rsidR="008116EA">
        <w:t xml:space="preserve"> </w:t>
      </w:r>
    </w:p>
    <w:p w14:paraId="79B2248F" w14:textId="6D469747" w:rsidR="00810BEA" w:rsidRDefault="0045341F" w:rsidP="00212789">
      <w:r>
        <w:t xml:space="preserve">Congruency effect: </w:t>
      </w:r>
      <w:r w:rsidR="00E132B1">
        <w:t xml:space="preserve"> </w:t>
      </w:r>
      <w:r w:rsidR="00D826D9">
        <w:t xml:space="preserve">Contrary to </w:t>
      </w:r>
      <w:r w:rsidR="000A2BD0">
        <w:t>Experiment 2</w:t>
      </w:r>
      <w:r w:rsidR="00D826D9">
        <w:t xml:space="preserve">, </w:t>
      </w:r>
      <w:r w:rsidR="00006789">
        <w:t>a p</w:t>
      </w:r>
      <w:r w:rsidR="00DF710B">
        <w:t xml:space="preserve">rominent difference was found </w:t>
      </w:r>
      <w:r w:rsidR="00536CFE">
        <w:t xml:space="preserve">in </w:t>
      </w:r>
      <w:r w:rsidR="00DF710B">
        <w:t>reach area</w:t>
      </w:r>
      <w:r w:rsidR="002973C7">
        <w:t>,</w:t>
      </w:r>
      <w:r w:rsidR="00DF710B">
        <w:t xml:space="preserve"> </w:t>
      </w:r>
      <w:r w:rsidR="00536CFE">
        <w:t>which</w:t>
      </w:r>
      <w:r w:rsidR="00536CFE" w:rsidRPr="00536CFE">
        <w:t xml:space="preserve"> </w:t>
      </w:r>
      <w:r w:rsidR="00536CFE">
        <w:t xml:space="preserve">was smaller in the incongruent condition than in the congruent one </w:t>
      </w:r>
      <w:r w:rsidR="000C3552">
        <w:t>(</w:t>
      </w:r>
      <w:r w:rsidR="000C3552">
        <w:fldChar w:fldCharType="begin"/>
      </w:r>
      <w:r w:rsidR="000C3552">
        <w:instrText xml:space="preserve"> REF _Ref113877436 \h </w:instrText>
      </w:r>
      <w:r w:rsidR="000C3552">
        <w:fldChar w:fldCharType="separate"/>
      </w:r>
      <w:r w:rsidR="000C3552">
        <w:t xml:space="preserve">Figure </w:t>
      </w:r>
      <w:r w:rsidR="000C3552">
        <w:rPr>
          <w:noProof/>
        </w:rPr>
        <w:t>5</w:t>
      </w:r>
      <w:r w:rsidR="000C3552">
        <w:fldChar w:fldCharType="end"/>
      </w:r>
      <w:r w:rsidR="0043758C">
        <w:t>). H</w:t>
      </w:r>
      <w:r w:rsidR="00536CFE">
        <w:t>owever this difference</w:t>
      </w:r>
      <w:r w:rsidR="0043758C">
        <w:t xml:space="preserve">, </w:t>
      </w:r>
      <w:r w:rsidR="00956ED9">
        <w:t xml:space="preserve">as well as </w:t>
      </w:r>
      <w:r w:rsidR="0043758C">
        <w:t>the difference in the other dependent variables</w:t>
      </w:r>
      <w:r w:rsidR="00956ED9">
        <w:t xml:space="preserve"> (</w:t>
      </w:r>
      <w:r w:rsidR="00956ED9">
        <w:fldChar w:fldCharType="begin"/>
      </w:r>
      <w:r w:rsidR="00956ED9">
        <w:instrText xml:space="preserve"> REF _Ref114067946 \h </w:instrText>
      </w:r>
      <w:r w:rsidR="00956ED9">
        <w:fldChar w:fldCharType="separate"/>
      </w:r>
      <w:r w:rsidR="00956ED9">
        <w:t xml:space="preserve">Table </w:t>
      </w:r>
      <w:r w:rsidR="00956ED9">
        <w:rPr>
          <w:noProof/>
        </w:rPr>
        <w:t>3</w:t>
      </w:r>
      <w:r w:rsidR="00956ED9">
        <w:fldChar w:fldCharType="end"/>
      </w:r>
      <w:r w:rsidR="00956ED9">
        <w:t>)</w:t>
      </w:r>
      <w:r w:rsidR="0043758C">
        <w:t xml:space="preserve">, </w:t>
      </w:r>
      <w:r w:rsidR="00536CFE">
        <w:t>did not survive the multiple comparisons correction</w:t>
      </w:r>
      <w:r w:rsidR="0043758C">
        <w:t>.</w:t>
      </w:r>
      <w:r w:rsidR="00536CFE">
        <w:t xml:space="preserve"> </w:t>
      </w:r>
      <w:r w:rsidR="00D826D9">
        <w:t xml:space="preserve"> </w:t>
      </w:r>
    </w:p>
    <w:p w14:paraId="42C02537" w14:textId="3716232F" w:rsidR="00D826D9" w:rsidRDefault="002973C7" w:rsidP="00212789">
      <w:r>
        <w:t>As opposed to</w:t>
      </w:r>
      <w:r w:rsidR="00810BEA">
        <w:t xml:space="preserve"> my expectation</w:t>
      </w:r>
      <w:r w:rsidR="00A57CA5">
        <w:t xml:space="preserve">, </w:t>
      </w:r>
      <w:r w:rsidR="00810BEA">
        <w:t xml:space="preserve">no </w:t>
      </w:r>
      <w:r w:rsidR="00385C79">
        <w:t>difference</w:t>
      </w:r>
      <w:r w:rsidR="00810BEA">
        <w:t xml:space="preserve"> was found between </w:t>
      </w:r>
      <w:r w:rsidR="00A57CA5">
        <w:t>t</w:t>
      </w:r>
      <w:r w:rsidR="00B61734">
        <w:t xml:space="preserve">he response time </w:t>
      </w:r>
      <w:r w:rsidR="00385C79">
        <w:t xml:space="preserve">in </w:t>
      </w:r>
      <w:r w:rsidR="00B61734">
        <w:t>the first block of the first and the second day</w:t>
      </w:r>
      <w:r w:rsidR="00E95DDB">
        <w:t>s</w:t>
      </w:r>
      <w:r w:rsidR="005869EC">
        <w:t xml:space="preserve"> </w:t>
      </w:r>
      <w:r w:rsidR="00B61734">
        <w:t>(</w:t>
      </w:r>
      <w:r w:rsidR="00A47FEC">
        <w:t>M</w:t>
      </w:r>
      <w:r w:rsidR="00A47FEC">
        <w:rPr>
          <w:vertAlign w:val="subscript"/>
        </w:rPr>
        <w:t>1</w:t>
      </w:r>
      <w:r w:rsidR="00A47FEC">
        <w:t xml:space="preserve"> = </w:t>
      </w:r>
      <w:r w:rsidR="00367D35">
        <w:t>535.97</w:t>
      </w:r>
      <w:r w:rsidR="00A47FEC">
        <w:t>, SD</w:t>
      </w:r>
      <w:r w:rsidR="00A47FEC">
        <w:rPr>
          <w:vertAlign w:val="subscript"/>
        </w:rPr>
        <w:t>1</w:t>
      </w:r>
      <w:r w:rsidR="00A47FEC">
        <w:t xml:space="preserve"> = </w:t>
      </w:r>
      <w:r w:rsidR="00C62D8B">
        <w:t>63.18</w:t>
      </w:r>
      <w:r w:rsidR="00A47FEC">
        <w:t>, M</w:t>
      </w:r>
      <w:r w:rsidR="00A47FEC">
        <w:rPr>
          <w:vertAlign w:val="subscript"/>
        </w:rPr>
        <w:t>2</w:t>
      </w:r>
      <w:r w:rsidR="00A47FEC">
        <w:t xml:space="preserve"> = </w:t>
      </w:r>
      <w:r w:rsidR="00C62D8B">
        <w:t>455.76</w:t>
      </w:r>
      <w:r w:rsidR="00A47FEC">
        <w:t>, SD</w:t>
      </w:r>
      <w:r w:rsidR="00A47FEC">
        <w:rPr>
          <w:vertAlign w:val="subscript"/>
        </w:rPr>
        <w:t>2</w:t>
      </w:r>
      <w:r w:rsidR="00A47FEC">
        <w:t xml:space="preserve"> = </w:t>
      </w:r>
      <w:r w:rsidR="00C62D8B">
        <w:t>97.56</w:t>
      </w:r>
      <w:r w:rsidR="00A47FEC">
        <w:t>, t</w:t>
      </w:r>
      <w:r w:rsidR="00A47FEC" w:rsidRPr="008351C5">
        <w:t>(</w:t>
      </w:r>
      <w:r w:rsidR="00587EB6">
        <w:t>6</w:t>
      </w:r>
      <w:r w:rsidR="00A47FEC" w:rsidRPr="008351C5">
        <w:t>)</w:t>
      </w:r>
      <w:r w:rsidR="00A47FEC">
        <w:t xml:space="preserve"> = </w:t>
      </w:r>
      <w:r w:rsidR="00587EB6">
        <w:t>1.86</w:t>
      </w:r>
      <w:r w:rsidR="00A47FEC">
        <w:t>, p = 0.</w:t>
      </w:r>
      <w:r w:rsidR="0059682D">
        <w:t>1</w:t>
      </w:r>
      <w:r w:rsidR="00587EB6">
        <w:t>11</w:t>
      </w:r>
      <w:r w:rsidR="00A47FEC">
        <w:t>, 95% CI [</w:t>
      </w:r>
      <w:r w:rsidR="0059682D">
        <w:t>-</w:t>
      </w:r>
      <w:r w:rsidR="00587EB6">
        <w:t>24</w:t>
      </w:r>
      <w:r w:rsidR="0059682D">
        <w:t>.</w:t>
      </w:r>
      <w:r w:rsidR="00587EB6">
        <w:t>94</w:t>
      </w:r>
      <w:r w:rsidR="00A47FEC">
        <w:t xml:space="preserve">, </w:t>
      </w:r>
      <w:r w:rsidR="00587EB6">
        <w:t>185.36</w:t>
      </w:r>
      <w:r w:rsidR="00A47FEC">
        <w:t>]</w:t>
      </w:r>
      <w:r w:rsidR="00B61734">
        <w:t xml:space="preserve">). </w:t>
      </w:r>
      <w:r w:rsidR="00C05336">
        <w:t>Furthermore,</w:t>
      </w:r>
      <w:r w:rsidR="00B61734">
        <w:t xml:space="preserve"> </w:t>
      </w:r>
      <w:r w:rsidR="00D826D9">
        <w:t xml:space="preserve">the average number of valid trials </w:t>
      </w:r>
      <w:r w:rsidR="006E6D22">
        <w:t>exhibited a</w:t>
      </w:r>
      <w:r w:rsidR="00E11384">
        <w:t xml:space="preserve">n unexpected </w:t>
      </w:r>
      <w:r w:rsidR="006E6D22">
        <w:t xml:space="preserve">decreasing trend between </w:t>
      </w:r>
      <w:r w:rsidR="002F313C" w:rsidRPr="002F313C">
        <w:t>Experiment 2</w:t>
      </w:r>
      <w:r w:rsidR="00461EEA">
        <w:t xml:space="preserve"> </w:t>
      </w:r>
      <w:r w:rsidR="00E27440">
        <w:t>a</w:t>
      </w:r>
      <w:r w:rsidR="00461EEA">
        <w:t xml:space="preserve">nd </w:t>
      </w:r>
      <w:r w:rsidR="002F313C" w:rsidRPr="002F313C">
        <w:t>Experiment 3</w:t>
      </w:r>
      <w:r w:rsidR="00634E13">
        <w:t xml:space="preserve"> (</w:t>
      </w:r>
      <w:r w:rsidR="00DD7902">
        <w:t>M</w:t>
      </w:r>
      <w:r w:rsidR="00DD7902">
        <w:rPr>
          <w:vertAlign w:val="subscript"/>
        </w:rPr>
        <w:t>2</w:t>
      </w:r>
      <w:r w:rsidR="00DD7902">
        <w:t xml:space="preserve"> = </w:t>
      </w:r>
      <w:r w:rsidR="00E64905">
        <w:t>234.44</w:t>
      </w:r>
      <w:r w:rsidR="00DD7902">
        <w:t>, SD</w:t>
      </w:r>
      <w:r w:rsidR="00DD7902">
        <w:rPr>
          <w:vertAlign w:val="subscript"/>
        </w:rPr>
        <w:t>2</w:t>
      </w:r>
      <w:r w:rsidR="00DD7902">
        <w:t xml:space="preserve"> = </w:t>
      </w:r>
      <w:r w:rsidR="00E64905">
        <w:t>84.66</w:t>
      </w:r>
      <w:r w:rsidR="00DD7902">
        <w:t>, M</w:t>
      </w:r>
      <w:r w:rsidR="00DD7902">
        <w:rPr>
          <w:vertAlign w:val="subscript"/>
        </w:rPr>
        <w:t>3</w:t>
      </w:r>
      <w:r w:rsidR="00DD7902">
        <w:t xml:space="preserve"> = </w:t>
      </w:r>
      <w:r w:rsidR="00E64905">
        <w:t>162.57</w:t>
      </w:r>
      <w:r w:rsidR="00DD7902">
        <w:t>, SD</w:t>
      </w:r>
      <w:r w:rsidR="00DD7902">
        <w:rPr>
          <w:vertAlign w:val="subscript"/>
        </w:rPr>
        <w:t>3</w:t>
      </w:r>
      <w:r w:rsidR="00DD7902">
        <w:t xml:space="preserve"> = </w:t>
      </w:r>
      <w:r w:rsidR="00E64905">
        <w:t>63.23</w:t>
      </w:r>
      <w:r w:rsidR="00DD7902">
        <w:t>, t</w:t>
      </w:r>
      <w:r w:rsidR="00DD7902" w:rsidRPr="00113020">
        <w:t>(</w:t>
      </w:r>
      <w:r w:rsidR="00DD7902">
        <w:t>14</w:t>
      </w:r>
      <w:r w:rsidR="00DD7902" w:rsidRPr="00113020">
        <w:t>)</w:t>
      </w:r>
      <w:r w:rsidR="00DD7902">
        <w:t xml:space="preserve"> = -1.87, p = 0.082, 95% CI [-154.25, 10.51]</w:t>
      </w:r>
      <w:r w:rsidR="00E27440">
        <w:t>; For a</w:t>
      </w:r>
      <w:r w:rsidR="00FA4EF0">
        <w:t xml:space="preserve">n elaborative </w:t>
      </w:r>
      <w:r w:rsidR="00E27440">
        <w:t xml:space="preserve">description of </w:t>
      </w:r>
      <w:r w:rsidR="001A1554">
        <w:t xml:space="preserve">the </w:t>
      </w:r>
      <w:r w:rsidR="00FA4EF0">
        <w:t xml:space="preserve">excluded </w:t>
      </w:r>
      <w:r w:rsidR="00114D69">
        <w:t>trials see</w:t>
      </w:r>
      <w:r w:rsidR="00E27440">
        <w:t xml:space="preserve"> </w:t>
      </w:r>
      <w:r w:rsidR="006A1DF9">
        <w:fldChar w:fldCharType="begin"/>
      </w:r>
      <w:r w:rsidR="006A1DF9">
        <w:instrText xml:space="preserve"> REF _Ref114130120 \h </w:instrText>
      </w:r>
      <w:r w:rsidR="006A1DF9">
        <w:fldChar w:fldCharType="separate"/>
      </w:r>
      <w:r w:rsidR="006A1DF9">
        <w:t xml:space="preserve">Supplementary Table </w:t>
      </w:r>
      <w:r w:rsidR="006A1DF9">
        <w:rPr>
          <w:noProof/>
        </w:rPr>
        <w:t>1</w:t>
      </w:r>
      <w:r w:rsidR="006A1DF9">
        <w:fldChar w:fldCharType="end"/>
      </w:r>
      <w:r w:rsidR="00634E13">
        <w:t>).</w:t>
      </w:r>
    </w:p>
    <w:p w14:paraId="45D5EF99" w14:textId="77777777" w:rsidR="002973C7" w:rsidRDefault="002973C7" w:rsidP="00212789"/>
    <w:p w14:paraId="3D3AA847" w14:textId="29D4F2DF" w:rsidR="001D150D" w:rsidRDefault="001D150D" w:rsidP="002973C7">
      <w:pPr>
        <w:pStyle w:val="Caption"/>
        <w:keepNext/>
      </w:pPr>
      <w:bookmarkStart w:id="47" w:name="_Ref114067946"/>
      <w:r>
        <w:t xml:space="preserve">Table </w:t>
      </w:r>
      <w:fldSimple w:instr=" SEQ Table \* ARABIC ">
        <w:r w:rsidR="002436A8">
          <w:rPr>
            <w:noProof/>
          </w:rPr>
          <w:t>3</w:t>
        </w:r>
      </w:fldSimple>
      <w:bookmarkEnd w:id="47"/>
      <w:r w:rsidR="004A776C">
        <w:t>. Results of Experiment 3</w:t>
      </w:r>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B65BC7" w14:paraId="42055F2C" w14:textId="77777777" w:rsidTr="002973C7">
        <w:trPr>
          <w:trHeight w:val="510"/>
        </w:trPr>
        <w:tc>
          <w:tcPr>
            <w:tcW w:w="284" w:type="dxa"/>
            <w:tcBorders>
              <w:top w:val="single" w:sz="12" w:space="0" w:color="auto"/>
            </w:tcBorders>
          </w:tcPr>
          <w:p w14:paraId="3C2A7954" w14:textId="77777777" w:rsidR="00B65BC7" w:rsidRDefault="00B65BC7" w:rsidP="00EA2CED">
            <w:pPr>
              <w:ind w:firstLine="0"/>
            </w:pPr>
          </w:p>
        </w:tc>
        <w:tc>
          <w:tcPr>
            <w:tcW w:w="2268" w:type="dxa"/>
            <w:tcBorders>
              <w:top w:val="single" w:sz="12" w:space="0" w:color="auto"/>
            </w:tcBorders>
          </w:tcPr>
          <w:p w14:paraId="447D5578" w14:textId="77777777" w:rsidR="00B65BC7" w:rsidRDefault="00B65BC7" w:rsidP="00EA2CED">
            <w:pPr>
              <w:ind w:firstLine="0"/>
            </w:pPr>
          </w:p>
        </w:tc>
        <w:tc>
          <w:tcPr>
            <w:tcW w:w="1701" w:type="dxa"/>
            <w:tcBorders>
              <w:top w:val="single" w:sz="12" w:space="0" w:color="auto"/>
              <w:bottom w:val="single" w:sz="12" w:space="0" w:color="auto"/>
            </w:tcBorders>
          </w:tcPr>
          <w:p w14:paraId="1744C126" w14:textId="77777777" w:rsidR="00B65BC7" w:rsidRPr="00EA2CED" w:rsidRDefault="00B65BC7" w:rsidP="00EA2CED">
            <w:pPr>
              <w:ind w:firstLine="0"/>
              <w:jc w:val="center"/>
              <w:rPr>
                <w:b/>
                <w:bCs/>
              </w:rPr>
            </w:pPr>
            <w:r w:rsidRPr="00EA2CED">
              <w:rPr>
                <w:b/>
                <w:bCs/>
              </w:rPr>
              <w:t>Congruent</w:t>
            </w:r>
          </w:p>
        </w:tc>
        <w:tc>
          <w:tcPr>
            <w:tcW w:w="1701" w:type="dxa"/>
            <w:tcBorders>
              <w:top w:val="single" w:sz="12" w:space="0" w:color="auto"/>
              <w:bottom w:val="single" w:sz="12" w:space="0" w:color="auto"/>
            </w:tcBorders>
          </w:tcPr>
          <w:p w14:paraId="43B29F81" w14:textId="77777777" w:rsidR="00B65BC7" w:rsidRPr="00EA2CED" w:rsidRDefault="00B65BC7" w:rsidP="002973C7">
            <w:pPr>
              <w:ind w:firstLine="0"/>
              <w:jc w:val="center"/>
              <w:rPr>
                <w:b/>
                <w:bCs/>
              </w:rPr>
            </w:pPr>
            <w:r w:rsidRPr="00EA2CED">
              <w:rPr>
                <w:b/>
                <w:bCs/>
              </w:rPr>
              <w:t>Incongruent</w:t>
            </w:r>
          </w:p>
        </w:tc>
        <w:tc>
          <w:tcPr>
            <w:tcW w:w="709" w:type="dxa"/>
            <w:tcBorders>
              <w:top w:val="single" w:sz="12" w:space="0" w:color="auto"/>
            </w:tcBorders>
          </w:tcPr>
          <w:p w14:paraId="369DE364" w14:textId="77777777" w:rsidR="00B65BC7" w:rsidRPr="00EA2CED" w:rsidRDefault="00B65BC7" w:rsidP="00EA2CED">
            <w:pPr>
              <w:ind w:firstLine="0"/>
              <w:jc w:val="center"/>
              <w:rPr>
                <w:b/>
                <w:bCs/>
              </w:rPr>
            </w:pPr>
          </w:p>
        </w:tc>
        <w:tc>
          <w:tcPr>
            <w:tcW w:w="992" w:type="dxa"/>
            <w:tcBorders>
              <w:top w:val="single" w:sz="12" w:space="0" w:color="auto"/>
            </w:tcBorders>
          </w:tcPr>
          <w:p w14:paraId="622950C3" w14:textId="77777777" w:rsidR="00B65BC7" w:rsidRPr="00EA2CED" w:rsidRDefault="00B65BC7" w:rsidP="00EA2CED">
            <w:pPr>
              <w:ind w:firstLine="0"/>
              <w:jc w:val="center"/>
              <w:rPr>
                <w:b/>
                <w:bCs/>
              </w:rPr>
            </w:pPr>
          </w:p>
        </w:tc>
        <w:tc>
          <w:tcPr>
            <w:tcW w:w="1701" w:type="dxa"/>
            <w:tcBorders>
              <w:top w:val="single" w:sz="12" w:space="0" w:color="auto"/>
            </w:tcBorders>
          </w:tcPr>
          <w:p w14:paraId="660C3615" w14:textId="77777777" w:rsidR="00B65BC7" w:rsidRDefault="00B65BC7" w:rsidP="00EA2CED">
            <w:pPr>
              <w:ind w:firstLine="0"/>
            </w:pPr>
          </w:p>
        </w:tc>
        <w:tc>
          <w:tcPr>
            <w:tcW w:w="709" w:type="dxa"/>
            <w:tcBorders>
              <w:top w:val="single" w:sz="12" w:space="0" w:color="auto"/>
            </w:tcBorders>
          </w:tcPr>
          <w:p w14:paraId="7D83BD62" w14:textId="77777777" w:rsidR="00B65BC7" w:rsidRDefault="00B65BC7" w:rsidP="00EA2CED">
            <w:pPr>
              <w:ind w:firstLine="0"/>
            </w:pPr>
          </w:p>
        </w:tc>
      </w:tr>
      <w:tr w:rsidR="00B65BC7" w14:paraId="48C9E5AC" w14:textId="77777777" w:rsidTr="002973C7">
        <w:trPr>
          <w:trHeight w:val="254"/>
        </w:trPr>
        <w:tc>
          <w:tcPr>
            <w:tcW w:w="284" w:type="dxa"/>
            <w:tcBorders>
              <w:bottom w:val="single" w:sz="12" w:space="0" w:color="auto"/>
            </w:tcBorders>
          </w:tcPr>
          <w:p w14:paraId="6320FD83" w14:textId="77777777" w:rsidR="00B65BC7" w:rsidRPr="00EA2CED" w:rsidRDefault="00B65BC7" w:rsidP="00EA2CED">
            <w:pPr>
              <w:ind w:firstLine="0"/>
              <w:rPr>
                <w:b/>
                <w:bCs/>
              </w:rPr>
            </w:pPr>
          </w:p>
        </w:tc>
        <w:tc>
          <w:tcPr>
            <w:tcW w:w="2268" w:type="dxa"/>
            <w:tcBorders>
              <w:bottom w:val="single" w:sz="12" w:space="0" w:color="auto"/>
            </w:tcBorders>
          </w:tcPr>
          <w:p w14:paraId="03AA8554" w14:textId="77777777" w:rsidR="00B65BC7" w:rsidRPr="00EA2CED" w:rsidRDefault="00B65BC7" w:rsidP="00EA2CED">
            <w:pPr>
              <w:ind w:firstLine="0"/>
              <w:rPr>
                <w:b/>
                <w:bCs/>
              </w:rPr>
            </w:pPr>
          </w:p>
        </w:tc>
        <w:tc>
          <w:tcPr>
            <w:tcW w:w="1701" w:type="dxa"/>
            <w:tcBorders>
              <w:top w:val="single" w:sz="12" w:space="0" w:color="auto"/>
              <w:bottom w:val="single" w:sz="12" w:space="0" w:color="auto"/>
            </w:tcBorders>
          </w:tcPr>
          <w:p w14:paraId="3FC988DC" w14:textId="122D3DA5" w:rsidR="00B65BC7" w:rsidRPr="00EA2CED" w:rsidRDefault="00B65BC7" w:rsidP="00EA2CED">
            <w:pPr>
              <w:ind w:firstLine="0"/>
              <w:rPr>
                <w:b/>
                <w:bCs/>
              </w:rPr>
            </w:pPr>
            <w:r>
              <w:rPr>
                <w:b/>
                <w:bCs/>
              </w:rPr>
              <w:t>M</w:t>
            </w:r>
            <w:r w:rsidR="00166A9B">
              <w:rPr>
                <w:b/>
                <w:bCs/>
              </w:rPr>
              <w:t xml:space="preserve"> </w:t>
            </w:r>
            <w:r>
              <w:rPr>
                <w:b/>
                <w:bCs/>
              </w:rPr>
              <w:t>(SD)</w:t>
            </w:r>
          </w:p>
        </w:tc>
        <w:tc>
          <w:tcPr>
            <w:tcW w:w="1701" w:type="dxa"/>
            <w:tcBorders>
              <w:top w:val="single" w:sz="12" w:space="0" w:color="auto"/>
              <w:bottom w:val="single" w:sz="12" w:space="0" w:color="auto"/>
            </w:tcBorders>
          </w:tcPr>
          <w:p w14:paraId="3194333E" w14:textId="4DB6F5EA" w:rsidR="00B65BC7" w:rsidRPr="00EA2CED" w:rsidRDefault="00B65BC7" w:rsidP="00EA2CED">
            <w:pPr>
              <w:ind w:firstLine="0"/>
              <w:rPr>
                <w:b/>
                <w:bCs/>
              </w:rPr>
            </w:pPr>
            <w:r>
              <w:rPr>
                <w:b/>
                <w:bCs/>
              </w:rPr>
              <w:t>M</w:t>
            </w:r>
            <w:r w:rsidR="00166A9B">
              <w:rPr>
                <w:b/>
                <w:bCs/>
              </w:rPr>
              <w:t xml:space="preserve"> </w:t>
            </w:r>
            <w:r>
              <w:rPr>
                <w:b/>
                <w:bCs/>
              </w:rPr>
              <w:t>(SD)</w:t>
            </w:r>
          </w:p>
        </w:tc>
        <w:tc>
          <w:tcPr>
            <w:tcW w:w="709" w:type="dxa"/>
            <w:tcBorders>
              <w:bottom w:val="single" w:sz="12" w:space="0" w:color="auto"/>
            </w:tcBorders>
          </w:tcPr>
          <w:p w14:paraId="1D7EAAC4" w14:textId="77777777" w:rsidR="00B65BC7" w:rsidRPr="00EA2CED" w:rsidRDefault="00B65BC7" w:rsidP="00EA2CED">
            <w:pPr>
              <w:ind w:firstLine="0"/>
              <w:rPr>
                <w:b/>
                <w:bCs/>
              </w:rPr>
            </w:pPr>
            <w:r>
              <w:rPr>
                <w:b/>
                <w:bCs/>
              </w:rPr>
              <w:t>t(6)</w:t>
            </w:r>
          </w:p>
        </w:tc>
        <w:tc>
          <w:tcPr>
            <w:tcW w:w="992" w:type="dxa"/>
            <w:tcBorders>
              <w:bottom w:val="single" w:sz="12" w:space="0" w:color="auto"/>
            </w:tcBorders>
          </w:tcPr>
          <w:p w14:paraId="1F69E17E" w14:textId="77777777" w:rsidR="00B65BC7" w:rsidRPr="00EA2CED" w:rsidRDefault="00B65BC7" w:rsidP="00EA2CED">
            <w:pPr>
              <w:ind w:firstLine="0"/>
              <w:rPr>
                <w:b/>
                <w:bCs/>
              </w:rPr>
            </w:pPr>
            <w:r>
              <w:rPr>
                <w:b/>
                <w:bCs/>
              </w:rPr>
              <w:t>p</w:t>
            </w:r>
          </w:p>
        </w:tc>
        <w:tc>
          <w:tcPr>
            <w:tcW w:w="1701" w:type="dxa"/>
            <w:tcBorders>
              <w:bottom w:val="single" w:sz="12" w:space="0" w:color="auto"/>
            </w:tcBorders>
          </w:tcPr>
          <w:p w14:paraId="3BFC72C5" w14:textId="77777777" w:rsidR="00B65BC7" w:rsidRPr="00EA2CED" w:rsidRDefault="00B65BC7" w:rsidP="00EA2CED">
            <w:pPr>
              <w:ind w:firstLine="0"/>
              <w:rPr>
                <w:b/>
                <w:bCs/>
              </w:rPr>
            </w:pPr>
            <w:r>
              <w:rPr>
                <w:b/>
                <w:bCs/>
              </w:rPr>
              <w:t>CI</w:t>
            </w:r>
          </w:p>
        </w:tc>
        <w:tc>
          <w:tcPr>
            <w:tcW w:w="709" w:type="dxa"/>
            <w:tcBorders>
              <w:bottom w:val="single" w:sz="12" w:space="0" w:color="auto"/>
            </w:tcBorders>
          </w:tcPr>
          <w:p w14:paraId="5ECBBACB" w14:textId="77777777" w:rsidR="00B65BC7" w:rsidRPr="00EA2CED" w:rsidRDefault="00B65BC7" w:rsidP="00EA2CED">
            <w:pPr>
              <w:ind w:firstLine="0"/>
              <w:rPr>
                <w:b/>
                <w:bCs/>
              </w:rPr>
            </w:pPr>
            <w:r>
              <w:rPr>
                <w:b/>
                <w:bCs/>
              </w:rPr>
              <w:t>d</w:t>
            </w:r>
          </w:p>
        </w:tc>
      </w:tr>
      <w:tr w:rsidR="00B65BC7" w14:paraId="43185318" w14:textId="77777777" w:rsidTr="002973C7">
        <w:trPr>
          <w:trHeight w:val="313"/>
        </w:trPr>
        <w:tc>
          <w:tcPr>
            <w:tcW w:w="10065" w:type="dxa"/>
            <w:gridSpan w:val="8"/>
            <w:tcBorders>
              <w:top w:val="single" w:sz="12" w:space="0" w:color="auto"/>
            </w:tcBorders>
          </w:tcPr>
          <w:p w14:paraId="047CCEDB" w14:textId="77777777" w:rsidR="00B65BC7" w:rsidRDefault="00B65BC7" w:rsidP="00EA2CED">
            <w:pPr>
              <w:ind w:firstLine="0"/>
            </w:pPr>
            <w:r>
              <w:rPr>
                <w:b/>
                <w:bCs/>
              </w:rPr>
              <w:t>Reaching</w:t>
            </w:r>
          </w:p>
        </w:tc>
      </w:tr>
      <w:tr w:rsidR="00B65BC7" w14:paraId="4FFCFB7D" w14:textId="77777777" w:rsidTr="002973C7">
        <w:trPr>
          <w:trHeight w:val="490"/>
        </w:trPr>
        <w:tc>
          <w:tcPr>
            <w:tcW w:w="284" w:type="dxa"/>
            <w:vMerge w:val="restart"/>
            <w:tcBorders>
              <w:bottom w:val="single" w:sz="12" w:space="0" w:color="auto"/>
            </w:tcBorders>
          </w:tcPr>
          <w:p w14:paraId="173887A7" w14:textId="77777777" w:rsidR="00B65BC7" w:rsidRPr="00EA2CED" w:rsidRDefault="00B65BC7" w:rsidP="00EA2CED">
            <w:pPr>
              <w:ind w:firstLine="0"/>
              <w:rPr>
                <w:b/>
                <w:bCs/>
              </w:rPr>
            </w:pPr>
          </w:p>
        </w:tc>
        <w:tc>
          <w:tcPr>
            <w:tcW w:w="2268" w:type="dxa"/>
          </w:tcPr>
          <w:p w14:paraId="6EB8D387" w14:textId="77777777" w:rsidR="00B65BC7" w:rsidRPr="00EA2CED" w:rsidRDefault="00B65BC7" w:rsidP="00EA2CED">
            <w:pPr>
              <w:ind w:firstLine="0"/>
              <w:rPr>
                <w:b/>
                <w:bCs/>
              </w:rPr>
            </w:pPr>
            <w:r w:rsidRPr="00EA2CED">
              <w:rPr>
                <w:b/>
                <w:bCs/>
              </w:rPr>
              <w:t>Reach area</w:t>
            </w:r>
          </w:p>
        </w:tc>
        <w:tc>
          <w:tcPr>
            <w:tcW w:w="1701" w:type="dxa"/>
          </w:tcPr>
          <w:p w14:paraId="4397D548" w14:textId="77777777" w:rsidR="00B65BC7" w:rsidRDefault="00B65BC7" w:rsidP="00EA2CED">
            <w:pPr>
              <w:ind w:firstLine="0"/>
            </w:pPr>
            <w:r>
              <w:t>2 (0.30)</w:t>
            </w:r>
          </w:p>
        </w:tc>
        <w:tc>
          <w:tcPr>
            <w:tcW w:w="1701" w:type="dxa"/>
          </w:tcPr>
          <w:p w14:paraId="32DE1315" w14:textId="77777777" w:rsidR="00B65BC7" w:rsidRDefault="00B65BC7" w:rsidP="00EA2CED">
            <w:pPr>
              <w:ind w:firstLine="0"/>
            </w:pPr>
            <w:r>
              <w:t>1.73 (0.25)</w:t>
            </w:r>
          </w:p>
        </w:tc>
        <w:tc>
          <w:tcPr>
            <w:tcW w:w="709" w:type="dxa"/>
          </w:tcPr>
          <w:p w14:paraId="0C8EE400" w14:textId="77777777" w:rsidR="00B65BC7" w:rsidRDefault="00B65BC7" w:rsidP="00EA2CED">
            <w:pPr>
              <w:ind w:firstLine="0"/>
            </w:pPr>
            <w:r>
              <w:t>3.02</w:t>
            </w:r>
          </w:p>
        </w:tc>
        <w:tc>
          <w:tcPr>
            <w:tcW w:w="992" w:type="dxa"/>
          </w:tcPr>
          <w:p w14:paraId="60CD7F88" w14:textId="77777777" w:rsidR="00B65BC7" w:rsidRDefault="00B65BC7" w:rsidP="00EA2CED">
            <w:pPr>
              <w:ind w:firstLine="0"/>
            </w:pPr>
            <w:r>
              <w:t>0.023</w:t>
            </w:r>
          </w:p>
        </w:tc>
        <w:tc>
          <w:tcPr>
            <w:tcW w:w="1701" w:type="dxa"/>
          </w:tcPr>
          <w:p w14:paraId="46A272B3" w14:textId="77777777" w:rsidR="00B65BC7" w:rsidRDefault="00B65BC7" w:rsidP="00EA2CED">
            <w:pPr>
              <w:ind w:firstLine="0"/>
            </w:pPr>
            <w:r>
              <w:t>0.05, 0.48</w:t>
            </w:r>
          </w:p>
        </w:tc>
        <w:tc>
          <w:tcPr>
            <w:tcW w:w="709" w:type="dxa"/>
          </w:tcPr>
          <w:p w14:paraId="61172540" w14:textId="77777777" w:rsidR="00B65BC7" w:rsidRDefault="00B65BC7" w:rsidP="00EA2CED">
            <w:pPr>
              <w:ind w:firstLine="0"/>
            </w:pPr>
            <w:r>
              <w:t>1.14</w:t>
            </w:r>
          </w:p>
        </w:tc>
      </w:tr>
      <w:tr w:rsidR="00B65BC7" w14:paraId="11FBE247" w14:textId="77777777" w:rsidTr="002973C7">
        <w:trPr>
          <w:trHeight w:val="490"/>
        </w:trPr>
        <w:tc>
          <w:tcPr>
            <w:tcW w:w="284" w:type="dxa"/>
            <w:vMerge/>
            <w:tcBorders>
              <w:top w:val="single" w:sz="12" w:space="0" w:color="auto"/>
              <w:bottom w:val="single" w:sz="12" w:space="0" w:color="auto"/>
            </w:tcBorders>
          </w:tcPr>
          <w:p w14:paraId="3748D230" w14:textId="77777777" w:rsidR="00B65BC7" w:rsidRPr="00EA2CED" w:rsidRDefault="00B65BC7" w:rsidP="00EA2CED">
            <w:pPr>
              <w:ind w:firstLine="0"/>
              <w:rPr>
                <w:b/>
                <w:bCs/>
              </w:rPr>
            </w:pPr>
          </w:p>
        </w:tc>
        <w:tc>
          <w:tcPr>
            <w:tcW w:w="2268" w:type="dxa"/>
          </w:tcPr>
          <w:p w14:paraId="7FB444DD" w14:textId="77777777" w:rsidR="00B65BC7" w:rsidRPr="00EA2CED" w:rsidRDefault="00B65BC7" w:rsidP="00EA2CED">
            <w:pPr>
              <w:ind w:firstLine="0"/>
              <w:rPr>
                <w:b/>
                <w:bCs/>
              </w:rPr>
            </w:pPr>
            <w:r w:rsidRPr="00EA2CED">
              <w:rPr>
                <w:b/>
                <w:bCs/>
              </w:rPr>
              <w:t>Traveled distance</w:t>
            </w:r>
          </w:p>
        </w:tc>
        <w:tc>
          <w:tcPr>
            <w:tcW w:w="1701" w:type="dxa"/>
          </w:tcPr>
          <w:p w14:paraId="41C2D2CA" w14:textId="77777777" w:rsidR="00B65BC7" w:rsidRDefault="00B65BC7" w:rsidP="00EA2CED">
            <w:pPr>
              <w:ind w:firstLine="0"/>
            </w:pPr>
            <w:r>
              <w:t>38.27 (1.25)</w:t>
            </w:r>
          </w:p>
        </w:tc>
        <w:tc>
          <w:tcPr>
            <w:tcW w:w="1701" w:type="dxa"/>
          </w:tcPr>
          <w:p w14:paraId="6A1D56A3" w14:textId="77777777" w:rsidR="00B65BC7" w:rsidRDefault="00B65BC7" w:rsidP="00EA2CED">
            <w:pPr>
              <w:ind w:firstLine="0"/>
            </w:pPr>
            <w:r>
              <w:t>39.23 (1.74)</w:t>
            </w:r>
          </w:p>
        </w:tc>
        <w:tc>
          <w:tcPr>
            <w:tcW w:w="709" w:type="dxa"/>
          </w:tcPr>
          <w:p w14:paraId="0291A175" w14:textId="77777777" w:rsidR="00B65BC7" w:rsidRDefault="00B65BC7" w:rsidP="00EA2CED">
            <w:pPr>
              <w:ind w:firstLine="0"/>
            </w:pPr>
            <w:r>
              <w:t>3.69</w:t>
            </w:r>
          </w:p>
        </w:tc>
        <w:tc>
          <w:tcPr>
            <w:tcW w:w="992" w:type="dxa"/>
          </w:tcPr>
          <w:p w14:paraId="27EBAABF" w14:textId="77777777" w:rsidR="00B65BC7" w:rsidRDefault="00B65BC7" w:rsidP="00EA2CED">
            <w:pPr>
              <w:ind w:firstLine="0"/>
            </w:pPr>
            <w:r>
              <w:t>0.010</w:t>
            </w:r>
          </w:p>
        </w:tc>
        <w:tc>
          <w:tcPr>
            <w:tcW w:w="1701" w:type="dxa"/>
          </w:tcPr>
          <w:p w14:paraId="17021F6F" w14:textId="77777777" w:rsidR="00B65BC7" w:rsidRDefault="00B65BC7" w:rsidP="00EA2CED">
            <w:pPr>
              <w:ind w:firstLine="0"/>
            </w:pPr>
            <w:r>
              <w:t>-1.59, -0.32</w:t>
            </w:r>
          </w:p>
        </w:tc>
        <w:tc>
          <w:tcPr>
            <w:tcW w:w="709" w:type="dxa"/>
          </w:tcPr>
          <w:p w14:paraId="477C98BA" w14:textId="77777777" w:rsidR="00B65BC7" w:rsidRDefault="00B65BC7" w:rsidP="00EA2CED">
            <w:pPr>
              <w:ind w:firstLine="0"/>
            </w:pPr>
            <w:r>
              <w:t>1.40</w:t>
            </w:r>
          </w:p>
        </w:tc>
      </w:tr>
      <w:tr w:rsidR="00B65BC7" w14:paraId="114D34EA" w14:textId="77777777" w:rsidTr="002973C7">
        <w:trPr>
          <w:trHeight w:val="490"/>
        </w:trPr>
        <w:tc>
          <w:tcPr>
            <w:tcW w:w="284" w:type="dxa"/>
            <w:vMerge/>
            <w:tcBorders>
              <w:top w:val="single" w:sz="12" w:space="0" w:color="auto"/>
              <w:bottom w:val="single" w:sz="12" w:space="0" w:color="auto"/>
            </w:tcBorders>
          </w:tcPr>
          <w:p w14:paraId="072474F2" w14:textId="77777777" w:rsidR="00B65BC7" w:rsidRPr="00EA2CED" w:rsidRDefault="00B65BC7" w:rsidP="00EA2CED">
            <w:pPr>
              <w:ind w:firstLine="0"/>
              <w:rPr>
                <w:b/>
                <w:bCs/>
              </w:rPr>
            </w:pPr>
          </w:p>
        </w:tc>
        <w:tc>
          <w:tcPr>
            <w:tcW w:w="2268" w:type="dxa"/>
          </w:tcPr>
          <w:p w14:paraId="1CA70F67" w14:textId="77777777" w:rsidR="00B65BC7" w:rsidRPr="00EA2CED" w:rsidRDefault="00B65BC7" w:rsidP="00EA2CED">
            <w:pPr>
              <w:ind w:firstLine="0"/>
              <w:rPr>
                <w:b/>
                <w:bCs/>
              </w:rPr>
            </w:pPr>
            <w:r w:rsidRPr="00EA2CED">
              <w:rPr>
                <w:b/>
                <w:bCs/>
              </w:rPr>
              <w:t>Reaction time</w:t>
            </w:r>
          </w:p>
        </w:tc>
        <w:tc>
          <w:tcPr>
            <w:tcW w:w="1701" w:type="dxa"/>
          </w:tcPr>
          <w:p w14:paraId="5006B1B1" w14:textId="77777777" w:rsidR="00B65BC7" w:rsidRDefault="00B65BC7" w:rsidP="00EA2CED">
            <w:pPr>
              <w:ind w:firstLine="0"/>
            </w:pPr>
            <w:r>
              <w:t>164.46 (26.10)</w:t>
            </w:r>
          </w:p>
        </w:tc>
        <w:tc>
          <w:tcPr>
            <w:tcW w:w="1701" w:type="dxa"/>
          </w:tcPr>
          <w:p w14:paraId="2BDBB3E3" w14:textId="77777777" w:rsidR="00B65BC7" w:rsidRDefault="00B65BC7" w:rsidP="00EA2CED">
            <w:pPr>
              <w:ind w:firstLine="0"/>
            </w:pPr>
            <w:r>
              <w:t>175.93 (15.40)</w:t>
            </w:r>
          </w:p>
        </w:tc>
        <w:tc>
          <w:tcPr>
            <w:tcW w:w="709" w:type="dxa"/>
          </w:tcPr>
          <w:p w14:paraId="2690C41D" w14:textId="77777777" w:rsidR="00B65BC7" w:rsidRDefault="00B65BC7" w:rsidP="00EA2CED">
            <w:pPr>
              <w:ind w:firstLine="0"/>
            </w:pPr>
            <w:r>
              <w:t>2.22</w:t>
            </w:r>
          </w:p>
        </w:tc>
        <w:tc>
          <w:tcPr>
            <w:tcW w:w="992" w:type="dxa"/>
          </w:tcPr>
          <w:p w14:paraId="1AC04C4D" w14:textId="77777777" w:rsidR="00B65BC7" w:rsidRDefault="00B65BC7" w:rsidP="00EA2CED">
            <w:pPr>
              <w:ind w:firstLine="0"/>
            </w:pPr>
            <w:r>
              <w:t>0.067</w:t>
            </w:r>
          </w:p>
        </w:tc>
        <w:tc>
          <w:tcPr>
            <w:tcW w:w="1701" w:type="dxa"/>
          </w:tcPr>
          <w:p w14:paraId="5E3BEF8D" w14:textId="77777777" w:rsidR="00B65BC7" w:rsidRDefault="00B65BC7" w:rsidP="00EA2CED">
            <w:pPr>
              <w:ind w:firstLine="0"/>
            </w:pPr>
            <w:r>
              <w:t>-24.08, 1.12</w:t>
            </w:r>
          </w:p>
        </w:tc>
        <w:tc>
          <w:tcPr>
            <w:tcW w:w="709" w:type="dxa"/>
          </w:tcPr>
          <w:p w14:paraId="3C61DC4C" w14:textId="77777777" w:rsidR="00B65BC7" w:rsidRDefault="00B65BC7" w:rsidP="00EA2CED">
            <w:pPr>
              <w:ind w:firstLine="0"/>
            </w:pPr>
            <w:r>
              <w:t>0.84</w:t>
            </w:r>
          </w:p>
        </w:tc>
      </w:tr>
      <w:tr w:rsidR="00B65BC7" w14:paraId="2B49790C" w14:textId="77777777" w:rsidTr="002973C7">
        <w:trPr>
          <w:trHeight w:val="490"/>
        </w:trPr>
        <w:tc>
          <w:tcPr>
            <w:tcW w:w="284" w:type="dxa"/>
            <w:vMerge/>
            <w:tcBorders>
              <w:top w:val="single" w:sz="12" w:space="0" w:color="auto"/>
              <w:bottom w:val="single" w:sz="12" w:space="0" w:color="auto"/>
            </w:tcBorders>
          </w:tcPr>
          <w:p w14:paraId="59F3BEA9" w14:textId="77777777" w:rsidR="00B65BC7" w:rsidRPr="00EA2CED" w:rsidRDefault="00B65BC7" w:rsidP="00EA2CED">
            <w:pPr>
              <w:ind w:firstLine="0"/>
              <w:rPr>
                <w:b/>
                <w:bCs/>
              </w:rPr>
            </w:pPr>
          </w:p>
        </w:tc>
        <w:tc>
          <w:tcPr>
            <w:tcW w:w="2268" w:type="dxa"/>
          </w:tcPr>
          <w:p w14:paraId="76E6486F" w14:textId="4C8C1B69" w:rsidR="00B65BC7" w:rsidRPr="00EA2CED" w:rsidRDefault="00B65BC7" w:rsidP="00EA2CED">
            <w:pPr>
              <w:ind w:firstLine="0"/>
              <w:rPr>
                <w:b/>
                <w:bCs/>
              </w:rPr>
            </w:pPr>
            <w:r w:rsidRPr="00EA2CED">
              <w:rPr>
                <w:b/>
                <w:bCs/>
              </w:rPr>
              <w:t xml:space="preserve">Movement </w:t>
            </w:r>
            <w:r w:rsidR="003538C4">
              <w:rPr>
                <w:b/>
                <w:bCs/>
              </w:rPr>
              <w:t>duration</w:t>
            </w:r>
          </w:p>
        </w:tc>
        <w:tc>
          <w:tcPr>
            <w:tcW w:w="1701" w:type="dxa"/>
          </w:tcPr>
          <w:p w14:paraId="7B75D1DE" w14:textId="77777777" w:rsidR="00B65BC7" w:rsidRDefault="00B65BC7" w:rsidP="00EA2CED">
            <w:pPr>
              <w:ind w:firstLine="0"/>
            </w:pPr>
            <w:r>
              <w:t>391.95 (32.91)</w:t>
            </w:r>
          </w:p>
        </w:tc>
        <w:tc>
          <w:tcPr>
            <w:tcW w:w="1701" w:type="dxa"/>
          </w:tcPr>
          <w:p w14:paraId="7201221D" w14:textId="77777777" w:rsidR="00B65BC7" w:rsidRDefault="00B65BC7" w:rsidP="00EA2CED">
            <w:pPr>
              <w:ind w:firstLine="0"/>
            </w:pPr>
            <w:r>
              <w:t>403.35 (25.40)</w:t>
            </w:r>
          </w:p>
        </w:tc>
        <w:tc>
          <w:tcPr>
            <w:tcW w:w="709" w:type="dxa"/>
          </w:tcPr>
          <w:p w14:paraId="3086A51A" w14:textId="77777777" w:rsidR="00B65BC7" w:rsidRDefault="00B65BC7" w:rsidP="00EA2CED">
            <w:pPr>
              <w:ind w:firstLine="0"/>
            </w:pPr>
            <w:r>
              <w:t>2.41</w:t>
            </w:r>
          </w:p>
        </w:tc>
        <w:tc>
          <w:tcPr>
            <w:tcW w:w="992" w:type="dxa"/>
          </w:tcPr>
          <w:p w14:paraId="3878A5F2" w14:textId="77777777" w:rsidR="00B65BC7" w:rsidRDefault="00B65BC7" w:rsidP="00EA2CED">
            <w:pPr>
              <w:ind w:firstLine="0"/>
            </w:pPr>
            <w:r>
              <w:t>0.051</w:t>
            </w:r>
          </w:p>
        </w:tc>
        <w:tc>
          <w:tcPr>
            <w:tcW w:w="1701" w:type="dxa"/>
          </w:tcPr>
          <w:p w14:paraId="0783040B" w14:textId="77777777" w:rsidR="00B65BC7" w:rsidRDefault="00B65BC7" w:rsidP="00EA2CED">
            <w:pPr>
              <w:ind w:firstLine="0"/>
            </w:pPr>
            <w:r>
              <w:t>-22.92, 0.13</w:t>
            </w:r>
          </w:p>
        </w:tc>
        <w:tc>
          <w:tcPr>
            <w:tcW w:w="709" w:type="dxa"/>
          </w:tcPr>
          <w:p w14:paraId="483EC647" w14:textId="77777777" w:rsidR="00B65BC7" w:rsidRDefault="00B65BC7" w:rsidP="00EA2CED">
            <w:pPr>
              <w:ind w:firstLine="0"/>
            </w:pPr>
            <w:r>
              <w:t>0.91</w:t>
            </w:r>
          </w:p>
        </w:tc>
      </w:tr>
      <w:tr w:rsidR="00B65BC7" w14:paraId="67060BE0" w14:textId="77777777" w:rsidTr="002973C7">
        <w:trPr>
          <w:trHeight w:val="490"/>
        </w:trPr>
        <w:tc>
          <w:tcPr>
            <w:tcW w:w="284" w:type="dxa"/>
            <w:vMerge/>
            <w:tcBorders>
              <w:top w:val="single" w:sz="12" w:space="0" w:color="auto"/>
              <w:bottom w:val="single" w:sz="12" w:space="0" w:color="auto"/>
            </w:tcBorders>
          </w:tcPr>
          <w:p w14:paraId="3CB58060" w14:textId="77777777" w:rsidR="00B65BC7" w:rsidRPr="00EA2CED" w:rsidRDefault="00B65BC7" w:rsidP="00EA2CED">
            <w:pPr>
              <w:ind w:firstLine="0"/>
              <w:rPr>
                <w:b/>
                <w:bCs/>
              </w:rPr>
            </w:pPr>
          </w:p>
        </w:tc>
        <w:tc>
          <w:tcPr>
            <w:tcW w:w="2268" w:type="dxa"/>
            <w:tcBorders>
              <w:bottom w:val="single" w:sz="12" w:space="0" w:color="auto"/>
            </w:tcBorders>
          </w:tcPr>
          <w:p w14:paraId="1A0AB380" w14:textId="77777777" w:rsidR="00B65BC7" w:rsidRPr="00EA2CED" w:rsidRDefault="00B65BC7" w:rsidP="00EA2CED">
            <w:pPr>
              <w:ind w:firstLine="0"/>
              <w:rPr>
                <w:b/>
                <w:bCs/>
              </w:rPr>
            </w:pPr>
            <w:r w:rsidRPr="00EA2CED">
              <w:rPr>
                <w:b/>
                <w:bCs/>
              </w:rPr>
              <w:t>COM</w:t>
            </w:r>
          </w:p>
        </w:tc>
        <w:tc>
          <w:tcPr>
            <w:tcW w:w="1701" w:type="dxa"/>
            <w:tcBorders>
              <w:bottom w:val="single" w:sz="12" w:space="0" w:color="auto"/>
            </w:tcBorders>
          </w:tcPr>
          <w:p w14:paraId="2794FA10" w14:textId="77777777" w:rsidR="00B65BC7" w:rsidRDefault="00B65BC7" w:rsidP="00EA2CED">
            <w:pPr>
              <w:ind w:firstLine="0"/>
            </w:pPr>
            <w:r>
              <w:t>0.20 (0.13)</w:t>
            </w:r>
          </w:p>
        </w:tc>
        <w:tc>
          <w:tcPr>
            <w:tcW w:w="1701" w:type="dxa"/>
            <w:tcBorders>
              <w:bottom w:val="single" w:sz="12" w:space="0" w:color="auto"/>
            </w:tcBorders>
          </w:tcPr>
          <w:p w14:paraId="1949F302" w14:textId="77777777" w:rsidR="00B65BC7" w:rsidRDefault="00B65BC7" w:rsidP="00EA2CED">
            <w:pPr>
              <w:ind w:firstLine="0"/>
            </w:pPr>
            <w:r>
              <w:t>0.20 (0.15)</w:t>
            </w:r>
          </w:p>
        </w:tc>
        <w:tc>
          <w:tcPr>
            <w:tcW w:w="709" w:type="dxa"/>
            <w:tcBorders>
              <w:bottom w:val="single" w:sz="12" w:space="0" w:color="auto"/>
            </w:tcBorders>
          </w:tcPr>
          <w:p w14:paraId="44FC5A3C" w14:textId="77777777" w:rsidR="00B65BC7" w:rsidRDefault="00B65BC7" w:rsidP="00EA2CED">
            <w:pPr>
              <w:ind w:firstLine="0"/>
            </w:pPr>
            <w:r>
              <w:t>0.05</w:t>
            </w:r>
          </w:p>
        </w:tc>
        <w:tc>
          <w:tcPr>
            <w:tcW w:w="992" w:type="dxa"/>
            <w:tcBorders>
              <w:bottom w:val="single" w:sz="12" w:space="0" w:color="auto"/>
            </w:tcBorders>
          </w:tcPr>
          <w:p w14:paraId="201E86B7" w14:textId="77777777" w:rsidR="00B65BC7" w:rsidRDefault="00B65BC7" w:rsidP="00EA2CED">
            <w:pPr>
              <w:ind w:firstLine="0"/>
            </w:pPr>
            <w:r>
              <w:t>0.959</w:t>
            </w:r>
          </w:p>
        </w:tc>
        <w:tc>
          <w:tcPr>
            <w:tcW w:w="1701" w:type="dxa"/>
            <w:tcBorders>
              <w:bottom w:val="single" w:sz="12" w:space="0" w:color="auto"/>
            </w:tcBorders>
          </w:tcPr>
          <w:p w14:paraId="4E22E8EE" w14:textId="77777777" w:rsidR="00B65BC7" w:rsidRDefault="00B65BC7" w:rsidP="00EA2CED">
            <w:pPr>
              <w:ind w:firstLine="0"/>
            </w:pPr>
            <w:r>
              <w:t>-0.10, 0.10</w:t>
            </w:r>
          </w:p>
        </w:tc>
        <w:tc>
          <w:tcPr>
            <w:tcW w:w="709" w:type="dxa"/>
            <w:tcBorders>
              <w:bottom w:val="single" w:sz="12" w:space="0" w:color="auto"/>
            </w:tcBorders>
          </w:tcPr>
          <w:p w14:paraId="2C4ED31F" w14:textId="77777777" w:rsidR="00B65BC7" w:rsidRDefault="00B65BC7" w:rsidP="00EA2CED">
            <w:pPr>
              <w:ind w:firstLine="0"/>
            </w:pPr>
            <w:r>
              <w:t>0.02</w:t>
            </w:r>
          </w:p>
        </w:tc>
      </w:tr>
      <w:tr w:rsidR="005A7125" w14:paraId="2FC93DC2" w14:textId="77777777" w:rsidTr="002973C7">
        <w:trPr>
          <w:trHeight w:val="490"/>
        </w:trPr>
        <w:tc>
          <w:tcPr>
            <w:tcW w:w="10065" w:type="dxa"/>
            <w:gridSpan w:val="8"/>
            <w:tcBorders>
              <w:top w:val="single" w:sz="12" w:space="0" w:color="auto"/>
            </w:tcBorders>
          </w:tcPr>
          <w:p w14:paraId="1AD67167" w14:textId="11839E4D" w:rsidR="00F45D87" w:rsidRDefault="004A776C" w:rsidP="002973C7">
            <w:pPr>
              <w:spacing w:line="240" w:lineRule="auto"/>
              <w:ind w:firstLine="0"/>
            </w:pPr>
            <w:r w:rsidRPr="002973C7">
              <w:rPr>
                <w:i/>
                <w:iCs/>
                <w:sz w:val="22"/>
                <w:szCs w:val="22"/>
              </w:rPr>
              <w:lastRenderedPageBreak/>
              <w:t xml:space="preserve">Note. </w:t>
            </w:r>
            <w:r w:rsidR="00DE67F7" w:rsidRPr="002973C7">
              <w:rPr>
                <w:sz w:val="22"/>
                <w:szCs w:val="22"/>
              </w:rPr>
              <w:t>t</w:t>
            </w:r>
            <w:r w:rsidR="001C7715">
              <w:rPr>
                <w:sz w:val="22"/>
                <w:szCs w:val="22"/>
              </w:rPr>
              <w:t>(df)</w:t>
            </w:r>
            <w:r w:rsidR="00DE67F7" w:rsidRPr="002973C7">
              <w:rPr>
                <w:sz w:val="22"/>
                <w:szCs w:val="22"/>
              </w:rPr>
              <w:t xml:space="preserve"> = </w:t>
            </w:r>
            <w:r w:rsidR="00642AA7" w:rsidRPr="00EA2CED">
              <w:rPr>
                <w:sz w:val="22"/>
                <w:szCs w:val="22"/>
              </w:rPr>
              <w:t>t-test score</w:t>
            </w:r>
            <w:r w:rsidR="00614B8F">
              <w:rPr>
                <w:sz w:val="22"/>
                <w:szCs w:val="22"/>
              </w:rPr>
              <w:t xml:space="preserve">. </w:t>
            </w:r>
            <w:r w:rsidR="00DE67F7" w:rsidRPr="002973C7">
              <w:rPr>
                <w:sz w:val="22"/>
                <w:szCs w:val="22"/>
              </w:rPr>
              <w:t xml:space="preserve">degrees of freedom are in parenthesis; p = </w:t>
            </w:r>
            <w:r w:rsidR="00E80D8B">
              <w:rPr>
                <w:sz w:val="22"/>
                <w:szCs w:val="22"/>
              </w:rPr>
              <w:t xml:space="preserve">Tree-BH corrected p-value for multiple comparisons; </w:t>
            </w:r>
            <w:r w:rsidR="00DE67F7" w:rsidRPr="002973C7">
              <w:rPr>
                <w:sz w:val="22"/>
                <w:szCs w:val="22"/>
              </w:rPr>
              <w:t>CI = 95% confidence interval</w:t>
            </w:r>
            <w:r w:rsidR="001C7715">
              <w:rPr>
                <w:sz w:val="22"/>
                <w:szCs w:val="22"/>
              </w:rPr>
              <w:t>s</w:t>
            </w:r>
            <w:r w:rsidR="00F45D87" w:rsidRPr="002973C7">
              <w:rPr>
                <w:sz w:val="22"/>
                <w:szCs w:val="22"/>
              </w:rPr>
              <w:t>; d = Cohen's d.</w:t>
            </w:r>
            <w:r w:rsidR="00F06B6B" w:rsidRPr="002973C7">
              <w:rPr>
                <w:i/>
                <w:iCs/>
                <w:sz w:val="22"/>
                <w:szCs w:val="22"/>
              </w:rPr>
              <w:t xml:space="preserve"> </w:t>
            </w:r>
          </w:p>
        </w:tc>
      </w:tr>
    </w:tbl>
    <w:p w14:paraId="555AEE0E" w14:textId="4FCA097D" w:rsidR="00853A02" w:rsidRDefault="00853A02" w:rsidP="00853A02">
      <w:pPr>
        <w:ind w:firstLine="0"/>
      </w:pPr>
    </w:p>
    <w:p w14:paraId="14DAD7B4" w14:textId="77777777" w:rsidR="00063624" w:rsidRDefault="00063624" w:rsidP="00853A02">
      <w:pPr>
        <w:ind w:firstLine="0"/>
      </w:pPr>
    </w:p>
    <w:p w14:paraId="752F3A22" w14:textId="6853BF0B" w:rsidR="005D59F2" w:rsidRDefault="005D59F2" w:rsidP="005D59F2">
      <w:pPr>
        <w:pStyle w:val="NoSpacing"/>
        <w:keepNext/>
        <w:bidi w:val="0"/>
      </w:pPr>
      <w:r w:rsidRPr="005D59F2">
        <w:rPr>
          <w:noProof/>
        </w:rPr>
        <w:drawing>
          <wp:inline distT="0" distB="0" distL="0" distR="0" wp14:anchorId="528396C7" wp14:editId="34F189D3">
            <wp:extent cx="5895975" cy="394013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894" t="1745" r="24672" b="10365"/>
                    <a:stretch/>
                  </pic:blipFill>
                  <pic:spPr bwMode="auto">
                    <a:xfrm>
                      <a:off x="0" y="0"/>
                      <a:ext cx="5903216" cy="3944972"/>
                    </a:xfrm>
                    <a:prstGeom prst="rect">
                      <a:avLst/>
                    </a:prstGeom>
                    <a:noFill/>
                    <a:ln>
                      <a:noFill/>
                    </a:ln>
                    <a:extLst>
                      <a:ext uri="{53640926-AAD7-44D8-BBD7-CCE9431645EC}">
                        <a14:shadowObscured xmlns:a14="http://schemas.microsoft.com/office/drawing/2010/main"/>
                      </a:ext>
                    </a:extLst>
                  </pic:spPr>
                </pic:pic>
              </a:graphicData>
            </a:graphic>
          </wp:inline>
        </w:drawing>
      </w:r>
    </w:p>
    <w:p w14:paraId="3DC74FC5" w14:textId="432B5201" w:rsidR="00861172" w:rsidRDefault="00F3771A" w:rsidP="008351C5">
      <w:pPr>
        <w:pStyle w:val="Caption"/>
        <w:jc w:val="left"/>
      </w:pPr>
      <w:bookmarkStart w:id="48" w:name="_Ref113877436"/>
      <w:r>
        <w:t xml:space="preserve">Figure </w:t>
      </w:r>
      <w:fldSimple w:instr=" SEQ Figure \* ARABIC ">
        <w:r w:rsidR="007E2512">
          <w:rPr>
            <w:noProof/>
          </w:rPr>
          <w:t>5</w:t>
        </w:r>
      </w:fldSimple>
      <w:bookmarkEnd w:id="48"/>
      <w:r>
        <w:t>.</w:t>
      </w:r>
      <w:r w:rsidRPr="00F3771A">
        <w:rPr>
          <w:i w:val="0"/>
          <w:iCs w:val="0"/>
          <w:color w:val="auto"/>
          <w:sz w:val="24"/>
          <w:szCs w:val="24"/>
        </w:rPr>
        <w:t xml:space="preserve"> </w:t>
      </w:r>
      <w:r w:rsidRPr="00F3771A">
        <w:t xml:space="preserve">Results of Experiment </w:t>
      </w:r>
      <w:r>
        <w:t>3</w:t>
      </w:r>
      <w:r w:rsidRPr="00F3771A">
        <w:t xml:space="preserve">. </w:t>
      </w:r>
      <w:r w:rsidR="00246539">
        <w:t xml:space="preserve">(a) Reaching trajectories in trials where a correct answer was given by choosing the left and right targets, averaged across all participants. Shaded areas are the </w:t>
      </w:r>
      <w:r w:rsidR="00D17299">
        <w:t>SE</w:t>
      </w:r>
      <w:r w:rsidR="00246539">
        <w:t xml:space="preserve">. </w:t>
      </w:r>
      <w:r w:rsidR="00246539" w:rsidRPr="00F3771A">
        <w:t>(b</w:t>
      </w:r>
      <w:r w:rsidR="00246539">
        <w:t xml:space="preserve">) Response time in the first block of the first and second days. (b-f) Dots are single participant averages while the </w:t>
      </w:r>
      <w:r w:rsidR="00ED7D7C">
        <w:t>colored</w:t>
      </w:r>
      <w:r w:rsidR="00246539">
        <w:t xml:space="preserve"> horizontal lines are the average of all participants. Black error bars symbol the </w:t>
      </w:r>
      <w:r w:rsidR="00205DCC">
        <w:t>SE</w:t>
      </w:r>
      <w:r w:rsidR="00246539">
        <w:t>. Full/dashed grey lines represent a numerical incline/decline (respectively) between the congruent and incongruent conditions</w:t>
      </w:r>
      <w:del w:id="49" w:author="Chen Heller" w:date="2022-09-19T12:08:00Z">
        <w:r w:rsidRPr="00F3771A" w:rsidDel="00E23C4E">
          <w:delText xml:space="preserve"> </w:delText>
        </w:r>
      </w:del>
      <w:r w:rsidRPr="00F3771A">
        <w:t>.</w:t>
      </w:r>
    </w:p>
    <w:p w14:paraId="606097A7" w14:textId="001D673D" w:rsidR="00D826D9" w:rsidRDefault="00D826D9" w:rsidP="006238E0">
      <w:pPr>
        <w:pStyle w:val="Heading3"/>
      </w:pPr>
      <w:bookmarkStart w:id="50" w:name="_Toc114469901"/>
      <w:r>
        <w:t>Discussion</w:t>
      </w:r>
      <w:bookmarkEnd w:id="50"/>
    </w:p>
    <w:p w14:paraId="04CA93E9" w14:textId="6C888424" w:rsidR="000E0EDB" w:rsidRDefault="00BA3CA8" w:rsidP="00B25647">
      <w:pPr>
        <w:ind w:firstLine="0"/>
      </w:pPr>
      <w:r>
        <w:t xml:space="preserve">Experiment 3 incorporated </w:t>
      </w:r>
      <w:r w:rsidR="00336EE6">
        <w:t xml:space="preserve">a prolonged practice session in order to decrease the </w:t>
      </w:r>
      <w:r w:rsidR="007109DD">
        <w:t>number</w:t>
      </w:r>
      <w:r w:rsidR="00336EE6">
        <w:t xml:space="preserve"> of excluded trials and improve the probability of detecting the unconscious effects. </w:t>
      </w:r>
      <w:r w:rsidR="006B6AC7">
        <w:t xml:space="preserve">Notably, </w:t>
      </w:r>
      <w:r w:rsidR="00E85366">
        <w:t xml:space="preserve">none of the comparisons </w:t>
      </w:r>
      <w:r w:rsidR="005D7C3E">
        <w:t>pass</w:t>
      </w:r>
      <w:r w:rsidR="00E85366">
        <w:t>ed</w:t>
      </w:r>
      <w:r w:rsidR="005D7C3E">
        <w:t xml:space="preserve"> the multiple comparisons correction</w:t>
      </w:r>
      <w:r w:rsidR="006B6AC7">
        <w:t>. However</w:t>
      </w:r>
      <w:r w:rsidR="00E432CC">
        <w:t>,</w:t>
      </w:r>
      <w:r w:rsidR="006B6AC7">
        <w:t xml:space="preserve"> </w:t>
      </w:r>
      <w:r w:rsidR="005D7C3E">
        <w:t xml:space="preserve">interesting trends </w:t>
      </w:r>
      <w:r w:rsidR="006B6AC7">
        <w:t>did imply</w:t>
      </w:r>
      <w:r w:rsidR="005D7C3E">
        <w:t xml:space="preserve"> a congruency effect</w:t>
      </w:r>
      <w:r w:rsidR="007A4A6D">
        <w:t xml:space="preserve"> </w:t>
      </w:r>
      <w:r w:rsidR="00385459">
        <w:t xml:space="preserve">which </w:t>
      </w:r>
      <w:r w:rsidR="009C3286">
        <w:t xml:space="preserve">manifested </w:t>
      </w:r>
      <w:r w:rsidR="00385459">
        <w:t xml:space="preserve">as a </w:t>
      </w:r>
      <w:r w:rsidR="00E40999">
        <w:t xml:space="preserve">bias </w:t>
      </w:r>
      <w:r w:rsidR="00B16D05">
        <w:t xml:space="preserve">in the trajectories </w:t>
      </w:r>
      <w:r w:rsidR="00E40999">
        <w:t xml:space="preserve">towards the incorrect answer in the incongruent trials. This bias </w:t>
      </w:r>
      <w:r w:rsidR="001B2C33">
        <w:t>was expressed in</w:t>
      </w:r>
      <w:r w:rsidR="007B1390">
        <w:t xml:space="preserve"> a </w:t>
      </w:r>
      <w:r w:rsidR="00497BB2">
        <w:t xml:space="preserve">decreasing trend </w:t>
      </w:r>
      <w:r w:rsidR="00E40999">
        <w:t>in the reach area for incongruent trials.</w:t>
      </w:r>
      <w:r w:rsidR="0084046E">
        <w:t xml:space="preserve"> </w:t>
      </w:r>
      <w:r w:rsidR="009872FC">
        <w:t>The</w:t>
      </w:r>
      <w:r w:rsidR="00CD7735">
        <w:t xml:space="preserve"> results are in</w:t>
      </w:r>
      <w:r w:rsidR="0084046E">
        <w:t>-</w:t>
      </w:r>
      <w:r w:rsidR="00CD7735">
        <w:t xml:space="preserve">line with previous papers that </w:t>
      </w:r>
      <w:r w:rsidR="0084046E">
        <w:t xml:space="preserve">found a larger </w:t>
      </w:r>
      <w:r w:rsidR="00CD7735">
        <w:t xml:space="preserve">Area Under </w:t>
      </w:r>
      <w:r w:rsidR="00CD7735">
        <w:lastRenderedPageBreak/>
        <w:t>the Curve (AUC)</w:t>
      </w:r>
      <w:r w:rsidR="006E6F98">
        <w:t xml:space="preserve"> for incongruent as opposed to congruent trials</w:t>
      </w:r>
      <w:r w:rsidR="0084046E">
        <w:t xml:space="preserve"> </w:t>
      </w:r>
      <w:r w:rsidR="00824B02">
        <w:fldChar w:fldCharType="begin"/>
      </w:r>
      <w:r w:rsidR="00824B02">
        <w:instrText xml:space="preserve"> ADDIN ZOTERO_ITEM CSL_CITATION {"citationID":"CfecE9i1","properties":{"formattedCitation":"(Almeida et al., 2014; Xiao &amp; Yamauchi, 2017)","plainCitation":"(Almeida et al., 2014; Xiao &amp; Yamauchi, 2017)","noteIndex":0},"citationItems":[{"id":331,"uris":["http://zotero.org/users/8275165/items/DXBQJLPT"],"itemData":{"id":331,"type":"article-journal","container-title":"Cognitive,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Frederico"},{"family":"Caramazza","given":"Alfonso"}],"issued":{"date-parts":[["2014",3]]}}},{"id":333,"uris":["http://zotero.org/users/8275165/items/464RDB9E"],"itemData":{"id":333,"type":"article-journal","container-title":"PLOS ONE","DOI":"10.1371/journal.pone.0178740","ISSN":"1932-6203","issue":"6","journalAbbreviation":"PLoS ONE","language":"en","page":"e0178740","source":"DOI.org (Crossref)","title":"The role of attention in subliminal semantic processing: A mouse tracking study","title-short":"The role of attention in subliminal semantic processing","volume":"12","author":[{"family":"Xiao","given":"Kunchen"},{"family":"Yamauchi","given":"Takashi"}],"editor":[{"family":"Allen","given":"Philip"}],"issued":{"date-parts":[["2017",6,13]]}}}],"schema":"https://github.com/citation-style-language/schema/raw/master/csl-citation.json"} </w:instrText>
      </w:r>
      <w:r w:rsidR="00824B02">
        <w:fldChar w:fldCharType="separate"/>
      </w:r>
      <w:r w:rsidR="00824B02" w:rsidRPr="00824B02">
        <w:rPr>
          <w:rFonts w:ascii="Times New Roman" w:hAnsi="Times New Roman" w:cs="Times New Roman"/>
        </w:rPr>
        <w:t>(Almeida et al., 2014; Xiao &amp; Yamauchi, 2017)</w:t>
      </w:r>
      <w:r w:rsidR="00824B02">
        <w:fldChar w:fldCharType="end"/>
      </w:r>
      <w:r w:rsidR="0084046E">
        <w:t>.</w:t>
      </w:r>
    </w:p>
    <w:p w14:paraId="071F8DE0" w14:textId="27A1FE1D" w:rsidR="00FC3846" w:rsidRDefault="00865203" w:rsidP="00212789">
      <w:r>
        <w:t>Surprisingly</w:t>
      </w:r>
      <w:r w:rsidR="00D826D9">
        <w:t xml:space="preserve">, </w:t>
      </w:r>
      <w:r w:rsidR="00F8123B">
        <w:t xml:space="preserve">the </w:t>
      </w:r>
      <w:r w:rsidR="0058739A">
        <w:t xml:space="preserve">additional practice day in </w:t>
      </w:r>
      <w:r w:rsidR="002F313C" w:rsidRPr="002F313C">
        <w:t>Experiment 3</w:t>
      </w:r>
      <w:r w:rsidR="0058739A">
        <w:t xml:space="preserve"> </w:t>
      </w:r>
      <w:del w:id="51" w:author="Chen Heller" w:date="2022-09-19T12:10:00Z">
        <w:r w:rsidR="00E47313" w:rsidDel="0098276D">
          <w:delText>D</w:delText>
        </w:r>
        <w:r w:rsidR="0058739A" w:rsidDel="0098276D">
          <w:delText xml:space="preserve">id </w:delText>
        </w:r>
      </w:del>
      <w:ins w:id="52" w:author="Chen Heller" w:date="2022-09-19T12:10:00Z">
        <w:r w:rsidR="0098276D">
          <w:t>d</w:t>
        </w:r>
        <w:r w:rsidR="0098276D">
          <w:t xml:space="preserve">id </w:t>
        </w:r>
      </w:ins>
      <w:r w:rsidR="0058739A">
        <w:t>not</w:t>
      </w:r>
      <w:r w:rsidR="004917DF">
        <w:t xml:space="preserve"> significantly</w:t>
      </w:r>
      <w:r w:rsidR="0058739A">
        <w:t xml:space="preserve"> reduce the participants' response time or proportion of </w:t>
      </w:r>
      <w:commentRangeStart w:id="53"/>
      <w:r w:rsidR="0058739A">
        <w:t>excluded trials</w:t>
      </w:r>
      <w:commentRangeEnd w:id="53"/>
      <w:r w:rsidR="00EB2FF8">
        <w:rPr>
          <w:rStyle w:val="CommentReference"/>
        </w:rPr>
        <w:commentReference w:id="53"/>
      </w:r>
      <w:r w:rsidR="0058739A">
        <w:t xml:space="preserve">, and was therefore </w:t>
      </w:r>
      <w:r w:rsidR="00B45E24">
        <w:t>forgone</w:t>
      </w:r>
      <w:r w:rsidR="0058739A">
        <w:t xml:space="preserve"> in the next experiment.</w:t>
      </w:r>
      <w:r w:rsidR="00D826D9" w:rsidRPr="00A329D6">
        <w:t xml:space="preserve"> </w:t>
      </w:r>
    </w:p>
    <w:p w14:paraId="310B486A" w14:textId="2424ED40" w:rsidR="002B4328" w:rsidRDefault="002B4328" w:rsidP="006238E0"/>
    <w:p w14:paraId="1176DED7" w14:textId="01DA232C" w:rsidR="00ED60E1" w:rsidRDefault="00CE37CA" w:rsidP="006238E0">
      <w:pPr>
        <w:pStyle w:val="Heading2"/>
      </w:pPr>
      <w:bookmarkStart w:id="54" w:name="_Toc114469902"/>
      <w:r>
        <w:t>Experiment 4</w:t>
      </w:r>
      <w:bookmarkEnd w:id="54"/>
    </w:p>
    <w:p w14:paraId="3D3FAF54" w14:textId="310309BC" w:rsidR="00D826D9" w:rsidRDefault="00A8788A" w:rsidP="00717FF1">
      <w:pPr>
        <w:ind w:firstLine="0"/>
      </w:pPr>
      <w:r>
        <w:t>Experiment 4</w:t>
      </w:r>
      <w:r w:rsidR="00FC3846">
        <w:t xml:space="preserve"> was preregistered</w:t>
      </w:r>
      <w:r w:rsidR="00EB44AC">
        <w:t xml:space="preserve"> (</w:t>
      </w:r>
      <w:ins w:id="55" w:author="Chen Heller" w:date="2022-09-19T08:41:00Z">
        <w:r w:rsidR="00E53F62">
          <w:fldChar w:fldCharType="begin"/>
        </w:r>
        <w:r w:rsidR="00E53F62">
          <w:instrText xml:space="preserve"> HYPERLINK "https://osf.io/8dsvp" </w:instrText>
        </w:r>
        <w:r w:rsidR="00E53F62">
          <w:fldChar w:fldCharType="separate"/>
        </w:r>
        <w:r w:rsidR="00E53F62" w:rsidRPr="00E53F62">
          <w:rPr>
            <w:rStyle w:val="Hyperlink"/>
          </w:rPr>
          <w:t>https://osf.io/8dsvp</w:t>
        </w:r>
        <w:r w:rsidR="00E53F62">
          <w:fldChar w:fldCharType="end"/>
        </w:r>
      </w:ins>
      <w:r w:rsidR="00EB44AC">
        <w:t>),</w:t>
      </w:r>
      <w:r w:rsidR="00FC3846">
        <w:t xml:space="preserve"> aimed at </w:t>
      </w:r>
      <w:r w:rsidR="00D826D9">
        <w:t>examin</w:t>
      </w:r>
      <w:r w:rsidR="00FC3846">
        <w:t>ing</w:t>
      </w:r>
      <w:r w:rsidR="00D826D9">
        <w:t xml:space="preserve"> whether motion tracking is preferable over keyboard response</w:t>
      </w:r>
      <w:r w:rsidR="005824BE">
        <w:t>s</w:t>
      </w:r>
      <w:r w:rsidR="00D826D9">
        <w:t xml:space="preserve"> when studying unconscious processing. </w:t>
      </w:r>
      <w:r w:rsidR="008008B1">
        <w:t>Accordingly, it</w:t>
      </w:r>
      <w:r w:rsidR="005824BE">
        <w:t xml:space="preserve"> included both motion tracking and keyboard responses </w:t>
      </w:r>
      <w:r w:rsidR="0035029B">
        <w:t>sessions</w:t>
      </w:r>
      <w:r w:rsidR="005824BE">
        <w:t xml:space="preserve">, allowing me to </w:t>
      </w:r>
      <w:r w:rsidR="00D826D9">
        <w:t>compar</w:t>
      </w:r>
      <w:r w:rsidR="005824BE">
        <w:t>e</w:t>
      </w:r>
      <w:r w:rsidR="00D826D9">
        <w:t xml:space="preserve"> the sensitivity of both measures on an identical task. </w:t>
      </w:r>
      <w:r w:rsidR="00C77E69">
        <w:t>My</w:t>
      </w:r>
      <w:r w:rsidR="0035029B">
        <w:t xml:space="preserve"> approach followed the one by </w:t>
      </w:r>
      <w:r w:rsidR="006E3515">
        <w:fldChar w:fldCharType="begin"/>
      </w:r>
      <w:r w:rsidR="008D13A3">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6E3515">
        <w:fldChar w:fldCharType="separate"/>
      </w:r>
      <w:r w:rsidR="00285237" w:rsidRPr="00285237">
        <w:rPr>
          <w:rFonts w:ascii="Times New Roman" w:hAnsi="Times New Roman" w:cs="Times New Roman"/>
        </w:rPr>
        <w:t xml:space="preserve">Xiao et al. </w:t>
      </w:r>
      <w:r w:rsidR="00285237">
        <w:rPr>
          <w:rFonts w:ascii="Times New Roman" w:hAnsi="Times New Roman" w:cs="Times New Roman"/>
        </w:rPr>
        <w:t>(</w:t>
      </w:r>
      <w:r w:rsidR="00285237" w:rsidRPr="00285237">
        <w:rPr>
          <w:rFonts w:ascii="Times New Roman" w:hAnsi="Times New Roman" w:cs="Times New Roman"/>
        </w:rPr>
        <w:t>2015)</w:t>
      </w:r>
      <w:r w:rsidR="006E3515">
        <w:fldChar w:fldCharType="end"/>
      </w:r>
      <w:r w:rsidR="0035029B">
        <w:t>, but</w:t>
      </w:r>
      <w:r w:rsidR="003F65E8">
        <w:t xml:space="preserve"> replace</w:t>
      </w:r>
      <w:r w:rsidR="00335088">
        <w:t>d</w:t>
      </w:r>
      <w:r w:rsidR="003F65E8">
        <w:t xml:space="preserve"> the mouse </w:t>
      </w:r>
      <w:r w:rsidR="008921B2">
        <w:t xml:space="preserve">response </w:t>
      </w:r>
      <w:r w:rsidR="003F65E8">
        <w:t xml:space="preserve">with a more </w:t>
      </w:r>
      <w:r w:rsidR="008921B2">
        <w:t>intuitive</w:t>
      </w:r>
      <w:r w:rsidR="003F65E8">
        <w:t xml:space="preserve"> </w:t>
      </w:r>
      <w:r w:rsidR="008921B2">
        <w:t xml:space="preserve">and less </w:t>
      </w:r>
      <w:r w:rsidR="007E08AD">
        <w:t>effortful</w:t>
      </w:r>
      <w:r w:rsidR="008921B2">
        <w:t xml:space="preserve"> reaching response </w:t>
      </w:r>
      <w:r w:rsidR="00335088">
        <w:t>which does not constrain free movement</w:t>
      </w:r>
      <w:r w:rsidR="00A65CA7">
        <w:t xml:space="preserve"> </w:t>
      </w:r>
      <w:r w:rsidR="006911C5">
        <w:fldChar w:fldCharType="begin"/>
      </w:r>
      <w:r w:rsidR="006911C5">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6911C5">
        <w:fldChar w:fldCharType="separate"/>
      </w:r>
      <w:r w:rsidR="006911C5" w:rsidRPr="006911C5">
        <w:rPr>
          <w:rFonts w:ascii="Times New Roman" w:hAnsi="Times New Roman" w:cs="Times New Roman"/>
        </w:rPr>
        <w:t>(Desmurget et al., 1997; Palluel-Germain et al., 2004)</w:t>
      </w:r>
      <w:r w:rsidR="006911C5">
        <w:fldChar w:fldCharType="end"/>
      </w:r>
      <w:r w:rsidR="00335088">
        <w:t xml:space="preserve">. </w:t>
      </w:r>
      <w:r w:rsidR="00901A79">
        <w:t>Additionally,</w:t>
      </w:r>
      <w:r w:rsidR="00335088">
        <w:t xml:space="preserve"> I </w:t>
      </w:r>
      <w:r w:rsidR="002566AD">
        <w:t>improve</w:t>
      </w:r>
      <w:r w:rsidR="00335088">
        <w:t>d</w:t>
      </w:r>
      <w:r w:rsidR="002566AD">
        <w:t xml:space="preserve"> the validity of the unconscious </w:t>
      </w:r>
      <w:r w:rsidR="005D7980">
        <w:t>results</w:t>
      </w:r>
      <w:r w:rsidR="002566AD">
        <w:t xml:space="preserve"> by applying a rigorous awareness</w:t>
      </w:r>
      <w:r w:rsidR="005D7980">
        <w:t xml:space="preserve"> detection procedure </w:t>
      </w:r>
      <w:r w:rsidR="002566AD">
        <w:t xml:space="preserve">that includes both </w:t>
      </w:r>
      <w:r w:rsidR="00B93159">
        <w:t xml:space="preserve">an objective </w:t>
      </w:r>
      <w:r w:rsidR="00596EDB">
        <w:t xml:space="preserve">awareness </w:t>
      </w:r>
      <w:r w:rsidR="00B93159">
        <w:t>measure (prime 2-forced-choice recognition)</w:t>
      </w:r>
      <w:r w:rsidR="00596EDB">
        <w:t xml:space="preserve"> and </w:t>
      </w:r>
      <w:r w:rsidR="002566AD">
        <w:t xml:space="preserve">a </w:t>
      </w:r>
      <w:r w:rsidR="00C073DB">
        <w:t xml:space="preserve">subjective </w:t>
      </w:r>
      <w:r w:rsidR="002566AD">
        <w:t xml:space="preserve">trial by trial </w:t>
      </w:r>
      <w:r w:rsidR="00B93159">
        <w:t>awareness measure (</w:t>
      </w:r>
      <w:r w:rsidR="00C073DB">
        <w:t>PAS</w:t>
      </w:r>
      <w:r w:rsidR="00B93159">
        <w:t>)</w:t>
      </w:r>
      <w:r w:rsidR="00596EDB">
        <w:t xml:space="preserve">. </w:t>
      </w:r>
      <w:r w:rsidR="00C63DE1">
        <w:t xml:space="preserve">As opposed </w:t>
      </w:r>
      <w:r w:rsidR="005D7980">
        <w:t>to Xiao et al</w:t>
      </w:r>
      <w:r w:rsidR="00A24DAE">
        <w:t>.</w:t>
      </w:r>
      <w:r w:rsidR="005D7980">
        <w:t xml:space="preserve"> </w:t>
      </w:r>
      <w:r w:rsidR="00470746">
        <w:t>(</w:t>
      </w:r>
      <w:r w:rsidR="00750710">
        <w:fldChar w:fldCharType="begin"/>
      </w:r>
      <w:r w:rsidR="00364024">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50710">
        <w:fldChar w:fldCharType="separate"/>
      </w:r>
      <w:r w:rsidR="00111021" w:rsidRPr="00111021">
        <w:rPr>
          <w:rFonts w:ascii="Times New Roman" w:hAnsi="Times New Roman" w:cs="Times New Roman"/>
        </w:rPr>
        <w:t>2015)</w:t>
      </w:r>
      <w:r w:rsidR="00750710">
        <w:fldChar w:fldCharType="end"/>
      </w:r>
      <w:r w:rsidR="00AA7D91">
        <w:t xml:space="preserve"> which </w:t>
      </w:r>
      <w:r w:rsidR="00B65CCC">
        <w:t xml:space="preserve">used an </w:t>
      </w:r>
      <w:r w:rsidR="00AA7D91">
        <w:t xml:space="preserve">awareness </w:t>
      </w:r>
      <w:r w:rsidR="00B65CCC">
        <w:t xml:space="preserve">measure </w:t>
      </w:r>
      <w:r w:rsidR="00AA7D91">
        <w:t>on a separate block</w:t>
      </w:r>
      <w:r w:rsidR="005D7980">
        <w:t xml:space="preserve">, </w:t>
      </w:r>
      <w:r w:rsidR="00AA7D91">
        <w:t>awareness in my experiment was</w:t>
      </w:r>
      <w:r w:rsidR="005D7980">
        <w:t xml:space="preserve"> </w:t>
      </w:r>
      <w:r w:rsidR="00B65CCC">
        <w:t>estimated</w:t>
      </w:r>
      <w:r w:rsidR="005D7980">
        <w:t xml:space="preserve"> </w:t>
      </w:r>
      <w:r w:rsidR="00111021">
        <w:t xml:space="preserve">in </w:t>
      </w:r>
      <w:r w:rsidR="00596EDB">
        <w:t xml:space="preserve">the trials </w:t>
      </w:r>
      <w:r w:rsidR="0098458E">
        <w:t xml:space="preserve">of </w:t>
      </w:r>
      <w:r w:rsidR="00026588">
        <w:t xml:space="preserve">the </w:t>
      </w:r>
      <w:r w:rsidR="00596EDB">
        <w:t>main task</w:t>
      </w:r>
      <w:r w:rsidR="00C77E69">
        <w:t xml:space="preserve">. </w:t>
      </w:r>
      <w:r w:rsidR="00D826D9">
        <w:t xml:space="preserve">Since </w:t>
      </w:r>
      <w:r w:rsidR="006A7B52">
        <w:t>E</w:t>
      </w:r>
      <w:r w:rsidR="00D826D9">
        <w:t xml:space="preserve">xperiment </w:t>
      </w:r>
      <w:r w:rsidR="00B65CCC">
        <w:t xml:space="preserve">3 </w:t>
      </w:r>
      <w:r w:rsidR="00D826D9">
        <w:t xml:space="preserve">have shown that additional practice does not improve the number of valid trials, a separate training day was not included in </w:t>
      </w:r>
      <w:r w:rsidR="00B948B2">
        <w:t>E</w:t>
      </w:r>
      <w:r w:rsidR="00D826D9">
        <w:t xml:space="preserve">xperiment </w:t>
      </w:r>
      <w:r w:rsidR="00B65CCC">
        <w:t>4</w:t>
      </w:r>
      <w:r w:rsidR="0035029B">
        <w:t xml:space="preserve">, </w:t>
      </w:r>
      <w:r w:rsidR="00D826D9">
        <w:t xml:space="preserve">and only one practice block was used for each </w:t>
      </w:r>
      <w:r w:rsidR="0035029B">
        <w:t>session</w:t>
      </w:r>
      <w:r w:rsidR="00D826D9">
        <w:t xml:space="preserve">. </w:t>
      </w:r>
      <w:r w:rsidR="0035029B">
        <w:t xml:space="preserve">To prevent fatigue, each session included half </w:t>
      </w:r>
      <w:r w:rsidR="00D826D9">
        <w:t xml:space="preserve">the number of trials </w:t>
      </w:r>
      <w:r w:rsidR="0035029B">
        <w:t xml:space="preserve">(after testing that the effect found in </w:t>
      </w:r>
      <w:r w:rsidR="00B85208">
        <w:t>Experiment</w:t>
      </w:r>
      <w:r w:rsidR="0035029B">
        <w:t xml:space="preserve"> 3 is found also when half the trials are used)</w:t>
      </w:r>
      <w:r w:rsidR="00D826D9">
        <w:t xml:space="preserve">. In accordance with previous findings </w:t>
      </w:r>
      <w:r w:rsidR="009A3064">
        <w:fldChar w:fldCharType="begin"/>
      </w:r>
      <w:r w:rsidR="0036402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9A3064">
        <w:fldChar w:fldCharType="separate"/>
      </w:r>
      <w:r w:rsidR="009A3064" w:rsidRPr="009A3064">
        <w:rPr>
          <w:rFonts w:ascii="Times New Roman" w:hAnsi="Times New Roman" w:cs="Times New Roman"/>
        </w:rPr>
        <w:t>(Xiao et al., 2015</w:t>
      </w:r>
      <w:r w:rsidR="009A3064">
        <w:fldChar w:fldCharType="end"/>
      </w:r>
      <w:r w:rsidR="009A3064">
        <w:t>; but see</w:t>
      </w:r>
      <w:r w:rsidR="0018350F">
        <w:t xml:space="preserve"> </w:t>
      </w:r>
      <w:r w:rsidR="0018350F">
        <w:fldChar w:fldCharType="begin"/>
      </w:r>
      <w:r w:rsidR="0036402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18350F">
        <w:fldChar w:fldCharType="separate"/>
      </w:r>
      <w:r w:rsidR="0018350F" w:rsidRPr="0018350F">
        <w:rPr>
          <w:rFonts w:ascii="Times New Roman" w:hAnsi="Times New Roman" w:cs="Times New Roman"/>
        </w:rPr>
        <w:t>Dehaene et al., 2001</w:t>
      </w:r>
      <w:r w:rsidR="0018350F">
        <w:rPr>
          <w:rFonts w:ascii="Times New Roman" w:hAnsi="Times New Roman" w:cs="Times New Roman"/>
        </w:rPr>
        <w:t>,</w:t>
      </w:r>
      <w:r w:rsidR="0018350F">
        <w:fldChar w:fldCharType="end"/>
      </w:r>
      <w:r w:rsidR="009A3064">
        <w:t xml:space="preserve"> </w:t>
      </w:r>
      <w:r w:rsidR="0018350F">
        <w:t>were a large effect was found using a keyboard)</w:t>
      </w:r>
      <w:r w:rsidR="009A3064">
        <w:t xml:space="preserve"> </w:t>
      </w:r>
      <w:r w:rsidR="00C46CA3">
        <w:t xml:space="preserve">I </w:t>
      </w:r>
      <w:r w:rsidR="00D826D9">
        <w:t>expect</w:t>
      </w:r>
      <w:r w:rsidR="009F470F">
        <w:t>ed</w:t>
      </w:r>
      <w:r w:rsidR="00D826D9">
        <w:t xml:space="preserve"> that the </w:t>
      </w:r>
      <w:r w:rsidR="0035029B">
        <w:t xml:space="preserve">effect found in </w:t>
      </w:r>
      <w:r w:rsidR="004F066D">
        <w:t xml:space="preserve">the </w:t>
      </w:r>
      <w:r w:rsidR="0035029B">
        <w:t xml:space="preserve">motion tracking </w:t>
      </w:r>
      <w:r w:rsidR="004F066D">
        <w:t xml:space="preserve">session </w:t>
      </w:r>
      <w:r w:rsidR="0035029B">
        <w:t xml:space="preserve">(namely, the </w:t>
      </w:r>
      <w:r w:rsidR="00D826D9">
        <w:t>reach area variable</w:t>
      </w:r>
      <w:r w:rsidR="0035029B">
        <w:t>)</w:t>
      </w:r>
      <w:r w:rsidR="00D826D9">
        <w:t xml:space="preserve"> would produce a larger congruency effect than the </w:t>
      </w:r>
      <w:r w:rsidR="0035029B">
        <w:t>effect in the keyboard session (</w:t>
      </w:r>
      <w:r w:rsidR="00D826D9">
        <w:t>RT variable</w:t>
      </w:r>
      <w:r w:rsidR="0035029B">
        <w:t>)</w:t>
      </w:r>
      <w:r w:rsidR="00D826D9">
        <w:t>.</w:t>
      </w:r>
    </w:p>
    <w:p w14:paraId="62416052" w14:textId="3ABCD289" w:rsidR="001C0104" w:rsidRDefault="001C0104" w:rsidP="00B25647">
      <w:pPr>
        <w:ind w:firstLine="0"/>
      </w:pPr>
    </w:p>
    <w:p w14:paraId="78E5B738" w14:textId="58610BA4" w:rsidR="005436B9" w:rsidRDefault="005436B9" w:rsidP="00B25647">
      <w:pPr>
        <w:ind w:firstLine="0"/>
      </w:pPr>
    </w:p>
    <w:p w14:paraId="1E08811A" w14:textId="77777777" w:rsidR="005436B9" w:rsidRDefault="005436B9" w:rsidP="00B25647">
      <w:pPr>
        <w:ind w:firstLine="0"/>
      </w:pPr>
    </w:p>
    <w:p w14:paraId="4F35F08C" w14:textId="1E5D7171" w:rsidR="00D826D9" w:rsidRDefault="00D826D9" w:rsidP="006238E0">
      <w:pPr>
        <w:pStyle w:val="Heading3"/>
      </w:pPr>
      <w:bookmarkStart w:id="56" w:name="_Toc114469903"/>
      <w:r>
        <w:t>Methods</w:t>
      </w:r>
      <w:bookmarkEnd w:id="56"/>
    </w:p>
    <w:p w14:paraId="635A0C30" w14:textId="77777777" w:rsidR="00D826D9" w:rsidRDefault="00D826D9" w:rsidP="006238E0">
      <w:pPr>
        <w:pStyle w:val="Heading4"/>
      </w:pPr>
      <w:bookmarkStart w:id="57" w:name="_Toc114469904"/>
      <w:r>
        <w:lastRenderedPageBreak/>
        <w:t>Participants</w:t>
      </w:r>
      <w:bookmarkEnd w:id="57"/>
    </w:p>
    <w:p w14:paraId="10928BC5" w14:textId="5B11B917" w:rsidR="00D826D9" w:rsidRDefault="004543AF" w:rsidP="005828B4">
      <w:pPr>
        <w:ind w:firstLine="0"/>
      </w:pPr>
      <w:r>
        <w:t>The recruitment procedure and criteri</w:t>
      </w:r>
      <w:r w:rsidR="00E432DA">
        <w:t>a</w:t>
      </w:r>
      <w:r>
        <w:t xml:space="preserve"> were identical to those of </w:t>
      </w:r>
      <w:r w:rsidR="00035FA8">
        <w:t>Experiment 1</w:t>
      </w:r>
      <w:r>
        <w:t xml:space="preserve">. </w:t>
      </w:r>
      <w:r w:rsidR="00E432DA">
        <w:t xml:space="preserve">Thirty </w:t>
      </w:r>
      <w:r>
        <w:t xml:space="preserve">participants </w:t>
      </w:r>
      <w:r w:rsidR="00EB6DE4">
        <w:t>(</w:t>
      </w:r>
      <w:r w:rsidR="00FF20F9">
        <w:t>17</w:t>
      </w:r>
      <w:r w:rsidR="00EB6DE4">
        <w:t xml:space="preserve"> female</w:t>
      </w:r>
      <w:r w:rsidR="00FF20F9">
        <w:t>s</w:t>
      </w:r>
      <w:r w:rsidR="00EB6DE4">
        <w:t xml:space="preserve">) </w:t>
      </w:r>
      <w:r>
        <w:t xml:space="preserve">were recruited (age: M = </w:t>
      </w:r>
      <w:r w:rsidR="00EB6DE4">
        <w:t>26.9</w:t>
      </w:r>
      <w:r>
        <w:t xml:space="preserve">, SD = </w:t>
      </w:r>
      <w:r w:rsidR="00EB6DE4">
        <w:t>3.66</w:t>
      </w:r>
      <w:r>
        <w:t>) and additional 1</w:t>
      </w:r>
      <w:r w:rsidR="000E32D8">
        <w:t>5</w:t>
      </w:r>
      <w:r>
        <w:t xml:space="preserve"> participants were excluded. Five of them were excluded because they had significantly less than 70% correct answers in the target classification task according to a binomial test. </w:t>
      </w:r>
      <w:r w:rsidR="00460A6A">
        <w:t>Seven</w:t>
      </w:r>
      <w:r>
        <w:t xml:space="preserve"> participants were excluded since they had less </w:t>
      </w:r>
      <w:r w:rsidR="004F066D">
        <w:t>than</w:t>
      </w:r>
      <w:r>
        <w:t xml:space="preserve"> 25 valid trials in each condition. </w:t>
      </w:r>
      <w:r w:rsidR="00934069">
        <w:t>Three</w:t>
      </w:r>
      <w:r>
        <w:t xml:space="preserve"> more participants were excluded due to technical issues: one since a reflective object she wore interfered with the motion tracking system's recordings, another participant since the program crashed in the middle of her experiment, and </w:t>
      </w:r>
      <w:r w:rsidR="00C66BC3">
        <w:t>one</w:t>
      </w:r>
      <w:r>
        <w:t xml:space="preserve"> more quit before completing the experiment. </w:t>
      </w:r>
      <w:r w:rsidR="00C859DE">
        <w:t xml:space="preserve">The </w:t>
      </w:r>
      <w:r w:rsidR="00EA0563">
        <w:t xml:space="preserve">sample size was determined following a power analysis, </w:t>
      </w:r>
      <w:r w:rsidR="00D826D9">
        <w:t xml:space="preserve">calculated </w:t>
      </w:r>
      <w:r w:rsidR="00EA0563">
        <w:t xml:space="preserve">on </w:t>
      </w:r>
      <w:r w:rsidR="00D826D9">
        <w:t xml:space="preserve">the average </w:t>
      </w:r>
      <w:r w:rsidR="00A1537D">
        <w:t xml:space="preserve">of the </w:t>
      </w:r>
      <w:r w:rsidR="00D826D9">
        <w:t>effect</w:t>
      </w:r>
      <w:r w:rsidR="00A1537D">
        <w:t>s</w:t>
      </w:r>
      <w:r w:rsidR="00D826D9">
        <w:t xml:space="preserve"> in </w:t>
      </w:r>
      <w:r w:rsidR="00334D5D">
        <w:t xml:space="preserve">Experiments </w:t>
      </w:r>
      <w:r w:rsidR="002A67DA">
        <w:t xml:space="preserve">2 </w:t>
      </w:r>
      <w:r w:rsidR="00D826D9">
        <w:t xml:space="preserve">and </w:t>
      </w:r>
      <w:r w:rsidR="002A67DA">
        <w:t>3</w:t>
      </w:r>
      <w:r w:rsidR="00EA0563">
        <w:t xml:space="preserve">, </w:t>
      </w:r>
      <w:r w:rsidR="00D826D9">
        <w:t xml:space="preserve">when using only half of the trials in each experiment. </w:t>
      </w:r>
      <w:r w:rsidR="00D826D9" w:rsidRPr="006852A2">
        <w:t>The average effect size was 0.88 (Cohen's d</w:t>
      </w:r>
      <w:r w:rsidR="00D826D9" w:rsidRPr="005E6629">
        <w:rPr>
          <w:vertAlign w:val="subscript"/>
        </w:rPr>
        <w:t>z</w:t>
      </w:r>
      <w:ins w:id="58" w:author="Chen Heller" w:date="2022-09-19T12:17:00Z">
        <w:r w:rsidR="005828B4">
          <w:t>;</w:t>
        </w:r>
      </w:ins>
      <w:ins w:id="59" w:author="Chen Heller" w:date="2022-09-19T12:16:00Z">
        <w:r w:rsidR="005828B4">
          <w:t xml:space="preserve"> </w:t>
        </w:r>
      </w:ins>
      <w:r w:rsidR="005828B4">
        <w:fldChar w:fldCharType="begin"/>
      </w:r>
      <w:r w:rsidR="005828B4">
        <w:instrText xml:space="preserve"> ADDIN ZOTERO_ITEM CSL_CITATION {"citationID":"0w9KbRkE","properties":{"formattedCitation":"(Lakens, 2013)","plainCitation":"(Lakens, 2013)","noteIndex":0},"citationItems":[{"id":349,"uris":["http://zotero.org/users/8275165/items/BNED65ZB"],"itemData":{"id":349,"type":"article-journal","abstract":"Effect sizes are the most important outcome of empirical studies. Most articles on effect sizes highlight their importance to communicate the practical signiﬁcance of results. For scientists themselves, effect sizes are most useful because they facilitate cumulative science. Effect sizes can be used to determine the sample size for follow-up studies, or examining effects across studies. This article aims to provide a practical primer on how to calculate and report effect sizes for t-tests and ANOVA’s such that effect sizes can be used in a-priori power analyses and meta-analyses. Whereas many articles about effect sizes focus on between-subjects designs and address within-subjects designs only brieﬂy, I provide a detailed overview of the similarities and differences between withinand between-subjects designs. I suggest that some research questions in experimental psychology examine inherently intra-individual effects, which makes effect sizes that incorporate the correlation between measures the best summary of the results. Finally, a supplementary spreadsheet is provided to make it as easy as possible for researchers to incorporate effect size calculations into their workﬂow.","container-title":"Frontiers in Psychology","DOI":"10.3389/fpsyg.2013.00863","ISSN":"1664-1078","journalAbbreviation":"Front. Psychol.","language":"en","source":"DOI.org (Crossref)","title":"Calculating and reporting effect sizes to facilitate cumulative science: a practical primer for t-tests and ANOVAs","title-short":"Calculating and reporting effect sizes to facilitate cumulative science","URL":"http://journal.frontiersin.org/article/10.3389/fpsyg.2013.00863/abstract","volume":"4","author":[{"family":"Lakens","given":"Daniël"}],"accessed":{"date-parts":[["2022",1,6]]},"issued":{"date-parts":[["2013"]]}}}],"schema":"https://github.com/citation-style-language/schema/raw/master/csl-citation.json"} </w:instrText>
      </w:r>
      <w:r w:rsidR="005828B4">
        <w:fldChar w:fldCharType="separate"/>
      </w:r>
      <w:del w:id="60" w:author="Chen Heller" w:date="2022-09-19T12:17:00Z">
        <w:r w:rsidR="005828B4" w:rsidRPr="005828B4" w:rsidDel="005828B4">
          <w:rPr>
            <w:rFonts w:ascii="Times New Roman" w:hAnsi="Times New Roman" w:cs="Times New Roman"/>
          </w:rPr>
          <w:delText>(</w:delText>
        </w:r>
      </w:del>
      <w:r w:rsidR="005828B4" w:rsidRPr="005828B4">
        <w:rPr>
          <w:rFonts w:ascii="Times New Roman" w:hAnsi="Times New Roman" w:cs="Times New Roman"/>
        </w:rPr>
        <w:t>Lakens, 2013</w:t>
      </w:r>
      <w:del w:id="61" w:author="Chen Heller" w:date="2022-09-19T12:17:00Z">
        <w:r w:rsidR="005828B4" w:rsidRPr="005828B4" w:rsidDel="005828B4">
          <w:rPr>
            <w:rFonts w:ascii="Times New Roman" w:hAnsi="Times New Roman" w:cs="Times New Roman"/>
          </w:rPr>
          <w:delText>)</w:delText>
        </w:r>
      </w:del>
      <w:r w:rsidR="005828B4">
        <w:fldChar w:fldCharType="end"/>
      </w:r>
      <w:r w:rsidR="00D826D9" w:rsidRPr="006852A2">
        <w:t xml:space="preserve">). </w:t>
      </w:r>
      <w:r w:rsidR="00C46CA3">
        <w:t>I</w:t>
      </w:r>
      <w:r w:rsidR="00D826D9" w:rsidRPr="006852A2">
        <w:t xml:space="preserve"> estimated the keyboard task's effect size to be around 30% smaller (</w:t>
      </w:r>
      <w:r w:rsidR="00626236" w:rsidRPr="006852A2">
        <w:t>Cohen's d</w:t>
      </w:r>
      <w:r w:rsidR="00626236" w:rsidRPr="000C068B">
        <w:rPr>
          <w:vertAlign w:val="subscript"/>
        </w:rPr>
        <w:t>z</w:t>
      </w:r>
      <w:r w:rsidR="00D826D9" w:rsidRPr="006852A2">
        <w:t xml:space="preserve"> = 0.61), in line with </w:t>
      </w:r>
      <w:r w:rsidR="00333DEB">
        <w:t>my</w:t>
      </w:r>
      <w:r w:rsidR="00D826D9" w:rsidRPr="006852A2">
        <w:t xml:space="preserve"> hypothesis for a smaller RT effect, and in accordance with a previous study (Xiao et al., 2015, d=0.65, though see Dehaene et al., 2001, where the effect size was 0.8). To find such 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4F026497" w14:textId="77777777" w:rsidR="001C0104" w:rsidRDefault="001C0104" w:rsidP="005E6629">
      <w:pPr>
        <w:ind w:firstLine="0"/>
        <w:rPr>
          <w:rtl/>
        </w:rPr>
      </w:pPr>
    </w:p>
    <w:p w14:paraId="5FC1E55D" w14:textId="6E2C75F8" w:rsidR="00D826D9" w:rsidRDefault="00D826D9" w:rsidP="006238E0">
      <w:pPr>
        <w:pStyle w:val="Heading3"/>
      </w:pPr>
      <w:bookmarkStart w:id="62" w:name="_Toc114469905"/>
      <w:r>
        <w:t>Stimuli</w:t>
      </w:r>
      <w:r w:rsidR="00521037">
        <w:t xml:space="preserve">, Apparatus and </w:t>
      </w:r>
      <w:r>
        <w:t>Procedure</w:t>
      </w:r>
      <w:bookmarkEnd w:id="62"/>
    </w:p>
    <w:p w14:paraId="2C88FD2C" w14:textId="59EA5029" w:rsidR="00D826D9" w:rsidRDefault="00521037" w:rsidP="00D966CD">
      <w:pPr>
        <w:ind w:firstLine="0"/>
      </w:pPr>
      <w:r>
        <w:t xml:space="preserve">The methods were identical to those used in Experiment 3, besides the following changes: first, </w:t>
      </w:r>
      <w:r w:rsidR="000A4571">
        <w:t xml:space="preserve">the separate practice day was omitted and instead </w:t>
      </w:r>
      <w:r w:rsidR="00D826D9">
        <w:t>two</w:t>
      </w:r>
      <w:r>
        <w:t xml:space="preserve"> main</w:t>
      </w:r>
      <w:r w:rsidR="00D826D9">
        <w:t xml:space="preserve"> </w:t>
      </w:r>
      <w:r w:rsidR="00D826D9" w:rsidRPr="00400416">
        <w:t>session</w:t>
      </w:r>
      <w:r w:rsidR="00D826D9">
        <w:t>s</w:t>
      </w:r>
      <w:r w:rsidR="00560506">
        <w:t xml:space="preserve"> </w:t>
      </w:r>
      <w:r w:rsidR="000A4571">
        <w:t xml:space="preserve">were </w:t>
      </w:r>
      <w:r w:rsidR="00560506">
        <w:t>conducted on the same day</w:t>
      </w:r>
      <w:r>
        <w:t>, one for keyboard response and the other for motion tracking.</w:t>
      </w:r>
      <w:r w:rsidR="00D826D9" w:rsidRPr="00400416">
        <w:t xml:space="preserve"> </w:t>
      </w:r>
      <w:r>
        <w:t xml:space="preserve">Each </w:t>
      </w:r>
      <w:r w:rsidR="00D826D9" w:rsidRPr="00400416">
        <w:t>include</w:t>
      </w:r>
      <w:r w:rsidR="00D826D9">
        <w:t>d</w:t>
      </w:r>
      <w:r w:rsidR="00D826D9" w:rsidRPr="00400416">
        <w:t xml:space="preserve"> a practice block and </w:t>
      </w:r>
      <w:r w:rsidR="00D826D9">
        <w:t xml:space="preserve">six </w:t>
      </w:r>
      <w:r w:rsidR="00D826D9" w:rsidRPr="00400416">
        <w:t xml:space="preserve">test blocks (i.e., 40 practice trials and </w:t>
      </w:r>
      <w:r w:rsidR="00D826D9">
        <w:t xml:space="preserve">240 </w:t>
      </w:r>
      <w:r w:rsidR="00D826D9" w:rsidRPr="00400416">
        <w:t>test trials)</w:t>
      </w:r>
      <w:r w:rsidR="00D442AA">
        <w:t>. They</w:t>
      </w:r>
      <w:r w:rsidR="00D826D9">
        <w:t xml:space="preserve"> were run consecutively, </w:t>
      </w:r>
      <w:r w:rsidR="00E326FF">
        <w:t xml:space="preserve">with </w:t>
      </w:r>
      <w:r w:rsidR="00D826D9">
        <w:t xml:space="preserve">the order counterbalanced between </w:t>
      </w:r>
      <w:r w:rsidR="00135A50">
        <w:t>participants</w:t>
      </w:r>
      <w:r w:rsidR="00D826D9" w:rsidRPr="00400416">
        <w:t xml:space="preserve">. Stimuli order </w:t>
      </w:r>
      <w:r w:rsidR="00D826D9">
        <w:t xml:space="preserve">in the experimental blocks was </w:t>
      </w:r>
      <w:r w:rsidR="00D826D9" w:rsidRPr="00400416">
        <w:t xml:space="preserve">dictated by </w:t>
      </w:r>
      <w:r w:rsidR="00D826D9">
        <w:t xml:space="preserve">a </w:t>
      </w:r>
      <w:r w:rsidR="00D826D9" w:rsidRPr="00400416">
        <w:t xml:space="preserve">list that </w:t>
      </w:r>
      <w:r w:rsidR="00D826D9">
        <w:t xml:space="preserve">was </w:t>
      </w:r>
      <w:r w:rsidR="00D826D9" w:rsidRPr="00400416">
        <w:t xml:space="preserve">randomly sampled (without replacement) out of </w:t>
      </w:r>
      <w:r w:rsidR="00D826D9">
        <w:t xml:space="preserve">twenty </w:t>
      </w:r>
      <w:r w:rsidR="00D826D9" w:rsidRPr="00400416">
        <w:t xml:space="preserve">pre-composed lists of trial condition and stimulus. </w:t>
      </w:r>
      <w:r w:rsidR="00D826D9">
        <w:t xml:space="preserve">Reaching responses were bound to the same movement onset and duration constraints as in </w:t>
      </w:r>
      <w:del w:id="63" w:author="Chen Heller" w:date="2022-09-19T12:18:00Z">
        <w:r w:rsidR="00D826D9" w:rsidDel="00F071B2">
          <w:delText xml:space="preserve">experiment </w:delText>
        </w:r>
      </w:del>
      <w:ins w:id="64" w:author="Chen Heller" w:date="2022-09-19T12:18:00Z">
        <w:r w:rsidR="00F071B2">
          <w:t>E</w:t>
        </w:r>
        <w:r w:rsidR="00F071B2">
          <w:t xml:space="preserve">xperiment </w:t>
        </w:r>
      </w:ins>
      <w:del w:id="65" w:author="Chen Heller" w:date="2022-09-19T12:18:00Z">
        <w:r w:rsidR="00D826D9" w:rsidDel="00F071B2">
          <w:delText>three</w:delText>
        </w:r>
      </w:del>
      <w:ins w:id="66" w:author="Chen Heller" w:date="2022-09-19T12:18:00Z">
        <w:r w:rsidR="00F071B2">
          <w:t>3</w:t>
        </w:r>
      </w:ins>
      <w:r w:rsidR="00D826D9">
        <w:t xml:space="preserve">. However, here </w:t>
      </w:r>
      <w:r w:rsidR="00450658">
        <w:t>to make sure participants touch the screen</w:t>
      </w:r>
      <w:r w:rsidR="00497833">
        <w:t>,</w:t>
      </w:r>
      <w:r w:rsidR="00450658">
        <w:t xml:space="preserve"> </w:t>
      </w:r>
      <w:r w:rsidR="00D826D9">
        <w:t>movement ended when the finger was 0.7cm away from the screen (on the Z axis)</w:t>
      </w:r>
      <w:r w:rsidR="0032042D">
        <w:t xml:space="preserve">, </w:t>
      </w:r>
      <w:r w:rsidR="00D826D9">
        <w:t xml:space="preserve">and </w:t>
      </w:r>
      <w:r w:rsidR="00450658">
        <w:t>to avoid interrupting the participant's movement</w:t>
      </w:r>
      <w:r w:rsidR="00497833">
        <w:t>,</w:t>
      </w:r>
      <w:r w:rsidR="00450658">
        <w:t xml:space="preserve"> </w:t>
      </w:r>
      <w:r w:rsidR="00D826D9">
        <w:t xml:space="preserve">the "Too slow" feedback was given after </w:t>
      </w:r>
      <w:r w:rsidR="00450658">
        <w:t xml:space="preserve">the </w:t>
      </w:r>
      <w:r w:rsidR="00D826D9">
        <w:t>movement was completed. In the k</w:t>
      </w:r>
      <w:r w:rsidR="00D826D9" w:rsidRPr="007C1188">
        <w:t xml:space="preserve">eyboard </w:t>
      </w:r>
      <w:r w:rsidR="00D826D9">
        <w:t xml:space="preserve">task participants pressed </w:t>
      </w:r>
      <w:r w:rsidR="00D826D9" w:rsidRPr="007C1188">
        <w:t>"</w:t>
      </w:r>
      <w:r w:rsidR="00D826D9">
        <w:t>E</w:t>
      </w:r>
      <w:r w:rsidR="00D826D9" w:rsidRPr="007C1188">
        <w:t>"/"</w:t>
      </w:r>
      <w:r w:rsidR="00D826D9">
        <w:t>Y</w:t>
      </w:r>
      <w:r w:rsidR="00D826D9" w:rsidRPr="007C1188">
        <w:t>" keys</w:t>
      </w:r>
      <w:r w:rsidR="00D826D9">
        <w:t xml:space="preserve"> with the left/right hand to select the left/right side accordingly. Response had to be given within a </w:t>
      </w:r>
      <w:r w:rsidR="00D826D9">
        <w:lastRenderedPageBreak/>
        <w:t xml:space="preserve">time window of 100-740ms from target display, otherwise "Too Early"/ "Too Late" feedback was given. Response </w:t>
      </w:r>
      <w:r w:rsidR="00EF5E42">
        <w:t xml:space="preserve">in the prime recognition task </w:t>
      </w:r>
      <w:r w:rsidR="00D826D9">
        <w:t>was given in an identical fashion to the target classification task, within a seven second response window.</w:t>
      </w:r>
    </w:p>
    <w:p w14:paraId="38AFA958" w14:textId="77777777" w:rsidR="001C0104" w:rsidRPr="00892F96" w:rsidRDefault="001C0104" w:rsidP="00D966CD">
      <w:pPr>
        <w:ind w:firstLine="0"/>
      </w:pPr>
    </w:p>
    <w:p w14:paraId="1E655967" w14:textId="71773DEA" w:rsidR="00D826D9" w:rsidRDefault="00D826D9" w:rsidP="006238E0">
      <w:pPr>
        <w:pStyle w:val="Heading3"/>
      </w:pPr>
      <w:bookmarkStart w:id="67" w:name="_Toc114469906"/>
      <w:r>
        <w:t>Exclusion criteria</w:t>
      </w:r>
      <w:bookmarkEnd w:id="67"/>
    </w:p>
    <w:p w14:paraId="312384C8" w14:textId="15419B68" w:rsidR="00D826D9" w:rsidRDefault="00D826D9" w:rsidP="007D1A08">
      <w:pPr>
        <w:ind w:firstLine="0"/>
      </w:pPr>
      <w:r>
        <w:t xml:space="preserve">The exclusion criteria in the reaching session </w:t>
      </w:r>
      <w:r w:rsidR="003B3AF4">
        <w:t xml:space="preserve">were </w:t>
      </w:r>
      <w:r>
        <w:t xml:space="preserve">identical to </w:t>
      </w:r>
      <w:r w:rsidR="00290E67">
        <w:t xml:space="preserve">those </w:t>
      </w:r>
      <w:r>
        <w:t>used in experiment</w:t>
      </w:r>
      <w:r w:rsidR="003B3AF4">
        <w:t>s</w:t>
      </w:r>
      <w:r>
        <w:t xml:space="preserve"> </w:t>
      </w:r>
      <w:r w:rsidR="003B3AF4">
        <w:t>2 and 3</w:t>
      </w:r>
      <w:r>
        <w:t>. Additional exclusion criteria were used in the keyboard session</w:t>
      </w:r>
      <w:r w:rsidR="003B3AF4">
        <w:t>,</w:t>
      </w:r>
      <w:r>
        <w:t xml:space="preserve"> where trials were excluded if no response was given or if it was given less than 100ms or more than 740ms after target display.</w:t>
      </w:r>
    </w:p>
    <w:p w14:paraId="3AA9C79F" w14:textId="69DF0122" w:rsidR="00D826D9" w:rsidRDefault="00D826D9" w:rsidP="006238E0">
      <w:pPr>
        <w:pStyle w:val="Heading3"/>
      </w:pPr>
      <w:bookmarkStart w:id="68" w:name="_Toc114469907"/>
      <w:r>
        <w:t>Results</w:t>
      </w:r>
      <w:bookmarkEnd w:id="68"/>
    </w:p>
    <w:p w14:paraId="438C6938" w14:textId="0680DC0A" w:rsidR="00DB7DD5" w:rsidRDefault="00BA4221" w:rsidP="005436B9">
      <w:pPr>
        <w:ind w:firstLine="0"/>
        <w:rPr>
          <w:rtl/>
        </w:rPr>
      </w:pPr>
      <w:r>
        <w:t>Prime visibility:</w:t>
      </w:r>
      <w:r w:rsidR="00012635">
        <w:t xml:space="preserve"> </w:t>
      </w:r>
      <w:r w:rsidR="004731EE">
        <w:t>I</w:t>
      </w:r>
      <w:r w:rsidR="004F1986">
        <w:t>n the reaching session,</w:t>
      </w:r>
      <w:r w:rsidR="00BF4777">
        <w:t xml:space="preserve"> </w:t>
      </w:r>
      <w:r w:rsidR="001F6E52">
        <w:t>9</w:t>
      </w:r>
      <w:r w:rsidR="004E2179">
        <w:t>4</w:t>
      </w:r>
      <w:r w:rsidR="001F6E52">
        <w:t>.</w:t>
      </w:r>
      <w:r w:rsidR="004E2179">
        <w:t>41</w:t>
      </w:r>
      <w:r>
        <w:t xml:space="preserve">% of the trials </w:t>
      </w:r>
      <w:r w:rsidR="004F1986">
        <w:t xml:space="preserve">were given a </w:t>
      </w:r>
      <w:r>
        <w:t xml:space="preserve">visibility </w:t>
      </w:r>
      <w:r w:rsidR="004F1986">
        <w:t xml:space="preserve">rating of </w:t>
      </w:r>
      <w:r>
        <w:t xml:space="preserve">1, </w:t>
      </w:r>
      <w:r w:rsidR="004E2179">
        <w:t>4.79</w:t>
      </w:r>
      <w:r>
        <w:t xml:space="preserve">% a visibility </w:t>
      </w:r>
      <w:r w:rsidR="004731EE">
        <w:t xml:space="preserve">rating of </w:t>
      </w:r>
      <w:r>
        <w:t xml:space="preserve">2, </w:t>
      </w:r>
      <w:r w:rsidR="001F6E52">
        <w:t>0.</w:t>
      </w:r>
      <w:r w:rsidR="004E2179">
        <w:t>63</w:t>
      </w:r>
      <w:r>
        <w:t xml:space="preserve">% a visibility </w:t>
      </w:r>
      <w:r w:rsidR="004731EE">
        <w:t xml:space="preserve">rating of </w:t>
      </w:r>
      <w:r>
        <w:t xml:space="preserve">3 and </w:t>
      </w:r>
      <w:r w:rsidR="001F6E52">
        <w:t>0.1</w:t>
      </w:r>
      <w:r w:rsidR="004E2179">
        <w:t>5</w:t>
      </w:r>
      <w:r>
        <w:t xml:space="preserve">% a visibility </w:t>
      </w:r>
      <w:r w:rsidR="004731EE">
        <w:t xml:space="preserve">rating of </w:t>
      </w:r>
      <w:r>
        <w:t>4</w:t>
      </w:r>
      <w:r w:rsidR="00012635">
        <w:t xml:space="preserve">, while in the keyboard session </w:t>
      </w:r>
      <w:r w:rsidR="004E2179">
        <w:t>92.12</w:t>
      </w:r>
      <w:r w:rsidR="00012635">
        <w:t xml:space="preserve">% of </w:t>
      </w:r>
      <w:r w:rsidR="00EE5C8B">
        <w:t xml:space="preserve">them </w:t>
      </w:r>
      <w:r w:rsidR="00012635">
        <w:t xml:space="preserve">were </w:t>
      </w:r>
      <w:r w:rsidR="00835861">
        <w:t>given a visibility rating of</w:t>
      </w:r>
      <w:r w:rsidR="00012635">
        <w:t xml:space="preserve"> 1, 7.</w:t>
      </w:r>
      <w:r w:rsidR="004E2179">
        <w:t>04</w:t>
      </w:r>
      <w:r w:rsidR="00012635">
        <w:t xml:space="preserve">% a visibility </w:t>
      </w:r>
      <w:r w:rsidR="00835861">
        <w:t xml:space="preserve">rating of </w:t>
      </w:r>
      <w:r w:rsidR="00012635">
        <w:t>2, 0.</w:t>
      </w:r>
      <w:r w:rsidR="004733D7">
        <w:t>70</w:t>
      </w:r>
      <w:r w:rsidR="00012635">
        <w:t xml:space="preserve">% a visibility </w:t>
      </w:r>
      <w:r w:rsidR="00835861">
        <w:t xml:space="preserve">rating of </w:t>
      </w:r>
      <w:r w:rsidR="00012635">
        <w:t xml:space="preserve">3 and 0.12% a visibility </w:t>
      </w:r>
      <w:r w:rsidR="00835861">
        <w:t xml:space="preserve">rating of </w:t>
      </w:r>
      <w:r w:rsidR="00012635">
        <w:t>4.</w:t>
      </w:r>
      <w:r>
        <w:t xml:space="preserve"> </w:t>
      </w:r>
      <w:r w:rsidR="00FD5D3D">
        <w:t>Objective recognition performance for the subjectively invisible stimuli was at chance level,</w:t>
      </w:r>
      <w:r w:rsidR="00E4208B">
        <w:t xml:space="preserve"> both in the reaching session (</w:t>
      </w:r>
      <w:r w:rsidR="00F01249">
        <w:t>M = 50.</w:t>
      </w:r>
      <w:r w:rsidR="00830FF6">
        <w:t>82</w:t>
      </w:r>
      <w:r w:rsidR="00F01249">
        <w:t>%, SD = 4.3</w:t>
      </w:r>
      <w:r w:rsidR="00830FF6">
        <w:t>2</w:t>
      </w:r>
      <w:r w:rsidR="00F01249">
        <w:t>, t</w:t>
      </w:r>
      <w:r w:rsidR="00F01249" w:rsidRPr="005436B9">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r w:rsidR="00467225">
        <w:t xml:space="preserve">awareness </w:t>
      </w:r>
      <w:r w:rsidR="008116EA">
        <w:t xml:space="preserve">measures </w:t>
      </w:r>
      <w:r w:rsidR="00467225">
        <w:t xml:space="preserve">indicate </w:t>
      </w:r>
      <w:r w:rsidR="008116EA">
        <w:t xml:space="preserve">that </w:t>
      </w:r>
      <w:r w:rsidR="00467225">
        <w:t xml:space="preserve">the subjectively invisible stimuli was not consciously </w:t>
      </w:r>
      <w:r w:rsidR="00635792">
        <w:t>p</w:t>
      </w:r>
      <w:r w:rsidR="00E47313">
        <w:t>erceived</w:t>
      </w:r>
      <w:r w:rsidR="008116EA">
        <w:t>.</w:t>
      </w:r>
    </w:p>
    <w:p w14:paraId="592EF16E" w14:textId="7ED9B1B9" w:rsidR="00691DE5" w:rsidRDefault="00652B7D" w:rsidP="00C64FDF">
      <w:r>
        <w:t xml:space="preserve">Congruency effect: </w:t>
      </w:r>
      <w:r w:rsidR="00F01249">
        <w:t>A congruency effect was found in both measures, as was evident by the smaller reach area and slower keyboard-RT in the incongruent condition</w:t>
      </w:r>
      <w:r w:rsidR="00EC38FA">
        <w:t xml:space="preserve"> (</w:t>
      </w:r>
      <w:r w:rsidR="00EC38FA">
        <w:fldChar w:fldCharType="begin"/>
      </w:r>
      <w:r w:rsidR="00EC38FA">
        <w:instrText xml:space="preserve"> REF _Ref114068072 \h </w:instrText>
      </w:r>
      <w:r w:rsidR="00EC38FA">
        <w:fldChar w:fldCharType="separate"/>
      </w:r>
      <w:r w:rsidR="00EC38FA">
        <w:t xml:space="preserve">Table </w:t>
      </w:r>
      <w:r w:rsidR="00EC38FA">
        <w:rPr>
          <w:noProof/>
        </w:rPr>
        <w:t>4</w:t>
      </w:r>
      <w:r w:rsidR="00EC38FA">
        <w:fldChar w:fldCharType="end"/>
      </w:r>
      <w:r w:rsidR="00EC38FA">
        <w:t>)</w:t>
      </w:r>
      <w:r w:rsidR="00F01249">
        <w:t>.</w:t>
      </w:r>
      <w:r w:rsidR="000C177A">
        <w:t xml:space="preserve"> </w:t>
      </w:r>
      <w:r w:rsidR="00CB5A32">
        <w:t>Comparison of the effect sizes revealed t</w:t>
      </w:r>
      <w:r w:rsidR="00E74CD9">
        <w:t>hat t</w:t>
      </w:r>
      <w:r w:rsidR="00CB5A32">
        <w:t xml:space="preserve">he keyboard-RT effect (Cohen's d = </w:t>
      </w:r>
      <w:r w:rsidR="00E74CD9">
        <w:t>-1.17</w:t>
      </w:r>
      <w:r w:rsidR="00CB5A32">
        <w:t xml:space="preserve">) </w:t>
      </w:r>
      <w:r w:rsidR="00346BB1">
        <w:t>was</w:t>
      </w:r>
      <w:r w:rsidR="00E74CD9">
        <w:t xml:space="preserve"> </w:t>
      </w:r>
      <w:r w:rsidR="00CB5A32">
        <w:t xml:space="preserve">larger than the reach area effect (Cohen's d = </w:t>
      </w:r>
      <w:r w:rsidR="00E74CD9">
        <w:t>0.69</w:t>
      </w:r>
      <w:r w:rsidR="00CB5A32">
        <w:t xml:space="preserve">). </w:t>
      </w:r>
      <w:r w:rsidR="00F01249">
        <w:t>A bias towards the incorrect answer in incongruent trials was evident in the trajectory from 1</w:t>
      </w:r>
      <w:r w:rsidR="00B26836">
        <w:t>7</w:t>
      </w:r>
      <w:r w:rsidR="00F01249">
        <w:t>5</w:t>
      </w:r>
      <w:r w:rsidR="0085100F">
        <w:t>.</w:t>
      </w:r>
      <w:r w:rsidR="00B26836">
        <w:t>66</w:t>
      </w:r>
      <w:r w:rsidR="00F01249">
        <w:t>ms to 39</w:t>
      </w:r>
      <w:r w:rsidR="00B26836">
        <w:t>0</w:t>
      </w:r>
      <w:r w:rsidR="0085100F">
        <w:t>.</w:t>
      </w:r>
      <w:r w:rsidR="00B26836">
        <w:t>88</w:t>
      </w:r>
      <w:r w:rsidR="00F01249">
        <w:t>ms post target onset (</w:t>
      </w:r>
      <w:r w:rsidR="00B26836">
        <w:t>24</w:t>
      </w:r>
      <w:r w:rsidR="00F01249">
        <w:t>-</w:t>
      </w:r>
      <w:r w:rsidR="00B26836">
        <w:t>94% path</w:t>
      </w:r>
      <w:r w:rsidR="00F01249">
        <w:t xml:space="preserve">) as was found using a permutation and clustering procedure </w:t>
      </w:r>
      <w:r w:rsidR="007131CE">
        <w:t>(</w:t>
      </w:r>
      <w:r w:rsidR="007131CE">
        <w:fldChar w:fldCharType="begin"/>
      </w:r>
      <w:r w:rsidR="007131CE">
        <w:instrText xml:space="preserve"> REF _Ref113906821 \h </w:instrText>
      </w:r>
      <w:r w:rsidR="007131CE">
        <w:fldChar w:fldCharType="separate"/>
      </w:r>
      <w:r w:rsidR="007131CE">
        <w:t xml:space="preserve">Figure </w:t>
      </w:r>
      <w:r w:rsidR="007131CE">
        <w:rPr>
          <w:noProof/>
        </w:rPr>
        <w:t>6</w:t>
      </w:r>
      <w:r w:rsidR="007131CE">
        <w:fldChar w:fldCharType="end"/>
      </w:r>
      <w:r w:rsidR="007131CE">
        <w:t>, (a))</w:t>
      </w:r>
      <w:r w:rsidR="00F01249">
        <w:t>.</w:t>
      </w:r>
      <w:r w:rsidR="008C13FB">
        <w:t xml:space="preserve"> </w:t>
      </w:r>
      <w:r w:rsidR="00F01249">
        <w:t xml:space="preserve">The bias resulted in </w:t>
      </w:r>
      <w:r w:rsidR="00285F78">
        <w:t xml:space="preserve">an </w:t>
      </w:r>
      <w:r w:rsidR="00F01249">
        <w:t xml:space="preserve">extended traveled distance and </w:t>
      </w:r>
      <w:r w:rsidR="00285F78">
        <w:t xml:space="preserve">a </w:t>
      </w:r>
      <w:r w:rsidR="00F01249">
        <w:t xml:space="preserve">prolonged movement duration in incongruent trials. </w:t>
      </w:r>
      <w:r w:rsidR="00CB785E">
        <w:t>In contrast</w:t>
      </w:r>
      <w:r w:rsidR="00F01249">
        <w:t xml:space="preserve">, reaction time and the number of changes of </w:t>
      </w:r>
      <w:r w:rsidR="00C0785D">
        <w:t xml:space="preserve">mind </w:t>
      </w:r>
      <w:r w:rsidR="00404743">
        <w:t xml:space="preserve">in the reaching session </w:t>
      </w:r>
      <w:r w:rsidR="00F01249">
        <w:t>did not differ between the conditions.</w:t>
      </w:r>
      <w:r w:rsidR="00594DA5">
        <w:t xml:space="preserve"> </w:t>
      </w:r>
    </w:p>
    <w:p w14:paraId="1C709955" w14:textId="7E9884B5" w:rsidR="006119BA" w:rsidRDefault="00F01249" w:rsidP="00FE0AE9">
      <w:r>
        <w:t xml:space="preserve">As predicted by </w:t>
      </w:r>
      <w:r w:rsidR="002F313C" w:rsidRPr="002F313C">
        <w:t>Experiment 2</w:t>
      </w:r>
      <w:r w:rsidR="00EB57B5">
        <w:t xml:space="preserve"> </w:t>
      </w:r>
      <w:r w:rsidR="00C0785D">
        <w:t>a</w:t>
      </w:r>
      <w:r w:rsidR="00EB57B5">
        <w:t xml:space="preserve">nd </w:t>
      </w:r>
      <w:r w:rsidR="002F313C" w:rsidRPr="002F313C">
        <w:t>Experiment 3</w:t>
      </w:r>
      <w:r w:rsidR="00133122">
        <w:t>,</w:t>
      </w:r>
      <w:r w:rsidR="00EB57B5">
        <w:t xml:space="preserve"> </w:t>
      </w:r>
      <w:r w:rsidR="00133122">
        <w:t>t</w:t>
      </w:r>
      <w:r>
        <w:t>he number of excluded trials</w:t>
      </w:r>
      <w:r w:rsidR="001F3AF5">
        <w:t xml:space="preserve"> </w:t>
      </w:r>
      <w:r>
        <w:t>in the reaching task was high and</w:t>
      </w:r>
      <w:r w:rsidR="00367B60">
        <w:t xml:space="preserve"> in fact</w:t>
      </w:r>
      <w:r>
        <w:t xml:space="preserve"> exceeded that of the keyboard task (M</w:t>
      </w:r>
      <w:r>
        <w:rPr>
          <w:vertAlign w:val="subscript"/>
        </w:rPr>
        <w:t>reach</w:t>
      </w:r>
      <w:r>
        <w:t xml:space="preserve"> = </w:t>
      </w:r>
      <w:r w:rsidR="00E24AF9">
        <w:t>128.76</w:t>
      </w:r>
      <w:r>
        <w:t>, SD</w:t>
      </w:r>
      <w:r>
        <w:rPr>
          <w:vertAlign w:val="subscript"/>
        </w:rPr>
        <w:t>reach</w:t>
      </w:r>
      <w:r>
        <w:t xml:space="preserve"> = </w:t>
      </w:r>
      <w:r w:rsidR="00E24AF9">
        <w:t>35.52</w:t>
      </w:r>
      <w:r>
        <w:t>, M</w:t>
      </w:r>
      <w:r>
        <w:rPr>
          <w:vertAlign w:val="subscript"/>
        </w:rPr>
        <w:t>keyboard</w:t>
      </w:r>
      <w:r>
        <w:t xml:space="preserve"> = 5</w:t>
      </w:r>
      <w:r w:rsidR="00E24AF9">
        <w:t>0</w:t>
      </w:r>
      <w:r>
        <w:t>.2, SD</w:t>
      </w:r>
      <w:r>
        <w:rPr>
          <w:vertAlign w:val="subscript"/>
        </w:rPr>
        <w:t>keyboard</w:t>
      </w:r>
      <w:r>
        <w:t xml:space="preserve"> = </w:t>
      </w:r>
      <w:r w:rsidR="00E24AF9">
        <w:t>14.47</w:t>
      </w:r>
      <w:r>
        <w:t>, t</w:t>
      </w:r>
      <w:r w:rsidRPr="005436B9">
        <w:t>(</w:t>
      </w:r>
      <w:r w:rsidR="00FC47E3">
        <w:t>29</w:t>
      </w:r>
      <w:r w:rsidRPr="005436B9">
        <w:t>)</w:t>
      </w:r>
      <w:r>
        <w:t xml:space="preserve"> = </w:t>
      </w:r>
      <w:r w:rsidR="00FC47E3">
        <w:t>12.70</w:t>
      </w:r>
      <w:r>
        <w:t xml:space="preserve">, p </w:t>
      </w:r>
      <w:r w:rsidR="00FC47E3">
        <w:t>&lt;</w:t>
      </w:r>
      <w:r>
        <w:t xml:space="preserve"> 0</w:t>
      </w:r>
      <w:r w:rsidR="00FC47E3">
        <w:t>.001</w:t>
      </w:r>
      <w:r>
        <w:t>, 95% CI [6</w:t>
      </w:r>
      <w:r w:rsidR="00FC47E3">
        <w:t>5</w:t>
      </w:r>
      <w:r>
        <w:t>.</w:t>
      </w:r>
      <w:r w:rsidR="00FC47E3">
        <w:t>91</w:t>
      </w:r>
      <w:r>
        <w:t xml:space="preserve">, </w:t>
      </w:r>
      <w:r w:rsidR="00FC47E3">
        <w:t>91.21</w:t>
      </w:r>
      <w:r>
        <w:t xml:space="preserve">], Cohen's </w:t>
      </w:r>
      <w:r>
        <w:lastRenderedPageBreak/>
        <w:t>d</w:t>
      </w:r>
      <w:r>
        <w:rPr>
          <w:vertAlign w:val="subscript"/>
        </w:rPr>
        <w:t>z</w:t>
      </w:r>
      <w:r>
        <w:t xml:space="preserve"> = 2.3</w:t>
      </w:r>
      <w:r w:rsidR="00FC47E3">
        <w:t>1</w:t>
      </w:r>
      <w:r>
        <w:t>)</w:t>
      </w:r>
      <w:r w:rsidR="00EB57B5">
        <w:t>.</w:t>
      </w:r>
      <w:r>
        <w:t xml:space="preserve"> </w:t>
      </w:r>
      <w:r w:rsidR="00EB57B5">
        <w:t>F</w:t>
      </w:r>
      <w:r>
        <w:t xml:space="preserve">urther inspection </w:t>
      </w:r>
      <w:r w:rsidR="00EB57B5">
        <w:t xml:space="preserve">however </w:t>
      </w:r>
      <w:r>
        <w:t>reveal</w:t>
      </w:r>
      <w:r w:rsidR="00EB57B5">
        <w:t>ed</w:t>
      </w:r>
      <w:r>
        <w:t xml:space="preserve"> this was true for late responses </w:t>
      </w:r>
      <w:r w:rsidR="003A5BBB">
        <w:t>and</w:t>
      </w:r>
      <w:r>
        <w:t xml:space="preserve"> early responses </w:t>
      </w:r>
      <w:r w:rsidR="003A5BBB">
        <w:t>b</w:t>
      </w:r>
      <w:r>
        <w:t xml:space="preserve">ut not for incorrect answers </w:t>
      </w:r>
      <w:r w:rsidR="00531D8F">
        <w:t>which were less common in the reaching</w:t>
      </w:r>
      <w:r w:rsidR="00753D9C">
        <w:t xml:space="preserve"> task</w:t>
      </w:r>
      <w:r w:rsidR="007C13FD">
        <w:t xml:space="preserve"> (for an elaborative description of the excluded trials see </w:t>
      </w:r>
      <w:r w:rsidR="006A1DF9">
        <w:fldChar w:fldCharType="begin"/>
      </w:r>
      <w:r w:rsidR="006A1DF9">
        <w:instrText xml:space="preserve"> REF _Ref114130105 \h </w:instrText>
      </w:r>
      <w:r w:rsidR="006A1DF9">
        <w:fldChar w:fldCharType="separate"/>
      </w:r>
      <w:r w:rsidR="006A1DF9">
        <w:t xml:space="preserve">Supplementary Table </w:t>
      </w:r>
      <w:r w:rsidR="006A1DF9">
        <w:rPr>
          <w:noProof/>
        </w:rPr>
        <w:t>2</w:t>
      </w:r>
      <w:r w:rsidR="006A1DF9">
        <w:fldChar w:fldCharType="end"/>
      </w:r>
      <w:r w:rsidR="007C13FD">
        <w:t>)</w:t>
      </w:r>
      <w:r>
        <w:t>.</w:t>
      </w:r>
    </w:p>
    <w:p w14:paraId="1F4F1A7C" w14:textId="77777777" w:rsidR="00774E47" w:rsidRDefault="00774E47" w:rsidP="00FE0AE9"/>
    <w:p w14:paraId="53CA5193" w14:textId="43D6BC32" w:rsidR="002436A8" w:rsidRDefault="002436A8" w:rsidP="005436B9">
      <w:pPr>
        <w:pStyle w:val="Caption"/>
      </w:pPr>
      <w:bookmarkStart w:id="69" w:name="_Ref114068072"/>
      <w:r>
        <w:t xml:space="preserve">Table </w:t>
      </w:r>
      <w:fldSimple w:instr=" SEQ Table \* ARABIC ">
        <w:r>
          <w:rPr>
            <w:noProof/>
          </w:rPr>
          <w:t>4</w:t>
        </w:r>
      </w:fldSimple>
      <w:bookmarkEnd w:id="69"/>
      <w:r>
        <w:t>. Results of Experiment 4</w:t>
      </w:r>
    </w:p>
    <w:tbl>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9"/>
        <w:gridCol w:w="1701"/>
        <w:gridCol w:w="1701"/>
        <w:gridCol w:w="708"/>
        <w:gridCol w:w="1134"/>
        <w:gridCol w:w="1701"/>
        <w:gridCol w:w="709"/>
      </w:tblGrid>
      <w:tr w:rsidR="001D2361" w14:paraId="010F9CD6" w14:textId="77777777" w:rsidTr="005436B9">
        <w:trPr>
          <w:trHeight w:val="510"/>
        </w:trPr>
        <w:tc>
          <w:tcPr>
            <w:tcW w:w="284" w:type="dxa"/>
            <w:tcBorders>
              <w:top w:val="single" w:sz="12" w:space="0" w:color="auto"/>
            </w:tcBorders>
          </w:tcPr>
          <w:p w14:paraId="140CFCFF" w14:textId="77777777" w:rsidR="001D2361" w:rsidRDefault="001D2361" w:rsidP="001D2361">
            <w:pPr>
              <w:ind w:firstLine="0"/>
            </w:pPr>
          </w:p>
        </w:tc>
        <w:tc>
          <w:tcPr>
            <w:tcW w:w="2269" w:type="dxa"/>
            <w:tcBorders>
              <w:top w:val="single" w:sz="12" w:space="0" w:color="auto"/>
            </w:tcBorders>
          </w:tcPr>
          <w:p w14:paraId="51526E05" w14:textId="77777777" w:rsidR="001D2361" w:rsidRDefault="001D2361" w:rsidP="001D2361">
            <w:pPr>
              <w:ind w:firstLine="0"/>
            </w:pPr>
          </w:p>
        </w:tc>
        <w:tc>
          <w:tcPr>
            <w:tcW w:w="1701" w:type="dxa"/>
            <w:tcBorders>
              <w:top w:val="single" w:sz="12" w:space="0" w:color="auto"/>
              <w:bottom w:val="single" w:sz="12" w:space="0" w:color="auto"/>
            </w:tcBorders>
          </w:tcPr>
          <w:p w14:paraId="6253962C" w14:textId="77777777" w:rsidR="001D2361" w:rsidRPr="00EA2CED" w:rsidRDefault="001D2361" w:rsidP="001D2361">
            <w:pPr>
              <w:ind w:firstLine="0"/>
              <w:jc w:val="center"/>
              <w:rPr>
                <w:b/>
                <w:bCs/>
              </w:rPr>
            </w:pPr>
            <w:r w:rsidRPr="00EA2CED">
              <w:rPr>
                <w:b/>
                <w:bCs/>
              </w:rPr>
              <w:t>Congruent</w:t>
            </w:r>
          </w:p>
        </w:tc>
        <w:tc>
          <w:tcPr>
            <w:tcW w:w="1701" w:type="dxa"/>
            <w:tcBorders>
              <w:top w:val="single" w:sz="12" w:space="0" w:color="auto"/>
              <w:bottom w:val="single" w:sz="12" w:space="0" w:color="auto"/>
            </w:tcBorders>
          </w:tcPr>
          <w:p w14:paraId="3BB50674" w14:textId="77777777" w:rsidR="001D2361" w:rsidRPr="00EA2CED" w:rsidRDefault="001D2361" w:rsidP="005436B9">
            <w:pPr>
              <w:ind w:firstLine="0"/>
              <w:jc w:val="center"/>
              <w:rPr>
                <w:b/>
                <w:bCs/>
              </w:rPr>
            </w:pPr>
            <w:r w:rsidRPr="00EA2CED">
              <w:rPr>
                <w:b/>
                <w:bCs/>
              </w:rPr>
              <w:t>Incongruent</w:t>
            </w:r>
          </w:p>
        </w:tc>
        <w:tc>
          <w:tcPr>
            <w:tcW w:w="708" w:type="dxa"/>
            <w:tcBorders>
              <w:top w:val="single" w:sz="12" w:space="0" w:color="auto"/>
            </w:tcBorders>
          </w:tcPr>
          <w:p w14:paraId="2AC55C45" w14:textId="77777777" w:rsidR="001D2361" w:rsidRPr="00EA2CED" w:rsidRDefault="001D2361" w:rsidP="001D2361">
            <w:pPr>
              <w:ind w:firstLine="0"/>
              <w:jc w:val="center"/>
              <w:rPr>
                <w:b/>
                <w:bCs/>
              </w:rPr>
            </w:pPr>
          </w:p>
        </w:tc>
        <w:tc>
          <w:tcPr>
            <w:tcW w:w="1134" w:type="dxa"/>
            <w:tcBorders>
              <w:top w:val="single" w:sz="12" w:space="0" w:color="auto"/>
            </w:tcBorders>
          </w:tcPr>
          <w:p w14:paraId="70718B85" w14:textId="77777777" w:rsidR="001D2361" w:rsidRPr="00EA2CED" w:rsidRDefault="001D2361" w:rsidP="001D2361">
            <w:pPr>
              <w:ind w:firstLine="0"/>
              <w:jc w:val="center"/>
              <w:rPr>
                <w:b/>
                <w:bCs/>
              </w:rPr>
            </w:pPr>
          </w:p>
        </w:tc>
        <w:tc>
          <w:tcPr>
            <w:tcW w:w="1701" w:type="dxa"/>
            <w:tcBorders>
              <w:top w:val="single" w:sz="12" w:space="0" w:color="auto"/>
            </w:tcBorders>
          </w:tcPr>
          <w:p w14:paraId="4F025FF5" w14:textId="77777777" w:rsidR="001D2361" w:rsidRDefault="001D2361" w:rsidP="001D2361">
            <w:pPr>
              <w:ind w:firstLine="0"/>
            </w:pPr>
          </w:p>
        </w:tc>
        <w:tc>
          <w:tcPr>
            <w:tcW w:w="709" w:type="dxa"/>
            <w:tcBorders>
              <w:top w:val="single" w:sz="12" w:space="0" w:color="auto"/>
            </w:tcBorders>
          </w:tcPr>
          <w:p w14:paraId="2928108C" w14:textId="77777777" w:rsidR="001D2361" w:rsidRDefault="001D2361" w:rsidP="001D2361">
            <w:pPr>
              <w:ind w:firstLine="0"/>
            </w:pPr>
          </w:p>
        </w:tc>
      </w:tr>
      <w:tr w:rsidR="001D2361" w14:paraId="3A036BAF" w14:textId="77777777" w:rsidTr="005436B9">
        <w:trPr>
          <w:trHeight w:val="254"/>
        </w:trPr>
        <w:tc>
          <w:tcPr>
            <w:tcW w:w="284" w:type="dxa"/>
            <w:tcBorders>
              <w:bottom w:val="single" w:sz="12" w:space="0" w:color="auto"/>
            </w:tcBorders>
          </w:tcPr>
          <w:p w14:paraId="4F006647" w14:textId="77777777" w:rsidR="001D2361" w:rsidRPr="00EA2CED" w:rsidRDefault="001D2361" w:rsidP="001D2361">
            <w:pPr>
              <w:ind w:firstLine="0"/>
              <w:rPr>
                <w:b/>
                <w:bCs/>
              </w:rPr>
            </w:pPr>
          </w:p>
        </w:tc>
        <w:tc>
          <w:tcPr>
            <w:tcW w:w="2269" w:type="dxa"/>
            <w:tcBorders>
              <w:bottom w:val="single" w:sz="12" w:space="0" w:color="auto"/>
            </w:tcBorders>
          </w:tcPr>
          <w:p w14:paraId="5D6095E6" w14:textId="77777777" w:rsidR="001D2361" w:rsidRPr="00EA2CED" w:rsidRDefault="001D2361" w:rsidP="001D2361">
            <w:pPr>
              <w:ind w:firstLine="0"/>
              <w:rPr>
                <w:b/>
                <w:bCs/>
              </w:rPr>
            </w:pPr>
          </w:p>
        </w:tc>
        <w:tc>
          <w:tcPr>
            <w:tcW w:w="1701" w:type="dxa"/>
            <w:tcBorders>
              <w:top w:val="single" w:sz="12" w:space="0" w:color="auto"/>
              <w:bottom w:val="single" w:sz="12" w:space="0" w:color="auto"/>
            </w:tcBorders>
          </w:tcPr>
          <w:p w14:paraId="5D637145" w14:textId="77777777" w:rsidR="001D2361" w:rsidRPr="00EA2CED" w:rsidRDefault="001D2361" w:rsidP="001D2361">
            <w:pPr>
              <w:ind w:firstLine="0"/>
              <w:rPr>
                <w:b/>
                <w:bCs/>
              </w:rPr>
            </w:pPr>
            <w:r>
              <w:rPr>
                <w:b/>
                <w:bCs/>
              </w:rPr>
              <w:t>M (SD)</w:t>
            </w:r>
          </w:p>
        </w:tc>
        <w:tc>
          <w:tcPr>
            <w:tcW w:w="1701" w:type="dxa"/>
            <w:tcBorders>
              <w:top w:val="single" w:sz="12" w:space="0" w:color="auto"/>
              <w:bottom w:val="single" w:sz="12" w:space="0" w:color="auto"/>
            </w:tcBorders>
          </w:tcPr>
          <w:p w14:paraId="4AFD404E" w14:textId="77777777" w:rsidR="001D2361" w:rsidRPr="00EA2CED" w:rsidRDefault="001D2361" w:rsidP="001D2361">
            <w:pPr>
              <w:ind w:firstLine="0"/>
              <w:rPr>
                <w:b/>
                <w:bCs/>
              </w:rPr>
            </w:pPr>
            <w:r>
              <w:rPr>
                <w:b/>
                <w:bCs/>
              </w:rPr>
              <w:t>M (SD)</w:t>
            </w:r>
          </w:p>
        </w:tc>
        <w:tc>
          <w:tcPr>
            <w:tcW w:w="708" w:type="dxa"/>
            <w:tcBorders>
              <w:bottom w:val="single" w:sz="12" w:space="0" w:color="auto"/>
            </w:tcBorders>
          </w:tcPr>
          <w:p w14:paraId="7098BAD0" w14:textId="77777777" w:rsidR="001D2361" w:rsidRPr="00EA2CED" w:rsidRDefault="001D2361" w:rsidP="001D2361">
            <w:pPr>
              <w:ind w:firstLine="0"/>
              <w:rPr>
                <w:b/>
                <w:bCs/>
              </w:rPr>
            </w:pPr>
            <w:r>
              <w:rPr>
                <w:b/>
                <w:bCs/>
              </w:rPr>
              <w:t>t(29)</w:t>
            </w:r>
          </w:p>
        </w:tc>
        <w:tc>
          <w:tcPr>
            <w:tcW w:w="1134" w:type="dxa"/>
            <w:tcBorders>
              <w:bottom w:val="single" w:sz="12" w:space="0" w:color="auto"/>
            </w:tcBorders>
          </w:tcPr>
          <w:p w14:paraId="2E43AC88" w14:textId="77777777" w:rsidR="001D2361" w:rsidRPr="00EA2CED" w:rsidRDefault="001D2361" w:rsidP="001D2361">
            <w:pPr>
              <w:ind w:firstLine="0"/>
              <w:rPr>
                <w:b/>
                <w:bCs/>
              </w:rPr>
            </w:pPr>
            <w:r>
              <w:rPr>
                <w:b/>
                <w:bCs/>
              </w:rPr>
              <w:t>p</w:t>
            </w:r>
          </w:p>
        </w:tc>
        <w:tc>
          <w:tcPr>
            <w:tcW w:w="1701" w:type="dxa"/>
            <w:tcBorders>
              <w:bottom w:val="single" w:sz="12" w:space="0" w:color="auto"/>
            </w:tcBorders>
          </w:tcPr>
          <w:p w14:paraId="753EB7B1" w14:textId="77777777" w:rsidR="001D2361" w:rsidRPr="00EA2CED" w:rsidRDefault="001D2361" w:rsidP="001D2361">
            <w:pPr>
              <w:ind w:firstLine="0"/>
              <w:rPr>
                <w:b/>
                <w:bCs/>
              </w:rPr>
            </w:pPr>
            <w:r>
              <w:rPr>
                <w:b/>
                <w:bCs/>
              </w:rPr>
              <w:t>CI</w:t>
            </w:r>
          </w:p>
        </w:tc>
        <w:tc>
          <w:tcPr>
            <w:tcW w:w="709" w:type="dxa"/>
            <w:tcBorders>
              <w:bottom w:val="single" w:sz="12" w:space="0" w:color="auto"/>
            </w:tcBorders>
          </w:tcPr>
          <w:p w14:paraId="0219FCC9" w14:textId="77777777" w:rsidR="001D2361" w:rsidRPr="00EA2CED" w:rsidRDefault="001D2361" w:rsidP="001D2361">
            <w:pPr>
              <w:ind w:firstLine="0"/>
              <w:rPr>
                <w:b/>
                <w:bCs/>
              </w:rPr>
            </w:pPr>
            <w:r>
              <w:rPr>
                <w:b/>
                <w:bCs/>
              </w:rPr>
              <w:t>d</w:t>
            </w:r>
          </w:p>
        </w:tc>
      </w:tr>
      <w:tr w:rsidR="001D2361" w14:paraId="2B67655A" w14:textId="77777777" w:rsidTr="005436B9">
        <w:trPr>
          <w:trHeight w:val="313"/>
        </w:trPr>
        <w:tc>
          <w:tcPr>
            <w:tcW w:w="10207" w:type="dxa"/>
            <w:gridSpan w:val="8"/>
            <w:tcBorders>
              <w:top w:val="single" w:sz="12" w:space="0" w:color="auto"/>
            </w:tcBorders>
          </w:tcPr>
          <w:p w14:paraId="3046E90D" w14:textId="77777777" w:rsidR="001D2361" w:rsidRDefault="001D2361" w:rsidP="001D2361">
            <w:pPr>
              <w:ind w:firstLine="0"/>
            </w:pPr>
            <w:r>
              <w:rPr>
                <w:b/>
                <w:bCs/>
              </w:rPr>
              <w:t>Reaching</w:t>
            </w:r>
          </w:p>
        </w:tc>
      </w:tr>
      <w:tr w:rsidR="001D2361" w14:paraId="169766B4" w14:textId="77777777" w:rsidTr="005436B9">
        <w:trPr>
          <w:trHeight w:val="490"/>
        </w:trPr>
        <w:tc>
          <w:tcPr>
            <w:tcW w:w="284" w:type="dxa"/>
            <w:vMerge w:val="restart"/>
            <w:tcBorders>
              <w:bottom w:val="single" w:sz="12" w:space="0" w:color="auto"/>
            </w:tcBorders>
          </w:tcPr>
          <w:p w14:paraId="38A7E811" w14:textId="77777777" w:rsidR="001D2361" w:rsidRPr="00EA2CED" w:rsidRDefault="001D2361" w:rsidP="001D2361">
            <w:pPr>
              <w:ind w:firstLine="0"/>
              <w:rPr>
                <w:b/>
                <w:bCs/>
              </w:rPr>
            </w:pPr>
          </w:p>
        </w:tc>
        <w:tc>
          <w:tcPr>
            <w:tcW w:w="2269" w:type="dxa"/>
          </w:tcPr>
          <w:p w14:paraId="1C7E9AC3" w14:textId="77777777" w:rsidR="001D2361" w:rsidRPr="00EA2CED" w:rsidRDefault="001D2361" w:rsidP="001D2361">
            <w:pPr>
              <w:ind w:firstLine="0"/>
              <w:rPr>
                <w:b/>
                <w:bCs/>
              </w:rPr>
            </w:pPr>
            <w:r w:rsidRPr="00EA2CED">
              <w:rPr>
                <w:b/>
                <w:bCs/>
              </w:rPr>
              <w:t>Reach area</w:t>
            </w:r>
          </w:p>
        </w:tc>
        <w:tc>
          <w:tcPr>
            <w:tcW w:w="1701" w:type="dxa"/>
          </w:tcPr>
          <w:p w14:paraId="4003E25D" w14:textId="77777777" w:rsidR="001D2361" w:rsidRDefault="001D2361" w:rsidP="001D2361">
            <w:pPr>
              <w:ind w:firstLine="0"/>
            </w:pPr>
            <w:r>
              <w:t>2.09 (0.51)</w:t>
            </w:r>
          </w:p>
        </w:tc>
        <w:tc>
          <w:tcPr>
            <w:tcW w:w="1701" w:type="dxa"/>
          </w:tcPr>
          <w:p w14:paraId="700FD41D" w14:textId="77777777" w:rsidR="001D2361" w:rsidRDefault="001D2361" w:rsidP="001D2361">
            <w:pPr>
              <w:ind w:firstLine="0"/>
            </w:pPr>
            <w:r>
              <w:t>1.74 (0.49)</w:t>
            </w:r>
          </w:p>
        </w:tc>
        <w:tc>
          <w:tcPr>
            <w:tcW w:w="708" w:type="dxa"/>
          </w:tcPr>
          <w:p w14:paraId="2A493D92" w14:textId="77777777" w:rsidR="001D2361" w:rsidRDefault="001D2361" w:rsidP="001D2361">
            <w:pPr>
              <w:ind w:firstLine="0"/>
            </w:pPr>
          </w:p>
        </w:tc>
        <w:tc>
          <w:tcPr>
            <w:tcW w:w="1134" w:type="dxa"/>
          </w:tcPr>
          <w:p w14:paraId="56CBC635" w14:textId="77777777" w:rsidR="001D2361" w:rsidRDefault="001D2361" w:rsidP="001D2361">
            <w:pPr>
              <w:ind w:firstLine="0"/>
            </w:pPr>
            <w:r>
              <w:t>0.001*</w:t>
            </w:r>
          </w:p>
        </w:tc>
        <w:tc>
          <w:tcPr>
            <w:tcW w:w="1701" w:type="dxa"/>
          </w:tcPr>
          <w:p w14:paraId="627FB39F" w14:textId="77777777" w:rsidR="001D2361" w:rsidRDefault="001D2361" w:rsidP="001D2361">
            <w:pPr>
              <w:ind w:firstLine="0"/>
            </w:pPr>
            <w:r>
              <w:t>0.16, 0.52</w:t>
            </w:r>
          </w:p>
        </w:tc>
        <w:tc>
          <w:tcPr>
            <w:tcW w:w="709" w:type="dxa"/>
          </w:tcPr>
          <w:p w14:paraId="581AC8D5" w14:textId="77777777" w:rsidR="001D2361" w:rsidRDefault="001D2361" w:rsidP="001D2361">
            <w:pPr>
              <w:ind w:firstLine="0"/>
            </w:pPr>
            <w:r>
              <w:t>0.69</w:t>
            </w:r>
          </w:p>
        </w:tc>
      </w:tr>
      <w:tr w:rsidR="001D2361" w14:paraId="4B03AE91" w14:textId="77777777" w:rsidTr="005436B9">
        <w:trPr>
          <w:trHeight w:val="490"/>
        </w:trPr>
        <w:tc>
          <w:tcPr>
            <w:tcW w:w="284" w:type="dxa"/>
            <w:vMerge/>
            <w:tcBorders>
              <w:top w:val="single" w:sz="12" w:space="0" w:color="auto"/>
              <w:bottom w:val="single" w:sz="12" w:space="0" w:color="auto"/>
            </w:tcBorders>
          </w:tcPr>
          <w:p w14:paraId="494BBA44" w14:textId="77777777" w:rsidR="001D2361" w:rsidRPr="00EA2CED" w:rsidRDefault="001D2361" w:rsidP="001D2361">
            <w:pPr>
              <w:ind w:firstLine="0"/>
              <w:rPr>
                <w:b/>
                <w:bCs/>
              </w:rPr>
            </w:pPr>
          </w:p>
        </w:tc>
        <w:tc>
          <w:tcPr>
            <w:tcW w:w="2269" w:type="dxa"/>
          </w:tcPr>
          <w:p w14:paraId="7935A95A" w14:textId="77777777" w:rsidR="001D2361" w:rsidRPr="00EA2CED" w:rsidRDefault="001D2361" w:rsidP="001D2361">
            <w:pPr>
              <w:ind w:firstLine="0"/>
              <w:rPr>
                <w:b/>
                <w:bCs/>
              </w:rPr>
            </w:pPr>
            <w:r w:rsidRPr="00EA2CED">
              <w:rPr>
                <w:b/>
                <w:bCs/>
              </w:rPr>
              <w:t>Traveled distance</w:t>
            </w:r>
          </w:p>
        </w:tc>
        <w:tc>
          <w:tcPr>
            <w:tcW w:w="1701" w:type="dxa"/>
          </w:tcPr>
          <w:p w14:paraId="1AAEDC0E" w14:textId="77777777" w:rsidR="001D2361" w:rsidRDefault="001D2361" w:rsidP="001D2361">
            <w:pPr>
              <w:ind w:firstLine="0"/>
            </w:pPr>
            <w:r>
              <w:t>38.20 (1.44)</w:t>
            </w:r>
          </w:p>
        </w:tc>
        <w:tc>
          <w:tcPr>
            <w:tcW w:w="1701" w:type="dxa"/>
          </w:tcPr>
          <w:p w14:paraId="413CD064" w14:textId="77777777" w:rsidR="001D2361" w:rsidRDefault="001D2361" w:rsidP="001D2361">
            <w:pPr>
              <w:ind w:firstLine="0"/>
            </w:pPr>
            <w:r>
              <w:t>39.09 (1.67)</w:t>
            </w:r>
          </w:p>
        </w:tc>
        <w:tc>
          <w:tcPr>
            <w:tcW w:w="708" w:type="dxa"/>
          </w:tcPr>
          <w:p w14:paraId="551354DC" w14:textId="77777777" w:rsidR="001D2361" w:rsidRDefault="001D2361" w:rsidP="001D2361">
            <w:pPr>
              <w:ind w:firstLine="0"/>
            </w:pPr>
          </w:p>
        </w:tc>
        <w:tc>
          <w:tcPr>
            <w:tcW w:w="1134" w:type="dxa"/>
          </w:tcPr>
          <w:p w14:paraId="61AB4F2A" w14:textId="77777777" w:rsidR="001D2361" w:rsidRDefault="001D2361" w:rsidP="001D2361">
            <w:pPr>
              <w:ind w:firstLine="0"/>
            </w:pPr>
            <w:r>
              <w:t>&lt;0.001*</w:t>
            </w:r>
          </w:p>
        </w:tc>
        <w:tc>
          <w:tcPr>
            <w:tcW w:w="1701" w:type="dxa"/>
          </w:tcPr>
          <w:p w14:paraId="0408F6E5" w14:textId="77777777" w:rsidR="001D2361" w:rsidRDefault="001D2361" w:rsidP="001D2361">
            <w:pPr>
              <w:ind w:firstLine="0"/>
            </w:pPr>
            <w:r>
              <w:t>-1.25, -0.56</w:t>
            </w:r>
          </w:p>
        </w:tc>
        <w:tc>
          <w:tcPr>
            <w:tcW w:w="709" w:type="dxa"/>
          </w:tcPr>
          <w:p w14:paraId="66F47399" w14:textId="77777777" w:rsidR="001D2361" w:rsidRDefault="001D2361" w:rsidP="001D2361">
            <w:pPr>
              <w:ind w:firstLine="0"/>
            </w:pPr>
            <w:r>
              <w:t>0.95</w:t>
            </w:r>
          </w:p>
        </w:tc>
      </w:tr>
      <w:tr w:rsidR="001D2361" w14:paraId="5AF17B24" w14:textId="77777777" w:rsidTr="005436B9">
        <w:trPr>
          <w:trHeight w:val="490"/>
        </w:trPr>
        <w:tc>
          <w:tcPr>
            <w:tcW w:w="284" w:type="dxa"/>
            <w:vMerge/>
            <w:tcBorders>
              <w:top w:val="single" w:sz="12" w:space="0" w:color="auto"/>
              <w:bottom w:val="single" w:sz="12" w:space="0" w:color="auto"/>
            </w:tcBorders>
          </w:tcPr>
          <w:p w14:paraId="674CBF6C" w14:textId="77777777" w:rsidR="001D2361" w:rsidRPr="00EA2CED" w:rsidRDefault="001D2361" w:rsidP="001D2361">
            <w:pPr>
              <w:ind w:firstLine="0"/>
              <w:rPr>
                <w:b/>
                <w:bCs/>
              </w:rPr>
            </w:pPr>
          </w:p>
        </w:tc>
        <w:tc>
          <w:tcPr>
            <w:tcW w:w="2269" w:type="dxa"/>
          </w:tcPr>
          <w:p w14:paraId="06588EC5" w14:textId="77777777" w:rsidR="001D2361" w:rsidRPr="00EA2CED" w:rsidRDefault="001D2361" w:rsidP="001D2361">
            <w:pPr>
              <w:ind w:firstLine="0"/>
              <w:rPr>
                <w:b/>
                <w:bCs/>
              </w:rPr>
            </w:pPr>
            <w:r w:rsidRPr="00EA2CED">
              <w:rPr>
                <w:b/>
                <w:bCs/>
              </w:rPr>
              <w:t>Reaction time</w:t>
            </w:r>
          </w:p>
        </w:tc>
        <w:tc>
          <w:tcPr>
            <w:tcW w:w="1701" w:type="dxa"/>
          </w:tcPr>
          <w:p w14:paraId="0E69CAB3" w14:textId="77777777" w:rsidR="001D2361" w:rsidRDefault="001D2361" w:rsidP="001D2361">
            <w:pPr>
              <w:ind w:firstLine="0"/>
            </w:pPr>
            <w:r>
              <w:t>171.29 (22.42)</w:t>
            </w:r>
          </w:p>
        </w:tc>
        <w:tc>
          <w:tcPr>
            <w:tcW w:w="1701" w:type="dxa"/>
          </w:tcPr>
          <w:p w14:paraId="0B91F22C" w14:textId="77777777" w:rsidR="001D2361" w:rsidRDefault="001D2361" w:rsidP="001D2361">
            <w:pPr>
              <w:ind w:firstLine="0"/>
            </w:pPr>
            <w:r>
              <w:t>173.06 (23.95)</w:t>
            </w:r>
          </w:p>
        </w:tc>
        <w:tc>
          <w:tcPr>
            <w:tcW w:w="708" w:type="dxa"/>
          </w:tcPr>
          <w:p w14:paraId="79043DD9" w14:textId="77777777" w:rsidR="001D2361" w:rsidRDefault="001D2361" w:rsidP="001D2361">
            <w:pPr>
              <w:ind w:firstLine="0"/>
            </w:pPr>
            <w:r>
              <w:t>1.01</w:t>
            </w:r>
          </w:p>
        </w:tc>
        <w:tc>
          <w:tcPr>
            <w:tcW w:w="1134" w:type="dxa"/>
          </w:tcPr>
          <w:p w14:paraId="32C5B30E" w14:textId="77777777" w:rsidR="001D2361" w:rsidRDefault="001D2361" w:rsidP="001D2361">
            <w:pPr>
              <w:ind w:firstLine="0"/>
            </w:pPr>
            <w:r>
              <w:t>0.318</w:t>
            </w:r>
          </w:p>
        </w:tc>
        <w:tc>
          <w:tcPr>
            <w:tcW w:w="1701" w:type="dxa"/>
          </w:tcPr>
          <w:p w14:paraId="6572F86D" w14:textId="77777777" w:rsidR="001D2361" w:rsidRDefault="001D2361" w:rsidP="001D2361">
            <w:pPr>
              <w:ind w:firstLine="0"/>
            </w:pPr>
            <w:r>
              <w:t>-5.31, 1.79</w:t>
            </w:r>
          </w:p>
        </w:tc>
        <w:tc>
          <w:tcPr>
            <w:tcW w:w="709" w:type="dxa"/>
          </w:tcPr>
          <w:p w14:paraId="06B14D5C" w14:textId="77777777" w:rsidR="001D2361" w:rsidRDefault="001D2361" w:rsidP="001D2361">
            <w:pPr>
              <w:ind w:firstLine="0"/>
            </w:pPr>
            <w:r>
              <w:t>0.19</w:t>
            </w:r>
          </w:p>
        </w:tc>
      </w:tr>
      <w:tr w:rsidR="001D2361" w14:paraId="7098FF48" w14:textId="77777777" w:rsidTr="005436B9">
        <w:trPr>
          <w:trHeight w:val="490"/>
        </w:trPr>
        <w:tc>
          <w:tcPr>
            <w:tcW w:w="284" w:type="dxa"/>
            <w:vMerge/>
            <w:tcBorders>
              <w:top w:val="single" w:sz="12" w:space="0" w:color="auto"/>
              <w:bottom w:val="single" w:sz="12" w:space="0" w:color="auto"/>
            </w:tcBorders>
          </w:tcPr>
          <w:p w14:paraId="7D0E012C" w14:textId="77777777" w:rsidR="001D2361" w:rsidRPr="00EA2CED" w:rsidRDefault="001D2361" w:rsidP="001D2361">
            <w:pPr>
              <w:ind w:firstLine="0"/>
              <w:rPr>
                <w:b/>
                <w:bCs/>
              </w:rPr>
            </w:pPr>
          </w:p>
        </w:tc>
        <w:tc>
          <w:tcPr>
            <w:tcW w:w="2269" w:type="dxa"/>
          </w:tcPr>
          <w:p w14:paraId="1D4FE0CF" w14:textId="154D1439" w:rsidR="001D2361" w:rsidRPr="00EA2CED" w:rsidRDefault="001D2361" w:rsidP="001D2361">
            <w:pPr>
              <w:ind w:firstLine="0"/>
              <w:rPr>
                <w:b/>
                <w:bCs/>
              </w:rPr>
            </w:pPr>
            <w:r w:rsidRPr="00EA2CED">
              <w:rPr>
                <w:b/>
                <w:bCs/>
              </w:rPr>
              <w:t xml:space="preserve">Movement </w:t>
            </w:r>
            <w:r w:rsidR="003538C4">
              <w:rPr>
                <w:b/>
                <w:bCs/>
              </w:rPr>
              <w:t>duration</w:t>
            </w:r>
          </w:p>
        </w:tc>
        <w:tc>
          <w:tcPr>
            <w:tcW w:w="1701" w:type="dxa"/>
          </w:tcPr>
          <w:p w14:paraId="1C70275D" w14:textId="77777777" w:rsidR="001D2361" w:rsidRDefault="001D2361" w:rsidP="001D2361">
            <w:pPr>
              <w:ind w:firstLine="0"/>
            </w:pPr>
            <w:r>
              <w:t>415.88 (29.76)</w:t>
            </w:r>
          </w:p>
        </w:tc>
        <w:tc>
          <w:tcPr>
            <w:tcW w:w="1701" w:type="dxa"/>
          </w:tcPr>
          <w:p w14:paraId="15A2DD2D" w14:textId="77777777" w:rsidR="001D2361" w:rsidRDefault="001D2361" w:rsidP="001D2361">
            <w:pPr>
              <w:ind w:firstLine="0"/>
            </w:pPr>
            <w:r>
              <w:t>429 (28.32)</w:t>
            </w:r>
          </w:p>
        </w:tc>
        <w:tc>
          <w:tcPr>
            <w:tcW w:w="708" w:type="dxa"/>
          </w:tcPr>
          <w:p w14:paraId="240BB847" w14:textId="77777777" w:rsidR="001D2361" w:rsidRDefault="001D2361" w:rsidP="001D2361">
            <w:pPr>
              <w:ind w:firstLine="0"/>
            </w:pPr>
            <w:r>
              <w:t>6.40</w:t>
            </w:r>
          </w:p>
        </w:tc>
        <w:tc>
          <w:tcPr>
            <w:tcW w:w="1134" w:type="dxa"/>
          </w:tcPr>
          <w:p w14:paraId="70A946B8" w14:textId="77777777" w:rsidR="001D2361" w:rsidRDefault="001D2361" w:rsidP="001D2361">
            <w:pPr>
              <w:ind w:firstLine="0"/>
            </w:pPr>
            <w:r>
              <w:t>&lt;0.001*</w:t>
            </w:r>
          </w:p>
        </w:tc>
        <w:tc>
          <w:tcPr>
            <w:tcW w:w="1701" w:type="dxa"/>
          </w:tcPr>
          <w:p w14:paraId="290AF343" w14:textId="77777777" w:rsidR="001D2361" w:rsidRDefault="001D2361" w:rsidP="001D2361">
            <w:pPr>
              <w:ind w:firstLine="0"/>
            </w:pPr>
            <w:r>
              <w:t>-17.32, -8.93</w:t>
            </w:r>
          </w:p>
        </w:tc>
        <w:tc>
          <w:tcPr>
            <w:tcW w:w="709" w:type="dxa"/>
          </w:tcPr>
          <w:p w14:paraId="242312E7" w14:textId="77777777" w:rsidR="001D2361" w:rsidRDefault="001D2361" w:rsidP="001D2361">
            <w:pPr>
              <w:ind w:firstLine="0"/>
            </w:pPr>
            <w:r>
              <w:t>1.17</w:t>
            </w:r>
          </w:p>
        </w:tc>
      </w:tr>
      <w:tr w:rsidR="001D2361" w14:paraId="4B08520B" w14:textId="77777777" w:rsidTr="005436B9">
        <w:trPr>
          <w:trHeight w:val="490"/>
        </w:trPr>
        <w:tc>
          <w:tcPr>
            <w:tcW w:w="284" w:type="dxa"/>
            <w:vMerge/>
            <w:tcBorders>
              <w:top w:val="single" w:sz="12" w:space="0" w:color="auto"/>
              <w:bottom w:val="single" w:sz="12" w:space="0" w:color="auto"/>
            </w:tcBorders>
          </w:tcPr>
          <w:p w14:paraId="3886656B" w14:textId="77777777" w:rsidR="001D2361" w:rsidRPr="00EA2CED" w:rsidRDefault="001D2361" w:rsidP="001D2361">
            <w:pPr>
              <w:ind w:firstLine="0"/>
              <w:rPr>
                <w:b/>
                <w:bCs/>
              </w:rPr>
            </w:pPr>
          </w:p>
        </w:tc>
        <w:tc>
          <w:tcPr>
            <w:tcW w:w="2269" w:type="dxa"/>
            <w:tcBorders>
              <w:bottom w:val="single" w:sz="12" w:space="0" w:color="auto"/>
            </w:tcBorders>
          </w:tcPr>
          <w:p w14:paraId="16ED81E1" w14:textId="77777777" w:rsidR="001D2361" w:rsidRPr="00EA2CED" w:rsidRDefault="001D2361" w:rsidP="001D2361">
            <w:pPr>
              <w:ind w:firstLine="0"/>
              <w:rPr>
                <w:b/>
                <w:bCs/>
              </w:rPr>
            </w:pPr>
            <w:r w:rsidRPr="00EA2CED">
              <w:rPr>
                <w:b/>
                <w:bCs/>
              </w:rPr>
              <w:t>COM</w:t>
            </w:r>
          </w:p>
        </w:tc>
        <w:tc>
          <w:tcPr>
            <w:tcW w:w="1701" w:type="dxa"/>
            <w:tcBorders>
              <w:bottom w:val="single" w:sz="12" w:space="0" w:color="auto"/>
            </w:tcBorders>
          </w:tcPr>
          <w:p w14:paraId="309C5D92" w14:textId="77777777" w:rsidR="001D2361" w:rsidRDefault="001D2361" w:rsidP="001D2361">
            <w:pPr>
              <w:ind w:firstLine="0"/>
            </w:pPr>
            <w:r>
              <w:t>0.24 (0.12)</w:t>
            </w:r>
          </w:p>
        </w:tc>
        <w:tc>
          <w:tcPr>
            <w:tcW w:w="1701" w:type="dxa"/>
            <w:tcBorders>
              <w:bottom w:val="single" w:sz="12" w:space="0" w:color="auto"/>
            </w:tcBorders>
          </w:tcPr>
          <w:p w14:paraId="79BE72CB" w14:textId="77777777" w:rsidR="001D2361" w:rsidRDefault="001D2361" w:rsidP="001D2361">
            <w:pPr>
              <w:ind w:firstLine="0"/>
            </w:pPr>
            <w:r>
              <w:t>0.22 (0.11)</w:t>
            </w:r>
          </w:p>
        </w:tc>
        <w:tc>
          <w:tcPr>
            <w:tcW w:w="708" w:type="dxa"/>
            <w:tcBorders>
              <w:bottom w:val="single" w:sz="12" w:space="0" w:color="auto"/>
            </w:tcBorders>
          </w:tcPr>
          <w:p w14:paraId="1A46BDE6" w14:textId="77777777" w:rsidR="001D2361" w:rsidRDefault="001D2361" w:rsidP="001D2361">
            <w:pPr>
              <w:ind w:firstLine="0"/>
            </w:pPr>
            <w:r>
              <w:t>1.06</w:t>
            </w:r>
          </w:p>
        </w:tc>
        <w:tc>
          <w:tcPr>
            <w:tcW w:w="1134" w:type="dxa"/>
            <w:tcBorders>
              <w:bottom w:val="single" w:sz="12" w:space="0" w:color="auto"/>
            </w:tcBorders>
          </w:tcPr>
          <w:p w14:paraId="26EFE69D" w14:textId="77777777" w:rsidR="001D2361" w:rsidRDefault="001D2361" w:rsidP="001D2361">
            <w:pPr>
              <w:ind w:firstLine="0"/>
            </w:pPr>
            <w:r>
              <w:t>0.318</w:t>
            </w:r>
          </w:p>
        </w:tc>
        <w:tc>
          <w:tcPr>
            <w:tcW w:w="1701" w:type="dxa"/>
            <w:tcBorders>
              <w:bottom w:val="single" w:sz="12" w:space="0" w:color="auto"/>
            </w:tcBorders>
          </w:tcPr>
          <w:p w14:paraId="5C6EE881" w14:textId="77777777" w:rsidR="001D2361" w:rsidRDefault="001D2361" w:rsidP="001D2361">
            <w:pPr>
              <w:ind w:firstLine="0"/>
            </w:pPr>
            <w:r>
              <w:t>-0.02, 0.06</w:t>
            </w:r>
          </w:p>
        </w:tc>
        <w:tc>
          <w:tcPr>
            <w:tcW w:w="709" w:type="dxa"/>
            <w:tcBorders>
              <w:bottom w:val="single" w:sz="12" w:space="0" w:color="auto"/>
            </w:tcBorders>
          </w:tcPr>
          <w:p w14:paraId="25DA840B" w14:textId="77777777" w:rsidR="001D2361" w:rsidRDefault="001D2361" w:rsidP="001D2361">
            <w:pPr>
              <w:ind w:firstLine="0"/>
            </w:pPr>
            <w:r>
              <w:t>0.19</w:t>
            </w:r>
          </w:p>
        </w:tc>
      </w:tr>
      <w:tr w:rsidR="001D2361" w14:paraId="5199F135" w14:textId="77777777" w:rsidTr="005436B9">
        <w:trPr>
          <w:trHeight w:val="285"/>
        </w:trPr>
        <w:tc>
          <w:tcPr>
            <w:tcW w:w="10207" w:type="dxa"/>
            <w:gridSpan w:val="8"/>
          </w:tcPr>
          <w:p w14:paraId="194044BE" w14:textId="77777777" w:rsidR="001D2361" w:rsidRDefault="001D2361" w:rsidP="001D2361">
            <w:pPr>
              <w:ind w:firstLine="0"/>
            </w:pPr>
            <w:r>
              <w:rPr>
                <w:b/>
                <w:bCs/>
              </w:rPr>
              <w:t>Keyboard</w:t>
            </w:r>
          </w:p>
        </w:tc>
      </w:tr>
      <w:tr w:rsidR="001D2361" w14:paraId="25841132" w14:textId="77777777" w:rsidTr="005436B9">
        <w:trPr>
          <w:trHeight w:val="490"/>
        </w:trPr>
        <w:tc>
          <w:tcPr>
            <w:tcW w:w="284" w:type="dxa"/>
            <w:tcBorders>
              <w:bottom w:val="single" w:sz="12" w:space="0" w:color="auto"/>
            </w:tcBorders>
          </w:tcPr>
          <w:p w14:paraId="19C76356" w14:textId="77777777" w:rsidR="001D2361" w:rsidRPr="00EA2CED" w:rsidRDefault="001D2361" w:rsidP="001D2361">
            <w:pPr>
              <w:ind w:firstLine="0"/>
              <w:rPr>
                <w:b/>
                <w:bCs/>
              </w:rPr>
            </w:pPr>
          </w:p>
        </w:tc>
        <w:tc>
          <w:tcPr>
            <w:tcW w:w="2269" w:type="dxa"/>
            <w:tcBorders>
              <w:bottom w:val="single" w:sz="12" w:space="0" w:color="auto"/>
            </w:tcBorders>
          </w:tcPr>
          <w:p w14:paraId="113A8EFF" w14:textId="77777777" w:rsidR="001D2361" w:rsidRPr="00EA2CED" w:rsidRDefault="001D2361" w:rsidP="001D2361">
            <w:pPr>
              <w:ind w:firstLine="0"/>
              <w:rPr>
                <w:b/>
                <w:bCs/>
              </w:rPr>
            </w:pPr>
            <w:r>
              <w:rPr>
                <w:b/>
                <w:bCs/>
              </w:rPr>
              <w:t>Response Time</w:t>
            </w:r>
          </w:p>
        </w:tc>
        <w:tc>
          <w:tcPr>
            <w:tcW w:w="1701" w:type="dxa"/>
            <w:tcBorders>
              <w:bottom w:val="single" w:sz="12" w:space="0" w:color="auto"/>
            </w:tcBorders>
          </w:tcPr>
          <w:p w14:paraId="0E8C7B52" w14:textId="77777777" w:rsidR="001D2361" w:rsidRDefault="001D2361" w:rsidP="001D2361">
            <w:pPr>
              <w:ind w:firstLine="0"/>
            </w:pPr>
            <w:r>
              <w:t>525.53 (35.76)</w:t>
            </w:r>
          </w:p>
        </w:tc>
        <w:tc>
          <w:tcPr>
            <w:tcW w:w="1701" w:type="dxa"/>
            <w:tcBorders>
              <w:bottom w:val="single" w:sz="12" w:space="0" w:color="auto"/>
            </w:tcBorders>
          </w:tcPr>
          <w:p w14:paraId="3E63B27C" w14:textId="77777777" w:rsidR="001D2361" w:rsidRDefault="001D2361" w:rsidP="001D2361">
            <w:pPr>
              <w:ind w:firstLine="0"/>
            </w:pPr>
            <w:r>
              <w:t>545.46 (32.87)</w:t>
            </w:r>
          </w:p>
        </w:tc>
        <w:tc>
          <w:tcPr>
            <w:tcW w:w="708" w:type="dxa"/>
            <w:tcBorders>
              <w:bottom w:val="single" w:sz="12" w:space="0" w:color="auto"/>
            </w:tcBorders>
          </w:tcPr>
          <w:p w14:paraId="11C313A5" w14:textId="77777777" w:rsidR="001D2361" w:rsidRDefault="001D2361" w:rsidP="001D2361">
            <w:pPr>
              <w:ind w:firstLine="0"/>
            </w:pPr>
            <w:r>
              <w:t>6.42</w:t>
            </w:r>
          </w:p>
        </w:tc>
        <w:tc>
          <w:tcPr>
            <w:tcW w:w="1134" w:type="dxa"/>
            <w:tcBorders>
              <w:bottom w:val="single" w:sz="12" w:space="0" w:color="auto"/>
            </w:tcBorders>
          </w:tcPr>
          <w:p w14:paraId="03D55732" w14:textId="77777777" w:rsidR="001D2361" w:rsidRDefault="001D2361" w:rsidP="001D2361">
            <w:pPr>
              <w:ind w:firstLine="0"/>
            </w:pPr>
            <w:r>
              <w:t>&lt;0.001*</w:t>
            </w:r>
          </w:p>
        </w:tc>
        <w:tc>
          <w:tcPr>
            <w:tcW w:w="1701" w:type="dxa"/>
            <w:tcBorders>
              <w:bottom w:val="single" w:sz="12" w:space="0" w:color="auto"/>
            </w:tcBorders>
          </w:tcPr>
          <w:p w14:paraId="2A7EB9C2" w14:textId="77777777" w:rsidR="001D2361" w:rsidRDefault="001D2361" w:rsidP="001D2361">
            <w:pPr>
              <w:ind w:firstLine="0"/>
            </w:pPr>
            <w:r>
              <w:t>-26.27, -13.58</w:t>
            </w:r>
          </w:p>
        </w:tc>
        <w:tc>
          <w:tcPr>
            <w:tcW w:w="709" w:type="dxa"/>
            <w:tcBorders>
              <w:bottom w:val="single" w:sz="12" w:space="0" w:color="auto"/>
            </w:tcBorders>
          </w:tcPr>
          <w:p w14:paraId="5AA921D7" w14:textId="77777777" w:rsidR="001D2361" w:rsidRDefault="001D2361" w:rsidP="001D2361">
            <w:pPr>
              <w:ind w:firstLine="0"/>
            </w:pPr>
            <w:r>
              <w:t>1.17</w:t>
            </w:r>
          </w:p>
        </w:tc>
      </w:tr>
      <w:tr w:rsidR="001D2361" w14:paraId="49D5FC69" w14:textId="77777777" w:rsidTr="005436B9">
        <w:trPr>
          <w:trHeight w:val="490"/>
        </w:trPr>
        <w:tc>
          <w:tcPr>
            <w:tcW w:w="10207" w:type="dxa"/>
            <w:gridSpan w:val="8"/>
            <w:tcBorders>
              <w:top w:val="single" w:sz="12" w:space="0" w:color="auto"/>
            </w:tcBorders>
          </w:tcPr>
          <w:p w14:paraId="569467B4" w14:textId="65C73C60" w:rsidR="001D2361" w:rsidRPr="00EA2CED" w:rsidRDefault="001D2361" w:rsidP="001D2361">
            <w:pPr>
              <w:spacing w:line="240" w:lineRule="auto"/>
              <w:ind w:firstLine="0"/>
              <w:rPr>
                <w:sz w:val="22"/>
                <w:szCs w:val="22"/>
              </w:rPr>
            </w:pPr>
            <w:r w:rsidRPr="00EA2CED">
              <w:rPr>
                <w:i/>
                <w:iCs/>
                <w:sz w:val="22"/>
                <w:szCs w:val="22"/>
              </w:rPr>
              <w:t xml:space="preserve">Note. </w:t>
            </w:r>
            <w:r w:rsidRPr="00EA2CED">
              <w:rPr>
                <w:sz w:val="22"/>
                <w:szCs w:val="22"/>
              </w:rPr>
              <w:t>t</w:t>
            </w:r>
            <w:r>
              <w:rPr>
                <w:sz w:val="22"/>
                <w:szCs w:val="22"/>
              </w:rPr>
              <w:t>(df)</w:t>
            </w:r>
            <w:r w:rsidRPr="00EA2CED">
              <w:rPr>
                <w:sz w:val="22"/>
                <w:szCs w:val="22"/>
              </w:rPr>
              <w:t xml:space="preserve"> = </w:t>
            </w:r>
            <w:r w:rsidR="00414DA9" w:rsidRPr="00EA2CED">
              <w:rPr>
                <w:sz w:val="22"/>
                <w:szCs w:val="22"/>
              </w:rPr>
              <w:t xml:space="preserve">t-test score, </w:t>
            </w:r>
            <w:r w:rsidR="00414DA9">
              <w:rPr>
                <w:sz w:val="22"/>
                <w:szCs w:val="22"/>
              </w:rPr>
              <w:t xml:space="preserve">only for variables whose residuals distributed normally. </w:t>
            </w:r>
            <w:r w:rsidRPr="00EA2CED">
              <w:rPr>
                <w:sz w:val="22"/>
                <w:szCs w:val="22"/>
              </w:rPr>
              <w:t xml:space="preserve">degrees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p>
          <w:p w14:paraId="165B5B9B" w14:textId="0E32EC8C" w:rsidR="001D2361" w:rsidRDefault="001D2361" w:rsidP="001D2361">
            <w:pPr>
              <w:ind w:firstLine="0"/>
            </w:pPr>
            <w:r w:rsidRPr="00EA2CED">
              <w:rPr>
                <w:sz w:val="22"/>
                <w:szCs w:val="22"/>
              </w:rPr>
              <w:t xml:space="preserve">* p &lt; </w:t>
            </w:r>
            <w:r w:rsidR="00753D9C">
              <w:rPr>
                <w:sz w:val="22"/>
                <w:szCs w:val="22"/>
              </w:rPr>
              <w:t xml:space="preserve">p value for </w:t>
            </w:r>
            <m:oMath>
              <m:r>
                <w:rPr>
                  <w:rFonts w:ascii="Cambria Math" w:hAnsi="Cambria Math"/>
                  <w:sz w:val="22"/>
                  <w:szCs w:val="22"/>
                </w:rPr>
                <m:t>α=0.05</m:t>
              </m:r>
            </m:oMath>
            <w:r w:rsidR="005F47C8">
              <w:rPr>
                <w:sz w:val="22"/>
                <w:szCs w:val="22"/>
              </w:rPr>
              <w:t xml:space="preserve"> after adjustment according to </w:t>
            </w:r>
            <w:r w:rsidRPr="00EA2CED">
              <w:rPr>
                <w:sz w:val="22"/>
                <w:szCs w:val="22"/>
              </w:rPr>
              <w:t xml:space="preserve">Tree-BH </w:t>
            </w:r>
            <w:r w:rsidR="005F47C8">
              <w:rPr>
                <w:sz w:val="22"/>
                <w:szCs w:val="22"/>
              </w:rPr>
              <w:t>method.</w:t>
            </w:r>
          </w:p>
        </w:tc>
      </w:tr>
    </w:tbl>
    <w:p w14:paraId="7923858F" w14:textId="77777777" w:rsidR="00AF0B67" w:rsidRDefault="00AF0B67" w:rsidP="00E47313">
      <w:pPr>
        <w:ind w:firstLine="0"/>
      </w:pPr>
    </w:p>
    <w:p w14:paraId="54F144AC" w14:textId="77777777" w:rsidR="00AF0B67" w:rsidRDefault="00AF0B67" w:rsidP="00AF0B67">
      <w:pPr>
        <w:keepNext/>
        <w:ind w:firstLine="0"/>
      </w:pPr>
    </w:p>
    <w:p w14:paraId="698FF9E6" w14:textId="1C60D99B" w:rsidR="004251C4" w:rsidRDefault="004251C4" w:rsidP="004251C4">
      <w:pPr>
        <w:keepNext/>
        <w:ind w:firstLine="0"/>
      </w:pPr>
      <w:r w:rsidRPr="004251C4">
        <w:rPr>
          <w:noProof/>
        </w:rPr>
        <w:drawing>
          <wp:inline distT="0" distB="0" distL="0" distR="0" wp14:anchorId="695C64FD" wp14:editId="13C81FD7">
            <wp:extent cx="5967413" cy="4024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975" t="2063" r="25073" b="9889"/>
                    <a:stretch/>
                  </pic:blipFill>
                  <pic:spPr bwMode="auto">
                    <a:xfrm>
                      <a:off x="0" y="0"/>
                      <a:ext cx="5972253" cy="4027461"/>
                    </a:xfrm>
                    <a:prstGeom prst="rect">
                      <a:avLst/>
                    </a:prstGeom>
                    <a:noFill/>
                    <a:ln>
                      <a:noFill/>
                    </a:ln>
                    <a:extLst>
                      <a:ext uri="{53640926-AAD7-44D8-BBD7-CCE9431645EC}">
                        <a14:shadowObscured xmlns:a14="http://schemas.microsoft.com/office/drawing/2010/main"/>
                      </a:ext>
                    </a:extLst>
                  </pic:spPr>
                </pic:pic>
              </a:graphicData>
            </a:graphic>
          </wp:inline>
        </w:drawing>
      </w:r>
    </w:p>
    <w:p w14:paraId="2104970E" w14:textId="1B45B085" w:rsidR="009F050A" w:rsidRPr="00F01249" w:rsidRDefault="007E2512" w:rsidP="005436B9">
      <w:pPr>
        <w:pStyle w:val="Caption"/>
      </w:pPr>
      <w:bookmarkStart w:id="70" w:name="_Ref113906821"/>
      <w:r>
        <w:t xml:space="preserve">Figure </w:t>
      </w:r>
      <w:fldSimple w:instr=" SEQ Figure \* ARABIC ">
        <w:r>
          <w:rPr>
            <w:noProof/>
          </w:rPr>
          <w:t>6</w:t>
        </w:r>
      </w:fldSimple>
      <w:bookmarkEnd w:id="70"/>
      <w:r>
        <w:t xml:space="preserve">. </w:t>
      </w:r>
      <w:r w:rsidRPr="00F3771A">
        <w:t xml:space="preserve">Results of Experiment </w:t>
      </w:r>
      <w:r>
        <w:t>4</w:t>
      </w:r>
      <w:r w:rsidRPr="00F3771A">
        <w:t xml:space="preserve">. </w:t>
      </w:r>
      <w:r w:rsidR="001F33A0">
        <w:t xml:space="preserve">(a) Reaching trajectories in trials where a correct answer was given by choosing the left and right targets, averaged across all participants. Shaded areas are the </w:t>
      </w:r>
      <w:r w:rsidR="006C7DF8">
        <w:t>SE</w:t>
      </w:r>
      <w:r w:rsidR="001F33A0">
        <w:t xml:space="preserve">. Grey shade marks where the difference between the trajectories was found to be significant according to a permutation and clustering procedure. (b-f) Dots are single participant averages while the red/blue horizontal lines are the average of all participants. Black error bars symbol the </w:t>
      </w:r>
      <w:r w:rsidR="000B1947">
        <w:t>SE</w:t>
      </w:r>
      <w:r w:rsidR="001F33A0">
        <w:t>. Full/dashed grey lines represent a numerical incline/decline (respectively) between the congruent and incongruent conditions</w:t>
      </w:r>
      <w:r w:rsidRPr="00F3771A">
        <w:t>.</w:t>
      </w:r>
    </w:p>
    <w:p w14:paraId="1C2CF195" w14:textId="77777777" w:rsidR="0013510A" w:rsidRPr="001C0104" w:rsidRDefault="0013510A" w:rsidP="001C0104"/>
    <w:p w14:paraId="35CAFCBB" w14:textId="3ED8BF3A" w:rsidR="006A7738" w:rsidRDefault="00D826D9" w:rsidP="006238E0">
      <w:pPr>
        <w:pStyle w:val="Heading3"/>
      </w:pPr>
      <w:bookmarkStart w:id="71" w:name="_Toc114469908"/>
      <w:r>
        <w:t>Discussion</w:t>
      </w:r>
      <w:bookmarkEnd w:id="71"/>
    </w:p>
    <w:p w14:paraId="0B7BE30B" w14:textId="1B54BA80" w:rsidR="00BA6169" w:rsidRDefault="00F01249" w:rsidP="005856CE">
      <w:pPr>
        <w:ind w:firstLine="0"/>
      </w:pPr>
      <w:r>
        <w:t xml:space="preserve">Experiment </w:t>
      </w:r>
      <w:r w:rsidR="00F54903">
        <w:t xml:space="preserve">4 </w:t>
      </w:r>
      <w:r w:rsidR="00553F6D">
        <w:t xml:space="preserve">compared the effect of unconscious processing as measured by </w:t>
      </w:r>
      <w:r>
        <w:t xml:space="preserve">motion tracking and keyboard </w:t>
      </w:r>
      <w:r w:rsidR="00553F6D">
        <w:t>presses</w:t>
      </w:r>
      <w:r>
        <w:t xml:space="preserve">. Despite previous criticisms about the robustness and reliability of evidence </w:t>
      </w:r>
      <w:r w:rsidR="0008250B">
        <w:fldChar w:fldCharType="begin"/>
      </w:r>
      <w:r w:rsidR="00364024">
        <w: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8250B">
        <w:fldChar w:fldCharType="separate"/>
      </w:r>
      <w:r w:rsidR="0008250B" w:rsidRPr="0008250B">
        <w:rPr>
          <w:rFonts w:ascii="Times New Roman" w:hAnsi="Times New Roman" w:cs="Times New Roman"/>
        </w:rPr>
        <w:t>(</w:t>
      </w:r>
      <w:r w:rsidR="00676ED5">
        <w:rPr>
          <w:rFonts w:ascii="Times New Roman" w:hAnsi="Times New Roman" w:cs="Times New Roman"/>
        </w:rPr>
        <w:t xml:space="preserve">e.g., </w:t>
      </w:r>
      <w:r w:rsidR="0008250B" w:rsidRPr="0008250B">
        <w:rPr>
          <w:rFonts w:ascii="Times New Roman" w:hAnsi="Times New Roman" w:cs="Times New Roman"/>
        </w:rPr>
        <w:t>Damian, 2001; Peters &amp; Lau, 2015)</w:t>
      </w:r>
      <w:r w:rsidR="0008250B">
        <w:fldChar w:fldCharType="end"/>
      </w:r>
      <w:r>
        <w:t xml:space="preserve"> a large congruency effect was found using </w:t>
      </w:r>
      <w:r w:rsidR="00676ED5">
        <w:t xml:space="preserve">both </w:t>
      </w:r>
      <w:r>
        <w:t>measure</w:t>
      </w:r>
      <w:r w:rsidR="00676ED5">
        <w:t>s</w:t>
      </w:r>
      <w:r>
        <w:t>. In the reaching session, movements were clearly biased towards the incorrect answer when primed by an incongruent word, as was evident by the centrally oriented reaching trajectories</w:t>
      </w:r>
      <w:r w:rsidR="008B65A5">
        <w:t xml:space="preserve"> which produced a</w:t>
      </w:r>
      <w:r>
        <w:t xml:space="preserve"> smaller reach area</w:t>
      </w:r>
      <w:r w:rsidR="00C73F3D">
        <w:t>,</w:t>
      </w:r>
      <w:r>
        <w:t xml:space="preserve"> longer traveled distance and </w:t>
      </w:r>
      <w:r w:rsidR="008B65A5">
        <w:t xml:space="preserve">longer </w:t>
      </w:r>
      <w:r>
        <w:t xml:space="preserve">movement duration. The difference between congruent and incongruent trajectories was significant approximately around </w:t>
      </w:r>
      <w:r w:rsidR="000B4137">
        <w:lastRenderedPageBreak/>
        <w:t xml:space="preserve">175.66ms </w:t>
      </w:r>
      <w:r>
        <w:t xml:space="preserve">to </w:t>
      </w:r>
      <w:r w:rsidR="000B4137">
        <w:t xml:space="preserve">390.88ms </w:t>
      </w:r>
      <w:r>
        <w:t>(</w:t>
      </w:r>
      <w:r w:rsidR="000B4137">
        <w:t>24</w:t>
      </w:r>
      <w:r>
        <w:t>-</w:t>
      </w:r>
      <w:r w:rsidR="000B4137">
        <w:t>94</w:t>
      </w:r>
      <w:r w:rsidR="00886EF1">
        <w:t>% of the path</w:t>
      </w:r>
      <w:r>
        <w:t>) post target onset</w:t>
      </w:r>
      <w:r w:rsidR="00CB60D0" w:rsidRPr="00225E22">
        <w:t xml:space="preserve"> </w:t>
      </w:r>
      <w:r w:rsidR="00CB60D0">
        <w:t>showing that the prime exerts its effect almost through</w:t>
      </w:r>
      <w:r w:rsidR="00BB2A79">
        <w:t>ou</w:t>
      </w:r>
      <w:r w:rsidR="00CB60D0">
        <w:t>t the entire movement</w:t>
      </w:r>
      <w:r w:rsidR="00ED7FF8">
        <w:t xml:space="preserve"> (note however that this analysis should not be taken as evidence for the exact latency/offset of the effect; see</w:t>
      </w:r>
      <w:r w:rsidR="005856CE">
        <w:t xml:space="preserve"> </w:t>
      </w:r>
      <w:r w:rsidR="005856CE">
        <w:fldChar w:fldCharType="begin"/>
      </w:r>
      <w:r w:rsidR="005856CE">
        <w:instrText xml:space="preserve"> ADDIN ZOTERO_ITEM CSL_CITATION {"citationID":"hHsK9ZWY","properties":{"formattedCitation":"(Sassenhagen &amp; Draschkow, 2019)","plainCitation":"(Sassenhagen &amp; Draschkow, 2019)","noteIndex":0},"citationItems":[{"id":817,"uris":["http://zotero.org/users/8275165/items/CBNPHHKB"],"itemData":{"id":817,"type":"article-journal","abstract":"Cluster-based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instrText>
      </w:r>
      <w:r w:rsidR="005856CE">
        <w:fldChar w:fldCharType="separate"/>
      </w:r>
      <w:r w:rsidR="005856CE" w:rsidRPr="005856CE">
        <w:rPr>
          <w:rFonts w:ascii="Times New Roman" w:hAnsi="Times New Roman" w:cs="Times New Roman"/>
        </w:rPr>
        <w:t>Sassenhagen &amp; Draschkow</w:t>
      </w:r>
      <w:r w:rsidR="005B4C51">
        <w:rPr>
          <w:rFonts w:ascii="Times New Roman" w:hAnsi="Times New Roman" w:cs="Times New Roman"/>
        </w:rPr>
        <w:t>,</w:t>
      </w:r>
      <w:r w:rsidR="005856CE" w:rsidRPr="005856CE">
        <w:rPr>
          <w:rFonts w:ascii="Times New Roman" w:hAnsi="Times New Roman" w:cs="Times New Roman"/>
        </w:rPr>
        <w:t xml:space="preserve"> 2019</w:t>
      </w:r>
      <w:r w:rsidR="005856CE">
        <w:fldChar w:fldCharType="end"/>
      </w:r>
      <w:r w:rsidR="00ED7FF8">
        <w:t>)</w:t>
      </w:r>
      <w:r>
        <w:t xml:space="preserve">. </w:t>
      </w:r>
      <w:r w:rsidR="00E8719D">
        <w:t>However</w:t>
      </w:r>
      <w:r>
        <w:t xml:space="preserve">, </w:t>
      </w:r>
      <w:r w:rsidR="00E8719D">
        <w:t xml:space="preserve">contrary to my hypothesis, </w:t>
      </w:r>
      <w:r>
        <w:t xml:space="preserve">the effect </w:t>
      </w:r>
      <w:r w:rsidR="00572DFD">
        <w:t xml:space="preserve">size </w:t>
      </w:r>
      <w:r>
        <w:t xml:space="preserve">found </w:t>
      </w:r>
      <w:r w:rsidR="009A0548">
        <w:t xml:space="preserve">for </w:t>
      </w:r>
      <w:r w:rsidR="006A52EC">
        <w:t xml:space="preserve">the reach area </w:t>
      </w:r>
      <w:r w:rsidR="005217F0">
        <w:t xml:space="preserve">variable </w:t>
      </w:r>
      <w:r>
        <w:t xml:space="preserve">was smaller than </w:t>
      </w:r>
      <w:r w:rsidR="00225E22">
        <w:t>that</w:t>
      </w:r>
      <w:r w:rsidR="00CF0A33">
        <w:t xml:space="preserve"> </w:t>
      </w:r>
      <w:r w:rsidR="005217F0">
        <w:t xml:space="preserve">found with the keyboard-RT, although the reaching movement </w:t>
      </w:r>
      <w:r w:rsidR="006B03CC">
        <w:t>duration</w:t>
      </w:r>
      <w:r w:rsidR="005217F0">
        <w:t xml:space="preserve"> </w:t>
      </w:r>
      <w:r w:rsidR="00FC5A63">
        <w:t xml:space="preserve">measure yielded comparable effects </w:t>
      </w:r>
      <w:r w:rsidR="00225E22">
        <w:t>to</w:t>
      </w:r>
      <w:r w:rsidR="00FC5A63">
        <w:t xml:space="preserve"> </w:t>
      </w:r>
      <w:r w:rsidR="005217F0">
        <w:t>the keyboard</w:t>
      </w:r>
      <w:r w:rsidR="00BF4E2E">
        <w:t>-RT</w:t>
      </w:r>
      <w:r w:rsidR="005217F0">
        <w:t>. P</w:t>
      </w:r>
      <w:r>
        <w:t xml:space="preserve">ossible explanations are discussed </w:t>
      </w:r>
      <w:r w:rsidR="007107F9">
        <w:t xml:space="preserve">in the general discussion </w:t>
      </w:r>
      <w:r>
        <w:t>below.</w:t>
      </w:r>
    </w:p>
    <w:p w14:paraId="0950B412" w14:textId="7BB5E0BE" w:rsidR="00E668B7" w:rsidRDefault="0001046E" w:rsidP="006238E0">
      <w:pPr>
        <w:pStyle w:val="Heading2"/>
      </w:pPr>
      <w:bookmarkStart w:id="72" w:name="_Toc114469909"/>
      <w:r>
        <w:t xml:space="preserve">General </w:t>
      </w:r>
      <w:r w:rsidR="00E668B7">
        <w:t>Discussion</w:t>
      </w:r>
      <w:bookmarkEnd w:id="72"/>
    </w:p>
    <w:p w14:paraId="0EAC151E" w14:textId="076C5B90" w:rsidR="002D0222" w:rsidRDefault="00776072" w:rsidP="00D518F5">
      <w:pPr>
        <w:ind w:firstLine="0"/>
      </w:pPr>
      <w:r>
        <w:t>One of the key driving forces behind t</w:t>
      </w:r>
      <w:r w:rsidR="00595024">
        <w:t xml:space="preserve">he long-lasting debate about the extent of unconscious processing </w:t>
      </w:r>
      <w:r w:rsidR="009706FD">
        <w:fldChar w:fldCharType="begin"/>
      </w:r>
      <w:r w:rsidR="00D518F5">
        <w:instrText xml:space="preserve"> ADDIN ZOTERO_ITEM CSL_CITATION {"citationID":"dnWige88","properties":{"formattedCitation":"(Hassin, 2013; Hesselmann &amp; Moors, 2015; Michel, 2019; Peters et al., 2017)","plainCitation":"(Hassin, 2013; Hesselmann &amp; Moors, 2015; Michel, 2019;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804,"uris":["http://zotero.org/users/8275165/items/TQED5NCY"],"itemData":{"id":804,"type":"article-journal","container-title":"Ergo, an Open Access Journal of Philosophy","DOI":"10.3998/ergo.12405314.0006.028","ISSN":"2330-4014","issue":"20201214","language":"en","source":"DOI.org (Crossref)","title":"Consciousness Science Underdetermined: A Short History of Endless Debates","title-short":"Consciousness Science Underdetermined","URL":"http://hdl.handle.net/2027/spo.12405314.0006.028","volume":"6","author":[{"family":"Michel","given":"Matthias"}],"accessed":{"date-parts":[["2022",9,18]]},"issued":{"date-parts":[["2019",9,16]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D518F5" w:rsidRPr="00D518F5">
        <w:rPr>
          <w:rFonts w:ascii="Times New Roman" w:hAnsi="Times New Roman" w:cs="Times New Roman"/>
        </w:rPr>
        <w:t>(Hassin, 2013; Hesselmann &amp; Moors, 2015; Michel, 2019; Peters et al., 2017)</w:t>
      </w:r>
      <w:r w:rsidR="009706FD">
        <w:fldChar w:fldCharType="end"/>
      </w:r>
      <w:r>
        <w:t xml:space="preserve"> </w:t>
      </w:r>
      <w:r w:rsidR="007D0270">
        <w:t>pertains to the weak, and often</w:t>
      </w:r>
      <w:r w:rsidR="00FF06FA">
        <w:t xml:space="preserve"> small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r w:rsidR="00883733">
        <w:t xml:space="preserve">In this thesis, I set out to examine if motion tracking could solve this problem,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r w:rsidR="00883733">
        <w:t xml:space="preserve">. </w:t>
      </w:r>
      <w:r w:rsidR="00FF06FA">
        <w:t>To do so</w:t>
      </w:r>
      <w:r w:rsidR="00883733">
        <w:t>,</w:t>
      </w:r>
      <w:r w:rsidR="00FF06FA">
        <w:t xml:space="preserve"> </w:t>
      </w:r>
      <w:r w:rsidR="00C46CA3">
        <w:t>I</w:t>
      </w:r>
      <w:r w:rsidR="00FF06FA">
        <w:t xml:space="preserve"> </w:t>
      </w:r>
      <w:r w:rsidR="006F7BC9">
        <w:t>used a variant of the</w:t>
      </w:r>
      <w:r w:rsidR="00FF06FA">
        <w:t xml:space="preserve"> classical </w:t>
      </w:r>
      <w:r w:rsidR="006F7BC9">
        <w:t xml:space="preserve">word repetition </w:t>
      </w:r>
      <w:r w:rsidR="00FF06FA">
        <w:t xml:space="preserve">priming paradigm previously used by </w:t>
      </w:r>
      <w:r w:rsidR="005C621D">
        <w:fldChar w:fldCharType="begin"/>
      </w:r>
      <w:r w:rsidR="008D13A3">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C621D">
        <w:fldChar w:fldCharType="separate"/>
      </w:r>
      <w:r w:rsidR="005C621D" w:rsidRPr="005C621D">
        <w:rPr>
          <w:rFonts w:ascii="Times New Roman" w:hAnsi="Times New Roman" w:cs="Times New Roman"/>
        </w:rPr>
        <w:t xml:space="preserve">Dehaene et al. </w:t>
      </w:r>
      <w:r w:rsidR="005C621D">
        <w:rPr>
          <w:rFonts w:ascii="Times New Roman" w:hAnsi="Times New Roman" w:cs="Times New Roman"/>
        </w:rPr>
        <w:t>(</w:t>
      </w:r>
      <w:r w:rsidR="005C621D" w:rsidRPr="005C621D">
        <w:rPr>
          <w:rFonts w:ascii="Times New Roman" w:hAnsi="Times New Roman" w:cs="Times New Roman"/>
        </w:rPr>
        <w:t>2001)</w:t>
      </w:r>
      <w:r w:rsidR="005C621D">
        <w:fldChar w:fldCharType="end"/>
      </w:r>
      <w:r w:rsidR="002D0222">
        <w:t>, which allowed for continuous motion tracking while participants make reaching responses to classify a visible target word</w:t>
      </w:r>
      <w:r w:rsidR="00FF06FA">
        <w:t xml:space="preserve"> </w:t>
      </w:r>
      <w:r w:rsidR="002D0222">
        <w:t>preceded by an invisible prime</w:t>
      </w:r>
      <w:r w:rsidR="00FF06FA">
        <w:t xml:space="preserve">. </w:t>
      </w:r>
    </w:p>
    <w:p w14:paraId="60F8E191" w14:textId="5338A45E" w:rsidR="00463A29" w:rsidRDefault="002D0222" w:rsidP="00B74D9D">
      <w:r>
        <w:t xml:space="preserve">In </w:t>
      </w:r>
      <w:r w:rsidR="00AA5AC7">
        <w:t>E</w:t>
      </w:r>
      <w:r w:rsidR="00FF06FA">
        <w:t>xperiment</w:t>
      </w:r>
      <w:r w:rsidR="00AA5AC7">
        <w:t xml:space="preserve"> 1</w:t>
      </w:r>
      <w:r w:rsidR="009B62EE">
        <w:t>,</w:t>
      </w:r>
      <w:r w:rsidR="00FF06FA">
        <w:t xml:space="preserve"> participants </w:t>
      </w:r>
      <w:r w:rsidR="009B62EE">
        <w:t xml:space="preserve">were </w:t>
      </w:r>
      <w:r w:rsidR="00802D1E">
        <w:t>presented with a subliminal prime, which was followed by a supraliminal target word, on which they performed</w:t>
      </w:r>
      <w:r w:rsidR="00FF06FA">
        <w:t xml:space="preserve"> a semantic judgment </w:t>
      </w:r>
      <w:r w:rsidR="00802D1E">
        <w:t>(i.e., determine whether the word described a natural item or a man-made artifact)</w:t>
      </w:r>
      <w:r w:rsidR="00FF06FA">
        <w:t xml:space="preserve">. Analysis of the results revealed a hint </w:t>
      </w:r>
      <w:r w:rsidR="001318E5">
        <w:t xml:space="preserve">for </w:t>
      </w:r>
      <w:r w:rsidR="00FF06FA">
        <w:t>unconscious processing in the reach area variable</w:t>
      </w:r>
      <w:r w:rsidR="002A41F8">
        <w:t>,</w:t>
      </w:r>
      <w:r w:rsidR="00FF06FA">
        <w:t xml:space="preserve"> which was </w:t>
      </w:r>
      <w:r w:rsidR="002A41F8">
        <w:t xml:space="preserve">numerically </w:t>
      </w:r>
      <w:r w:rsidR="00FF06FA">
        <w:t xml:space="preserve">smaller for incongruent trials. </w:t>
      </w:r>
      <w:r w:rsidR="00B368DC">
        <w:t xml:space="preserve">Yet this trend was not significant, </w:t>
      </w:r>
      <w:r w:rsidR="00572879">
        <w:t xml:space="preserve">possibly since </w:t>
      </w:r>
      <w:r w:rsidR="00FF06FA">
        <w:t>this experiment allowed for relatively slow responses</w:t>
      </w:r>
      <w:r w:rsidR="006A7AFF">
        <w:t xml:space="preserve">. </w:t>
      </w:r>
      <w:r w:rsidR="000E599E">
        <w:t xml:space="preserve">With such a long response window, subjects could have finalized the </w:t>
      </w:r>
      <w:r w:rsidR="00C54EA9">
        <w:t xml:space="preserve">evidence accumulation processes </w:t>
      </w:r>
      <w:r w:rsidR="002417C7">
        <w:t>and reach</w:t>
      </w:r>
      <w:r w:rsidR="00524638">
        <w:t>ed</w:t>
      </w:r>
      <w:r w:rsidR="002417C7">
        <w:t xml:space="preserve"> a</w:t>
      </w:r>
      <w:r w:rsidR="00C54EA9">
        <w:t xml:space="preserve"> decision </w:t>
      </w:r>
      <w:r w:rsidR="000C2464">
        <w:fldChar w:fldCharType="begin"/>
      </w:r>
      <w:r w:rsidR="000C2464">
        <w:instrText xml:space="preserve"> ADDIN ZOTERO_ITEM CSL_CITATION {"citationID":"cUbKYMeF","properties":{"formattedCitation":"(Mattler &amp; Palmer, 2012)","plainCitation":"(Mattler &amp; Palmer, 2012)","noteIndex":0},"citationItems":[{"id":604,"uris":["http://zotero.org/users/8275165/items/G3KB3LBY"],"itemData":{"id":604,"type":"article-journal","abstract":"Unconscious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instrText>
      </w:r>
      <w:r w:rsidR="000C2464">
        <w:fldChar w:fldCharType="separate"/>
      </w:r>
      <w:r w:rsidR="000C2464" w:rsidRPr="000C2464">
        <w:rPr>
          <w:rFonts w:ascii="Times New Roman" w:hAnsi="Times New Roman" w:cs="Times New Roman"/>
        </w:rPr>
        <w:t>(Mattler &amp; Palmer, 2012)</w:t>
      </w:r>
      <w:r w:rsidR="000C2464">
        <w:fldChar w:fldCharType="end"/>
      </w:r>
      <w:r w:rsidR="00C54EA9">
        <w:t xml:space="preserve"> </w:t>
      </w:r>
      <w:r w:rsidR="00C019CF">
        <w:t xml:space="preserve">even </w:t>
      </w:r>
      <w:r w:rsidR="00FF06FA">
        <w:t xml:space="preserve">before the movement </w:t>
      </w:r>
      <w:r w:rsidR="005D09A7">
        <w:t xml:space="preserve">was </w:t>
      </w:r>
      <w:r w:rsidR="00FF06FA">
        <w:t>initiated</w:t>
      </w:r>
      <w:r w:rsidR="00C019CF">
        <w:t>. In this case</w:t>
      </w:r>
      <w:r w:rsidR="00FF06FA">
        <w:t>, congruency effect</w:t>
      </w:r>
      <w:r w:rsidR="00C019CF">
        <w:t>s are less likely to be revealed when</w:t>
      </w:r>
      <w:r w:rsidR="005D09A7">
        <w:t xml:space="preserve"> movement</w:t>
      </w:r>
      <w:r w:rsidR="00C019CF">
        <w:t xml:space="preserve"> is </w:t>
      </w:r>
      <w:r w:rsidR="00D2171B">
        <w:t>track</w:t>
      </w:r>
      <w:r w:rsidR="00A528D0">
        <w:t>ed</w:t>
      </w:r>
      <w:r w:rsidR="00FF06FA" w:rsidRPr="00B61294">
        <w:t xml:space="preserve">. Supportive evidence for this </w:t>
      </w:r>
      <w:r w:rsidR="00242ECA">
        <w:t>interpretation</w:t>
      </w:r>
      <w:r w:rsidR="00242ECA" w:rsidRPr="00B61294">
        <w:t xml:space="preserve"> </w:t>
      </w:r>
      <w:r w:rsidR="00360AD4">
        <w:t>can be found in the relatively</w:t>
      </w:r>
      <w:r w:rsidR="00472D1F">
        <w:t xml:space="preserve"> </w:t>
      </w:r>
      <w:r w:rsidR="00FF06FA" w:rsidRPr="00B61294">
        <w:t xml:space="preserve">long </w:t>
      </w:r>
      <w:r w:rsidR="00E314F6">
        <w:t>reaction</w:t>
      </w:r>
      <w:r w:rsidR="00FF06FA" w:rsidRPr="00B61294">
        <w:t xml:space="preserve"> times</w:t>
      </w:r>
      <w:r w:rsidR="00C1383D">
        <w:t xml:space="preserve">, </w:t>
      </w:r>
      <w:r w:rsidR="00C1383D" w:rsidRPr="00B61294">
        <w:t>but not movement durations</w:t>
      </w:r>
      <w:r w:rsidR="00C1383D">
        <w:t>,</w:t>
      </w:r>
      <w:r w:rsidR="00FF06FA" w:rsidRPr="00B61294">
        <w:t xml:space="preserve"> in incongruent trials</w:t>
      </w:r>
      <w:r w:rsidR="007421ED">
        <w:t xml:space="preserve"> (though again, no effects were significant in this experiment)</w:t>
      </w:r>
      <w:r w:rsidR="00FF06FA">
        <w:t xml:space="preserve">. </w:t>
      </w:r>
    </w:p>
    <w:p w14:paraId="103C0C28" w14:textId="77777777" w:rsidR="00760C21" w:rsidRDefault="0039299B" w:rsidP="00B74D9D">
      <w:r>
        <w:t>To circumvent this problem</w:t>
      </w:r>
      <w:r w:rsidR="00FF06FA">
        <w:t xml:space="preserve">, the response window in </w:t>
      </w:r>
      <w:r>
        <w:t>E</w:t>
      </w:r>
      <w:r w:rsidR="00FF06FA">
        <w:t xml:space="preserve">xperiment </w:t>
      </w:r>
      <w:r>
        <w:t xml:space="preserve">2 </w:t>
      </w:r>
      <w:r w:rsidR="00FF06FA">
        <w:t xml:space="preserve">was </w:t>
      </w:r>
      <w:r w:rsidR="006528C3">
        <w:t xml:space="preserve">reduced </w:t>
      </w:r>
      <w:r w:rsidR="00FF06FA">
        <w:t xml:space="preserve">and limitations were placed on movement onset time and movement duration. Unfortunately, the strict </w:t>
      </w:r>
      <w:r w:rsidR="00FF06FA">
        <w:lastRenderedPageBreak/>
        <w:t xml:space="preserve">timing constraints resulted in many excluded trials </w:t>
      </w:r>
      <w:r w:rsidR="00136091">
        <w:t xml:space="preserve">which </w:t>
      </w:r>
      <w:r w:rsidR="00EC097D">
        <w:t>increased the measured noise</w:t>
      </w:r>
      <w:r w:rsidR="00136091">
        <w:t xml:space="preserve">. </w:t>
      </w:r>
      <w:r w:rsidR="00EC097D">
        <w:t>A lower signal to noise ratio</w:t>
      </w:r>
      <w:r w:rsidR="0019030C">
        <w:t xml:space="preserve"> (SNR)</w:t>
      </w:r>
      <w:r w:rsidR="00EC097D">
        <w:t xml:space="preserve"> together with a </w:t>
      </w:r>
      <w:r w:rsidR="00276F6F">
        <w:t xml:space="preserve">single participant with an extreme opposite effect to the rest of the sample, </w:t>
      </w:r>
      <w:r w:rsidR="006C45B5">
        <w:t xml:space="preserve">seemed to interfere with </w:t>
      </w:r>
      <w:r w:rsidR="00E72C37">
        <w:t>the congruency effect</w:t>
      </w:r>
      <w:r w:rsidR="00FF06FA">
        <w:t>.</w:t>
      </w:r>
    </w:p>
    <w:p w14:paraId="1C838A5E" w14:textId="0DF82863" w:rsidR="007943B2" w:rsidRDefault="0054526A" w:rsidP="00B74D9D">
      <w:r>
        <w:t xml:space="preserve">Experiment 3 was then conducted with </w:t>
      </w:r>
      <w:r w:rsidR="00FF06FA">
        <w:t xml:space="preserve">an additional training day, to improve the participants' response speed and increase the </w:t>
      </w:r>
      <w:r w:rsidR="0038647F">
        <w:t xml:space="preserve">number </w:t>
      </w:r>
      <w:r w:rsidR="00FF06FA">
        <w:t xml:space="preserve">of valid trials. </w:t>
      </w:r>
      <w:r w:rsidR="004E2486">
        <w:t xml:space="preserve">The </w:t>
      </w:r>
      <w:r w:rsidR="00046913">
        <w:t xml:space="preserve">expected </w:t>
      </w:r>
      <w:r w:rsidR="007F6E99">
        <w:t xml:space="preserve">congruency effect was </w:t>
      </w:r>
      <w:r w:rsidR="00AC6A89">
        <w:t xml:space="preserve">now </w:t>
      </w:r>
      <w:r w:rsidR="00DF0648">
        <w:t xml:space="preserve">marginally </w:t>
      </w:r>
      <w:r w:rsidR="00422967">
        <w:t xml:space="preserve">found </w:t>
      </w:r>
      <w:r w:rsidR="00622C8F">
        <w:t xml:space="preserve">for </w:t>
      </w:r>
      <w:r w:rsidR="007F6E99">
        <w:t xml:space="preserve">the reach area variable. </w:t>
      </w:r>
      <w:r w:rsidR="009B2D65">
        <w:t>However</w:t>
      </w:r>
      <w:r w:rsidR="007F6E99">
        <w:t>, the additional training day did not increase the number of valid tri</w:t>
      </w:r>
      <w:r w:rsidR="0017224B">
        <w:t>a</w:t>
      </w:r>
      <w:r w:rsidR="007F6E99">
        <w:t>ls</w:t>
      </w:r>
      <w:r w:rsidR="00EA53CE">
        <w:t>,</w:t>
      </w:r>
      <w:r w:rsidR="007F6E99">
        <w:t xml:space="preserve"> and was </w:t>
      </w:r>
      <w:r w:rsidR="00A53F64">
        <w:t>therefore</w:t>
      </w:r>
      <w:r w:rsidR="007F6E99">
        <w:t xml:space="preserve"> omitted in </w:t>
      </w:r>
      <w:r w:rsidR="00FB05DB">
        <w:t>Exp</w:t>
      </w:r>
      <w:r w:rsidR="00F761C9">
        <w:t>eriment</w:t>
      </w:r>
      <w:r w:rsidR="00FB05DB">
        <w:t xml:space="preserve"> 4. </w:t>
      </w:r>
    </w:p>
    <w:p w14:paraId="4C2B4096" w14:textId="6D4499EC" w:rsidR="00B00AED" w:rsidRDefault="004C7623" w:rsidP="00B36FEC">
      <w:r>
        <w:t>Finally, the preregistered E</w:t>
      </w:r>
      <w:r w:rsidR="00FF06FA">
        <w:t xml:space="preserve">xperiment </w:t>
      </w:r>
      <w:r>
        <w:t xml:space="preserve">4 </w:t>
      </w:r>
      <w:r w:rsidR="00FF06FA">
        <w:t>examine</w:t>
      </w:r>
      <w:r w:rsidR="00324863">
        <w:t>d</w:t>
      </w:r>
      <w:r w:rsidR="00FF06FA">
        <w:t xml:space="preserve"> if motion </w:t>
      </w:r>
      <w:r w:rsidR="0038647F">
        <w:t xml:space="preserve">tracking </w:t>
      </w:r>
      <w:r w:rsidR="00FF06FA">
        <w:t>is superior to keyboard-RT when probing unconscious processing</w:t>
      </w:r>
      <w:r w:rsidR="002E3E1A">
        <w:t>. In line with my predictions</w:t>
      </w:r>
      <w:r w:rsidR="00B00AED">
        <w:t>, both of which yielded robust effects.</w:t>
      </w:r>
      <w:r w:rsidR="00463A29">
        <w:t xml:space="preserve"> </w:t>
      </w:r>
      <w:r w:rsidR="00801B66">
        <w:t xml:space="preserve">This result goes beyond previous studies, as the current design </w:t>
      </w:r>
      <w:r w:rsidR="00B00AED">
        <w:t xml:space="preserve">included stringent awareness measures, </w:t>
      </w:r>
      <w:r w:rsidR="00CA6888">
        <w:t xml:space="preserve">with trial by trial subjective and objective measures, </w:t>
      </w:r>
      <w:r w:rsidR="00F45643">
        <w:t xml:space="preserve">mitigating previous </w:t>
      </w:r>
      <w:r w:rsidR="00B00AED">
        <w:t xml:space="preserve">criticisms attributing unconscious effects to residual undetected awareness </w:t>
      </w:r>
      <w:r w:rsidR="00B621A3">
        <w:fldChar w:fldCharType="begin"/>
      </w:r>
      <w:r w:rsidR="00915CA3">
        <w: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r w:rsidR="00B621A3">
        <w:fldChar w:fldCharType="separate"/>
      </w:r>
      <w:r w:rsidR="00915CA3" w:rsidRPr="00915CA3">
        <w:rPr>
          <w:rFonts w:ascii="Times New Roman" w:hAnsi="Times New Roman" w:cs="Times New Roman"/>
        </w:rPr>
        <w:t>(Merikle, 1992; Peters &amp; Lau, 2015; Zerweck et al., 2021)</w:t>
      </w:r>
      <w:r w:rsidR="00B621A3">
        <w:fldChar w:fldCharType="end"/>
      </w:r>
      <w:r w:rsidR="00B00AED">
        <w:t xml:space="preserve">. Similarly, </w:t>
      </w:r>
      <w:r w:rsidR="00A0070E">
        <w:t xml:space="preserve">the unconscious effect </w:t>
      </w:r>
      <w:r w:rsidR="00504374">
        <w:t xml:space="preserve">could not result </w:t>
      </w:r>
      <w:r w:rsidR="00A0070E">
        <w:t xml:space="preserve">from regression to the mean of the awareness measurement </w:t>
      </w:r>
      <w:r w:rsidR="00504374">
        <w:fldChar w:fldCharType="begin"/>
      </w:r>
      <w:r w:rsidR="00504374">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504374">
        <w:fldChar w:fldCharType="separate"/>
      </w:r>
      <w:r w:rsidR="00504374" w:rsidRPr="00504374">
        <w:rPr>
          <w:rFonts w:ascii="Times New Roman" w:hAnsi="Times New Roman" w:cs="Times New Roman"/>
        </w:rPr>
        <w:t>(Shanks, 2017)</w:t>
      </w:r>
      <w:r w:rsidR="00504374">
        <w:fldChar w:fldCharType="end"/>
      </w:r>
      <w:r w:rsidR="00C060D1">
        <w:t>,</w:t>
      </w:r>
      <w:r w:rsidR="00A26212">
        <w:t xml:space="preserve"> </w:t>
      </w:r>
      <w:r w:rsidR="00A0070E">
        <w:t xml:space="preserve">since </w:t>
      </w:r>
      <w:r w:rsidR="00A26212">
        <w:t xml:space="preserve">no </w:t>
      </w:r>
      <w:r w:rsidR="00B00AED">
        <w:t xml:space="preserve">participants </w:t>
      </w:r>
      <w:r w:rsidR="00A26212">
        <w:t xml:space="preserve">were excluded </w:t>
      </w:r>
      <w:r w:rsidR="007B078A">
        <w:t xml:space="preserve">for seeing </w:t>
      </w:r>
      <w:r w:rsidR="00A26212">
        <w:t>the prime</w:t>
      </w:r>
      <w:r w:rsidR="00B00AED">
        <w:t xml:space="preserve">. To conclude, </w:t>
      </w:r>
      <w:r w:rsidR="00C060D1">
        <w:t xml:space="preserve">this experiment provides strong evidence for an </w:t>
      </w:r>
      <w:r w:rsidR="00B00AED">
        <w:t xml:space="preserve">unconscious </w:t>
      </w:r>
      <w:r w:rsidR="00C060D1">
        <w:t xml:space="preserve">word </w:t>
      </w:r>
      <w:r w:rsidR="00260B74">
        <w:t>repetition</w:t>
      </w:r>
      <w:r w:rsidR="00C060D1">
        <w:t xml:space="preserve"> </w:t>
      </w:r>
      <w:r w:rsidR="00B00AED">
        <w:t>effect</w:t>
      </w:r>
      <w:r w:rsidR="00260B74">
        <w:t>, in line with previous studies reporting similar effects (yet with somewhat less strict awareness measures;</w:t>
      </w:r>
      <w:r w:rsidR="00B36FEC">
        <w:t xml:space="preserve"> </w:t>
      </w:r>
      <w:r w:rsidR="00B36FEC">
        <w:fldChar w:fldCharType="begin"/>
      </w:r>
      <w:r w:rsidR="00962917">
        <w: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instrText>
      </w:r>
      <w:r w:rsidR="00B36FEC">
        <w:fldChar w:fldCharType="separate"/>
      </w:r>
      <w:r w:rsidR="00B36FEC" w:rsidRPr="00B36FEC">
        <w:rPr>
          <w:rFonts w:ascii="Times New Roman" w:hAnsi="Times New Roman" w:cs="Times New Roman"/>
        </w:rPr>
        <w:t>Dehaene et al., 2001; Luo et al., 2004</w:t>
      </w:r>
      <w:r w:rsidR="00B36FEC">
        <w:fldChar w:fldCharType="end"/>
      </w:r>
      <w:r w:rsidR="00260B74">
        <w:t>).</w:t>
      </w:r>
    </w:p>
    <w:p w14:paraId="451352B2" w14:textId="7DF84AEC" w:rsidR="005F0446" w:rsidRDefault="00973F2D" w:rsidP="000447E3">
      <w:r>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are one 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r w:rsidR="00B5000E">
        <w:fldChar w:fldCharType="begin"/>
      </w:r>
      <w:r w:rsidR="000447E3">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B5000E">
        <w:fldChar w:fldCharType="separate"/>
      </w:r>
      <w:r w:rsidR="000447E3" w:rsidRPr="000447E3">
        <w:rPr>
          <w:rFonts w:ascii="Times New Roman" w:hAnsi="Times New Roman" w:cs="Times New Roman"/>
        </w:rPr>
        <w:t>(Dotan et al., 2019; Freeman et al., 2011)</w:t>
      </w:r>
      <w:r w:rsidR="00B5000E">
        <w:fldChar w:fldCharType="end"/>
      </w:r>
      <w:r w:rsidR="00CA3047">
        <w:t xml:space="preserve">, including </w:t>
      </w:r>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r w:rsidR="0072187B">
        <w:t xml:space="preserve"> </w:t>
      </w:r>
      <w:r w:rsidR="00B46B54">
        <w:fldChar w:fldCharType="begin"/>
      </w:r>
      <w:r w:rsidR="00B46B54">
        <w:instrText xml:space="preserve"> ADDIN ZOTERO_ITEM CSL_CITATION {"citationID":"WpXmKs4A","properties":{"formattedCitation":"(Resulaj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46B54">
        <w:fldChar w:fldCharType="separate"/>
      </w:r>
      <w:r w:rsidR="00B46B54" w:rsidRPr="00B46B54">
        <w:rPr>
          <w:rFonts w:ascii="Times New Roman" w:hAnsi="Times New Roman" w:cs="Times New Roman"/>
        </w:rPr>
        <w:t>(Resulaj et al., 2009; Song &amp; Nakayama, 2009)</w:t>
      </w:r>
      <w:r w:rsidR="00B46B54">
        <w:fldChar w:fldCharType="end"/>
      </w:r>
      <w:r w:rsidR="005F0446">
        <w:t xml:space="preserve">. This type of </w:t>
      </w:r>
      <w:r w:rsidR="00E8307D">
        <w:t xml:space="preserve">behavior </w:t>
      </w:r>
      <w:r w:rsidR="005F0446">
        <w:t xml:space="preserve">is 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B53C5F">
        <w:t>Additionally</w:t>
      </w:r>
      <w:r w:rsidR="005F0446">
        <w:t xml:space="preserve">, </w:t>
      </w:r>
      <w:r w:rsidR="00AF738E">
        <w:t xml:space="preserve">since participants can </w:t>
      </w:r>
      <w:r w:rsidR="005F0446">
        <w:t xml:space="preserve">regret and </w:t>
      </w:r>
      <w:r w:rsidR="00AF738E">
        <w:t>self-</w:t>
      </w:r>
      <w:r w:rsidR="005F0446">
        <w:t xml:space="preserve">correct </w:t>
      </w:r>
      <w:r w:rsidR="00AF738E">
        <w:t xml:space="preserve">during the trial, the number of </w:t>
      </w:r>
      <w:r w:rsidR="00AD4A30">
        <w:t xml:space="preserve">incorrect </w:t>
      </w:r>
      <w:r w:rsidR="00AF738E">
        <w:t xml:space="preserve">responses (which are excluded from analysis) is reduced, </w:t>
      </w:r>
      <w:r w:rsidR="002A3AD3">
        <w:t xml:space="preserve">as was </w:t>
      </w:r>
      <w:r w:rsidR="00AF738E">
        <w:t xml:space="preserve">indeed the case </w:t>
      </w:r>
      <w:r w:rsidR="00A96FFC">
        <w:t xml:space="preserve">in </w:t>
      </w:r>
      <w:r w:rsidR="00207923">
        <w:t xml:space="preserve">the motion tracking </w:t>
      </w:r>
      <w:r w:rsidR="001B42C3">
        <w:t>sessio</w:t>
      </w:r>
      <w:r w:rsidR="005B0880">
        <w:t>n</w:t>
      </w:r>
      <w:r w:rsidR="00207923">
        <w:t xml:space="preserve"> compared with the keyboard session in </w:t>
      </w:r>
      <w:r w:rsidR="00A96FFC">
        <w:t>Exp</w:t>
      </w:r>
      <w:r w:rsidR="00AF738E">
        <w:t>eriment</w:t>
      </w:r>
      <w:r w:rsidR="00A96FFC">
        <w:t xml:space="preserve"> 4</w:t>
      </w:r>
      <w:r w:rsidR="00691DE5">
        <w:t xml:space="preserve"> (though notably, there more trials were excluded due to </w:t>
      </w:r>
      <w:r w:rsidR="003723A9">
        <w:t xml:space="preserve">early or late </w:t>
      </w:r>
      <w:r w:rsidR="00691DE5">
        <w:t>responses)</w:t>
      </w:r>
      <w:r w:rsidR="005F0446">
        <w:t>.</w:t>
      </w:r>
    </w:p>
    <w:p w14:paraId="26216D45" w14:textId="2A24FE2D" w:rsidR="00C07D7A" w:rsidRDefault="007A6540" w:rsidP="00C07D7A">
      <w:r>
        <w:t xml:space="preserve">Contrary to my hypothesis, the effect size in the keyboard condition </w:t>
      </w:r>
      <w:r w:rsidR="003B1BD0">
        <w:t xml:space="preserve">was </w:t>
      </w:r>
      <w:r w:rsidR="002B6B6F">
        <w:t xml:space="preserve">comparable </w:t>
      </w:r>
      <w:r w:rsidR="003B1BD0">
        <w:t xml:space="preserve">to that </w:t>
      </w:r>
      <w:r w:rsidR="009245E5">
        <w:t xml:space="preserve">found </w:t>
      </w:r>
      <w:r w:rsidR="008857EF">
        <w:t xml:space="preserve">for </w:t>
      </w:r>
      <w:r w:rsidR="009245E5">
        <w:t xml:space="preserve">the </w:t>
      </w:r>
      <w:r w:rsidR="003B1BD0">
        <w:t xml:space="preserve">movement duration </w:t>
      </w:r>
      <w:r w:rsidR="009245E5">
        <w:t>variable</w:t>
      </w:r>
      <w:r w:rsidR="005D402D">
        <w:t xml:space="preserve">, and </w:t>
      </w:r>
      <w:r w:rsidR="00BD6E45">
        <w:t xml:space="preserve">numerically </w:t>
      </w:r>
      <w:r w:rsidR="005D402D">
        <w:t xml:space="preserve">larger than </w:t>
      </w:r>
      <w:r w:rsidR="00115AEF">
        <w:t xml:space="preserve">the </w:t>
      </w:r>
      <w:r w:rsidR="00437184">
        <w:t>effect found for</w:t>
      </w:r>
      <w:r w:rsidR="00115AEF">
        <w:t xml:space="preserve"> the </w:t>
      </w:r>
      <w:r w:rsidR="00C0281E">
        <w:t>reach area measure</w:t>
      </w:r>
      <w:r w:rsidR="00C13750">
        <w:t xml:space="preserve">. </w:t>
      </w:r>
      <w:r w:rsidR="00C07D7A">
        <w:t xml:space="preserve">This result contrasts 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an advantage for mouse tracking over keyboard responses. </w:t>
      </w:r>
      <w:r w:rsidR="001F5C20">
        <w:t xml:space="preserve">One possible explanation for this </w:t>
      </w:r>
      <w:r w:rsidR="001F5C20">
        <w:lastRenderedPageBreak/>
        <w:t xml:space="preserve">discrepancy might stem from the different form of movement tracking; while I used a camera-based motion tracking for reaching movements, Xiao and colleagues have </w:t>
      </w:r>
      <w:r w:rsidR="00E31AD5">
        <w:t xml:space="preserve">used </w:t>
      </w:r>
      <w:r w:rsidR="00C07D7A">
        <w:t>mouse tracking</w:t>
      </w:r>
      <w:r w:rsidR="003F1817">
        <w:t>, which might be</w:t>
      </w:r>
      <w:r w:rsidR="00C07D7A">
        <w:t xml:space="preserve"> more sensitive than reaching responses. </w:t>
      </w:r>
      <w:r w:rsidR="001E0400">
        <w:t>However</w:t>
      </w:r>
      <w:r w:rsidR="00C07D7A">
        <w:t xml:space="preserve">, reaching </w:t>
      </w:r>
      <w:r w:rsidR="0003552A">
        <w:t>is held to be</w:t>
      </w:r>
      <w:r w:rsidR="00C07D7A">
        <w:t xml:space="preserve"> more intuitive than mouse pointing, which places less 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r w:rsidR="00F7664B">
        <w:t xml:space="preserve">expected </w:t>
      </w:r>
      <w:r w:rsidR="006316CA">
        <w:t>to be more sensitive to subtle effects</w:t>
      </w:r>
      <w:r w:rsidR="00C07D7A">
        <w:t xml:space="preserve">. </w:t>
      </w:r>
      <w:r w:rsidR="00B63590">
        <w:t xml:space="preserve">Indeed,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1E75C4FC"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I 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Xiao et al. used AUC which is computed separately for each trial. </w:t>
      </w:r>
      <w:r w:rsidR="00904BDE">
        <w:t>The latter accordingly includes more information on</w:t>
      </w:r>
      <w:r w:rsidR="00C07D7A">
        <w:t xml:space="preserve"> the variance that is lost when averaging trajectories over trials. However, a post hoc analysis </w:t>
      </w:r>
      <w:r w:rsidR="001624DE">
        <w:t>using</w:t>
      </w:r>
      <w:r w:rsidR="00C07D7A">
        <w:t xml:space="preserve"> the AUC measure on my data reveled similar effect size to that produced by the reach area measure.</w:t>
      </w:r>
      <w:r w:rsidR="006E765D">
        <w:t xml:space="preserve"> Thus, this difference </w:t>
      </w:r>
      <w:r w:rsidR="00950DF9">
        <w:t>in analysis approaches cannot explain the differential results.</w:t>
      </w:r>
    </w:p>
    <w:p w14:paraId="51969BEE" w14:textId="0DBF6E6D" w:rsidR="00C07D7A" w:rsidRPr="002E61A9" w:rsidRDefault="005C2B8A" w:rsidP="00C07D7A">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awareness by examining the correlation between the objective visibility of the prime and the size of the congruency effect. This type of analysis has been shown to inflate unconscious effects</w:t>
      </w:r>
      <w:r w:rsidR="00C82D1B">
        <w:t>,</w:t>
      </w:r>
      <w:r w:rsidR="00C07D7A">
        <w:t xml:space="preserve"> since the correlation measurement is limited by the reliability of either of the variables </w:t>
      </w:r>
      <w:r w:rsidR="00C07D7A">
        <w:fldChar w:fldCharType="begin"/>
      </w:r>
      <w:r w:rsidR="00C07D7A">
        <w:instrText xml:space="preserve"> ADDIN ZOTERO_ITEM CSL_CITATION {"citationID":"37vW4xXH","properties":{"formattedCitation":"(Malejka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C07D7A">
        <w:fldChar w:fldCharType="separate"/>
      </w:r>
      <w:r w:rsidR="00C07D7A" w:rsidRPr="00A9331B">
        <w:rPr>
          <w:rFonts w:ascii="Times New Roman" w:hAnsi="Times New Roman" w:cs="Times New Roman"/>
        </w:rPr>
        <w:t>(Malejka et al., 2021)</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r w:rsidR="00223E68">
        <w:t xml:space="preserve">actually ineffective in </w:t>
      </w:r>
      <w:r w:rsidR="00C07D7A">
        <w:t>render</w:t>
      </w:r>
      <w:r w:rsidR="00223E68">
        <w:t>ing</w:t>
      </w:r>
      <w:r w:rsidR="00C07D7A">
        <w:t xml:space="preserve"> the prime completely invisible</w:t>
      </w:r>
      <w:r w:rsidR="00223E68">
        <w:t xml:space="preserve"> (as for most participants, d’ was higher than </w:t>
      </w:r>
      <w:commentRangeStart w:id="73"/>
      <w:commentRangeStart w:id="74"/>
      <w:r w:rsidR="00903FAC">
        <w:t>0</w:t>
      </w:r>
      <w:commentRangeEnd w:id="73"/>
      <w:r w:rsidR="00422967">
        <w:rPr>
          <w:rStyle w:val="CommentReference"/>
        </w:rPr>
        <w:commentReference w:id="73"/>
      </w:r>
      <w:commentRangeEnd w:id="74"/>
      <w:r w:rsidR="006C46FC">
        <w:rPr>
          <w:rStyle w:val="CommentReference"/>
        </w:rPr>
        <w:commentReference w:id="74"/>
      </w:r>
      <w:r w:rsidR="00903FAC">
        <w:t xml:space="preserve">), </w:t>
      </w:r>
      <w:r w:rsidR="00C07D7A">
        <w:t xml:space="preserve">allowing it to be consciously processed. </w:t>
      </w:r>
      <w:r w:rsidR="008B125E">
        <w:t>T</w:t>
      </w:r>
      <w:r w:rsidR="007D198C">
        <w:t>hus, i</w:t>
      </w:r>
      <w:r w:rsidR="00C07D7A">
        <w:t xml:space="preserve">t </w:t>
      </w:r>
      <w:r w:rsidR="007D198C">
        <w:t>seems</w:t>
      </w:r>
      <w:r w:rsidR="00C07D7A">
        <w:t xml:space="preserve"> plausible that </w:t>
      </w:r>
      <w:r w:rsidR="007D198C">
        <w:t xml:space="preserve">the reported effect is more driven by </w:t>
      </w:r>
      <w:r w:rsidR="00C07D7A">
        <w:t>consciously processed primes</w:t>
      </w:r>
      <w:r w:rsidR="007D198C">
        <w:t>, which might</w:t>
      </w:r>
      <w:r w:rsidR="00C07D7A">
        <w:t xml:space="preserve"> affect movements to a larger extent than unconscious ones, </w:t>
      </w:r>
      <w:r w:rsidR="00877280">
        <w:t xml:space="preserve">and that </w:t>
      </w:r>
      <w:r w:rsidR="00C07D7A">
        <w:t>could account for the large effect found by Xiao and colleagues.</w:t>
      </w:r>
    </w:p>
    <w:p w14:paraId="74E5FA86" w14:textId="13A96DB5" w:rsidR="00C07D7A" w:rsidRDefault="00C07D7A" w:rsidP="00BF3E1B">
      <w:r>
        <w:t>Finally, the discrepancy</w:t>
      </w:r>
      <w:r w:rsidR="009D6C03">
        <w:t xml:space="preserve"> between the studies</w:t>
      </w:r>
      <w:r>
        <w:t xml:space="preserve"> could also </w:t>
      </w:r>
      <w:r w:rsidR="00533882">
        <w:t xml:space="preserve">be </w:t>
      </w:r>
      <w:r>
        <w:t xml:space="preserve">accidental. It is possible that the </w:t>
      </w:r>
      <w:r w:rsidR="00E5732E">
        <w:t xml:space="preserve">one set of reported </w:t>
      </w:r>
      <w:r>
        <w:t xml:space="preserve">results </w:t>
      </w:r>
      <w:r w:rsidR="00EF4F7C">
        <w:t>is</w:t>
      </w:r>
      <w:r>
        <w:t xml:space="preserve"> erroneous, </w:t>
      </w:r>
      <w:r w:rsidR="00EF4F7C">
        <w:t xml:space="preserve">which calls for </w:t>
      </w:r>
      <w:r>
        <w:t xml:space="preserve">further studies to examine the relation between reaching and keyboard responses. One </w:t>
      </w:r>
      <w:r w:rsidR="00FE12FA">
        <w:t xml:space="preserve">way by which such studies could go beyond the 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the 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w:t>
      </w:r>
      <w:r>
        <w:lastRenderedPageBreak/>
        <w:t>or late responses. This could potentially increase the signal to noise ratio in the reaching task and allow reaching to unravel a larger congruency effect.</w:t>
      </w:r>
    </w:p>
    <w:p w14:paraId="12FC8C8D" w14:textId="53059164" w:rsidR="00DC11F3" w:rsidRDefault="00BF3E1B" w:rsidP="00884885">
      <w:r>
        <w:t xml:space="preserve">Assuming the results obtained here are genuine, one could go beyond the discrepancy between </w:t>
      </w:r>
      <w:r w:rsidR="00502F15">
        <w:t>them</w:t>
      </w:r>
      <w:r>
        <w:t xml:space="preserve"> and those </w:t>
      </w:r>
      <w:r w:rsidR="00725A51">
        <w:t xml:space="preserve">reported </w:t>
      </w:r>
      <w:r>
        <w:t xml:space="preserve">by Xiao et al. (2015), </w:t>
      </w:r>
      <w:r w:rsidR="00725A51">
        <w:t>and</w:t>
      </w:r>
      <w:r>
        <w:t xml:space="preserve"> ask </w:t>
      </w:r>
      <w:r w:rsidR="00725A51">
        <w:t xml:space="preserve">how can we explain the current findings. That is, why </w:t>
      </w:r>
      <w:r w:rsidR="00D0539B">
        <w:t xml:space="preserve">was the </w:t>
      </w:r>
      <w:r w:rsidR="00725A51">
        <w:t>expected pattern of a stronger effect for movement tracking not found.</w:t>
      </w:r>
      <w:r>
        <w:t xml:space="preserve"> </w:t>
      </w:r>
      <w:r w:rsidR="00725A51">
        <w:t xml:space="preserve">One </w:t>
      </w:r>
      <w:r w:rsidR="00C13750">
        <w:t xml:space="preserve">possible explanation </w:t>
      </w:r>
      <w:r w:rsidR="009144E2">
        <w:t xml:space="preserve">might stem from </w:t>
      </w:r>
      <w:r w:rsidR="00B300C4">
        <w:t>the</w:t>
      </w:r>
      <w:r w:rsidR="005500AD">
        <w:t xml:space="preserve"> </w:t>
      </w:r>
      <w:r w:rsidR="007F0B60">
        <w:t xml:space="preserve">larger amount of noise </w:t>
      </w:r>
      <w:r w:rsidR="009327F0">
        <w:t xml:space="preserve">that was </w:t>
      </w:r>
      <w:r w:rsidR="00EA261B">
        <w:t xml:space="preserve">observed </w:t>
      </w:r>
      <w:r w:rsidR="007F0B60">
        <w:t xml:space="preserve">in the </w:t>
      </w:r>
      <w:commentRangeStart w:id="75"/>
      <w:r w:rsidR="007F0B60">
        <w:t>reaching measure</w:t>
      </w:r>
      <w:commentRangeEnd w:id="75"/>
      <w:r w:rsidR="009E3931">
        <w:rPr>
          <w:rStyle w:val="CommentReference"/>
        </w:rPr>
        <w:commentReference w:id="75"/>
      </w:r>
      <w:r w:rsidR="007F0B60">
        <w:t xml:space="preserve">. </w:t>
      </w:r>
      <w:r w:rsidR="00C0281E">
        <w:t xml:space="preserve">Specifically, </w:t>
      </w:r>
      <w:r w:rsidR="007F0B60">
        <w:t xml:space="preserve">reaching </w:t>
      </w:r>
      <w:r w:rsidR="00B160A8">
        <w:t>require</w:t>
      </w:r>
      <w:r w:rsidR="00181385">
        <w:t>s</w:t>
      </w:r>
      <w:r w:rsidR="00B160A8">
        <w:t xml:space="preserve"> planning a trajectory towards a target</w:t>
      </w:r>
      <w:r w:rsidR="00AC79D4">
        <w:t>,</w:t>
      </w:r>
      <w:r w:rsidR="00B160A8">
        <w:t xml:space="preserve"> which makes </w:t>
      </w:r>
      <w:r w:rsidR="00181385">
        <w:t xml:space="preserve">it </w:t>
      </w:r>
      <w:r w:rsidR="00B160A8">
        <w:t>more comple</w:t>
      </w:r>
      <w:r w:rsidR="00ED1528">
        <w:t>x</w:t>
      </w:r>
      <w:r w:rsidR="00181385">
        <w:t xml:space="preserve"> than a simple keypress.</w:t>
      </w:r>
      <w:r w:rsidR="00B160A8">
        <w:t xml:space="preserve"> </w:t>
      </w:r>
      <w:r w:rsidR="00181385">
        <w:t>T</w:t>
      </w:r>
      <w:r w:rsidR="00EE0803">
        <w:t>he more complex a process is, the more room there is for error and variability when executing it</w:t>
      </w:r>
      <w:r w:rsidR="00746BAC">
        <w:t xml:space="preserve"> </w:t>
      </w:r>
      <w:r w:rsidR="00884885">
        <w:fldChar w:fldCharType="begin"/>
      </w:r>
      <w:r w:rsidR="00884885">
        <w:instrText xml:space="preserve"> ADDIN ZOTERO_ITEM CSL_CITATION {"citationID":"0q5PNRMv","properties":{"formattedCitation":"(Nembhard &amp; Osothsilp, 2002)","plainCitation":"(Nembhard &amp; Osothsilp, 2002)","noteIndex":0},"citationItems":[{"id":791,"uris":["http://zotero.org/users/8275165/items/VRQJRRKW"],"itemData":{"id":791,"type":"article-journal","abstract":"This paper examines the effects of task complexity on the distribution of individual learning and forgetting parameters. Empirical data based on a set of manual tasks is examined to obtain knowledge about the effects of task complexity on the distribution of parameters of human learning and forgetting. Results indicate that task complexity signiﬁcantly affects the variance of individual learning rates, forgetting rates, and steady-state productivity rates, where the variability of these parameters among individuals increase as task complexity increases. Knowledge about the effects of task complexity on individual learning and forgetting parameters will aid in simulation studies and in assigning workers to tasks of varying complexity as a part of productivity improvement efforts.","container-title":"International Journal of Industrial Ergonomics","DOI":"10.1016/S0169-8141(01)00070-1","ISSN":"01698141","issue":"5","journalAbbreviation":"International Journal of Industrial Ergonomics","language":"en","page":"297-306","source":"DOI.org (Crossref)","title":"Task complexity effects on between-individual learning/forgetting variability","volume":"29","author":[{"family":"Nembhard","given":"David A."},{"family":"Osothsilp","given":"Napassavong"}],"issued":{"date-parts":[["2002",5]]}}}],"schema":"https://github.com/citation-style-language/schema/raw/master/csl-citation.json"} </w:instrText>
      </w:r>
      <w:r w:rsidR="00884885">
        <w:fldChar w:fldCharType="separate"/>
      </w:r>
      <w:r w:rsidR="00884885" w:rsidRPr="00884885">
        <w:rPr>
          <w:rFonts w:ascii="Times New Roman" w:hAnsi="Times New Roman" w:cs="Times New Roman"/>
        </w:rPr>
        <w:t>(Nembhard &amp; Osothsilp, 2002)</w:t>
      </w:r>
      <w:r w:rsidR="00884885">
        <w:fldChar w:fldCharType="end"/>
      </w:r>
      <w:r w:rsidR="00F77750">
        <w:t xml:space="preserve">. </w:t>
      </w:r>
      <w:r w:rsidR="00115003">
        <w:t>This might obscure</w:t>
      </w:r>
      <w:r w:rsidR="005541B0">
        <w:t xml:space="preserve"> the</w:t>
      </w:r>
      <w:r w:rsidR="00115003">
        <w:t xml:space="preserve"> </w:t>
      </w:r>
      <w:r w:rsidR="007B612C">
        <w:t xml:space="preserve">congruency effect </w:t>
      </w:r>
      <w:r w:rsidR="000E6656">
        <w:t xml:space="preserve">and make it harder to find </w:t>
      </w:r>
      <w:r w:rsidR="001841B2">
        <w:t xml:space="preserve">in </w:t>
      </w:r>
      <w:r w:rsidR="00D544FE">
        <w:t>a</w:t>
      </w:r>
      <w:r w:rsidR="005E3892">
        <w:t xml:space="preserve"> complex </w:t>
      </w:r>
      <w:r w:rsidR="007B612C">
        <w:t xml:space="preserve">reaching </w:t>
      </w:r>
      <w:r w:rsidR="005E3892">
        <w:t xml:space="preserve">movement </w:t>
      </w:r>
      <w:r w:rsidR="00D544FE">
        <w:t xml:space="preserve">compared to a </w:t>
      </w:r>
      <w:r w:rsidR="001841B2">
        <w:t>keypress</w:t>
      </w:r>
      <w:r w:rsidR="00F22DA9">
        <w:t xml:space="preserve">. This </w:t>
      </w:r>
      <w:r w:rsidR="005E04C4">
        <w:t xml:space="preserve">notion </w:t>
      </w:r>
      <w:r w:rsidR="00F22DA9">
        <w:t xml:space="preserve">is supported by the larger relative standard </w:t>
      </w:r>
      <w:r w:rsidR="00553B76">
        <w:t>deviation</w:t>
      </w:r>
      <w:r w:rsidR="00F22DA9">
        <w:t xml:space="preserve"> </w:t>
      </w:r>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r w:rsidR="00553B76">
        <w:t xml:space="preserve">. </w:t>
      </w:r>
      <w:r w:rsidR="00FC6200">
        <w:t xml:space="preserve">In addition, the </w:t>
      </w:r>
      <w:r w:rsidR="00C674B7">
        <w:t>SNR was further decreased in the reaching session due to the higher number of excluded trials.</w:t>
      </w:r>
    </w:p>
    <w:p w14:paraId="1B5218A9" w14:textId="4B4D3279" w:rsidR="00535B09" w:rsidRPr="008B22C0" w:rsidRDefault="003F6AD7" w:rsidP="00372F74">
      <w:r>
        <w:t>An</w:t>
      </w:r>
      <w:r w:rsidR="00B47C3E">
        <w:t>other</w:t>
      </w:r>
      <w:r>
        <w:t xml:space="preserve"> alternative explanation </w:t>
      </w:r>
      <w:r w:rsidR="00B47C3E">
        <w:t xml:space="preserve">for </w:t>
      </w:r>
      <w:r>
        <w:t xml:space="preserve">the results </w:t>
      </w:r>
      <w:r w:rsidR="00B47C3E">
        <w:t xml:space="preserve">relies on the short-lived nature of </w:t>
      </w:r>
      <w:r w:rsidR="00D81E44">
        <w:t>unconscious effects</w:t>
      </w:r>
      <w:r>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t xml:space="preserve">reaching responses are </w:t>
      </w:r>
      <w:r w:rsidR="00924FB7">
        <w:t>a relatively long ongoing procedure</w:t>
      </w:r>
      <w:r w:rsidR="00D442E6">
        <w:t>, they might be less affected by short-lived effects</w:t>
      </w:r>
      <w:r w:rsidR="00924FB7">
        <w:t>. However</w:t>
      </w:r>
      <w:r w:rsidR="00E4682C">
        <w:t>,</w:t>
      </w:r>
      <w:r w:rsidR="00924FB7">
        <w:t xml:space="preserve"> this </w:t>
      </w:r>
      <w:r w:rsidR="00E4682C">
        <w:t>interpretation</w:t>
      </w:r>
      <w:r w:rsidR="00924FB7">
        <w:t xml:space="preserve"> </w:t>
      </w:r>
      <w:r w:rsidR="001D3A88">
        <w:t xml:space="preserve">does not </w:t>
      </w:r>
      <w:r w:rsidR="007F4931">
        <w:t xml:space="preserve">align </w:t>
      </w:r>
      <w:r w:rsidR="001D3A88">
        <w:t xml:space="preserve">with 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almost throughout the entire movement. In addition, </w:t>
      </w:r>
      <w:r w:rsidR="00050F36">
        <w:t xml:space="preserve">given </w:t>
      </w:r>
      <w:r w:rsidR="00E4682C">
        <w:t xml:space="preserve">that </w:t>
      </w:r>
      <w:r w:rsidR="00374877">
        <w:t>the reaction times</w:t>
      </w:r>
      <w:r w:rsidR="009E3F49">
        <w:t xml:space="preserve"> of the two measures</w:t>
      </w:r>
      <w:r w:rsidR="00374877">
        <w:t xml:space="preserve"> differ</w:t>
      </w:r>
      <w:r w:rsidR="00714EDB">
        <w:t>ed</w:t>
      </w:r>
      <w:r w:rsidR="00374877">
        <w:t xml:space="preserve"> </w:t>
      </w:r>
      <w:r w:rsidR="00D433EC">
        <w:t xml:space="preserve">by </w:t>
      </w:r>
      <w:r w:rsidR="00374877">
        <w:t>60ms</w:t>
      </w:r>
      <w:r w:rsidR="00D433EC">
        <w:t xml:space="preserve"> only</w:t>
      </w:r>
      <w:r w:rsidR="00374877">
        <w:t xml:space="preserve"> (</w:t>
      </w:r>
      <w:r w:rsidR="00264247">
        <w:t>M</w:t>
      </w:r>
      <w:r w:rsidR="00374877">
        <w:rPr>
          <w:vertAlign w:val="subscript"/>
        </w:rPr>
        <w:t>reaching</w:t>
      </w:r>
      <w:r w:rsidR="00264247">
        <w:t xml:space="preserve"> = 594.62</w:t>
      </w:r>
      <w:r w:rsidR="00374877">
        <w:t xml:space="preserve">, </w:t>
      </w:r>
      <w:r w:rsidR="00264247">
        <w:t>M</w:t>
      </w:r>
      <w:r w:rsidR="00374877">
        <w:rPr>
          <w:vertAlign w:val="subscript"/>
        </w:rPr>
        <w:t>keyboard</w:t>
      </w:r>
      <w:r w:rsidR="00264247">
        <w:t xml:space="preserve"> = 535.49)</w:t>
      </w:r>
      <w:r w:rsidR="00C906BE">
        <w:t>,</w:t>
      </w:r>
      <w:r w:rsidR="00FC7606">
        <w:t xml:space="preserve"> this </w:t>
      </w:r>
      <w:r w:rsidR="00FE7F45">
        <w:t xml:space="preserve">explanation </w:t>
      </w:r>
      <w:r w:rsidR="00FC7606">
        <w:t>seem</w:t>
      </w:r>
      <w:r w:rsidR="00334D4C">
        <w:t>s</w:t>
      </w:r>
      <w:r w:rsidR="00FC7606">
        <w:t xml:space="preserve"> </w:t>
      </w:r>
      <w:r w:rsidR="00334D4C">
        <w:t>un</w:t>
      </w:r>
      <w:r w:rsidR="00FE7F45">
        <w:t>likely</w:t>
      </w:r>
      <w:r w:rsidR="00502BED">
        <w:t>, since if the effect vanished too quickly for affecting reaching, it should have also faded away for keyboard presses</w:t>
      </w:r>
      <w:r w:rsidR="00FE7F45">
        <w:t>.</w:t>
      </w:r>
      <w:r w:rsidR="00D210E4">
        <w:t xml:space="preserve"> Thus, it seems like the lower SNR is a more plausible explanation for the results.</w:t>
      </w:r>
    </w:p>
    <w:p w14:paraId="0CADF9B0" w14:textId="57351E09" w:rsidR="00621E6D" w:rsidRDefault="00621E6D" w:rsidP="001617E7">
      <w:r>
        <w:t xml:space="preserve">To conclude, </w:t>
      </w:r>
      <w:r w:rsidR="00226148">
        <w:t xml:space="preserve">although no </w:t>
      </w:r>
      <w:r w:rsidR="00A5641A">
        <w:t>advantage</w:t>
      </w:r>
      <w:r w:rsidR="00226148">
        <w:t xml:space="preserve"> in effect size was found for </w:t>
      </w:r>
      <w:r>
        <w:t>motion tracking</w:t>
      </w:r>
      <w:r w:rsidR="00A5641A">
        <w:t>, this study does suggest that it might be a fruitful venue for future research. First, the effects are comparable to 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to </w:t>
      </w:r>
      <w:r w:rsidR="00DD538C">
        <w:t>delv</w:t>
      </w:r>
      <w:r w:rsidR="004D2932">
        <w:t>ing</w:t>
      </w:r>
      <w:r w:rsidR="00DD538C">
        <w:t xml:space="preserve"> into </w:t>
      </w:r>
      <w:r w:rsidR="006617C2">
        <w:t>the temporal aspects of unconscious effects on behavior. Thus</w:t>
      </w:r>
      <w:r w:rsidR="00AC06B8">
        <w:t xml:space="preserve">, </w:t>
      </w:r>
      <w:r w:rsidR="006617C2">
        <w:t xml:space="preserve">when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and potential in movement tracking as a tool for studying unconscious processes</w:t>
      </w:r>
      <w:r w:rsidR="005873B9">
        <w:t>. N</w:t>
      </w:r>
      <w:r w:rsidR="00AC06B8">
        <w:t xml:space="preserve">ew </w:t>
      </w:r>
      <w:r w:rsidR="00711B02">
        <w:t>analys</w:t>
      </w:r>
      <w:r w:rsidR="00493A2B">
        <w:t>e</w:t>
      </w:r>
      <w:r w:rsidR="00711B02">
        <w:t xml:space="preserve">s and </w:t>
      </w:r>
      <w:r w:rsidR="00890657">
        <w:t xml:space="preserve">parameters </w:t>
      </w:r>
      <w:r w:rsidR="00AF15C8">
        <w:lastRenderedPageBreak/>
        <w:t xml:space="preserve">should </w:t>
      </w:r>
      <w:r w:rsidR="005873B9">
        <w:t xml:space="preserve">be devised </w:t>
      </w:r>
      <w:r w:rsidR="009B23A5">
        <w:t xml:space="preserve">and </w:t>
      </w:r>
      <w:r w:rsidR="00890657">
        <w:t xml:space="preserve">extracted from </w:t>
      </w:r>
      <w:r w:rsidR="009B23A5">
        <w:t xml:space="preserve">the trajectory data </w:t>
      </w:r>
      <w:r w:rsidR="00410BEE">
        <w:t xml:space="preserve">and </w:t>
      </w:r>
      <w:r w:rsidR="009B23A5">
        <w:t xml:space="preserve">could potentially </w:t>
      </w:r>
      <w:r w:rsidR="00E2517D">
        <w:t>expand our knowledge of processes</w:t>
      </w:r>
      <w:r w:rsidR="00493A2B">
        <w:t xml:space="preserve"> taking place without consciousness</w:t>
      </w:r>
      <w:r w:rsidR="00E2517D">
        <w:t>.</w:t>
      </w:r>
    </w:p>
    <w:p w14:paraId="47A82634" w14:textId="6AEF72D7" w:rsidR="004933F1" w:rsidRDefault="004933F1">
      <w:pPr>
        <w:spacing w:line="480" w:lineRule="auto"/>
        <w:jc w:val="left"/>
      </w:pPr>
      <w:r>
        <w:br w:type="page"/>
      </w:r>
    </w:p>
    <w:p w14:paraId="12DA2B37" w14:textId="7065E0F7" w:rsidR="00BB4D09" w:rsidRDefault="005B74BC" w:rsidP="005B74BC">
      <w:pPr>
        <w:pStyle w:val="Heading2"/>
      </w:pPr>
      <w:bookmarkStart w:id="76" w:name="_Toc114469910"/>
      <w:r>
        <w:lastRenderedPageBreak/>
        <w:t>Supplementary materials</w:t>
      </w:r>
      <w:bookmarkEnd w:id="76"/>
    </w:p>
    <w:p w14:paraId="4224BA5D" w14:textId="77777777" w:rsidR="005B74BC" w:rsidRDefault="005B74BC" w:rsidP="00422967">
      <w:pPr>
        <w:keepNext/>
        <w:ind w:firstLine="0"/>
      </w:pPr>
      <w:r w:rsidRPr="005B74BC">
        <w:rPr>
          <w:noProof/>
          <w:lang w:eastAsia="ja-JP" w:bidi="ar-SA"/>
        </w:rPr>
        <w:drawing>
          <wp:inline distT="0" distB="0" distL="0" distR="0" wp14:anchorId="341BFF39" wp14:editId="06ACBECF">
            <wp:extent cx="5976518" cy="320503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1354" t="15838" r="11627" b="13012"/>
                    <a:stretch/>
                  </pic:blipFill>
                  <pic:spPr bwMode="auto">
                    <a:xfrm>
                      <a:off x="0" y="0"/>
                      <a:ext cx="5987474" cy="3210914"/>
                    </a:xfrm>
                    <a:prstGeom prst="rect">
                      <a:avLst/>
                    </a:prstGeom>
                    <a:noFill/>
                    <a:ln>
                      <a:noFill/>
                    </a:ln>
                    <a:extLst>
                      <a:ext uri="{53640926-AAD7-44D8-BBD7-CCE9431645EC}">
                        <a14:shadowObscured xmlns:a14="http://schemas.microsoft.com/office/drawing/2010/main"/>
                      </a:ext>
                    </a:extLst>
                  </pic:spPr>
                </pic:pic>
              </a:graphicData>
            </a:graphic>
          </wp:inline>
        </w:drawing>
      </w:r>
    </w:p>
    <w:p w14:paraId="0F745B8B" w14:textId="0D2A7DE3" w:rsidR="005B74BC" w:rsidRPr="005B74BC" w:rsidRDefault="005B74BC" w:rsidP="00422967">
      <w:pPr>
        <w:pStyle w:val="Caption"/>
        <w:rPr>
          <w:lang w:eastAsia="ja-JP" w:bidi="ar-SA"/>
        </w:rPr>
      </w:pPr>
      <w:bookmarkStart w:id="77" w:name="_Ref114050197"/>
      <w:r>
        <w:t xml:space="preserve">Supplementary Figure </w:t>
      </w:r>
      <w:fldSimple w:instr=" SEQ Supplementary_Figure \* ARABIC ">
        <w:r w:rsidR="00E72C5B">
          <w:rPr>
            <w:noProof/>
          </w:rPr>
          <w:t>1</w:t>
        </w:r>
      </w:fldSimple>
      <w:bookmarkEnd w:id="77"/>
      <w:r>
        <w:t xml:space="preserve">. </w:t>
      </w:r>
      <w:r w:rsidR="001A7D06">
        <w:t xml:space="preserve">Hierarchy of the tree used in the Tree-BH method to correct for multiple comparisons. </w:t>
      </w:r>
      <w:r w:rsidR="00B15DE6">
        <w:t>Nodes are statistical tests and their corrected p-values appear next to each test's name</w:t>
      </w:r>
      <w:r w:rsidR="00B1053B">
        <w:t xml:space="preserve">. </w:t>
      </w:r>
      <w:r w:rsidR="00C34670">
        <w:t>Significant s</w:t>
      </w:r>
      <w:r w:rsidR="00B1053B">
        <w:t>tatistical</w:t>
      </w:r>
      <w:r w:rsidR="00F45888">
        <w:t xml:space="preserve"> tests </w:t>
      </w:r>
      <w:r w:rsidR="00C34670">
        <w:t xml:space="preserve">that passed </w:t>
      </w:r>
      <w:r w:rsidR="00F45888">
        <w:t>the adjusted alpha are marked in red.</w:t>
      </w:r>
    </w:p>
    <w:p w14:paraId="1FDF686C" w14:textId="698A783E" w:rsidR="00E72C5B" w:rsidRDefault="00C91145" w:rsidP="00422967">
      <w:pPr>
        <w:keepNext/>
        <w:spacing w:line="480" w:lineRule="auto"/>
        <w:ind w:firstLine="0"/>
        <w:jc w:val="left"/>
      </w:pPr>
      <w:r w:rsidRPr="00C91145">
        <w:rPr>
          <w:noProof/>
        </w:rPr>
        <w:lastRenderedPageBreak/>
        <w:drawing>
          <wp:inline distT="0" distB="0" distL="0" distR="0" wp14:anchorId="0033C475" wp14:editId="5B7D44A5">
            <wp:extent cx="59436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314950"/>
                    </a:xfrm>
                    <a:prstGeom prst="rect">
                      <a:avLst/>
                    </a:prstGeom>
                  </pic:spPr>
                </pic:pic>
              </a:graphicData>
            </a:graphic>
          </wp:inline>
        </w:drawing>
      </w:r>
    </w:p>
    <w:p w14:paraId="58B5B68C" w14:textId="08358CEB" w:rsidR="00E72C5B" w:rsidRDefault="00E72C5B" w:rsidP="00E72C5B">
      <w:pPr>
        <w:pStyle w:val="Caption"/>
        <w:jc w:val="left"/>
      </w:pPr>
      <w:bookmarkStart w:id="78" w:name="_Ref114128122"/>
      <w:r>
        <w:t xml:space="preserve">Supplementary Figure </w:t>
      </w:r>
      <w:fldSimple w:instr=" SEQ Supplementary_Figure \* ARABIC ">
        <w:r>
          <w:rPr>
            <w:noProof/>
          </w:rPr>
          <w:t>2</w:t>
        </w:r>
      </w:fldSimple>
      <w:bookmarkEnd w:id="78"/>
      <w:r>
        <w:t xml:space="preserve">. QQ-plots </w:t>
      </w:r>
      <w:r w:rsidR="003F57FF">
        <w:t>for the</w:t>
      </w:r>
      <w:r>
        <w:t xml:space="preserve"> dependent variables that violated the normality assumption. (a-b) Experiment 1. </w:t>
      </w:r>
      <w:r w:rsidR="00C97A3C">
        <w:t>(c-</w:t>
      </w:r>
      <w:r w:rsidR="00C91145">
        <w:t>f</w:t>
      </w:r>
      <w:r w:rsidR="00C97A3C">
        <w:t>) Experiment 2. (</w:t>
      </w:r>
      <w:r w:rsidR="00C91145">
        <w:t>g</w:t>
      </w:r>
      <w:r w:rsidR="00C97A3C">
        <w:t>-</w:t>
      </w:r>
      <w:r w:rsidR="00C91145">
        <w:t>i</w:t>
      </w:r>
      <w:r w:rsidR="00C97A3C">
        <w:t>) Experiment 4.</w:t>
      </w:r>
    </w:p>
    <w:p w14:paraId="7BE3C7B6" w14:textId="69BCA161" w:rsidR="00A36939" w:rsidRPr="00A36939" w:rsidRDefault="00A36939" w:rsidP="00A36939">
      <w:pPr>
        <w:ind w:firstLine="0"/>
      </w:pPr>
    </w:p>
    <w:p w14:paraId="285CC3E1" w14:textId="14F1984D" w:rsidR="00B322A4" w:rsidRDefault="00B322A4" w:rsidP="00422967">
      <w:pPr>
        <w:pStyle w:val="Caption"/>
        <w:keepNext/>
      </w:pPr>
      <w:bookmarkStart w:id="79" w:name="_Ref114130120"/>
      <w:r>
        <w:t xml:space="preserve">Supplementary Table </w:t>
      </w:r>
      <w:fldSimple w:instr=" SEQ Supplementary_Table \* ARABIC ">
        <w:r w:rsidR="00D31803">
          <w:rPr>
            <w:noProof/>
          </w:rPr>
          <w:t>1</w:t>
        </w:r>
      </w:fldSimple>
      <w:bookmarkEnd w:id="79"/>
      <w:r>
        <w:t xml:space="preserve">. </w:t>
      </w:r>
      <w:r w:rsidR="00143868">
        <w:t>Comparison of the n</w:t>
      </w:r>
      <w:r>
        <w:t xml:space="preserve">umber </w:t>
      </w:r>
      <w:r w:rsidR="00E31D49">
        <w:t>of excluded</w:t>
      </w:r>
      <w:r w:rsidR="00143868">
        <w:t xml:space="preserve"> trials</w:t>
      </w:r>
      <w:r w:rsidR="00E31D49">
        <w:t xml:space="preserve"> </w:t>
      </w:r>
      <w:r w:rsidR="00143868">
        <w:t xml:space="preserve">between </w:t>
      </w:r>
      <w:r w:rsidR="00E31D49">
        <w:t>Experiment 3</w:t>
      </w:r>
      <w:r w:rsidR="00143868">
        <w:t xml:space="preserve"> and Experiment 2</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BB064F" w14:paraId="31534E1D" w14:textId="77777777" w:rsidTr="00422967">
        <w:trPr>
          <w:trHeight w:val="510"/>
        </w:trPr>
        <w:tc>
          <w:tcPr>
            <w:tcW w:w="2126" w:type="dxa"/>
            <w:tcBorders>
              <w:top w:val="single" w:sz="12" w:space="0" w:color="auto"/>
            </w:tcBorders>
          </w:tcPr>
          <w:p w14:paraId="4FD74E0E" w14:textId="77777777" w:rsidR="00BB064F" w:rsidRDefault="00BB064F" w:rsidP="00F64F57">
            <w:pPr>
              <w:ind w:firstLine="0"/>
            </w:pPr>
          </w:p>
        </w:tc>
        <w:tc>
          <w:tcPr>
            <w:tcW w:w="1701" w:type="dxa"/>
            <w:tcBorders>
              <w:top w:val="single" w:sz="12" w:space="0" w:color="auto"/>
              <w:bottom w:val="single" w:sz="12" w:space="0" w:color="auto"/>
            </w:tcBorders>
          </w:tcPr>
          <w:p w14:paraId="11DA4170" w14:textId="47E760D4" w:rsidR="00BB064F" w:rsidRPr="00EA2CED" w:rsidRDefault="00BB064F" w:rsidP="00F64F57">
            <w:pPr>
              <w:ind w:firstLine="0"/>
              <w:jc w:val="center"/>
              <w:rPr>
                <w:b/>
                <w:bCs/>
              </w:rPr>
            </w:pPr>
            <w:r>
              <w:rPr>
                <w:b/>
                <w:bCs/>
              </w:rPr>
              <w:t>Experiment 2</w:t>
            </w:r>
          </w:p>
        </w:tc>
        <w:tc>
          <w:tcPr>
            <w:tcW w:w="1701" w:type="dxa"/>
            <w:tcBorders>
              <w:top w:val="single" w:sz="12" w:space="0" w:color="auto"/>
              <w:bottom w:val="single" w:sz="12" w:space="0" w:color="auto"/>
            </w:tcBorders>
          </w:tcPr>
          <w:p w14:paraId="7D0D21B4" w14:textId="38DA55A2" w:rsidR="00BB064F" w:rsidRPr="00EA2CED" w:rsidRDefault="00BB064F" w:rsidP="00422967">
            <w:pPr>
              <w:ind w:firstLine="0"/>
              <w:jc w:val="center"/>
              <w:rPr>
                <w:b/>
                <w:bCs/>
              </w:rPr>
            </w:pPr>
            <w:r>
              <w:rPr>
                <w:b/>
                <w:bCs/>
              </w:rPr>
              <w:t>Experiment 3</w:t>
            </w:r>
          </w:p>
        </w:tc>
        <w:tc>
          <w:tcPr>
            <w:tcW w:w="709" w:type="dxa"/>
            <w:tcBorders>
              <w:top w:val="single" w:sz="12" w:space="0" w:color="auto"/>
            </w:tcBorders>
          </w:tcPr>
          <w:p w14:paraId="7BD2E32F" w14:textId="77777777" w:rsidR="00BB064F" w:rsidRPr="00EA2CED" w:rsidRDefault="00BB064F" w:rsidP="00F64F57">
            <w:pPr>
              <w:ind w:firstLine="0"/>
              <w:jc w:val="center"/>
              <w:rPr>
                <w:b/>
                <w:bCs/>
              </w:rPr>
            </w:pPr>
          </w:p>
        </w:tc>
        <w:tc>
          <w:tcPr>
            <w:tcW w:w="992" w:type="dxa"/>
            <w:tcBorders>
              <w:top w:val="single" w:sz="12" w:space="0" w:color="auto"/>
            </w:tcBorders>
          </w:tcPr>
          <w:p w14:paraId="64627862" w14:textId="77777777" w:rsidR="00BB064F" w:rsidRPr="00EA2CED" w:rsidRDefault="00BB064F" w:rsidP="00F64F57">
            <w:pPr>
              <w:ind w:firstLine="0"/>
              <w:jc w:val="center"/>
              <w:rPr>
                <w:b/>
                <w:bCs/>
              </w:rPr>
            </w:pPr>
          </w:p>
        </w:tc>
        <w:tc>
          <w:tcPr>
            <w:tcW w:w="1702" w:type="dxa"/>
            <w:tcBorders>
              <w:top w:val="single" w:sz="12" w:space="0" w:color="auto"/>
            </w:tcBorders>
          </w:tcPr>
          <w:p w14:paraId="30B1409D" w14:textId="77777777" w:rsidR="00BB064F" w:rsidRDefault="00BB064F" w:rsidP="00F64F57">
            <w:pPr>
              <w:ind w:firstLine="0"/>
            </w:pPr>
          </w:p>
        </w:tc>
      </w:tr>
      <w:tr w:rsidR="00BB064F" w14:paraId="4B171FAA" w14:textId="77777777" w:rsidTr="00422967">
        <w:trPr>
          <w:trHeight w:val="254"/>
        </w:trPr>
        <w:tc>
          <w:tcPr>
            <w:tcW w:w="2126" w:type="dxa"/>
            <w:tcBorders>
              <w:bottom w:val="single" w:sz="12" w:space="0" w:color="auto"/>
            </w:tcBorders>
          </w:tcPr>
          <w:p w14:paraId="69630C74" w14:textId="77777777" w:rsidR="00BB064F" w:rsidRPr="00EA2CED" w:rsidRDefault="00BB064F" w:rsidP="00F64F57">
            <w:pPr>
              <w:ind w:firstLine="0"/>
              <w:rPr>
                <w:b/>
                <w:bCs/>
              </w:rPr>
            </w:pPr>
          </w:p>
        </w:tc>
        <w:tc>
          <w:tcPr>
            <w:tcW w:w="1701" w:type="dxa"/>
            <w:tcBorders>
              <w:top w:val="single" w:sz="12" w:space="0" w:color="auto"/>
              <w:bottom w:val="single" w:sz="12" w:space="0" w:color="auto"/>
            </w:tcBorders>
          </w:tcPr>
          <w:p w14:paraId="17E19FB3" w14:textId="77777777" w:rsidR="00BB064F" w:rsidRPr="00EA2CED" w:rsidRDefault="00BB064F" w:rsidP="00F64F57">
            <w:pPr>
              <w:ind w:firstLine="0"/>
              <w:rPr>
                <w:b/>
                <w:bCs/>
              </w:rPr>
            </w:pPr>
            <w:r>
              <w:rPr>
                <w:b/>
                <w:bCs/>
              </w:rPr>
              <w:t>M (SD)</w:t>
            </w:r>
          </w:p>
        </w:tc>
        <w:tc>
          <w:tcPr>
            <w:tcW w:w="1701" w:type="dxa"/>
            <w:tcBorders>
              <w:top w:val="single" w:sz="12" w:space="0" w:color="auto"/>
              <w:bottom w:val="single" w:sz="12" w:space="0" w:color="auto"/>
            </w:tcBorders>
          </w:tcPr>
          <w:p w14:paraId="45B85C89" w14:textId="77777777" w:rsidR="00BB064F" w:rsidRPr="00EA2CED" w:rsidRDefault="00BB064F" w:rsidP="00F64F57">
            <w:pPr>
              <w:ind w:firstLine="0"/>
              <w:rPr>
                <w:b/>
                <w:bCs/>
              </w:rPr>
            </w:pPr>
            <w:r>
              <w:rPr>
                <w:b/>
                <w:bCs/>
              </w:rPr>
              <w:t>M (SD)</w:t>
            </w:r>
          </w:p>
        </w:tc>
        <w:tc>
          <w:tcPr>
            <w:tcW w:w="709" w:type="dxa"/>
            <w:tcBorders>
              <w:bottom w:val="single" w:sz="12" w:space="0" w:color="auto"/>
            </w:tcBorders>
          </w:tcPr>
          <w:p w14:paraId="4CC2CAB0" w14:textId="10FF068F" w:rsidR="00BB064F" w:rsidRPr="00EA2CED" w:rsidRDefault="00BB064F" w:rsidP="00F64F57">
            <w:pPr>
              <w:ind w:firstLine="0"/>
              <w:rPr>
                <w:b/>
                <w:bCs/>
              </w:rPr>
            </w:pPr>
            <w:r>
              <w:rPr>
                <w:b/>
                <w:bCs/>
              </w:rPr>
              <w:t>t(14)</w:t>
            </w:r>
          </w:p>
        </w:tc>
        <w:tc>
          <w:tcPr>
            <w:tcW w:w="992" w:type="dxa"/>
            <w:tcBorders>
              <w:bottom w:val="single" w:sz="12" w:space="0" w:color="auto"/>
            </w:tcBorders>
          </w:tcPr>
          <w:p w14:paraId="67E69063" w14:textId="77777777" w:rsidR="00BB064F" w:rsidRPr="00EA2CED" w:rsidRDefault="00BB064F" w:rsidP="00F64F57">
            <w:pPr>
              <w:ind w:firstLine="0"/>
              <w:rPr>
                <w:b/>
                <w:bCs/>
              </w:rPr>
            </w:pPr>
            <w:r>
              <w:rPr>
                <w:b/>
                <w:bCs/>
              </w:rPr>
              <w:t>p</w:t>
            </w:r>
          </w:p>
        </w:tc>
        <w:tc>
          <w:tcPr>
            <w:tcW w:w="1702" w:type="dxa"/>
            <w:tcBorders>
              <w:bottom w:val="single" w:sz="12" w:space="0" w:color="auto"/>
            </w:tcBorders>
          </w:tcPr>
          <w:p w14:paraId="133E06A0" w14:textId="77777777" w:rsidR="00BB064F" w:rsidRPr="00EA2CED" w:rsidRDefault="00BB064F" w:rsidP="00F64F57">
            <w:pPr>
              <w:ind w:firstLine="0"/>
              <w:rPr>
                <w:b/>
                <w:bCs/>
              </w:rPr>
            </w:pPr>
            <w:r>
              <w:rPr>
                <w:b/>
                <w:bCs/>
              </w:rPr>
              <w:t>CI</w:t>
            </w:r>
          </w:p>
        </w:tc>
      </w:tr>
      <w:tr w:rsidR="00BB064F" w14:paraId="006E9896" w14:textId="77777777" w:rsidTr="00422967">
        <w:trPr>
          <w:trHeight w:val="490"/>
        </w:trPr>
        <w:tc>
          <w:tcPr>
            <w:tcW w:w="2126" w:type="dxa"/>
          </w:tcPr>
          <w:p w14:paraId="3B1EB16B" w14:textId="2A58802F" w:rsidR="00BB064F" w:rsidRPr="00EA2CED" w:rsidRDefault="00BB064F" w:rsidP="00F64F57">
            <w:pPr>
              <w:ind w:firstLine="0"/>
              <w:rPr>
                <w:b/>
                <w:bCs/>
              </w:rPr>
            </w:pPr>
            <w:r>
              <w:rPr>
                <w:b/>
                <w:bCs/>
              </w:rPr>
              <w:t>Short trajectories</w:t>
            </w:r>
          </w:p>
        </w:tc>
        <w:tc>
          <w:tcPr>
            <w:tcW w:w="1701" w:type="dxa"/>
          </w:tcPr>
          <w:p w14:paraId="2389334F" w14:textId="3C6B677B" w:rsidR="00BB064F" w:rsidRDefault="00BB064F" w:rsidP="00F64F57">
            <w:pPr>
              <w:ind w:firstLine="0"/>
            </w:pPr>
            <w:r>
              <w:t>14.55 (17.59)</w:t>
            </w:r>
          </w:p>
        </w:tc>
        <w:tc>
          <w:tcPr>
            <w:tcW w:w="1701" w:type="dxa"/>
          </w:tcPr>
          <w:p w14:paraId="61822494" w14:textId="2B1C93F8" w:rsidR="00BB064F" w:rsidRDefault="00BB064F" w:rsidP="00F64F57">
            <w:pPr>
              <w:ind w:firstLine="0"/>
            </w:pPr>
            <w:r>
              <w:t>70.28 (42.75)</w:t>
            </w:r>
          </w:p>
        </w:tc>
        <w:tc>
          <w:tcPr>
            <w:tcW w:w="709" w:type="dxa"/>
          </w:tcPr>
          <w:p w14:paraId="58C23B86" w14:textId="2B42C744" w:rsidR="00BB064F" w:rsidRDefault="00BB064F" w:rsidP="00F64F57">
            <w:pPr>
              <w:ind w:firstLine="0"/>
            </w:pPr>
            <w:r>
              <w:t>3.56</w:t>
            </w:r>
          </w:p>
        </w:tc>
        <w:tc>
          <w:tcPr>
            <w:tcW w:w="992" w:type="dxa"/>
          </w:tcPr>
          <w:p w14:paraId="2E7263E4" w14:textId="010EE2DE" w:rsidR="00BB064F" w:rsidRDefault="00BB064F" w:rsidP="00F64F57">
            <w:pPr>
              <w:ind w:firstLine="0"/>
            </w:pPr>
            <w:r>
              <w:t>0.003</w:t>
            </w:r>
            <w:r w:rsidR="000B6BF5">
              <w:t>*</w:t>
            </w:r>
          </w:p>
        </w:tc>
        <w:tc>
          <w:tcPr>
            <w:tcW w:w="1702" w:type="dxa"/>
          </w:tcPr>
          <w:p w14:paraId="756EDDFE" w14:textId="05AA7070" w:rsidR="00BB064F" w:rsidRDefault="00BB064F" w:rsidP="00F64F57">
            <w:pPr>
              <w:ind w:firstLine="0"/>
            </w:pPr>
            <w:r>
              <w:t>22.23, 89.22</w:t>
            </w:r>
          </w:p>
        </w:tc>
      </w:tr>
      <w:tr w:rsidR="00BB064F" w14:paraId="13F06331" w14:textId="77777777" w:rsidTr="00422967">
        <w:trPr>
          <w:trHeight w:val="490"/>
        </w:trPr>
        <w:tc>
          <w:tcPr>
            <w:tcW w:w="2126" w:type="dxa"/>
          </w:tcPr>
          <w:p w14:paraId="15D13FF7" w14:textId="332FC4CE" w:rsidR="00BB064F" w:rsidRPr="00EA2CED" w:rsidRDefault="00BB064F" w:rsidP="00F64F57">
            <w:pPr>
              <w:ind w:firstLine="0"/>
              <w:rPr>
                <w:b/>
                <w:bCs/>
              </w:rPr>
            </w:pPr>
            <w:r>
              <w:rPr>
                <w:b/>
                <w:bCs/>
              </w:rPr>
              <w:t>Early responses</w:t>
            </w:r>
          </w:p>
        </w:tc>
        <w:tc>
          <w:tcPr>
            <w:tcW w:w="1701" w:type="dxa"/>
          </w:tcPr>
          <w:p w14:paraId="178FB346" w14:textId="48D5CE47" w:rsidR="00BB064F" w:rsidRDefault="00BB064F" w:rsidP="00F64F57">
            <w:pPr>
              <w:ind w:firstLine="0"/>
            </w:pPr>
            <w:r>
              <w:t>36.77 (40.96)</w:t>
            </w:r>
          </w:p>
        </w:tc>
        <w:tc>
          <w:tcPr>
            <w:tcW w:w="1701" w:type="dxa"/>
          </w:tcPr>
          <w:p w14:paraId="7EDD39AA" w14:textId="539C8120" w:rsidR="00BB064F" w:rsidRDefault="00BB064F" w:rsidP="00F64F57">
            <w:pPr>
              <w:ind w:firstLine="0"/>
            </w:pPr>
            <w:r>
              <w:t>68 (65.20)</w:t>
            </w:r>
          </w:p>
        </w:tc>
        <w:tc>
          <w:tcPr>
            <w:tcW w:w="709" w:type="dxa"/>
          </w:tcPr>
          <w:p w14:paraId="07FA1DEB" w14:textId="74201FB2" w:rsidR="00BB064F" w:rsidRDefault="00BB064F" w:rsidP="00F64F57">
            <w:pPr>
              <w:ind w:firstLine="0"/>
            </w:pPr>
            <w:r>
              <w:t>1.17</w:t>
            </w:r>
          </w:p>
        </w:tc>
        <w:tc>
          <w:tcPr>
            <w:tcW w:w="992" w:type="dxa"/>
          </w:tcPr>
          <w:p w14:paraId="215A7280" w14:textId="1057567B" w:rsidR="00BB064F" w:rsidRDefault="00BB064F" w:rsidP="00F64F57">
            <w:pPr>
              <w:ind w:firstLine="0"/>
            </w:pPr>
            <w:r>
              <w:t>0.259</w:t>
            </w:r>
          </w:p>
        </w:tc>
        <w:tc>
          <w:tcPr>
            <w:tcW w:w="1702" w:type="dxa"/>
          </w:tcPr>
          <w:p w14:paraId="25E75FD5" w14:textId="42A9643C" w:rsidR="00BB064F" w:rsidRDefault="00BB064F" w:rsidP="00F64F57">
            <w:pPr>
              <w:ind w:firstLine="0"/>
            </w:pPr>
            <w:r>
              <w:t>-25.77, 88.22</w:t>
            </w:r>
          </w:p>
        </w:tc>
      </w:tr>
      <w:tr w:rsidR="00BB064F" w14:paraId="40FC298F" w14:textId="77777777" w:rsidTr="00422967">
        <w:trPr>
          <w:trHeight w:val="490"/>
        </w:trPr>
        <w:tc>
          <w:tcPr>
            <w:tcW w:w="2126" w:type="dxa"/>
          </w:tcPr>
          <w:p w14:paraId="6A79DC95" w14:textId="5CC149BF" w:rsidR="00BB064F" w:rsidRPr="00EA2CED" w:rsidRDefault="00BB064F" w:rsidP="00F64F57">
            <w:pPr>
              <w:ind w:firstLine="0"/>
              <w:rPr>
                <w:b/>
                <w:bCs/>
              </w:rPr>
            </w:pPr>
            <w:r>
              <w:rPr>
                <w:b/>
                <w:bCs/>
              </w:rPr>
              <w:t>Late responses</w:t>
            </w:r>
          </w:p>
        </w:tc>
        <w:tc>
          <w:tcPr>
            <w:tcW w:w="1701" w:type="dxa"/>
          </w:tcPr>
          <w:p w14:paraId="601025A8" w14:textId="758B0BD6" w:rsidR="00BB064F" w:rsidRDefault="00BB064F" w:rsidP="00F64F57">
            <w:pPr>
              <w:ind w:firstLine="0"/>
            </w:pPr>
            <w:r>
              <w:t>58.88 (21.60)</w:t>
            </w:r>
          </w:p>
        </w:tc>
        <w:tc>
          <w:tcPr>
            <w:tcW w:w="1701" w:type="dxa"/>
          </w:tcPr>
          <w:p w14:paraId="66817C97" w14:textId="0B45565A" w:rsidR="00BB064F" w:rsidRDefault="00BB064F" w:rsidP="00F64F57">
            <w:pPr>
              <w:ind w:firstLine="0"/>
            </w:pPr>
            <w:r>
              <w:t>54.57 (28.37)</w:t>
            </w:r>
          </w:p>
        </w:tc>
        <w:tc>
          <w:tcPr>
            <w:tcW w:w="709" w:type="dxa"/>
          </w:tcPr>
          <w:p w14:paraId="10958F8A" w14:textId="1A400B9D" w:rsidR="00BB064F" w:rsidRDefault="00BB064F" w:rsidP="00F64F57">
            <w:pPr>
              <w:ind w:firstLine="0"/>
            </w:pPr>
            <w:r>
              <w:t>0.34</w:t>
            </w:r>
          </w:p>
        </w:tc>
        <w:tc>
          <w:tcPr>
            <w:tcW w:w="992" w:type="dxa"/>
          </w:tcPr>
          <w:p w14:paraId="54B05D13" w14:textId="01AC4145" w:rsidR="00BB064F" w:rsidRDefault="00BB064F" w:rsidP="00F64F57">
            <w:pPr>
              <w:ind w:firstLine="0"/>
            </w:pPr>
            <w:r>
              <w:t>0.734</w:t>
            </w:r>
          </w:p>
        </w:tc>
        <w:tc>
          <w:tcPr>
            <w:tcW w:w="1702" w:type="dxa"/>
          </w:tcPr>
          <w:p w14:paraId="0CEF87BC" w14:textId="590123B2" w:rsidR="00BB064F" w:rsidRDefault="00BB064F" w:rsidP="00F64F57">
            <w:pPr>
              <w:ind w:firstLine="0"/>
            </w:pPr>
            <w:r>
              <w:t>-31.05, 22.41</w:t>
            </w:r>
          </w:p>
        </w:tc>
      </w:tr>
      <w:tr w:rsidR="00BB064F" w14:paraId="7521C292" w14:textId="77777777" w:rsidTr="00422967">
        <w:trPr>
          <w:trHeight w:val="490"/>
        </w:trPr>
        <w:tc>
          <w:tcPr>
            <w:tcW w:w="2126" w:type="dxa"/>
          </w:tcPr>
          <w:p w14:paraId="55E861DA" w14:textId="5BBD99A0" w:rsidR="00BB064F" w:rsidRPr="00EA2CED" w:rsidRDefault="00BB064F" w:rsidP="00F64F57">
            <w:pPr>
              <w:ind w:firstLine="0"/>
              <w:rPr>
                <w:b/>
                <w:bCs/>
              </w:rPr>
            </w:pPr>
            <w:r>
              <w:rPr>
                <w:b/>
                <w:bCs/>
              </w:rPr>
              <w:lastRenderedPageBreak/>
              <w:t>Slow movements</w:t>
            </w:r>
          </w:p>
        </w:tc>
        <w:tc>
          <w:tcPr>
            <w:tcW w:w="1701" w:type="dxa"/>
          </w:tcPr>
          <w:p w14:paraId="4EFEDCEF" w14:textId="69C8218C" w:rsidR="00BB064F" w:rsidRDefault="00BB064F" w:rsidP="00F64F57">
            <w:pPr>
              <w:ind w:firstLine="0"/>
            </w:pPr>
            <w:r>
              <w:t>9.66 (18.06)</w:t>
            </w:r>
          </w:p>
        </w:tc>
        <w:tc>
          <w:tcPr>
            <w:tcW w:w="1701" w:type="dxa"/>
          </w:tcPr>
          <w:p w14:paraId="226E9684" w14:textId="5B32CFF3" w:rsidR="00BB064F" w:rsidRDefault="00BB064F" w:rsidP="00F64F57">
            <w:pPr>
              <w:ind w:firstLine="0"/>
            </w:pPr>
            <w:r>
              <w:t>0.57 (0.78)</w:t>
            </w:r>
          </w:p>
        </w:tc>
        <w:tc>
          <w:tcPr>
            <w:tcW w:w="709" w:type="dxa"/>
          </w:tcPr>
          <w:p w14:paraId="079109B1" w14:textId="62B1853F" w:rsidR="00BB064F" w:rsidRDefault="00BB064F" w:rsidP="00F64F57">
            <w:pPr>
              <w:ind w:firstLine="0"/>
            </w:pPr>
            <w:r>
              <w:t>1.32</w:t>
            </w:r>
          </w:p>
        </w:tc>
        <w:tc>
          <w:tcPr>
            <w:tcW w:w="992" w:type="dxa"/>
          </w:tcPr>
          <w:p w14:paraId="622D8691" w14:textId="40D28097" w:rsidR="00BB064F" w:rsidRDefault="00BB064F" w:rsidP="00F64F57">
            <w:pPr>
              <w:ind w:firstLine="0"/>
            </w:pPr>
            <w:r>
              <w:t>0.207</w:t>
            </w:r>
          </w:p>
        </w:tc>
        <w:tc>
          <w:tcPr>
            <w:tcW w:w="1702" w:type="dxa"/>
          </w:tcPr>
          <w:p w14:paraId="07905C85" w14:textId="5A1004F0" w:rsidR="00BB064F" w:rsidRDefault="00BB064F" w:rsidP="00F64F57">
            <w:pPr>
              <w:ind w:firstLine="0"/>
            </w:pPr>
            <w:r>
              <w:t>-23.86, 5.67</w:t>
            </w:r>
          </w:p>
        </w:tc>
      </w:tr>
      <w:tr w:rsidR="00BB064F" w14:paraId="4B47A272" w14:textId="77777777" w:rsidTr="00422967">
        <w:trPr>
          <w:trHeight w:val="490"/>
        </w:trPr>
        <w:tc>
          <w:tcPr>
            <w:tcW w:w="2126" w:type="dxa"/>
            <w:tcBorders>
              <w:bottom w:val="single" w:sz="12" w:space="0" w:color="auto"/>
            </w:tcBorders>
          </w:tcPr>
          <w:p w14:paraId="4661A594" w14:textId="621D66AD" w:rsidR="00BB064F" w:rsidRPr="00EA2CED" w:rsidRDefault="00BB064F" w:rsidP="00F64F57">
            <w:pPr>
              <w:ind w:firstLine="0"/>
              <w:rPr>
                <w:b/>
                <w:bCs/>
              </w:rPr>
            </w:pPr>
            <w:r>
              <w:rPr>
                <w:b/>
                <w:bCs/>
              </w:rPr>
              <w:t>Incorrect answers</w:t>
            </w:r>
          </w:p>
        </w:tc>
        <w:tc>
          <w:tcPr>
            <w:tcW w:w="1701" w:type="dxa"/>
            <w:tcBorders>
              <w:bottom w:val="single" w:sz="12" w:space="0" w:color="auto"/>
            </w:tcBorders>
          </w:tcPr>
          <w:p w14:paraId="2B1A099D" w14:textId="4F7F69FF" w:rsidR="00BB064F" w:rsidRDefault="00BB064F" w:rsidP="00F64F57">
            <w:pPr>
              <w:ind w:firstLine="0"/>
            </w:pPr>
            <w:r>
              <w:t>72.11 (21.22)</w:t>
            </w:r>
          </w:p>
        </w:tc>
        <w:tc>
          <w:tcPr>
            <w:tcW w:w="1701" w:type="dxa"/>
            <w:tcBorders>
              <w:bottom w:val="single" w:sz="12" w:space="0" w:color="auto"/>
            </w:tcBorders>
          </w:tcPr>
          <w:p w14:paraId="20EFA6A0" w14:textId="3907CD67" w:rsidR="00BB064F" w:rsidRDefault="00BB064F" w:rsidP="00F64F57">
            <w:pPr>
              <w:ind w:firstLine="0"/>
            </w:pPr>
            <w:r>
              <w:t>49 (29.68)</w:t>
            </w:r>
          </w:p>
        </w:tc>
        <w:tc>
          <w:tcPr>
            <w:tcW w:w="709" w:type="dxa"/>
            <w:tcBorders>
              <w:bottom w:val="single" w:sz="12" w:space="0" w:color="auto"/>
            </w:tcBorders>
          </w:tcPr>
          <w:p w14:paraId="24D812C1" w14:textId="28EE6244" w:rsidR="00BB064F" w:rsidRDefault="00BB064F" w:rsidP="00F64F57">
            <w:pPr>
              <w:ind w:firstLine="0"/>
            </w:pPr>
            <w:r>
              <w:t>1.82</w:t>
            </w:r>
          </w:p>
        </w:tc>
        <w:tc>
          <w:tcPr>
            <w:tcW w:w="992" w:type="dxa"/>
            <w:tcBorders>
              <w:bottom w:val="single" w:sz="12" w:space="0" w:color="auto"/>
            </w:tcBorders>
          </w:tcPr>
          <w:p w14:paraId="10544CA9" w14:textId="2ABEB207" w:rsidR="00BB064F" w:rsidRDefault="00BB064F" w:rsidP="00F64F57">
            <w:pPr>
              <w:ind w:firstLine="0"/>
            </w:pPr>
            <w:r>
              <w:t>0.090</w:t>
            </w:r>
          </w:p>
        </w:tc>
        <w:tc>
          <w:tcPr>
            <w:tcW w:w="1702" w:type="dxa"/>
            <w:tcBorders>
              <w:bottom w:val="single" w:sz="12" w:space="0" w:color="auto"/>
            </w:tcBorders>
          </w:tcPr>
          <w:p w14:paraId="0D0D9B02" w14:textId="53E1CF68" w:rsidR="00BB064F" w:rsidRDefault="00BB064F" w:rsidP="00F64F57">
            <w:pPr>
              <w:ind w:firstLine="0"/>
            </w:pPr>
            <w:r>
              <w:t>-50.34, 4.12</w:t>
            </w:r>
          </w:p>
        </w:tc>
      </w:tr>
      <w:tr w:rsidR="00114D69" w14:paraId="4065AA03" w14:textId="77777777" w:rsidTr="00422967">
        <w:trPr>
          <w:trHeight w:val="490"/>
        </w:trPr>
        <w:tc>
          <w:tcPr>
            <w:tcW w:w="8931" w:type="dxa"/>
            <w:gridSpan w:val="6"/>
            <w:tcBorders>
              <w:top w:val="single" w:sz="12" w:space="0" w:color="auto"/>
            </w:tcBorders>
          </w:tcPr>
          <w:p w14:paraId="26E08F47" w14:textId="33FDABEF" w:rsidR="00114D69" w:rsidRDefault="00114D69" w:rsidP="00F64F57">
            <w:pPr>
              <w:spacing w:line="240" w:lineRule="auto"/>
              <w:ind w:firstLine="0"/>
              <w:rPr>
                <w:sz w:val="22"/>
                <w:szCs w:val="22"/>
              </w:rPr>
            </w:pPr>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E41E7B">
              <w:rPr>
                <w:sz w:val="22"/>
                <w:szCs w:val="22"/>
              </w:rPr>
              <w:t>.</w:t>
            </w:r>
          </w:p>
          <w:p w14:paraId="162FBCAB" w14:textId="43752274" w:rsidR="00127577" w:rsidRDefault="00127577" w:rsidP="00F64F57">
            <w:pPr>
              <w:spacing w:line="240" w:lineRule="auto"/>
              <w:ind w:firstLine="0"/>
            </w:pPr>
            <w:r>
              <w:t xml:space="preserve">* </w:t>
            </w:r>
            <w:r w:rsidR="000B6BF5">
              <w:t xml:space="preserve">p </w:t>
            </w:r>
            <w:r>
              <w:t>&lt; 0.05</w:t>
            </w:r>
            <w:r w:rsidR="00676400">
              <w:t>.</w:t>
            </w:r>
          </w:p>
        </w:tc>
      </w:tr>
    </w:tbl>
    <w:p w14:paraId="0C243F2D" w14:textId="77777777" w:rsidR="00D2286A" w:rsidRDefault="00D2286A" w:rsidP="005E08B6">
      <w:pPr>
        <w:spacing w:line="480" w:lineRule="auto"/>
        <w:ind w:firstLine="0"/>
        <w:jc w:val="left"/>
      </w:pPr>
    </w:p>
    <w:p w14:paraId="163DB15D" w14:textId="200D3149" w:rsidR="00D31803" w:rsidRDefault="00D31803" w:rsidP="00422967">
      <w:pPr>
        <w:pStyle w:val="Caption"/>
        <w:keepNext/>
      </w:pPr>
      <w:bookmarkStart w:id="80" w:name="_Ref114130105"/>
      <w:r>
        <w:t xml:space="preserve">Supplementary Table </w:t>
      </w:r>
      <w:fldSimple w:instr=" SEQ Supplementary_Table \* ARABIC ">
        <w:r>
          <w:rPr>
            <w:noProof/>
          </w:rPr>
          <w:t>2</w:t>
        </w:r>
      </w:fldSimple>
      <w:bookmarkEnd w:id="80"/>
      <w:r>
        <w:t xml:space="preserve">. </w:t>
      </w:r>
      <w:r w:rsidR="00143868">
        <w:t>Comparison of the number of excluded trials in Experiment 4 between the reaching session and the keyboard session</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0A428B" w14:paraId="152B21CD" w14:textId="77777777" w:rsidTr="00F64F57">
        <w:trPr>
          <w:trHeight w:val="510"/>
        </w:trPr>
        <w:tc>
          <w:tcPr>
            <w:tcW w:w="2126" w:type="dxa"/>
            <w:tcBorders>
              <w:top w:val="single" w:sz="12" w:space="0" w:color="auto"/>
            </w:tcBorders>
          </w:tcPr>
          <w:p w14:paraId="45F78E79" w14:textId="77777777" w:rsidR="000A428B" w:rsidRDefault="000A428B" w:rsidP="00F64F57">
            <w:pPr>
              <w:ind w:firstLine="0"/>
            </w:pPr>
          </w:p>
        </w:tc>
        <w:tc>
          <w:tcPr>
            <w:tcW w:w="1701" w:type="dxa"/>
            <w:tcBorders>
              <w:top w:val="single" w:sz="12" w:space="0" w:color="auto"/>
              <w:bottom w:val="single" w:sz="12" w:space="0" w:color="auto"/>
            </w:tcBorders>
          </w:tcPr>
          <w:p w14:paraId="4521910C" w14:textId="7A805E76" w:rsidR="000A428B" w:rsidRPr="00EA2CED" w:rsidRDefault="000A428B" w:rsidP="000A428B">
            <w:pPr>
              <w:ind w:firstLine="0"/>
              <w:jc w:val="center"/>
              <w:rPr>
                <w:b/>
                <w:bCs/>
              </w:rPr>
            </w:pPr>
            <w:r>
              <w:rPr>
                <w:b/>
                <w:bCs/>
              </w:rPr>
              <w:t>Reaching</w:t>
            </w:r>
          </w:p>
        </w:tc>
        <w:tc>
          <w:tcPr>
            <w:tcW w:w="1701" w:type="dxa"/>
            <w:tcBorders>
              <w:top w:val="single" w:sz="12" w:space="0" w:color="auto"/>
              <w:bottom w:val="single" w:sz="12" w:space="0" w:color="auto"/>
            </w:tcBorders>
          </w:tcPr>
          <w:p w14:paraId="33C65213" w14:textId="7C24B1A7" w:rsidR="000A428B" w:rsidRPr="00EA2CED" w:rsidRDefault="000A428B" w:rsidP="00422967">
            <w:pPr>
              <w:ind w:firstLine="0"/>
              <w:jc w:val="center"/>
              <w:rPr>
                <w:b/>
                <w:bCs/>
              </w:rPr>
            </w:pPr>
            <w:r>
              <w:rPr>
                <w:b/>
                <w:bCs/>
              </w:rPr>
              <w:t>Keyboard</w:t>
            </w:r>
          </w:p>
        </w:tc>
        <w:tc>
          <w:tcPr>
            <w:tcW w:w="709" w:type="dxa"/>
            <w:tcBorders>
              <w:top w:val="single" w:sz="12" w:space="0" w:color="auto"/>
            </w:tcBorders>
          </w:tcPr>
          <w:p w14:paraId="5A477F23" w14:textId="77777777" w:rsidR="000A428B" w:rsidRPr="00EA2CED" w:rsidRDefault="000A428B" w:rsidP="00F64F57">
            <w:pPr>
              <w:ind w:firstLine="0"/>
              <w:jc w:val="center"/>
              <w:rPr>
                <w:b/>
                <w:bCs/>
              </w:rPr>
            </w:pPr>
          </w:p>
        </w:tc>
        <w:tc>
          <w:tcPr>
            <w:tcW w:w="992" w:type="dxa"/>
            <w:tcBorders>
              <w:top w:val="single" w:sz="12" w:space="0" w:color="auto"/>
            </w:tcBorders>
          </w:tcPr>
          <w:p w14:paraId="03E55290" w14:textId="77777777" w:rsidR="000A428B" w:rsidRPr="00EA2CED" w:rsidRDefault="000A428B" w:rsidP="00F64F57">
            <w:pPr>
              <w:ind w:firstLine="0"/>
              <w:jc w:val="center"/>
              <w:rPr>
                <w:b/>
                <w:bCs/>
              </w:rPr>
            </w:pPr>
          </w:p>
        </w:tc>
        <w:tc>
          <w:tcPr>
            <w:tcW w:w="1702" w:type="dxa"/>
            <w:tcBorders>
              <w:top w:val="single" w:sz="12" w:space="0" w:color="auto"/>
            </w:tcBorders>
          </w:tcPr>
          <w:p w14:paraId="0F9D008F" w14:textId="77777777" w:rsidR="000A428B" w:rsidRDefault="000A428B" w:rsidP="00F64F57">
            <w:pPr>
              <w:ind w:firstLine="0"/>
            </w:pPr>
          </w:p>
        </w:tc>
      </w:tr>
      <w:tr w:rsidR="000A428B" w14:paraId="0898FD5A" w14:textId="77777777" w:rsidTr="00F64F57">
        <w:trPr>
          <w:trHeight w:val="254"/>
        </w:trPr>
        <w:tc>
          <w:tcPr>
            <w:tcW w:w="2126" w:type="dxa"/>
            <w:tcBorders>
              <w:bottom w:val="single" w:sz="12" w:space="0" w:color="auto"/>
            </w:tcBorders>
          </w:tcPr>
          <w:p w14:paraId="32BC83A0" w14:textId="77777777" w:rsidR="000A428B" w:rsidRPr="00EA2CED" w:rsidRDefault="000A428B" w:rsidP="00F64F57">
            <w:pPr>
              <w:ind w:firstLine="0"/>
              <w:rPr>
                <w:b/>
                <w:bCs/>
              </w:rPr>
            </w:pPr>
          </w:p>
        </w:tc>
        <w:tc>
          <w:tcPr>
            <w:tcW w:w="1701" w:type="dxa"/>
            <w:tcBorders>
              <w:top w:val="single" w:sz="12" w:space="0" w:color="auto"/>
              <w:bottom w:val="single" w:sz="12" w:space="0" w:color="auto"/>
            </w:tcBorders>
          </w:tcPr>
          <w:p w14:paraId="051255EA" w14:textId="77777777" w:rsidR="000A428B" w:rsidRPr="00EA2CED" w:rsidRDefault="000A428B" w:rsidP="00F64F57">
            <w:pPr>
              <w:ind w:firstLine="0"/>
              <w:rPr>
                <w:b/>
                <w:bCs/>
              </w:rPr>
            </w:pPr>
            <w:r>
              <w:rPr>
                <w:b/>
                <w:bCs/>
              </w:rPr>
              <w:t>M (SD)</w:t>
            </w:r>
          </w:p>
        </w:tc>
        <w:tc>
          <w:tcPr>
            <w:tcW w:w="1701" w:type="dxa"/>
            <w:tcBorders>
              <w:top w:val="single" w:sz="12" w:space="0" w:color="auto"/>
              <w:bottom w:val="single" w:sz="12" w:space="0" w:color="auto"/>
            </w:tcBorders>
          </w:tcPr>
          <w:p w14:paraId="2B769BBF" w14:textId="77777777" w:rsidR="000A428B" w:rsidRPr="00EA2CED" w:rsidRDefault="000A428B" w:rsidP="00F64F57">
            <w:pPr>
              <w:ind w:firstLine="0"/>
              <w:rPr>
                <w:b/>
                <w:bCs/>
              </w:rPr>
            </w:pPr>
            <w:r>
              <w:rPr>
                <w:b/>
                <w:bCs/>
              </w:rPr>
              <w:t>M (SD)</w:t>
            </w:r>
          </w:p>
        </w:tc>
        <w:tc>
          <w:tcPr>
            <w:tcW w:w="709" w:type="dxa"/>
            <w:tcBorders>
              <w:bottom w:val="single" w:sz="12" w:space="0" w:color="auto"/>
            </w:tcBorders>
          </w:tcPr>
          <w:p w14:paraId="0041A889" w14:textId="14017510" w:rsidR="000A428B" w:rsidRPr="00EA2CED" w:rsidRDefault="000A428B" w:rsidP="00F64F57">
            <w:pPr>
              <w:ind w:firstLine="0"/>
              <w:rPr>
                <w:b/>
                <w:bCs/>
              </w:rPr>
            </w:pPr>
            <w:r>
              <w:rPr>
                <w:b/>
                <w:bCs/>
              </w:rPr>
              <w:t>t(</w:t>
            </w:r>
            <w:r w:rsidR="00AB69B6">
              <w:rPr>
                <w:b/>
                <w:bCs/>
              </w:rPr>
              <w:t>29</w:t>
            </w:r>
            <w:r>
              <w:rPr>
                <w:b/>
                <w:bCs/>
              </w:rPr>
              <w:t>)</w:t>
            </w:r>
          </w:p>
        </w:tc>
        <w:tc>
          <w:tcPr>
            <w:tcW w:w="992" w:type="dxa"/>
            <w:tcBorders>
              <w:bottom w:val="single" w:sz="12" w:space="0" w:color="auto"/>
            </w:tcBorders>
          </w:tcPr>
          <w:p w14:paraId="71EB4172" w14:textId="77777777" w:rsidR="000A428B" w:rsidRPr="00EA2CED" w:rsidRDefault="000A428B" w:rsidP="00F64F57">
            <w:pPr>
              <w:ind w:firstLine="0"/>
              <w:rPr>
                <w:b/>
                <w:bCs/>
              </w:rPr>
            </w:pPr>
            <w:r>
              <w:rPr>
                <w:b/>
                <w:bCs/>
              </w:rPr>
              <w:t>p</w:t>
            </w:r>
          </w:p>
        </w:tc>
        <w:tc>
          <w:tcPr>
            <w:tcW w:w="1702" w:type="dxa"/>
            <w:tcBorders>
              <w:bottom w:val="single" w:sz="12" w:space="0" w:color="auto"/>
            </w:tcBorders>
          </w:tcPr>
          <w:p w14:paraId="693A9CA9" w14:textId="77777777" w:rsidR="000A428B" w:rsidRPr="00EA2CED" w:rsidRDefault="000A428B" w:rsidP="00F64F57">
            <w:pPr>
              <w:ind w:firstLine="0"/>
              <w:rPr>
                <w:b/>
                <w:bCs/>
              </w:rPr>
            </w:pPr>
            <w:r>
              <w:rPr>
                <w:b/>
                <w:bCs/>
              </w:rPr>
              <w:t>CI</w:t>
            </w:r>
          </w:p>
        </w:tc>
      </w:tr>
      <w:tr w:rsidR="000A428B" w14:paraId="47E47739" w14:textId="77777777" w:rsidTr="00F64F57">
        <w:trPr>
          <w:trHeight w:val="490"/>
        </w:trPr>
        <w:tc>
          <w:tcPr>
            <w:tcW w:w="2126" w:type="dxa"/>
          </w:tcPr>
          <w:p w14:paraId="45399106" w14:textId="77777777" w:rsidR="000A428B" w:rsidRPr="00EA2CED" w:rsidRDefault="000A428B" w:rsidP="00F64F57">
            <w:pPr>
              <w:ind w:firstLine="0"/>
              <w:rPr>
                <w:b/>
                <w:bCs/>
              </w:rPr>
            </w:pPr>
            <w:r>
              <w:rPr>
                <w:b/>
                <w:bCs/>
              </w:rPr>
              <w:t>Early responses</w:t>
            </w:r>
          </w:p>
        </w:tc>
        <w:tc>
          <w:tcPr>
            <w:tcW w:w="1701" w:type="dxa"/>
          </w:tcPr>
          <w:p w14:paraId="4C7D7303" w14:textId="26B59AA4" w:rsidR="000A428B" w:rsidRDefault="0082355E" w:rsidP="00F64F57">
            <w:pPr>
              <w:ind w:firstLine="0"/>
            </w:pPr>
            <w:r>
              <w:t xml:space="preserve">23.26 </w:t>
            </w:r>
            <w:r w:rsidR="00AB69B6">
              <w:t>(</w:t>
            </w:r>
            <w:r>
              <w:t>19.79</w:t>
            </w:r>
            <w:r w:rsidR="00AB69B6">
              <w:t>)</w:t>
            </w:r>
          </w:p>
        </w:tc>
        <w:tc>
          <w:tcPr>
            <w:tcW w:w="1701" w:type="dxa"/>
          </w:tcPr>
          <w:p w14:paraId="03B22025" w14:textId="5E0FF787" w:rsidR="000A428B" w:rsidRDefault="0082355E" w:rsidP="00F64F57">
            <w:pPr>
              <w:ind w:firstLine="0"/>
            </w:pPr>
            <w:r>
              <w:t xml:space="preserve">0 </w:t>
            </w:r>
            <w:r w:rsidR="00AB69B6">
              <w:t>(</w:t>
            </w:r>
            <w:r>
              <w:t>0</w:t>
            </w:r>
            <w:r w:rsidR="00AB69B6">
              <w:t>)</w:t>
            </w:r>
          </w:p>
        </w:tc>
        <w:tc>
          <w:tcPr>
            <w:tcW w:w="709" w:type="dxa"/>
          </w:tcPr>
          <w:p w14:paraId="6387EE0D" w14:textId="1C4062EB" w:rsidR="000A428B" w:rsidRDefault="0082355E" w:rsidP="00F64F57">
            <w:pPr>
              <w:ind w:firstLine="0"/>
            </w:pPr>
            <w:r>
              <w:t>6.43</w:t>
            </w:r>
          </w:p>
        </w:tc>
        <w:tc>
          <w:tcPr>
            <w:tcW w:w="992" w:type="dxa"/>
          </w:tcPr>
          <w:p w14:paraId="70C454EB" w14:textId="422890E8" w:rsidR="000A428B" w:rsidRDefault="0082355E" w:rsidP="00F64F57">
            <w:pPr>
              <w:ind w:firstLine="0"/>
            </w:pPr>
            <w:r>
              <w:t>&lt;0.001</w:t>
            </w:r>
          </w:p>
        </w:tc>
        <w:tc>
          <w:tcPr>
            <w:tcW w:w="1702" w:type="dxa"/>
          </w:tcPr>
          <w:p w14:paraId="36FAA04D" w14:textId="7AC2C469" w:rsidR="000A428B" w:rsidRDefault="00280401" w:rsidP="00F64F57">
            <w:pPr>
              <w:ind w:firstLine="0"/>
            </w:pPr>
            <w:r>
              <w:t>15.87</w:t>
            </w:r>
            <w:r w:rsidR="00AB69B6">
              <w:t>,</w:t>
            </w:r>
            <w:r>
              <w:t xml:space="preserve"> 30.65</w:t>
            </w:r>
          </w:p>
        </w:tc>
      </w:tr>
      <w:tr w:rsidR="000A428B" w14:paraId="28591C48" w14:textId="77777777" w:rsidTr="00F64F57">
        <w:trPr>
          <w:trHeight w:val="490"/>
        </w:trPr>
        <w:tc>
          <w:tcPr>
            <w:tcW w:w="2126" w:type="dxa"/>
          </w:tcPr>
          <w:p w14:paraId="22BEA9F7" w14:textId="77777777" w:rsidR="000A428B" w:rsidRPr="00EA2CED" w:rsidRDefault="000A428B" w:rsidP="00F64F57">
            <w:pPr>
              <w:ind w:firstLine="0"/>
              <w:rPr>
                <w:b/>
                <w:bCs/>
              </w:rPr>
            </w:pPr>
            <w:r>
              <w:rPr>
                <w:b/>
                <w:bCs/>
              </w:rPr>
              <w:t>Late responses</w:t>
            </w:r>
          </w:p>
        </w:tc>
        <w:tc>
          <w:tcPr>
            <w:tcW w:w="1701" w:type="dxa"/>
          </w:tcPr>
          <w:p w14:paraId="078B1D8F" w14:textId="591BF737" w:rsidR="000A428B" w:rsidRDefault="0082355E" w:rsidP="00F64F57">
            <w:pPr>
              <w:ind w:firstLine="0"/>
            </w:pPr>
            <w:r>
              <w:t xml:space="preserve">32.06 </w:t>
            </w:r>
            <w:r w:rsidR="00AB69B6">
              <w:t>(</w:t>
            </w:r>
            <w:r>
              <w:t>19.24</w:t>
            </w:r>
            <w:r w:rsidR="00AB69B6">
              <w:t>)</w:t>
            </w:r>
          </w:p>
        </w:tc>
        <w:tc>
          <w:tcPr>
            <w:tcW w:w="1701" w:type="dxa"/>
          </w:tcPr>
          <w:p w14:paraId="7EF9AC98" w14:textId="39B4D1A7" w:rsidR="000A428B" w:rsidRDefault="0082355E" w:rsidP="00F64F57">
            <w:pPr>
              <w:ind w:firstLine="0"/>
            </w:pPr>
            <w:r>
              <w:t xml:space="preserve">14.06 </w:t>
            </w:r>
            <w:r w:rsidR="00AB69B6">
              <w:t>(</w:t>
            </w:r>
            <w:r>
              <w:t>10.33</w:t>
            </w:r>
            <w:r w:rsidR="00AB69B6">
              <w:t>)</w:t>
            </w:r>
          </w:p>
        </w:tc>
        <w:tc>
          <w:tcPr>
            <w:tcW w:w="709" w:type="dxa"/>
          </w:tcPr>
          <w:p w14:paraId="4B5F4585" w14:textId="7309352D" w:rsidR="000A428B" w:rsidRDefault="0082355E" w:rsidP="00F64F57">
            <w:pPr>
              <w:ind w:firstLine="0"/>
            </w:pPr>
            <w:r>
              <w:t>4.71</w:t>
            </w:r>
          </w:p>
        </w:tc>
        <w:tc>
          <w:tcPr>
            <w:tcW w:w="992" w:type="dxa"/>
          </w:tcPr>
          <w:p w14:paraId="20FAD45D" w14:textId="65A91456" w:rsidR="000A428B" w:rsidRDefault="0082355E" w:rsidP="00F64F57">
            <w:pPr>
              <w:ind w:firstLine="0"/>
            </w:pPr>
            <w:r>
              <w:t>&lt;0.001</w:t>
            </w:r>
          </w:p>
        </w:tc>
        <w:tc>
          <w:tcPr>
            <w:tcW w:w="1702" w:type="dxa"/>
          </w:tcPr>
          <w:p w14:paraId="51B1AD7B" w14:textId="1EF14AC3" w:rsidR="000A428B" w:rsidRDefault="0082355E" w:rsidP="00F64F57">
            <w:pPr>
              <w:ind w:firstLine="0"/>
            </w:pPr>
            <w:r>
              <w:t>10.19</w:t>
            </w:r>
            <w:r w:rsidR="00AB69B6">
              <w:t>,</w:t>
            </w:r>
            <w:r>
              <w:t xml:space="preserve"> 25.80</w:t>
            </w:r>
          </w:p>
        </w:tc>
      </w:tr>
      <w:tr w:rsidR="000A428B" w14:paraId="383BD2A4" w14:textId="77777777" w:rsidTr="00F64F57">
        <w:trPr>
          <w:trHeight w:val="490"/>
        </w:trPr>
        <w:tc>
          <w:tcPr>
            <w:tcW w:w="2126" w:type="dxa"/>
            <w:tcBorders>
              <w:bottom w:val="single" w:sz="12" w:space="0" w:color="auto"/>
            </w:tcBorders>
          </w:tcPr>
          <w:p w14:paraId="02F756C3" w14:textId="77777777" w:rsidR="000A428B" w:rsidRPr="00EA2CED" w:rsidRDefault="000A428B" w:rsidP="00F64F57">
            <w:pPr>
              <w:ind w:firstLine="0"/>
              <w:rPr>
                <w:b/>
                <w:bCs/>
              </w:rPr>
            </w:pPr>
            <w:r>
              <w:rPr>
                <w:b/>
                <w:bCs/>
              </w:rPr>
              <w:t>Incorrect answers</w:t>
            </w:r>
          </w:p>
        </w:tc>
        <w:tc>
          <w:tcPr>
            <w:tcW w:w="1701" w:type="dxa"/>
            <w:tcBorders>
              <w:bottom w:val="single" w:sz="12" w:space="0" w:color="auto"/>
            </w:tcBorders>
          </w:tcPr>
          <w:p w14:paraId="65C819FB" w14:textId="2D62D06D" w:rsidR="000A428B" w:rsidRDefault="00280401" w:rsidP="00F64F57">
            <w:pPr>
              <w:ind w:firstLine="0"/>
            </w:pPr>
            <w:r>
              <w:t xml:space="preserve">21.90 </w:t>
            </w:r>
            <w:r w:rsidR="00AB69B6">
              <w:t>(</w:t>
            </w:r>
            <w:r>
              <w:t>12.33</w:t>
            </w:r>
            <w:r w:rsidR="00AB69B6">
              <w:t>)</w:t>
            </w:r>
          </w:p>
        </w:tc>
        <w:tc>
          <w:tcPr>
            <w:tcW w:w="1701" w:type="dxa"/>
            <w:tcBorders>
              <w:bottom w:val="single" w:sz="12" w:space="0" w:color="auto"/>
            </w:tcBorders>
          </w:tcPr>
          <w:p w14:paraId="4899934B" w14:textId="15B303F4" w:rsidR="000A428B" w:rsidRDefault="00280401" w:rsidP="00F64F57">
            <w:pPr>
              <w:ind w:firstLine="0"/>
            </w:pPr>
            <w:r>
              <w:t xml:space="preserve">36.13 </w:t>
            </w:r>
            <w:r w:rsidR="00AB69B6">
              <w:t>(</w:t>
            </w:r>
            <w:r>
              <w:t>15.29</w:t>
            </w:r>
            <w:r w:rsidR="00AB69B6">
              <w:t>)</w:t>
            </w:r>
          </w:p>
        </w:tc>
        <w:tc>
          <w:tcPr>
            <w:tcW w:w="709" w:type="dxa"/>
            <w:tcBorders>
              <w:bottom w:val="single" w:sz="12" w:space="0" w:color="auto"/>
            </w:tcBorders>
          </w:tcPr>
          <w:p w14:paraId="46B47E4F" w14:textId="754B9CE4" w:rsidR="000A428B" w:rsidRDefault="00280401" w:rsidP="00F64F57">
            <w:pPr>
              <w:ind w:firstLine="0"/>
            </w:pPr>
            <w:r>
              <w:t>6.31</w:t>
            </w:r>
          </w:p>
        </w:tc>
        <w:tc>
          <w:tcPr>
            <w:tcW w:w="992" w:type="dxa"/>
            <w:tcBorders>
              <w:bottom w:val="single" w:sz="12" w:space="0" w:color="auto"/>
            </w:tcBorders>
          </w:tcPr>
          <w:p w14:paraId="155E8347" w14:textId="1F06C30C" w:rsidR="000A428B" w:rsidRDefault="00280401" w:rsidP="00F64F57">
            <w:pPr>
              <w:ind w:firstLine="0"/>
            </w:pPr>
            <w:r>
              <w:t>&lt;0.001</w:t>
            </w:r>
          </w:p>
        </w:tc>
        <w:tc>
          <w:tcPr>
            <w:tcW w:w="1702" w:type="dxa"/>
            <w:tcBorders>
              <w:bottom w:val="single" w:sz="12" w:space="0" w:color="auto"/>
            </w:tcBorders>
          </w:tcPr>
          <w:p w14:paraId="65DF07D1" w14:textId="33DF6778" w:rsidR="000A428B" w:rsidRDefault="00280401" w:rsidP="00F64F57">
            <w:pPr>
              <w:ind w:firstLine="0"/>
            </w:pPr>
            <w:r>
              <w:t>-18.84</w:t>
            </w:r>
            <w:r w:rsidR="00AB69B6">
              <w:t>,</w:t>
            </w:r>
            <w:r>
              <w:t xml:space="preserve"> -9.62</w:t>
            </w:r>
          </w:p>
        </w:tc>
      </w:tr>
      <w:tr w:rsidR="000A428B" w14:paraId="349178DC" w14:textId="77777777" w:rsidTr="00F64F57">
        <w:trPr>
          <w:trHeight w:val="490"/>
        </w:trPr>
        <w:tc>
          <w:tcPr>
            <w:tcW w:w="8931" w:type="dxa"/>
            <w:gridSpan w:val="6"/>
            <w:tcBorders>
              <w:top w:val="single" w:sz="12" w:space="0" w:color="auto"/>
            </w:tcBorders>
          </w:tcPr>
          <w:p w14:paraId="0133A018" w14:textId="0B85DCF8" w:rsidR="000A428B" w:rsidRDefault="000A428B" w:rsidP="003A5F96">
            <w:pPr>
              <w:spacing w:line="240" w:lineRule="auto"/>
              <w:ind w:firstLine="0"/>
            </w:pPr>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676400">
              <w:rPr>
                <w:sz w:val="22"/>
                <w:szCs w:val="22"/>
              </w:rPr>
              <w:t>.</w:t>
            </w:r>
          </w:p>
        </w:tc>
      </w:tr>
    </w:tbl>
    <w:p w14:paraId="0BE09585" w14:textId="7BFA4001" w:rsidR="005F6361" w:rsidRDefault="005F6361" w:rsidP="005E08B6">
      <w:pPr>
        <w:spacing w:line="480" w:lineRule="auto"/>
        <w:ind w:firstLine="0"/>
        <w:jc w:val="left"/>
      </w:pPr>
      <w:r>
        <w:br w:type="page"/>
      </w:r>
    </w:p>
    <w:p w14:paraId="20D20597" w14:textId="5F7183C9" w:rsidR="00B00AED" w:rsidRDefault="00BB4D09" w:rsidP="005F6361">
      <w:pPr>
        <w:pStyle w:val="Heading2"/>
      </w:pPr>
      <w:bookmarkStart w:id="81" w:name="_Toc114469911"/>
      <w:r>
        <w:lastRenderedPageBreak/>
        <w:t>References</w:t>
      </w:r>
      <w:bookmarkEnd w:id="81"/>
    </w:p>
    <w:p w14:paraId="1E61E923" w14:textId="77777777" w:rsidR="005828B4" w:rsidRDefault="0003265E" w:rsidP="005828B4">
      <w:pPr>
        <w:pStyle w:val="Bibliography"/>
      </w:pPr>
      <w:r>
        <w:rPr>
          <w:lang w:eastAsia="ja-JP" w:bidi="ar-SA"/>
        </w:rPr>
        <w:fldChar w:fldCharType="begin"/>
      </w:r>
      <w:r>
        <w:rPr>
          <w:lang w:eastAsia="ja-JP" w:bidi="ar-SA"/>
        </w:rPr>
        <w:instrText xml:space="preserve"> ADDIN ZOTERO_BIBL {"uncited":[],"omitted":[],"custom":[]} CSL_BIBLIOGRAPHY </w:instrText>
      </w:r>
      <w:r>
        <w:rPr>
          <w:lang w:eastAsia="ja-JP" w:bidi="ar-SA"/>
        </w:rPr>
        <w:fldChar w:fldCharType="separate"/>
      </w:r>
      <w:r w:rsidR="005828B4">
        <w:t xml:space="preserve">Abrams, R. L., Klinger, M. R., &amp; Greenwald, A. G. (2002). Subliminal words activate semantic categories (not automated motor responses). </w:t>
      </w:r>
      <w:r w:rsidR="005828B4">
        <w:rPr>
          <w:i/>
          <w:iCs/>
        </w:rPr>
        <w:t>Psychonomic Bulletin &amp; Review</w:t>
      </w:r>
      <w:r w:rsidR="005828B4">
        <w:t xml:space="preserve">, </w:t>
      </w:r>
      <w:r w:rsidR="005828B4">
        <w:rPr>
          <w:i/>
          <w:iCs/>
        </w:rPr>
        <w:t>9</w:t>
      </w:r>
      <w:r w:rsidR="005828B4">
        <w:t>(1), 100–106. https://doi.org/10.3758/BF03196262</w:t>
      </w:r>
    </w:p>
    <w:p w14:paraId="2D399E4F" w14:textId="77777777" w:rsidR="005828B4" w:rsidRDefault="005828B4" w:rsidP="005828B4">
      <w:pPr>
        <w:pStyle w:val="Bibliography"/>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167B1831" w14:textId="77777777" w:rsidR="005828B4" w:rsidRDefault="005828B4" w:rsidP="005828B4">
      <w:pPr>
        <w:pStyle w:val="Bibliography"/>
      </w:pPr>
      <w:r>
        <w:t xml:space="preserve">Almeida, J., Mahon, B. Z., Zapater-Raberov, V., Dziuba, A., Cabaço, T., Marques, J. F., &amp; Caramazza,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0B5BBAF7" w14:textId="77777777" w:rsidR="005828B4" w:rsidRDefault="005828B4" w:rsidP="005828B4">
      <w:pPr>
        <w:pStyle w:val="Bibliography"/>
      </w:pPr>
      <w:r>
        <w:t xml:space="preserve">Almeida, J., Pajtas, P. E., Mahon, B. Z., Nakayama, K., &amp; Caramazza, A. (2013). Affect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59203AD2" w14:textId="77777777" w:rsidR="005828B4" w:rsidRDefault="005828B4" w:rsidP="005828B4">
      <w:pPr>
        <w:pStyle w:val="Bibliography"/>
      </w:pPr>
      <w:r>
        <w:t xml:space="preserve">Bogomolov, M., Peterson, C. B., Benjamini, Y., &amp; Sabatti, C. (2021). Hypotheses on a tree: New error rates and testing strategies. </w:t>
      </w:r>
      <w:r>
        <w:rPr>
          <w:i/>
          <w:iCs/>
        </w:rPr>
        <w:t>Biometrika</w:t>
      </w:r>
      <w:r>
        <w:t xml:space="preserve">, </w:t>
      </w:r>
      <w:r>
        <w:rPr>
          <w:i/>
          <w:iCs/>
        </w:rPr>
        <w:t>108</w:t>
      </w:r>
      <w:r>
        <w:t>(3), 575–590. https://doi.org/10.1093/biomet/asaa086</w:t>
      </w:r>
    </w:p>
    <w:p w14:paraId="447D60C2" w14:textId="77777777" w:rsidR="005828B4" w:rsidRDefault="005828B4" w:rsidP="005828B4">
      <w:pPr>
        <w:pStyle w:val="Bibliography"/>
      </w:pPr>
      <w:r>
        <w:t xml:space="preserve">Bowers, K. S. (1982). </w:t>
      </w:r>
      <w:r>
        <w:rPr>
          <w:i/>
          <w:iCs/>
        </w:rPr>
        <w:t>On being unconsciously influenced and informed.</w:t>
      </w:r>
      <w:r>
        <w:t xml:space="preserve"> https://philpapers.org/rec/BOWOBU</w:t>
      </w:r>
    </w:p>
    <w:p w14:paraId="18F5BD7C" w14:textId="77777777" w:rsidR="005828B4" w:rsidRDefault="005828B4" w:rsidP="005828B4">
      <w:pPr>
        <w:pStyle w:val="Bibliography"/>
      </w:pPr>
      <w:r>
        <w:t xml:space="preserve">Brainard, D. H. (1997). The Psychophysics Toolbox. </w:t>
      </w:r>
      <w:r>
        <w:rPr>
          <w:i/>
          <w:iCs/>
        </w:rPr>
        <w:t>Spatial Vision</w:t>
      </w:r>
      <w:r>
        <w:t xml:space="preserve">, </w:t>
      </w:r>
      <w:r>
        <w:rPr>
          <w:i/>
          <w:iCs/>
        </w:rPr>
        <w:t>10</w:t>
      </w:r>
      <w:r>
        <w:t>(4), 433–436. https://doi.org/10.1163/156856897X00357</w:t>
      </w:r>
    </w:p>
    <w:p w14:paraId="2672EAB5" w14:textId="77777777" w:rsidR="005828B4" w:rsidRDefault="005828B4" w:rsidP="005828B4">
      <w:pPr>
        <w:pStyle w:val="Bibliography"/>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21A2DF1F" w14:textId="77777777" w:rsidR="005828B4" w:rsidRDefault="005828B4" w:rsidP="005828B4">
      <w:pPr>
        <w:pStyle w:val="Bibliography"/>
      </w:pPr>
      <w:r>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0056790A" w14:textId="77777777" w:rsidR="005828B4" w:rsidRDefault="005828B4" w:rsidP="005828B4">
      <w:pPr>
        <w:pStyle w:val="Bibliography"/>
      </w:pPr>
      <w:r>
        <w:t xml:space="preserve">Burk, D., Ingram, J. N., Franklin, D. W., Shadlen, M. N., &amp; Wolpert, D. M. (2014). Motor Effort Alters Changes of Mind in Sensorimotor Decision Making. </w:t>
      </w:r>
      <w:r>
        <w:rPr>
          <w:i/>
          <w:iCs/>
        </w:rPr>
        <w:t>PLoS ONE</w:t>
      </w:r>
      <w:r>
        <w:t xml:space="preserve">, </w:t>
      </w:r>
      <w:r>
        <w:rPr>
          <w:i/>
          <w:iCs/>
        </w:rPr>
        <w:t>9</w:t>
      </w:r>
      <w:r>
        <w:t>(3), e92681. https://doi.org/10.1371/journal.pone.0092681</w:t>
      </w:r>
    </w:p>
    <w:p w14:paraId="106E20C5" w14:textId="77777777" w:rsidR="005828B4" w:rsidRDefault="005828B4" w:rsidP="005828B4">
      <w:pPr>
        <w:pStyle w:val="Bibliography"/>
      </w:pPr>
      <w:r>
        <w:t xml:space="preserve">Cressman, E. K., Franks, I. M., Enns, J. T., &amp; Chua, R. (2007). On-line control of pointing is modiﬁed by unseen visual shapes. </w:t>
      </w:r>
      <w:r>
        <w:rPr>
          <w:i/>
          <w:iCs/>
        </w:rPr>
        <w:t>Consciousness and Cognition</w:t>
      </w:r>
      <w:r>
        <w:t>, 11.</w:t>
      </w:r>
    </w:p>
    <w:p w14:paraId="6BEBD884" w14:textId="77777777" w:rsidR="005828B4" w:rsidRDefault="005828B4" w:rsidP="005828B4">
      <w:pPr>
        <w:pStyle w:val="Bibliography"/>
      </w:pPr>
      <w:r>
        <w:lastRenderedPageBreak/>
        <w:t xml:space="preserve">Daltrozzo, J., Signoret, C., Tillmann, B., &amp; Perrin, F. (2011). Subliminal Semantic Priming in Speech. </w:t>
      </w:r>
      <w:r>
        <w:rPr>
          <w:i/>
          <w:iCs/>
        </w:rPr>
        <w:t>PLoS ONE</w:t>
      </w:r>
      <w:r>
        <w:t xml:space="preserve">, </w:t>
      </w:r>
      <w:r>
        <w:rPr>
          <w:i/>
          <w:iCs/>
        </w:rPr>
        <w:t>6</w:t>
      </w:r>
      <w:r>
        <w:t>(5), e20273. https://doi.org/10.1371/journal.pone.0020273</w:t>
      </w:r>
    </w:p>
    <w:p w14:paraId="51DE3BF1" w14:textId="77777777" w:rsidR="005828B4" w:rsidRDefault="005828B4" w:rsidP="005828B4">
      <w:pPr>
        <w:pStyle w:val="Bibliography"/>
      </w:pPr>
      <w:r>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55AE5F7F" w14:textId="77777777" w:rsidR="005828B4" w:rsidRDefault="005828B4" w:rsidP="005828B4">
      <w:pPr>
        <w:pStyle w:val="Bibliography"/>
      </w:pPr>
      <w:r>
        <w:t xml:space="preserve">Dehaene, S., Naccache, L., Clec’H, G. L., Koechlin, E., Mueller, M., &amp; Dehaene-Lambertz, G. (1998). </w:t>
      </w:r>
      <w:r>
        <w:rPr>
          <w:i/>
          <w:iCs/>
        </w:rPr>
        <w:t>Imaging unconscious semantic priming</w:t>
      </w:r>
      <w:r>
        <w:t xml:space="preserve">. </w:t>
      </w:r>
      <w:r>
        <w:rPr>
          <w:i/>
          <w:iCs/>
        </w:rPr>
        <w:t>395</w:t>
      </w:r>
      <w:r>
        <w:t>, 4.</w:t>
      </w:r>
    </w:p>
    <w:p w14:paraId="1D9267E6" w14:textId="77777777" w:rsidR="005828B4" w:rsidRDefault="005828B4" w:rsidP="005828B4">
      <w:pPr>
        <w:pStyle w:val="Bibliography"/>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14A8B774" w14:textId="77777777" w:rsidR="005828B4" w:rsidRDefault="005828B4" w:rsidP="005828B4">
      <w:pPr>
        <w:pStyle w:val="Bibliography"/>
      </w:pPr>
      <w:r>
        <w:t xml:space="preserve">Dell’Acqua, R., &amp; Grainger, J. (1999). Unconscious semantic priming from pictures. </w:t>
      </w:r>
      <w:r>
        <w:rPr>
          <w:i/>
          <w:iCs/>
        </w:rPr>
        <w:t>Cognition</w:t>
      </w:r>
      <w:r>
        <w:t xml:space="preserve">, </w:t>
      </w:r>
      <w:r>
        <w:rPr>
          <w:i/>
          <w:iCs/>
        </w:rPr>
        <w:t>73</w:t>
      </w:r>
      <w:r>
        <w:t>(1), B1–B15. https://doi.org/10.1016/S0010-0277(99)00049-9</w:t>
      </w:r>
    </w:p>
    <w:p w14:paraId="279288E7" w14:textId="77777777" w:rsidR="005828B4" w:rsidRDefault="005828B4" w:rsidP="005828B4">
      <w:pPr>
        <w:pStyle w:val="Bibliography"/>
      </w:pPr>
      <w:r>
        <w:t xml:space="preserve">D’Errico, J. (2022). </w:t>
      </w:r>
      <w:r>
        <w:rPr>
          <w:i/>
          <w:iCs/>
        </w:rPr>
        <w:t>Inpaint_nans</w:t>
      </w:r>
      <w:r>
        <w:t>. MATLAB Central File Exchange. https://www.mathworks.com/matlabcentral/fileexchange/4551-inpaint_nans</w:t>
      </w:r>
    </w:p>
    <w:p w14:paraId="3B9ABC64" w14:textId="77777777" w:rsidR="005828B4" w:rsidRDefault="005828B4" w:rsidP="005828B4">
      <w:pPr>
        <w:pStyle w:val="Bibliography"/>
      </w:pPr>
      <w:r>
        <w:t xml:space="preserve">Desmurget, M., Jordan, M., Prablanc, C., &amp; Jeannerod, M. (1997). Constrained and Unconstrained Movements Involve Different Control Strategies. </w:t>
      </w:r>
      <w:r>
        <w:rPr>
          <w:i/>
          <w:iCs/>
        </w:rPr>
        <w:t>Journal of Neurophysiology</w:t>
      </w:r>
      <w:r>
        <w:t xml:space="preserve">, </w:t>
      </w:r>
      <w:r>
        <w:rPr>
          <w:i/>
          <w:iCs/>
        </w:rPr>
        <w:t>77</w:t>
      </w:r>
      <w:r>
        <w:t>(3), 1644–1650. https://doi.org/10.1152/jn.1997.77.3.1644</w:t>
      </w:r>
    </w:p>
    <w:p w14:paraId="3A3A2431" w14:textId="77777777" w:rsidR="005828B4" w:rsidRDefault="005828B4" w:rsidP="005828B4">
      <w:pPr>
        <w:pStyle w:val="Bibliography"/>
      </w:pPr>
      <w:r>
        <w:t xml:space="preserve">Dotan, D., Meyniel, F., &amp; Dehaene, S. (2018). On-line confidence monitoring during decision making. </w:t>
      </w:r>
      <w:r>
        <w:rPr>
          <w:i/>
          <w:iCs/>
        </w:rPr>
        <w:t>Cognition</w:t>
      </w:r>
      <w:r>
        <w:t xml:space="preserve">, </w:t>
      </w:r>
      <w:r>
        <w:rPr>
          <w:i/>
          <w:iCs/>
        </w:rPr>
        <w:t>171</w:t>
      </w:r>
      <w:r>
        <w:t>, 112–121. https://doi.org/10.1016/j.cognition.2017.11.001</w:t>
      </w:r>
    </w:p>
    <w:p w14:paraId="638B39CD" w14:textId="77777777" w:rsidR="005828B4" w:rsidRDefault="005828B4" w:rsidP="005828B4">
      <w:pPr>
        <w:pStyle w:val="Bibliography"/>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6F354AAE" w14:textId="77777777" w:rsidR="005828B4" w:rsidRDefault="005828B4" w:rsidP="005828B4">
      <w:pPr>
        <w:pStyle w:val="Bibliography"/>
      </w:pPr>
      <w:r>
        <w:t xml:space="preserve">Eriksen, C. W. (1960). Discrimination and learning without awareness: A methodological survey and evaluation. </w:t>
      </w:r>
      <w:r>
        <w:rPr>
          <w:i/>
          <w:iCs/>
        </w:rPr>
        <w:t>Psychological Review</w:t>
      </w:r>
      <w:r>
        <w:t xml:space="preserve">, </w:t>
      </w:r>
      <w:r>
        <w:rPr>
          <w:i/>
          <w:iCs/>
        </w:rPr>
        <w:t>67</w:t>
      </w:r>
      <w:r>
        <w:t>(5), 279–300. https://doi.org/10.1037/h0041622</w:t>
      </w:r>
    </w:p>
    <w:p w14:paraId="6A7EF3EA" w14:textId="77777777" w:rsidR="005828B4" w:rsidRDefault="005828B4" w:rsidP="005828B4">
      <w:pPr>
        <w:pStyle w:val="Bibliography"/>
      </w:pPr>
      <w:r>
        <w:t xml:space="preserve">Everitt, B. S., &amp; Skrondal, A. (2010). </w:t>
      </w:r>
      <w:r>
        <w:rPr>
          <w:i/>
          <w:iCs/>
        </w:rPr>
        <w:t>The Cambridge dictionary of statistics</w:t>
      </w:r>
      <w:r>
        <w:t>. http://196.43.179.6:8080/xmlui/handle/123456789/1213</w:t>
      </w:r>
    </w:p>
    <w:p w14:paraId="236037D8" w14:textId="77777777" w:rsidR="005828B4" w:rsidRDefault="005828B4" w:rsidP="005828B4">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3D4B1929" w14:textId="77777777" w:rsidR="005828B4" w:rsidRDefault="005828B4" w:rsidP="005828B4">
      <w:pPr>
        <w:pStyle w:val="Bibliography"/>
      </w:pPr>
      <w:r>
        <w:lastRenderedPageBreak/>
        <w:t xml:space="preserve">Farmer, T. A., Cargill, S. A., &amp; Spivey, M. J. (2007). Gradiency and Visual Context in Syntactic Garden-Paths. </w:t>
      </w:r>
      <w:r>
        <w:rPr>
          <w:i/>
          <w:iCs/>
        </w:rPr>
        <w:t>Journal of Memory and Language</w:t>
      </w:r>
      <w:r>
        <w:t xml:space="preserve">, </w:t>
      </w:r>
      <w:r>
        <w:rPr>
          <w:i/>
          <w:iCs/>
        </w:rPr>
        <w:t>57</w:t>
      </w:r>
      <w:r>
        <w:t>(4), 570–595. https://doi.org/10.1016/j.jml.2007.04.003</w:t>
      </w:r>
    </w:p>
    <w:p w14:paraId="0510FC82" w14:textId="77777777" w:rsidR="005828B4" w:rsidRDefault="005828B4" w:rsidP="005828B4">
      <w:pPr>
        <w:pStyle w:val="Bibliography"/>
      </w:pPr>
      <w:r>
        <w:t xml:space="preserve">Faul, F., Erdfelder,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77B3CD0F" w14:textId="77777777" w:rsidR="005828B4" w:rsidRDefault="005828B4" w:rsidP="005828B4">
      <w:pPr>
        <w:pStyle w:val="Bibliography"/>
      </w:pPr>
      <w:r>
        <w:t xml:space="preserve">Faul, F., Erdfelder,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47CE9D61" w14:textId="77777777" w:rsidR="005828B4" w:rsidRDefault="005828B4" w:rsidP="005828B4">
      <w:pPr>
        <w:pStyle w:val="Bibliography"/>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5C785F7D" w14:textId="77777777" w:rsidR="005828B4" w:rsidRDefault="005828B4" w:rsidP="005828B4">
      <w:pPr>
        <w:pStyle w:val="Bibliography"/>
      </w:pPr>
      <w:r>
        <w:t xml:space="preserve">Finkbeiner, M., &amp; Friedman, J. (2011). The Flexibility of Nonconsciously Deployed Cognitive Processes: Evidence from Masked Congruence Priming. </w:t>
      </w:r>
      <w:r>
        <w:rPr>
          <w:i/>
          <w:iCs/>
        </w:rPr>
        <w:t>PLoS ONE</w:t>
      </w:r>
      <w:r>
        <w:t xml:space="preserve">, </w:t>
      </w:r>
      <w:r>
        <w:rPr>
          <w:i/>
          <w:iCs/>
        </w:rPr>
        <w:t>6</w:t>
      </w:r>
      <w:r>
        <w:t>(2), e17095. https://doi.org/10.1371/journal.pone.0017095</w:t>
      </w:r>
    </w:p>
    <w:p w14:paraId="10F422AB" w14:textId="77777777" w:rsidR="005828B4" w:rsidRDefault="005828B4" w:rsidP="005828B4">
      <w:pPr>
        <w:pStyle w:val="Bibliography"/>
      </w:pPr>
      <w:r>
        <w:t xml:space="preserve">Finkbeiner, M., Song, J.-H., Nakayama, K., &amp; Caramazza, A. (2008). Engaging the motor system with masked orthographic primes: A kinematic analysis. </w:t>
      </w:r>
      <w:r>
        <w:rPr>
          <w:i/>
          <w:iCs/>
        </w:rPr>
        <w:t>Visual Cognition</w:t>
      </w:r>
      <w:r>
        <w:t xml:space="preserve">, </w:t>
      </w:r>
      <w:r>
        <w:rPr>
          <w:i/>
          <w:iCs/>
        </w:rPr>
        <w:t>16</w:t>
      </w:r>
      <w:r>
        <w:t>(1), 11–22. https://doi.org/10.1080/13506280701203838</w:t>
      </w:r>
    </w:p>
    <w:p w14:paraId="00E2AEF3" w14:textId="77777777" w:rsidR="005828B4" w:rsidRDefault="005828B4" w:rsidP="005828B4">
      <w:pPr>
        <w:pStyle w:val="Bibliography"/>
      </w:pPr>
      <w:r>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135E55EE" w14:textId="77777777" w:rsidR="005828B4" w:rsidRDefault="005828B4" w:rsidP="005828B4">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2513410A" w14:textId="77777777" w:rsidR="005828B4" w:rsidRDefault="005828B4" w:rsidP="005828B4">
      <w:pPr>
        <w:pStyle w:val="Bibliography"/>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https://doi.org/10.5096/ASCS200916</w:t>
      </w:r>
    </w:p>
    <w:p w14:paraId="6EB2D6BD" w14:textId="77777777" w:rsidR="005828B4" w:rsidRDefault="005828B4" w:rsidP="005828B4">
      <w:pPr>
        <w:pStyle w:val="Bibliography"/>
      </w:pPr>
      <w:r>
        <w:t xml:space="preserve">Frost, R., &amp; Plaut, D. (2005). </w:t>
      </w:r>
      <w:r>
        <w:rPr>
          <w:i/>
          <w:iCs/>
        </w:rPr>
        <w:t>The word-frequency database for printed Hebrew</w:t>
      </w:r>
      <w:r>
        <w:t>. http://word-freq.huji.ac.il/index.html</w:t>
      </w:r>
    </w:p>
    <w:p w14:paraId="5DE4F866" w14:textId="77777777" w:rsidR="005828B4" w:rsidRDefault="005828B4" w:rsidP="005828B4">
      <w:pPr>
        <w:pStyle w:val="Bibliography"/>
      </w:pPr>
      <w:r>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341A3A4C" w14:textId="77777777" w:rsidR="005828B4" w:rsidRDefault="005828B4" w:rsidP="005828B4">
      <w:pPr>
        <w:pStyle w:val="Bibliography"/>
      </w:pPr>
      <w:r>
        <w:lastRenderedPageBreak/>
        <w:t xml:space="preserve">Greenwald, A. G., Draine, S. C., &amp; Abrams, R. L. (1996). Three Cognitive Markers of Unconscious Semantic Activation. </w:t>
      </w:r>
      <w:r>
        <w:rPr>
          <w:i/>
          <w:iCs/>
        </w:rPr>
        <w:t>Science</w:t>
      </w:r>
      <w:r>
        <w:t xml:space="preserve">, </w:t>
      </w:r>
      <w:r>
        <w:rPr>
          <w:i/>
          <w:iCs/>
        </w:rPr>
        <w:t>273</w:t>
      </w:r>
      <w:r>
        <w:t>(5282), 1699–1702. https://doi.org/10.1126/science.273.5282.1699</w:t>
      </w:r>
    </w:p>
    <w:p w14:paraId="6D3B35E5" w14:textId="77777777" w:rsidR="005828B4" w:rsidRDefault="005828B4" w:rsidP="005828B4">
      <w:pPr>
        <w:pStyle w:val="Bibliography"/>
      </w:pPr>
      <w:r>
        <w:t xml:space="preserve">Hannula, D. E., Simons, D. J., &amp; Cohen, N. J. (2005). Imaging implicit perception: Promise and pitfalls. </w:t>
      </w:r>
      <w:r>
        <w:rPr>
          <w:i/>
          <w:iCs/>
        </w:rPr>
        <w:t>Nature Reviews. Neuroscience</w:t>
      </w:r>
      <w:r>
        <w:t xml:space="preserve">, </w:t>
      </w:r>
      <w:r>
        <w:rPr>
          <w:i/>
          <w:iCs/>
        </w:rPr>
        <w:t>6</w:t>
      </w:r>
      <w:r>
        <w:t>(3), 247–255. https://doi.org/10.1038/nrn1630</w:t>
      </w:r>
    </w:p>
    <w:p w14:paraId="138F8C8D" w14:textId="77777777" w:rsidR="005828B4" w:rsidRDefault="005828B4" w:rsidP="005828B4">
      <w:pPr>
        <w:pStyle w:val="Bibliography"/>
      </w:pPr>
      <w:r>
        <w:t xml:space="preserve">Hassin, R. R. (2013). Yes It Can: On the Functional Abilities of the Human Unconscious. </w:t>
      </w:r>
      <w:r>
        <w:rPr>
          <w:i/>
          <w:iCs/>
        </w:rPr>
        <w:t>Perspectives on Psychological Science</w:t>
      </w:r>
      <w:r>
        <w:t xml:space="preserve">, </w:t>
      </w:r>
      <w:r>
        <w:rPr>
          <w:i/>
          <w:iCs/>
        </w:rPr>
        <w:t>8</w:t>
      </w:r>
      <w:r>
        <w:t>(2), 195–207. https://doi.org/10.1177/1745691612460684</w:t>
      </w:r>
    </w:p>
    <w:p w14:paraId="050FC888" w14:textId="77777777" w:rsidR="005828B4" w:rsidRDefault="005828B4" w:rsidP="005828B4">
      <w:pPr>
        <w:pStyle w:val="Bibliography"/>
      </w:pPr>
      <w:r>
        <w:t xml:space="preserve">Hesselmann, G., &amp; Knops, A. (2014). No conclusive evidence for numerical priming under interocular suppression. </w:t>
      </w:r>
      <w:r>
        <w:rPr>
          <w:i/>
          <w:iCs/>
        </w:rPr>
        <w:t>Psychological Science</w:t>
      </w:r>
      <w:r>
        <w:t xml:space="preserve">, </w:t>
      </w:r>
      <w:r>
        <w:rPr>
          <w:i/>
          <w:iCs/>
        </w:rPr>
        <w:t>25</w:t>
      </w:r>
      <w:r>
        <w:t>(11), 2116–2119. https://doi.org/10.1177/0956797614548876</w:t>
      </w:r>
    </w:p>
    <w:p w14:paraId="498CAB93" w14:textId="77777777" w:rsidR="005828B4" w:rsidRDefault="005828B4" w:rsidP="005828B4">
      <w:pPr>
        <w:pStyle w:val="Bibliography"/>
      </w:pPr>
      <w:r>
        <w:t xml:space="preserve">Hesselmann, G., &amp; Moors, P. (2015). Definitely maybe: Can unconscious processes perform the same functions as conscious processes? </w:t>
      </w:r>
      <w:r>
        <w:rPr>
          <w:i/>
          <w:iCs/>
        </w:rPr>
        <w:t>Frontiers in Psychology</w:t>
      </w:r>
      <w:r>
        <w:t xml:space="preserve">, </w:t>
      </w:r>
      <w:r>
        <w:rPr>
          <w:i/>
          <w:iCs/>
        </w:rPr>
        <w:t>6</w:t>
      </w:r>
      <w:r>
        <w:t>. https://doi.org/10.3389/fpsyg.2015.00584</w:t>
      </w:r>
    </w:p>
    <w:p w14:paraId="349EF9A6" w14:textId="77777777" w:rsidR="005828B4" w:rsidRDefault="005828B4" w:rsidP="005828B4">
      <w:pPr>
        <w:pStyle w:val="Bibliography"/>
      </w:pPr>
      <w:r>
        <w:t xml:space="preserve">Heyman, T., &amp; Moors, P. (2014). Frequent Words Do Not Break Continuous Flash Suppression Differently from Infrequent or Nonexistent Words: Implications for Semantic Processing of Words in the Absence of Awareness. </w:t>
      </w:r>
      <w:r>
        <w:rPr>
          <w:i/>
          <w:iCs/>
        </w:rPr>
        <w:t>PLOS ONE</w:t>
      </w:r>
      <w:r>
        <w:t xml:space="preserve">, </w:t>
      </w:r>
      <w:r>
        <w:rPr>
          <w:i/>
          <w:iCs/>
        </w:rPr>
        <w:t>9</w:t>
      </w:r>
      <w:r>
        <w:t>(8), e104719. https://doi.org/10.1371/journal.pone.0104719</w:t>
      </w:r>
    </w:p>
    <w:p w14:paraId="51DC2793" w14:textId="77777777" w:rsidR="005828B4" w:rsidRDefault="005828B4" w:rsidP="005828B4">
      <w:pPr>
        <w:pStyle w:val="Bibliography"/>
      </w:pPr>
      <w:r>
        <w:t xml:space="preserve">Holland, R. W., Hendriks, M., &amp; Aarts, H. (2005). Smells Like Clean Spirit: Nonconscious Effects of Scent on Cognition and Behavior. </w:t>
      </w:r>
      <w:r>
        <w:rPr>
          <w:i/>
          <w:iCs/>
        </w:rPr>
        <w:t>Psychological Science</w:t>
      </w:r>
      <w:r>
        <w:t xml:space="preserve">, </w:t>
      </w:r>
      <w:r>
        <w:rPr>
          <w:i/>
          <w:iCs/>
        </w:rPr>
        <w:t>16</w:t>
      </w:r>
      <w:r>
        <w:t>(9), 689–693. https://doi.org/10.1111/j.1467-9280.2005.01597.x</w:t>
      </w:r>
    </w:p>
    <w:p w14:paraId="05E71D2E" w14:textId="77777777" w:rsidR="005828B4" w:rsidRDefault="005828B4" w:rsidP="005828B4">
      <w:pPr>
        <w:pStyle w:val="Bibliography"/>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0E571AF9" w14:textId="77777777" w:rsidR="005828B4" w:rsidRDefault="005828B4" w:rsidP="005828B4">
      <w:pPr>
        <w:pStyle w:val="Bibliography"/>
      </w:pPr>
      <w:r>
        <w:t xml:space="preserve">Kanwisher, N., McDermott, J., &amp; Chun, M. M. (1997). The Fusiform Face Area: A Module in Human Extrastriate Cortex Specialized for Face Perception. </w:t>
      </w:r>
      <w:r>
        <w:rPr>
          <w:i/>
          <w:iCs/>
        </w:rPr>
        <w:t>Journal of Neuroscience</w:t>
      </w:r>
      <w:r>
        <w:t xml:space="preserve">, </w:t>
      </w:r>
      <w:r>
        <w:rPr>
          <w:i/>
          <w:iCs/>
        </w:rPr>
        <w:t>17</w:t>
      </w:r>
      <w:r>
        <w:t>(11), 4302–4311. https://doi.org/10.1523/JNEUROSCI.17-11-04302.1997</w:t>
      </w:r>
    </w:p>
    <w:p w14:paraId="3EB26AD8" w14:textId="77777777" w:rsidR="005828B4" w:rsidRDefault="005828B4" w:rsidP="005828B4">
      <w:pPr>
        <w:pStyle w:val="Bibliography"/>
      </w:pPr>
      <w:r>
        <w:t xml:space="preserve">Kappers, A. M. L., &amp; Bergmann Tiest, W. M. (2013). Haptic perception. </w:t>
      </w:r>
      <w:r>
        <w:rPr>
          <w:i/>
          <w:iCs/>
        </w:rPr>
        <w:t>Wiley Interdisciplinary Reviews: Cognitive Science</w:t>
      </w:r>
      <w:r>
        <w:t xml:space="preserve">, </w:t>
      </w:r>
      <w:r>
        <w:rPr>
          <w:i/>
          <w:iCs/>
        </w:rPr>
        <w:t>4</w:t>
      </w:r>
      <w:r>
        <w:t>(4), 357–374. https://doi.org/10.1002/wcs.1238</w:t>
      </w:r>
    </w:p>
    <w:p w14:paraId="5DB9B6A3" w14:textId="77777777" w:rsidR="005828B4" w:rsidRDefault="005828B4" w:rsidP="005828B4">
      <w:pPr>
        <w:pStyle w:val="Bibliography"/>
      </w:pPr>
      <w:r>
        <w:lastRenderedPageBreak/>
        <w:t xml:space="preserve">Karpinski, A., Briggs, J. C., &amp; Yale, M. (2019). A direct replication: Unconscious arithmetic processing. </w:t>
      </w:r>
      <w:r>
        <w:rPr>
          <w:i/>
          <w:iCs/>
        </w:rPr>
        <w:t>European Journal of Social Psychology</w:t>
      </w:r>
      <w:r>
        <w:t xml:space="preserve">, </w:t>
      </w:r>
      <w:r>
        <w:rPr>
          <w:i/>
          <w:iCs/>
        </w:rPr>
        <w:t>49</w:t>
      </w:r>
      <w:r>
        <w:t>, 637–644. https://doi.org/10.1002/ejsp.2390</w:t>
      </w:r>
    </w:p>
    <w:p w14:paraId="38A060B5" w14:textId="77777777" w:rsidR="005828B4" w:rsidRDefault="005828B4" w:rsidP="005828B4">
      <w:pPr>
        <w:pStyle w:val="Bibliography"/>
      </w:pPr>
      <w:r>
        <w:t xml:space="preserve">Kihlstrom, J. F. (1987). The Cognitive Unconscious. </w:t>
      </w:r>
      <w:r>
        <w:rPr>
          <w:i/>
          <w:iCs/>
        </w:rPr>
        <w:t>Science</w:t>
      </w:r>
      <w:r>
        <w:t xml:space="preserve">, </w:t>
      </w:r>
      <w:r>
        <w:rPr>
          <w:i/>
          <w:iCs/>
        </w:rPr>
        <w:t>237</w:t>
      </w:r>
      <w:r>
        <w:t>(4821), 1445–1452.</w:t>
      </w:r>
    </w:p>
    <w:p w14:paraId="7BAAE341" w14:textId="77777777" w:rsidR="005828B4" w:rsidRDefault="005828B4" w:rsidP="005828B4">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65DD3D35" w14:textId="77777777" w:rsidR="005828B4" w:rsidRDefault="005828B4" w:rsidP="005828B4">
      <w:pPr>
        <w:pStyle w:val="Bibliography"/>
      </w:pPr>
      <w:r>
        <w:t xml:space="preserve">Kohl, M. (2019). </w:t>
      </w:r>
      <w:r>
        <w:rPr>
          <w:i/>
          <w:iCs/>
        </w:rPr>
        <w:t>MKinfer: Inferential Statistics</w:t>
      </w:r>
      <w:r>
        <w:t xml:space="preserve"> (0.7). http://www.stamats.de</w:t>
      </w:r>
    </w:p>
    <w:p w14:paraId="7381F92F" w14:textId="77777777" w:rsidR="005828B4" w:rsidRDefault="005828B4" w:rsidP="005828B4">
      <w:pPr>
        <w:pStyle w:val="Bibliography"/>
      </w:pPr>
      <w:r>
        <w:t xml:space="preserve">Kouider,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5C418598" w14:textId="77777777" w:rsidR="005828B4" w:rsidRDefault="005828B4" w:rsidP="005828B4">
      <w:pPr>
        <w:pStyle w:val="Bibliography"/>
      </w:pPr>
      <w:r>
        <w:t xml:space="preserve">Lagnado, D. A., Newell, B. R., Kahan, S., &amp; Shanks, D. R. (2006). Insight and strategy in multiple-cue learning. </w:t>
      </w:r>
      <w:r>
        <w:rPr>
          <w:i/>
          <w:iCs/>
        </w:rPr>
        <w:t>Journal of Experimental Psychology: General</w:t>
      </w:r>
      <w:r>
        <w:t xml:space="preserve">, </w:t>
      </w:r>
      <w:r>
        <w:rPr>
          <w:i/>
          <w:iCs/>
        </w:rPr>
        <w:t>135</w:t>
      </w:r>
      <w:r>
        <w:t>(2), 162–183. https://doi.org/10.1037/0096-3445.135.2.162</w:t>
      </w:r>
    </w:p>
    <w:p w14:paraId="58AF0C6E" w14:textId="77777777" w:rsidR="005828B4" w:rsidRDefault="005828B4" w:rsidP="005828B4">
      <w:pPr>
        <w:pStyle w:val="Bibliography"/>
      </w:pPr>
      <w:r>
        <w:t xml:space="preserve">Lakens, D. (2013). Calculating and reporting effect sizes to facilitate cumulative science: A practical primer for t-tests and ANOVAs. </w:t>
      </w:r>
      <w:r>
        <w:rPr>
          <w:i/>
          <w:iCs/>
        </w:rPr>
        <w:t>Frontiers in Psychology</w:t>
      </w:r>
      <w:r>
        <w:t xml:space="preserve">, </w:t>
      </w:r>
      <w:r>
        <w:rPr>
          <w:i/>
          <w:iCs/>
        </w:rPr>
        <w:t>4</w:t>
      </w:r>
      <w:r>
        <w:t>. https://doi.org/10.3389/fpsyg.2013.00863</w:t>
      </w:r>
    </w:p>
    <w:p w14:paraId="4E7CCD99" w14:textId="77777777" w:rsidR="005828B4" w:rsidRDefault="005828B4" w:rsidP="005828B4">
      <w:pPr>
        <w:pStyle w:val="Bibliography"/>
      </w:pPr>
      <w:r>
        <w:t xml:space="preserve">Lamme, V. A. F., &amp; Roelfsema, P. R. (2000). The distinct modes of vision offered by feedforward and recurrent processing. </w:t>
      </w:r>
      <w:r>
        <w:rPr>
          <w:i/>
          <w:iCs/>
        </w:rPr>
        <w:t>Trends in Neurosciences</w:t>
      </w:r>
      <w:r>
        <w:t xml:space="preserve">, </w:t>
      </w:r>
      <w:r>
        <w:rPr>
          <w:i/>
          <w:iCs/>
        </w:rPr>
        <w:t>23</w:t>
      </w:r>
      <w:r>
        <w:t>(11), 571–579. https://doi.org/10.1016/S0166-2236(00)01657-X</w:t>
      </w:r>
    </w:p>
    <w:p w14:paraId="24E8472B" w14:textId="77777777" w:rsidR="005828B4" w:rsidRDefault="005828B4" w:rsidP="005828B4">
      <w:pPr>
        <w:pStyle w:val="Bibliography"/>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7DFEF543" w14:textId="77777777" w:rsidR="005828B4" w:rsidRDefault="005828B4" w:rsidP="005828B4">
      <w:pPr>
        <w:pStyle w:val="Bibliography"/>
      </w:pPr>
      <w:r>
        <w:t xml:space="preserve">Luo, Q., Peng, D., Jin, Z., Xu, D., Xiao, L., &amp; Ding, G. (2004). Emotional valence of words modulates the subliminal repetition priming effect in the left fusiform gyrus: An event-related fMRI study. </w:t>
      </w:r>
      <w:r>
        <w:rPr>
          <w:i/>
          <w:iCs/>
        </w:rPr>
        <w:t>NeuroImage</w:t>
      </w:r>
      <w:r>
        <w:t xml:space="preserve">, </w:t>
      </w:r>
      <w:r>
        <w:rPr>
          <w:i/>
          <w:iCs/>
        </w:rPr>
        <w:t>21</w:t>
      </w:r>
      <w:r>
        <w:t>(1), 414–421. https://doi.org/10.1016/j.neuroimage.2003.09.048</w:t>
      </w:r>
    </w:p>
    <w:p w14:paraId="391417D5" w14:textId="77777777" w:rsidR="005828B4" w:rsidRDefault="005828B4" w:rsidP="005828B4">
      <w:pPr>
        <w:pStyle w:val="Bibliography"/>
      </w:pPr>
      <w:r>
        <w:t xml:space="preserve">Mack, A., &amp; Rock, I. (1998). Inattentional blindness: Perception without attention. In </w:t>
      </w:r>
      <w:r>
        <w:rPr>
          <w:i/>
          <w:iCs/>
        </w:rPr>
        <w:t>Visual attention</w:t>
      </w:r>
      <w:r>
        <w:t xml:space="preserve"> (pp. 55–76). Oxford University Press.</w:t>
      </w:r>
    </w:p>
    <w:p w14:paraId="52E31008" w14:textId="77777777" w:rsidR="005828B4" w:rsidRDefault="005828B4" w:rsidP="005828B4">
      <w:pPr>
        <w:pStyle w:val="Bibliography"/>
      </w:pPr>
      <w:r>
        <w:t xml:space="preserve">Macmillan, N. A., &amp; Creelman, C. D. (2004). </w:t>
      </w:r>
      <w:r>
        <w:rPr>
          <w:i/>
          <w:iCs/>
        </w:rPr>
        <w:t>Detection Theory: A User’s Guide</w:t>
      </w:r>
      <w:r>
        <w:t xml:space="preserve"> (2nd ed.). Psychology Press. https://doi.org/10.4324/9781410611147</w:t>
      </w:r>
    </w:p>
    <w:p w14:paraId="6BEAF1F3" w14:textId="77777777" w:rsidR="005828B4" w:rsidRDefault="005828B4" w:rsidP="005828B4">
      <w:pPr>
        <w:pStyle w:val="Bibliography"/>
      </w:pPr>
      <w:r>
        <w:lastRenderedPageBreak/>
        <w:t xml:space="preserve">Malejka, S., Vadillo, M. A., Dienes, Z., &amp; Shanks, D. R. (2021). Correlation analysis to investigate unconscious mental processes: A critical appraisal and mini-tutorial. </w:t>
      </w:r>
      <w:r>
        <w:rPr>
          <w:i/>
          <w:iCs/>
        </w:rPr>
        <w:t>Cognition</w:t>
      </w:r>
      <w:r>
        <w:t xml:space="preserve">, </w:t>
      </w:r>
      <w:r>
        <w:rPr>
          <w:i/>
          <w:iCs/>
        </w:rPr>
        <w:t>212</w:t>
      </w:r>
      <w:r>
        <w:t>, 104667. https://doi.org/10.1016/j.cognition.2021.104667</w:t>
      </w:r>
    </w:p>
    <w:p w14:paraId="2F50D876" w14:textId="77777777" w:rsidR="005828B4" w:rsidRDefault="005828B4" w:rsidP="005828B4">
      <w:pPr>
        <w:pStyle w:val="Bibliography"/>
      </w:pPr>
      <w:r>
        <w:t xml:space="preserve">Mashour, G. A., Roelfsema, P., Changeux, J.-P., &amp; Dehaene, S. (2020). Conscious Processing and the Global Neuronal Workspace Hypothesis. </w:t>
      </w:r>
      <w:r>
        <w:rPr>
          <w:i/>
          <w:iCs/>
        </w:rPr>
        <w:t>Neuron</w:t>
      </w:r>
      <w:r>
        <w:t xml:space="preserve">, </w:t>
      </w:r>
      <w:r>
        <w:rPr>
          <w:i/>
          <w:iCs/>
        </w:rPr>
        <w:t>105</w:t>
      </w:r>
      <w:r>
        <w:t>(5), 776–798. https://doi.org/10.1016/j.neuron.2020.01.026</w:t>
      </w:r>
    </w:p>
    <w:p w14:paraId="4B8CF0F9" w14:textId="77777777" w:rsidR="005828B4" w:rsidRDefault="005828B4" w:rsidP="005828B4">
      <w:pPr>
        <w:pStyle w:val="Bibliography"/>
      </w:pPr>
      <w:r>
        <w:rPr>
          <w:i/>
          <w:iCs/>
        </w:rPr>
        <w:t>MATLAB</w:t>
      </w:r>
      <w:r>
        <w:t xml:space="preserve"> (9.9.0.14677003 (R2020b)). (2020). The MathWorks Inc.</w:t>
      </w:r>
    </w:p>
    <w:p w14:paraId="79054C95" w14:textId="77777777" w:rsidR="005828B4" w:rsidRDefault="005828B4" w:rsidP="005828B4">
      <w:pPr>
        <w:pStyle w:val="Bibliography"/>
      </w:pPr>
      <w:r>
        <w:t xml:space="preserve">Mattler, U., &amp; Palmer, S. (2012). Time course of free-choice priming effects explained by a simple accumulator model. </w:t>
      </w:r>
      <w:r>
        <w:rPr>
          <w:i/>
          <w:iCs/>
        </w:rPr>
        <w:t>Cognition</w:t>
      </w:r>
      <w:r>
        <w:t xml:space="preserve">, </w:t>
      </w:r>
      <w:r>
        <w:rPr>
          <w:i/>
          <w:iCs/>
        </w:rPr>
        <w:t>123</w:t>
      </w:r>
      <w:r>
        <w:t>(3), 347–360. https://doi.org/10.1016/j.cognition.2012.03.002</w:t>
      </w:r>
    </w:p>
    <w:p w14:paraId="5B57DEF2" w14:textId="77777777" w:rsidR="005828B4" w:rsidRDefault="005828B4" w:rsidP="005828B4">
      <w:pPr>
        <w:pStyle w:val="Bibliography"/>
      </w:pPr>
      <w:r>
        <w:t xml:space="preserve">Merikle, P. M. (1992). Perception without awareness: Critical issues. </w:t>
      </w:r>
      <w:r>
        <w:rPr>
          <w:i/>
          <w:iCs/>
        </w:rPr>
        <w:t>American Psychologist</w:t>
      </w:r>
      <w:r>
        <w:t xml:space="preserve">, </w:t>
      </w:r>
      <w:r>
        <w:rPr>
          <w:i/>
          <w:iCs/>
        </w:rPr>
        <w:t>47</w:t>
      </w:r>
      <w:r>
        <w:t>, 792–795. https://doi.org/10.1037/0003-066X.47.6.792</w:t>
      </w:r>
    </w:p>
    <w:p w14:paraId="5510DCA1" w14:textId="77777777" w:rsidR="005828B4" w:rsidRDefault="005828B4" w:rsidP="005828B4">
      <w:pPr>
        <w:pStyle w:val="Bibliography"/>
      </w:pPr>
      <w:r>
        <w:t xml:space="preserve">Merikle, P. M., &amp; Reingold, E. M. (1998). On demonstrating unconscious perception: Comment on Draine and Greenwald (1998). </w:t>
      </w:r>
      <w:r>
        <w:rPr>
          <w:i/>
          <w:iCs/>
        </w:rPr>
        <w:t>Journal of Experimental Psychology: General</w:t>
      </w:r>
      <w:r>
        <w:t xml:space="preserve">, </w:t>
      </w:r>
      <w:r>
        <w:rPr>
          <w:i/>
          <w:iCs/>
        </w:rPr>
        <w:t>127</w:t>
      </w:r>
      <w:r>
        <w:t>, 304–310. https://doi.org/10.1037/0096-3445.127.3.304</w:t>
      </w:r>
    </w:p>
    <w:p w14:paraId="02ECE9DA" w14:textId="77777777" w:rsidR="005828B4" w:rsidRDefault="005828B4" w:rsidP="005828B4">
      <w:pPr>
        <w:pStyle w:val="Bibliography"/>
      </w:pPr>
      <w:r>
        <w:t xml:space="preserve">Michel, M. (2019). Consciousness Science Underdetermined: A Short History of Endless Debates. </w:t>
      </w:r>
      <w:r>
        <w:rPr>
          <w:i/>
          <w:iCs/>
        </w:rPr>
        <w:t>Ergo, an Open Access Journal of Philosophy</w:t>
      </w:r>
      <w:r>
        <w:t xml:space="preserve">, </w:t>
      </w:r>
      <w:r>
        <w:rPr>
          <w:i/>
          <w:iCs/>
        </w:rPr>
        <w:t>6</w:t>
      </w:r>
      <w:r>
        <w:t>(20201214). https://doi.org/10.3998/ergo.12405314.0006.028</w:t>
      </w:r>
    </w:p>
    <w:p w14:paraId="55D4101C" w14:textId="77777777" w:rsidR="005828B4" w:rsidRDefault="005828B4" w:rsidP="005828B4">
      <w:pPr>
        <w:pStyle w:val="Bibliography"/>
      </w:pPr>
      <w:r>
        <w:t xml:space="preserve">Michel, M. (2022). How (not) to underestimate unconscious perception. </w:t>
      </w:r>
      <w:r>
        <w:rPr>
          <w:i/>
          <w:iCs/>
        </w:rPr>
        <w:t>Mind &amp; Language</w:t>
      </w:r>
      <w:r>
        <w:t xml:space="preserve">, </w:t>
      </w:r>
      <w:r>
        <w:rPr>
          <w:i/>
          <w:iCs/>
        </w:rPr>
        <w:t>n/a</w:t>
      </w:r>
      <w:r>
        <w:t>(n/a). https://doi.org/10.1111/mila.12406</w:t>
      </w:r>
    </w:p>
    <w:p w14:paraId="437AD9B1" w14:textId="77777777" w:rsidR="005828B4" w:rsidRDefault="005828B4" w:rsidP="005828B4">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5AFE2BC6" w14:textId="77777777" w:rsidR="005828B4" w:rsidRDefault="005828B4" w:rsidP="005828B4">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63E227EA" w14:textId="77777777" w:rsidR="005828B4" w:rsidRDefault="005828B4" w:rsidP="005828B4">
      <w:pPr>
        <w:pStyle w:val="Bibliography"/>
      </w:pPr>
      <w:r>
        <w:t xml:space="preserve">Moors, P., Boelens, D., van Overwalle, J., &amp; Wagemans, J. (2016). Scene integration without awareness: No conclusive evidence for processing scene congruency during continuous flash suppression. </w:t>
      </w:r>
      <w:r>
        <w:rPr>
          <w:i/>
          <w:iCs/>
        </w:rPr>
        <w:t>Psychological Science</w:t>
      </w:r>
      <w:r>
        <w:t xml:space="preserve">, </w:t>
      </w:r>
      <w:r>
        <w:rPr>
          <w:i/>
          <w:iCs/>
        </w:rPr>
        <w:t>27</w:t>
      </w:r>
      <w:r>
        <w:t>, 945–956. https://doi.org/10.1177/0956797616642525</w:t>
      </w:r>
    </w:p>
    <w:p w14:paraId="762225CE" w14:textId="77777777" w:rsidR="005828B4" w:rsidRDefault="005828B4" w:rsidP="005828B4">
      <w:pPr>
        <w:pStyle w:val="Bibliography"/>
      </w:pPr>
      <w:r>
        <w:lastRenderedPageBreak/>
        <w:t xml:space="preserve">Moors, P., &amp; Hesselmann, G. (2018). A critical reexamination of doing arithmetic nonconsciously. </w:t>
      </w:r>
      <w:r>
        <w:rPr>
          <w:i/>
          <w:iCs/>
        </w:rPr>
        <w:t>Psychonomic Bulletin &amp; Review</w:t>
      </w:r>
      <w:r>
        <w:t xml:space="preserve">, </w:t>
      </w:r>
      <w:r>
        <w:rPr>
          <w:i/>
          <w:iCs/>
        </w:rPr>
        <w:t>25</w:t>
      </w:r>
      <w:r>
        <w:t>(1), 472–481. https://doi.org/10.3758/s13423-017-1292-x</w:t>
      </w:r>
    </w:p>
    <w:p w14:paraId="17113BF6" w14:textId="77777777" w:rsidR="005828B4" w:rsidRDefault="005828B4" w:rsidP="005828B4">
      <w:pPr>
        <w:pStyle w:val="Bibliography"/>
      </w:pPr>
      <w:r>
        <w:t xml:space="preserve">Moors, P., &amp; Hesselmann, G. (2019). Unconscious arithmetic: Assessing the robustness of the results reported by Karpinski, Briggs, and Yale (2018). </w:t>
      </w:r>
      <w:r>
        <w:rPr>
          <w:i/>
          <w:iCs/>
        </w:rPr>
        <w:t>Consciousness and Cognition</w:t>
      </w:r>
      <w:r>
        <w:t xml:space="preserve">, </w:t>
      </w:r>
      <w:r>
        <w:rPr>
          <w:i/>
          <w:iCs/>
        </w:rPr>
        <w:t>68</w:t>
      </w:r>
      <w:r>
        <w:t>, 97–106. https://doi.org/10.1016/j.concog.2019.01.003</w:t>
      </w:r>
    </w:p>
    <w:p w14:paraId="0B36040B" w14:textId="77777777" w:rsidR="005828B4" w:rsidRDefault="005828B4" w:rsidP="005828B4">
      <w:pPr>
        <w:pStyle w:val="Bibliography"/>
      </w:pPr>
      <w:r>
        <w:rPr>
          <w:i/>
          <w:iCs/>
        </w:rPr>
        <w:t>Motive</w:t>
      </w:r>
      <w:r>
        <w:t xml:space="preserve"> (2.3.0). (2021). NaturalPoint, Inc. https://optitrack.com/software/motive/</w:t>
      </w:r>
    </w:p>
    <w:p w14:paraId="3245CBE6" w14:textId="77777777" w:rsidR="005828B4" w:rsidRDefault="005828B4" w:rsidP="005828B4">
      <w:pPr>
        <w:pStyle w:val="Bibliography"/>
      </w:pPr>
      <w:r>
        <w:t xml:space="preserve">Mudrik, L., &amp; Biderman, N. (2017). Evidence for Implicit—But Not Unconscious—Processing of Object-Scene Relations. </w:t>
      </w:r>
      <w:r>
        <w:rPr>
          <w:i/>
          <w:iCs/>
        </w:rPr>
        <w:t>Psychological Science</w:t>
      </w:r>
      <w:r>
        <w:t xml:space="preserve">, </w:t>
      </w:r>
      <w:r>
        <w:rPr>
          <w:i/>
          <w:iCs/>
        </w:rPr>
        <w:t>29</w:t>
      </w:r>
      <w:r>
        <w:t>. https://doi.org/10.1177/0956797617735745</w:t>
      </w:r>
    </w:p>
    <w:p w14:paraId="3AAC0F58" w14:textId="77777777" w:rsidR="005828B4" w:rsidRDefault="005828B4" w:rsidP="005828B4">
      <w:pPr>
        <w:pStyle w:val="Bibliography"/>
      </w:pPr>
      <w:r>
        <w:t xml:space="preserve">Mudrik, L., Faivre, N., &amp; Koch, C. (2014). Information integration without awareness. </w:t>
      </w:r>
      <w:r>
        <w:rPr>
          <w:i/>
          <w:iCs/>
        </w:rPr>
        <w:t>Trends in Cognitive Sciences</w:t>
      </w:r>
      <w:r>
        <w:t xml:space="preserve">, </w:t>
      </w:r>
      <w:r>
        <w:rPr>
          <w:i/>
          <w:iCs/>
        </w:rPr>
        <w:t>18</w:t>
      </w:r>
      <w:r>
        <w:t>(9), 488–496. https://doi.org/10.1016/j.tics.2014.04.009</w:t>
      </w:r>
    </w:p>
    <w:p w14:paraId="75D5862C" w14:textId="77777777" w:rsidR="005828B4" w:rsidRDefault="005828B4" w:rsidP="005828B4">
      <w:pPr>
        <w:pStyle w:val="Bibliography"/>
      </w:pPr>
      <w:r>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1B8932B5" w14:textId="77777777" w:rsidR="005828B4" w:rsidRDefault="005828B4" w:rsidP="005828B4">
      <w:pPr>
        <w:pStyle w:val="Bibliography"/>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796B12CE" w14:textId="77777777" w:rsidR="005828B4" w:rsidRDefault="005828B4" w:rsidP="005828B4">
      <w:pPr>
        <w:pStyle w:val="Bibliography"/>
      </w:pPr>
      <w:r>
        <w:rPr>
          <w:i/>
          <w:iCs/>
        </w:rPr>
        <w:t>NatNet SDK</w:t>
      </w:r>
      <w:r>
        <w:t xml:space="preserve"> (4.0.0). (2021). NaturalPoint, Inc. https://optitrack.com/software/motive/</w:t>
      </w:r>
    </w:p>
    <w:p w14:paraId="1BBD6CDD" w14:textId="77777777" w:rsidR="005828B4" w:rsidRDefault="005828B4" w:rsidP="005828B4">
      <w:pPr>
        <w:pStyle w:val="Bibliography"/>
      </w:pPr>
      <w:r>
        <w:t xml:space="preserve">Nembhard, D. A., &amp; Osothsilp, N. (2002). Task complexity effects on between-individual learning/forgetting variability. </w:t>
      </w:r>
      <w:r>
        <w:rPr>
          <w:i/>
          <w:iCs/>
        </w:rPr>
        <w:t>International Journal of Industrial Ergonomics</w:t>
      </w:r>
      <w:r>
        <w:t xml:space="preserve">, </w:t>
      </w:r>
      <w:r>
        <w:rPr>
          <w:i/>
          <w:iCs/>
        </w:rPr>
        <w:t>29</w:t>
      </w:r>
      <w:r>
        <w:t>(5), 297–306. https://doi.org/10.1016/S0169-8141(01)00070-1</w:t>
      </w:r>
    </w:p>
    <w:p w14:paraId="4D060FDC" w14:textId="77777777" w:rsidR="005828B4" w:rsidRDefault="005828B4" w:rsidP="005828B4">
      <w:pPr>
        <w:pStyle w:val="Bibliography"/>
      </w:pPr>
      <w:r>
        <w:t xml:space="preserve">Newell, B. R., &amp; Shanks, D. R. (2014). Unconscious influences on decision making: A critical review. </w:t>
      </w:r>
      <w:r>
        <w:rPr>
          <w:i/>
          <w:iCs/>
        </w:rPr>
        <w:t>Behavioral and Brain Sciences</w:t>
      </w:r>
      <w:r>
        <w:t xml:space="preserve">, </w:t>
      </w:r>
      <w:r>
        <w:rPr>
          <w:i/>
          <w:iCs/>
        </w:rPr>
        <w:t>37</w:t>
      </w:r>
      <w:r>
        <w:t>, 1–18. https://doi.org/10.1017/S0140525X12003214</w:t>
      </w:r>
    </w:p>
    <w:p w14:paraId="7C9B3FE3" w14:textId="77777777" w:rsidR="005828B4" w:rsidRDefault="005828B4" w:rsidP="005828B4">
      <w:pPr>
        <w:pStyle w:val="Bibliography"/>
      </w:pPr>
      <w:r>
        <w:t xml:space="preserve">Ogilvie, R., &amp; Carruthers, P. (2014). Better tests of consciousness are needed, but skepticism about unconscious processes is unwarranted. </w:t>
      </w:r>
      <w:r>
        <w:rPr>
          <w:i/>
          <w:iCs/>
        </w:rPr>
        <w:t>Behavioral and Brain Sciences</w:t>
      </w:r>
      <w:r>
        <w:t xml:space="preserve">, </w:t>
      </w:r>
      <w:r>
        <w:rPr>
          <w:i/>
          <w:iCs/>
        </w:rPr>
        <w:t>37</w:t>
      </w:r>
      <w:r>
        <w:t>(1), 36–37. https://doi.org/10.1017/S0140525X13000800</w:t>
      </w:r>
    </w:p>
    <w:p w14:paraId="6AEEE6EA" w14:textId="77777777" w:rsidR="005828B4" w:rsidRDefault="005828B4" w:rsidP="005828B4">
      <w:pPr>
        <w:pStyle w:val="Bibliography"/>
      </w:pPr>
      <w:r>
        <w:t xml:space="preserve">Palluel-Germain, R., Boy, F., Orliaguet, J. P., &amp; Coello, Y. (2004). Visual and motor constraints on trajectory planning in pointing movements. </w:t>
      </w:r>
      <w:r>
        <w:rPr>
          <w:i/>
          <w:iCs/>
        </w:rPr>
        <w:t>Neuroscience Letters</w:t>
      </w:r>
      <w:r>
        <w:t xml:space="preserve">, </w:t>
      </w:r>
      <w:r>
        <w:rPr>
          <w:i/>
          <w:iCs/>
        </w:rPr>
        <w:t>372</w:t>
      </w:r>
      <w:r>
        <w:t>(3), 235–239. https://doi.org/10.1016/j.neulet.2004.09.045</w:t>
      </w:r>
    </w:p>
    <w:p w14:paraId="6A1D9E29" w14:textId="77777777" w:rsidR="005828B4" w:rsidRDefault="005828B4" w:rsidP="005828B4">
      <w:pPr>
        <w:pStyle w:val="Bibliography"/>
      </w:pPr>
      <w:r>
        <w:lastRenderedPageBreak/>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0D496E2E" w14:textId="77777777" w:rsidR="005828B4" w:rsidRDefault="005828B4" w:rsidP="005828B4">
      <w:pPr>
        <w:pStyle w:val="Bibliography"/>
      </w:pPr>
      <w:r>
        <w:t xml:space="preserve">Peters, M. A. K., &amp; Lau, H. (2015). </w:t>
      </w:r>
      <w:r>
        <w:rPr>
          <w:i/>
          <w:iCs/>
        </w:rPr>
        <w:t>Human observers have optimal introspective access to perceptual processes even for visually masked stimuli</w:t>
      </w:r>
      <w:r>
        <w:t>. 30.</w:t>
      </w:r>
    </w:p>
    <w:p w14:paraId="551481AC" w14:textId="77777777" w:rsidR="005828B4" w:rsidRDefault="005828B4" w:rsidP="005828B4">
      <w:pPr>
        <w:pStyle w:val="Bibliography"/>
      </w:pPr>
      <w:r>
        <w:t xml:space="preserve">Poirier, C., Collignon, O., DeVolder, A. G., Renier, L., Vanlierde, A., Tranduy,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0EBF8EB6" w14:textId="77777777" w:rsidR="005828B4" w:rsidRDefault="005828B4" w:rsidP="005828B4">
      <w:pPr>
        <w:pStyle w:val="Bibliography"/>
      </w:pPr>
      <w:r>
        <w:t xml:space="preserve">Pratte, M. S., &amp; Rouder, J. N. (2009). A task-difficulty artifact in subliminal priming. </w:t>
      </w:r>
      <w:r>
        <w:rPr>
          <w:i/>
          <w:iCs/>
        </w:rPr>
        <w:t>Attention, Perception, &amp; Psychophysics</w:t>
      </w:r>
      <w:r>
        <w:t xml:space="preserve">, </w:t>
      </w:r>
      <w:r>
        <w:rPr>
          <w:i/>
          <w:iCs/>
        </w:rPr>
        <w:t>71</w:t>
      </w:r>
      <w:r>
        <w:t>(6), 1276–1283. https://doi.org/10.3758/APP.71.6.1276</w:t>
      </w:r>
    </w:p>
    <w:p w14:paraId="65D28CD2" w14:textId="77777777" w:rsidR="005828B4" w:rsidRDefault="005828B4" w:rsidP="005828B4">
      <w:pPr>
        <w:pStyle w:val="Bibliography"/>
      </w:pPr>
      <w:r>
        <w:t xml:space="preserve">Reingold, E. M., &amp; Merikle, P. M. (1988). Using direct and indirect measures to study perception without awareness. </w:t>
      </w:r>
      <w:r>
        <w:rPr>
          <w:i/>
          <w:iCs/>
        </w:rPr>
        <w:t>Perception &amp; Psychophysics</w:t>
      </w:r>
      <w:r>
        <w:t xml:space="preserve">, </w:t>
      </w:r>
      <w:r>
        <w:rPr>
          <w:i/>
          <w:iCs/>
        </w:rPr>
        <w:t>44</w:t>
      </w:r>
      <w:r>
        <w:t>(6), 563–575. https://doi.org/10.3758/BF03207490</w:t>
      </w:r>
    </w:p>
    <w:p w14:paraId="597130AD" w14:textId="77777777" w:rsidR="005828B4" w:rsidRDefault="005828B4" w:rsidP="005828B4">
      <w:pPr>
        <w:pStyle w:val="Bibliography"/>
      </w:pPr>
      <w:r>
        <w:t xml:space="preserve">Resulaj, A., Kiani, R., Wolpert, D. M., &amp; Shadlen, M. N. (2009). Changes of mind in decision-making. </w:t>
      </w:r>
      <w:r>
        <w:rPr>
          <w:i/>
          <w:iCs/>
        </w:rPr>
        <w:t>Nature</w:t>
      </w:r>
      <w:r>
        <w:t xml:space="preserve">, </w:t>
      </w:r>
      <w:r>
        <w:rPr>
          <w:i/>
          <w:iCs/>
        </w:rPr>
        <w:t>461</w:t>
      </w:r>
      <w:r>
        <w:t>(7261), 263–266. https://doi.org/10.1038/nature08275</w:t>
      </w:r>
    </w:p>
    <w:p w14:paraId="66653543" w14:textId="77777777" w:rsidR="005828B4" w:rsidRDefault="005828B4" w:rsidP="005828B4">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53B93211" w14:textId="77777777" w:rsidR="005828B4" w:rsidRDefault="005828B4" w:rsidP="005828B4">
      <w:pPr>
        <w:pStyle w:val="Bibliography"/>
      </w:pPr>
      <w:r>
        <w:t xml:space="preserve">Sandberg, K., &amp; Overgaard, M. (2015). Using the perceptual awareness scale (PAS). In M. Overgaard (Ed.), </w:t>
      </w:r>
      <w:r>
        <w:rPr>
          <w:i/>
          <w:iCs/>
        </w:rPr>
        <w:t>Behavioral Methods in Consciousness Research</w:t>
      </w:r>
      <w:r>
        <w:t xml:space="preserve"> (pp. 181–196). Oxford University Press. https://doi.org/10.1093/acprof:oso/9780199688890.003.0011</w:t>
      </w:r>
    </w:p>
    <w:p w14:paraId="02C29125" w14:textId="77777777" w:rsidR="005828B4" w:rsidRDefault="005828B4" w:rsidP="005828B4">
      <w:pPr>
        <w:pStyle w:val="Bibliography"/>
      </w:pPr>
      <w:r>
        <w:t xml:space="preserve">Sandberg, K., Timmermans, B., Overgaard, M., &amp; Cleeremans, A. (2010). Measuring consciousness: Is one measure better than the other? </w:t>
      </w:r>
      <w:r>
        <w:rPr>
          <w:i/>
          <w:iCs/>
        </w:rPr>
        <w:t>Consciousness and Cognition</w:t>
      </w:r>
      <w:r>
        <w:t xml:space="preserve">, </w:t>
      </w:r>
      <w:r>
        <w:rPr>
          <w:i/>
          <w:iCs/>
        </w:rPr>
        <w:t>19</w:t>
      </w:r>
      <w:r>
        <w:t>(4), 1069–1078. https://doi.org/10.1016/j.concog.2009.12.013</w:t>
      </w:r>
    </w:p>
    <w:p w14:paraId="7D46D92F" w14:textId="77777777" w:rsidR="005828B4" w:rsidRDefault="005828B4" w:rsidP="005828B4">
      <w:pPr>
        <w:pStyle w:val="Bibliography"/>
      </w:pPr>
      <w:r>
        <w:t xml:space="preserve">Sassenhagen, J., &amp; Draschkow, D. (2019). Cluster-based permutation tests of MEG/EEG data do not establish significance of effect latency or location. </w:t>
      </w:r>
      <w:r>
        <w:rPr>
          <w:i/>
          <w:iCs/>
        </w:rPr>
        <w:t>Psychophysiology</w:t>
      </w:r>
      <w:r>
        <w:t xml:space="preserve">, </w:t>
      </w:r>
      <w:r>
        <w:rPr>
          <w:i/>
          <w:iCs/>
        </w:rPr>
        <w:t>56</w:t>
      </w:r>
      <w:r>
        <w:t>(6), e13335. https://doi.org/10.1111/psyp.13335</w:t>
      </w:r>
    </w:p>
    <w:p w14:paraId="2206C861" w14:textId="77777777" w:rsidR="005828B4" w:rsidRDefault="005828B4" w:rsidP="005828B4">
      <w:pPr>
        <w:pStyle w:val="Bibliography"/>
      </w:pPr>
      <w:r>
        <w:t xml:space="preserve">Sawchuk, C. N., Lohr, J. M., Westendorf, D. H., Meunier, S. A., &amp; Tolin, D. F. (2002). Emotional responding to fearful and disgusting stimuli in specific phobics. </w:t>
      </w:r>
      <w:r>
        <w:rPr>
          <w:i/>
          <w:iCs/>
        </w:rPr>
        <w:t>Behaviour Research and Therapy</w:t>
      </w:r>
      <w:r>
        <w:t xml:space="preserve">, </w:t>
      </w:r>
      <w:r>
        <w:rPr>
          <w:i/>
          <w:iCs/>
        </w:rPr>
        <w:t>40</w:t>
      </w:r>
      <w:r>
        <w:t>(9), 1031–1046. https://doi.org/10.1016/S0005-7967(01)00093-6</w:t>
      </w:r>
    </w:p>
    <w:p w14:paraId="7941F5CB" w14:textId="77777777" w:rsidR="005828B4" w:rsidRDefault="005828B4" w:rsidP="005828B4">
      <w:pPr>
        <w:pStyle w:val="Bibliography"/>
      </w:pPr>
      <w:r>
        <w:lastRenderedPageBreak/>
        <w:t xml:space="preserve">Scherbaum, S., Dshemuchadse, M., Fischer, R., &amp; Goschke, T. (2010). How decisions evolve: The temporal dynamics of action selection. </w:t>
      </w:r>
      <w:r>
        <w:rPr>
          <w:i/>
          <w:iCs/>
        </w:rPr>
        <w:t>Cognition</w:t>
      </w:r>
      <w:r>
        <w:t xml:space="preserve">, </w:t>
      </w:r>
      <w:r>
        <w:rPr>
          <w:i/>
          <w:iCs/>
        </w:rPr>
        <w:t>115</w:t>
      </w:r>
      <w:r>
        <w:t>(3), 407–416. https://doi.org/10.1016/j.cognition.2010.02.004</w:t>
      </w:r>
    </w:p>
    <w:p w14:paraId="727F74AA" w14:textId="77777777" w:rsidR="005828B4" w:rsidRDefault="005828B4" w:rsidP="005828B4">
      <w:pPr>
        <w:pStyle w:val="Bibliography"/>
      </w:pPr>
      <w:r>
        <w:t xml:space="preserve">Scherbaum,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1EAB8AC8" w14:textId="77777777" w:rsidR="005828B4" w:rsidRDefault="005828B4" w:rsidP="005828B4">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35F7D939" w14:textId="77777777" w:rsidR="005828B4" w:rsidRDefault="005828B4" w:rsidP="005828B4">
      <w:pPr>
        <w:pStyle w:val="Bibliography"/>
      </w:pPr>
      <w:r>
        <w:t xml:space="preserve">Shelton, J. R., &amp; Martin, R. C. (1992). How semantic is automatic semantic priming? </w:t>
      </w:r>
      <w:r>
        <w:rPr>
          <w:i/>
          <w:iCs/>
        </w:rPr>
        <w:t>Journal of Experimental Psychology: Learning, Memory, and Cognition</w:t>
      </w:r>
      <w:r>
        <w:t xml:space="preserve">, </w:t>
      </w:r>
      <w:r>
        <w:rPr>
          <w:i/>
          <w:iCs/>
        </w:rPr>
        <w:t>18</w:t>
      </w:r>
      <w:r>
        <w:t>, 1191–1210. https://doi.org/10.1037/0278-7393.18.6.1191</w:t>
      </w:r>
    </w:p>
    <w:p w14:paraId="00552CE3" w14:textId="77777777" w:rsidR="005828B4" w:rsidRDefault="005828B4" w:rsidP="005828B4">
      <w:pPr>
        <w:pStyle w:val="Bibliography"/>
      </w:pPr>
      <w:r>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5EA7B763" w14:textId="77777777" w:rsidR="005828B4" w:rsidRDefault="005828B4" w:rsidP="005828B4">
      <w:pPr>
        <w:pStyle w:val="Bibliography"/>
      </w:pPr>
      <w:r>
        <w:t xml:space="preserve">Sklar, A. Y., Levy, N., Goldstein, A., Mandel, R., Maril, A., &amp; Hassin, R. R. (2012). Reading and doing arithmetic nonconsciously. </w:t>
      </w:r>
      <w:r>
        <w:rPr>
          <w:i/>
          <w:iCs/>
        </w:rPr>
        <w:t>Proceedings of the National Academy of Sciences</w:t>
      </w:r>
      <w:r>
        <w:t xml:space="preserve">, </w:t>
      </w:r>
      <w:r>
        <w:rPr>
          <w:i/>
          <w:iCs/>
        </w:rPr>
        <w:t>109</w:t>
      </w:r>
      <w:r>
        <w:t>(48), 19614–19619. https://doi.org/10.1073/pnas.1211645109</w:t>
      </w:r>
    </w:p>
    <w:p w14:paraId="63333046" w14:textId="77777777" w:rsidR="005828B4" w:rsidRDefault="005828B4" w:rsidP="005828B4">
      <w:pPr>
        <w:pStyle w:val="Bibliography"/>
      </w:pPr>
      <w:r>
        <w:t xml:space="preserve">Song, J.-H., &amp; Nakayama, K. (2009). Hidden cognitive states revealed in choice reaching tasks. </w:t>
      </w:r>
      <w:r>
        <w:rPr>
          <w:i/>
          <w:iCs/>
        </w:rPr>
        <w:t>Trends in Cognitive Sciences</w:t>
      </w:r>
      <w:r>
        <w:t xml:space="preserve">, </w:t>
      </w:r>
      <w:r>
        <w:rPr>
          <w:i/>
          <w:iCs/>
        </w:rPr>
        <w:t>13</w:t>
      </w:r>
      <w:r>
        <w:t>(8), 360–366. https://doi.org/10.1016/j.tics.2009.04.009</w:t>
      </w:r>
    </w:p>
    <w:p w14:paraId="3DCFD774" w14:textId="77777777" w:rsidR="005828B4" w:rsidRDefault="005828B4" w:rsidP="005828B4">
      <w:pPr>
        <w:pStyle w:val="Bibliography"/>
      </w:pPr>
      <w:r>
        <w:t xml:space="preserve">Spivey, M. J., Grosjean, M., &amp; Knoblich, G. (2005). Continuous attraction toward phonological competitors. </w:t>
      </w:r>
      <w:r>
        <w:rPr>
          <w:i/>
          <w:iCs/>
        </w:rPr>
        <w:t>Proceedings of the National Academy of Sciences of the United States of America</w:t>
      </w:r>
      <w:r>
        <w:t xml:space="preserve">, </w:t>
      </w:r>
      <w:r>
        <w:rPr>
          <w:i/>
          <w:iCs/>
        </w:rPr>
        <w:t>102</w:t>
      </w:r>
      <w:r>
        <w:t>(29), 10393–10398. https://doi.org/10.1073/pnas.0503903102</w:t>
      </w:r>
    </w:p>
    <w:p w14:paraId="698957CD" w14:textId="77777777" w:rsidR="005828B4" w:rsidRDefault="005828B4" w:rsidP="005828B4">
      <w:pPr>
        <w:pStyle w:val="Bibliography"/>
      </w:pPr>
      <w:r>
        <w:t xml:space="preserve">Tononi,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54FA4B6F" w14:textId="77777777" w:rsidR="005828B4" w:rsidRDefault="005828B4" w:rsidP="005828B4">
      <w:pPr>
        <w:pStyle w:val="Bibliography"/>
      </w:pPr>
      <w:r>
        <w:t xml:space="preserve">Van den Bussche, E., Van den Noortgate, W., &amp; Reynvoet, B. (2009). Mechanisms of masked priming: A meta-analysis. </w:t>
      </w:r>
      <w:r>
        <w:rPr>
          <w:i/>
          <w:iCs/>
        </w:rPr>
        <w:t>Psychological Bulletin</w:t>
      </w:r>
      <w:r>
        <w:t xml:space="preserve">, </w:t>
      </w:r>
      <w:r>
        <w:rPr>
          <w:i/>
          <w:iCs/>
        </w:rPr>
        <w:t>135</w:t>
      </w:r>
      <w:r>
        <w:t>(3), 452–477. https://doi.org/10.1037/a0015329</w:t>
      </w:r>
    </w:p>
    <w:p w14:paraId="212CB3BF" w14:textId="77777777" w:rsidR="005828B4" w:rsidRDefault="005828B4" w:rsidP="005828B4">
      <w:pPr>
        <w:pStyle w:val="Bibliography"/>
      </w:pPr>
      <w:r>
        <w:lastRenderedPageBreak/>
        <w:t xml:space="preserve">von Hofsten,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4AF878BC" w14:textId="77777777" w:rsidR="005828B4" w:rsidRDefault="005828B4" w:rsidP="005828B4">
      <w:pPr>
        <w:pStyle w:val="Bibliography"/>
      </w:pPr>
      <w:r>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393C8FAD" w14:textId="77777777" w:rsidR="005828B4" w:rsidRDefault="005828B4" w:rsidP="005828B4">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6360AF58" w14:textId="77777777" w:rsidR="005828B4" w:rsidRDefault="005828B4" w:rsidP="005828B4">
      <w:pPr>
        <w:pStyle w:val="Bibliography"/>
      </w:pPr>
      <w:r>
        <w:t xml:space="preserve">Xiao, K., &amp; Yamauchi, T. (2017). The role of attention in subliminal semantic processing: A mouse tracking study. </w:t>
      </w:r>
      <w:r>
        <w:rPr>
          <w:i/>
          <w:iCs/>
        </w:rPr>
        <w:t>PLOS ONE</w:t>
      </w:r>
      <w:r>
        <w:t xml:space="preserve">, </w:t>
      </w:r>
      <w:r>
        <w:rPr>
          <w:i/>
          <w:iCs/>
        </w:rPr>
        <w:t>12</w:t>
      </w:r>
      <w:r>
        <w:t>(6), e0178740. https://doi.org/10.1371/journal.pone.0178740</w:t>
      </w:r>
    </w:p>
    <w:p w14:paraId="0F33B876" w14:textId="77777777" w:rsidR="005828B4" w:rsidRDefault="005828B4" w:rsidP="005828B4">
      <w:pPr>
        <w:pStyle w:val="Bibliography"/>
      </w:pPr>
      <w:r>
        <w:t xml:space="preserve">Xiao, K., Yamauchi, T., &amp; Bowman, C. (2015). </w:t>
      </w:r>
      <w:r>
        <w:rPr>
          <w:i/>
          <w:iCs/>
        </w:rPr>
        <w:t>Assessing Masked Semantic Priming: Cursor Trajectory versus Response Time Measures</w:t>
      </w:r>
      <w:r>
        <w:t>. 7.</w:t>
      </w:r>
    </w:p>
    <w:p w14:paraId="4E383326" w14:textId="77777777" w:rsidR="005828B4" w:rsidRDefault="005828B4" w:rsidP="005828B4">
      <w:pPr>
        <w:pStyle w:val="Bibliography"/>
      </w:pPr>
      <w:r>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5D0F200E" w14:textId="77777777" w:rsidR="005828B4" w:rsidRDefault="005828B4" w:rsidP="005828B4">
      <w:pPr>
        <w:pStyle w:val="Bibliography"/>
      </w:pPr>
      <w:r>
        <w:t xml:space="preserve">Zerweck, I. A., Kao, C.-S., Meyen, S., Amado, C., von Eltz, M., Klimm, M., &amp; Franz, V. H. (2021). Number processing outside awareness? Systematically testing sensitivities of direct and indirect measures of consciousness. </w:t>
      </w:r>
      <w:r>
        <w:rPr>
          <w:i/>
          <w:iCs/>
        </w:rPr>
        <w:t>Attention, Perception, &amp; Psychophysics</w:t>
      </w:r>
      <w:r>
        <w:t xml:space="preserve">, </w:t>
      </w:r>
      <w:r>
        <w:rPr>
          <w:i/>
          <w:iCs/>
        </w:rPr>
        <w:t>83</w:t>
      </w:r>
      <w:r>
        <w:t>(6), 2510–2529. https://doi.org/10.3758/s13414-021-02312-2</w:t>
      </w:r>
    </w:p>
    <w:p w14:paraId="49437EEE" w14:textId="5664951E" w:rsidR="00F20E38" w:rsidRDefault="0003265E" w:rsidP="002159ED">
      <w:pPr>
        <w:ind w:firstLine="0"/>
        <w:rPr>
          <w:lang w:eastAsia="ja-JP" w:bidi="ar-SA"/>
        </w:rPr>
      </w:pPr>
      <w:r>
        <w:rPr>
          <w:lang w:eastAsia="ja-JP" w:bidi="ar-SA"/>
        </w:rPr>
        <w:fldChar w:fldCharType="end"/>
      </w:r>
    </w:p>
    <w:p w14:paraId="62403E76" w14:textId="13910F17" w:rsidR="007169F4" w:rsidRDefault="007169F4" w:rsidP="002159ED">
      <w:pPr>
        <w:ind w:firstLine="0"/>
        <w:rPr>
          <w:lang w:eastAsia="ja-JP" w:bidi="ar-SA"/>
        </w:rPr>
      </w:pPr>
    </w:p>
    <w:p w14:paraId="719A855B" w14:textId="49A39784" w:rsidR="000377D0" w:rsidRDefault="000377D0">
      <w:pPr>
        <w:spacing w:line="480" w:lineRule="auto"/>
        <w:jc w:val="left"/>
        <w:rPr>
          <w:lang w:eastAsia="ja-JP" w:bidi="ar-SA"/>
        </w:rPr>
      </w:pPr>
      <w:r>
        <w:rPr>
          <w:lang w:eastAsia="ja-JP" w:bidi="ar-SA"/>
        </w:rPr>
        <w:br w:type="page"/>
      </w:r>
    </w:p>
    <w:p w14:paraId="606C302C" w14:textId="77777777" w:rsidR="000377D0" w:rsidRDefault="000377D0" w:rsidP="000377D0">
      <w:pPr>
        <w:pStyle w:val="Heading2"/>
        <w:rPr>
          <w:rtl/>
          <w:lang w:bidi="he-IL"/>
        </w:rPr>
      </w:pPr>
      <w:bookmarkStart w:id="82" w:name="_Toc114469912"/>
      <w:r>
        <w:rPr>
          <w:rFonts w:hint="cs"/>
          <w:rtl/>
          <w:lang w:bidi="he-IL"/>
        </w:rPr>
        <w:lastRenderedPageBreak/>
        <w:t>תקציר</w:t>
      </w:r>
      <w:bookmarkEnd w:id="82"/>
    </w:p>
    <w:p w14:paraId="3180F29C" w14:textId="77777777" w:rsidR="000377D0" w:rsidRDefault="000377D0" w:rsidP="000377D0">
      <w:pPr>
        <w:bidi/>
        <w:rPr>
          <w:rtl/>
          <w:lang w:eastAsia="ja-JP"/>
        </w:rPr>
      </w:pPr>
      <w:r>
        <w:rPr>
          <w:rFonts w:hint="cs"/>
          <w:rtl/>
          <w:lang w:eastAsia="ja-JP"/>
        </w:rPr>
        <w:t>על אף היותם בלתי נראים עבורנו, גירויים לא מודעים הוכחו בעבר כמסוגלים להשפיע על ההתנהגות שלנו. למרות זאת, תחום המחקר של עיבוד לא מודע שופע בממצאים סותרים אשר מעוררים מחלוקות לגבי היקפו, ובאופן ספציפי לגבי עיבוד סמנטי. את המחלוקות הללו ניתן להסביר על ידי מגבלות מתודולוגיות אשר מאפיינות חלק מהמחקרים בתחום. מגבלה אחת, אשר נחקרת בתזה הנוכחית, היא הערכת חסר של עיבוד לא מודע הנובעת משימוש במדדים שאינם רגישים מספיק לאפקט הלא מודע. המדד הנפוץ ביותר לבחינה של אפקטים לא מודעים הינו זמן התגובה של תשובות הניתנות באמצעות מקלדת. אולם אמצעי זה בדרך כלל מפיק אפקטים קטנים מאוד ומספק מידע רק לגבי התשובה הסופית ולא לגבי ההליכים שהובילו אליה. פתרון אפשרי לשתי הבעיות הללו הוא שימוש באמצעים למעקב אחר תנועה, אשר הפכו לכלי נפוץ לחשיפת הליכים קוגניטיביי</w:t>
      </w:r>
      <w:r>
        <w:rPr>
          <w:rFonts w:hint="eastAsia"/>
          <w:rtl/>
          <w:lang w:eastAsia="ja-JP"/>
        </w:rPr>
        <w:t>ם</w:t>
      </w:r>
      <w:r>
        <w:rPr>
          <w:rFonts w:hint="cs"/>
          <w:rtl/>
          <w:lang w:eastAsia="ja-JP"/>
        </w:rPr>
        <w:t>.</w:t>
      </w:r>
    </w:p>
    <w:p w14:paraId="3AE8105B" w14:textId="77777777" w:rsidR="000377D0" w:rsidRDefault="000377D0" w:rsidP="000377D0">
      <w:pPr>
        <w:bidi/>
        <w:rPr>
          <w:rtl/>
          <w:lang w:eastAsia="ja-JP"/>
        </w:rPr>
      </w:pPr>
      <w:r>
        <w:rPr>
          <w:rFonts w:hint="cs"/>
          <w:rtl/>
          <w:lang w:eastAsia="ja-JP"/>
        </w:rPr>
        <w:t>אך האם מעקב אחר תנועה אכן רגיש יותר לאפקטים לא מודעים מאשר מקלדת? עד עתה, מחקר אחד בלבד השווה בין המדדים באופן ישיר ומצא אפקט לא מודע שולי באמצעות מקלדת אך מובהק באמצעות שימוש בעכבר. אולם מדד המודעות כמו גם המערכת למעקב אחר תנועה בהם נעשה שימוש במחקר זה הינם מוגבלים. מטרת התזה הנוכחית היא לבחון האם למעקב אחר תנועה יש יתרון על פני מקלדת בכל הנוגע לגילוי אפקטים לא מודעים, תוך כדי התגברות על המגבלות הללו.</w:t>
      </w:r>
    </w:p>
    <w:p w14:paraId="73C84A0C" w14:textId="77777777" w:rsidR="000377D0" w:rsidRDefault="000377D0" w:rsidP="000377D0">
      <w:pPr>
        <w:bidi/>
        <w:rPr>
          <w:rtl/>
          <w:lang w:eastAsia="ja-JP"/>
        </w:rPr>
      </w:pPr>
      <w:r>
        <w:rPr>
          <w:rFonts w:hint="cs"/>
          <w:rtl/>
          <w:lang w:eastAsia="ja-JP"/>
        </w:rPr>
        <w:t>לשם כך, עשיתי שימוש במדדים מחמירים למודעות בשילוב עם מעקב אחר תנועת הושטה אינטואיטיבית בסדרה של ארבעה ניסויים. שלושה מחקרי גישוש ראשוניים נערכו על מנת לזהות את התנאים האופטימליים לגילוי של אפקטים לא מודעים באמצעות תנועות הושטה. מחקר אישוש רביעי השווה ישירות בין תנועות הושטה לבין מקלדת. ארבעת המחקרים התבססו על המחקר הקלאסי של דהאן ושותפיו (2001) שבו נבדקים סיווגו סמנטית מילת מטרה אשר עקבה אחרי מילת פריים זהה/שונה שהוצגה באופן לא מודע. הניסוי הראשון הפיק תוצאות שאינן מובהקות, כנראה בשל זמני התגובה הארוכים של הנבדקים. בניסוי השני הוטלה מגבלה נוקשה יותר על זמן התגובה אשר כללה מגבלה על תחילת התנועה ומגבלה על משך התנועה. כמו כן, ניתן בלוק אימון נוסף על מנת לשפר את זמן התגובה. כתוצאה מקיצור זמן התגובה, מספר רב של חזרות לא הושלמו בהצלחה ולפיכך נפסלו. לכן, בניסוי השלישי נוסף יום אימון נפרד שנועד לשפר את זמני התגובה של הנבדקים. אף על פי שמספר החזרות הפסולות לא פחת, בניסוי השלישי התגלה רמז להבדל בין תנאי הניסוי אשר סימל עיבוד לא מודע. בניסוי הרביעי הושמט יום האימון הנוסף ונכללו שתי מטלות נפרדות, באחת מהן נבדקים ענו באמצעות מקלדת ובשניה באמצעות תנועות הושטה. שתי המטלות חשפו אפקט לא מודע, אשר בשילוב עם המדדים הנוקשים למודעות, סיפקו עדות שאינה קלה להפרכה לקיום של עיבוד לא מודע. בניגוד לממצאים קודמים, האפקט הלא מודע במטלת המעקב אחר תנועה לא היה גדול מזה שהתגלה במטלת המקלדת. לסיום מועלות הצעות לשינויים במערך הניסוי אשר יכולים לשפר אף יותר את הרגישות של מדד התנועה לעיבוד לא מודע.</w:t>
      </w:r>
    </w:p>
    <w:p w14:paraId="23F88D47" w14:textId="1BBC785A" w:rsidR="000377D0" w:rsidRDefault="000377D0">
      <w:pPr>
        <w:spacing w:line="480" w:lineRule="auto"/>
        <w:jc w:val="left"/>
        <w:rPr>
          <w:lang w:eastAsia="ja-JP"/>
        </w:rPr>
      </w:pPr>
      <w:r>
        <w:rPr>
          <w:lang w:eastAsia="ja-JP"/>
        </w:rPr>
        <w:br w:type="page"/>
      </w:r>
    </w:p>
    <w:p w14:paraId="4C3D3B27" w14:textId="77777777" w:rsidR="000377D0" w:rsidRDefault="000377D0" w:rsidP="000377D0">
      <w:pPr>
        <w:pStyle w:val="Openingheader"/>
      </w:pPr>
      <w:r w:rsidRPr="00DC4DA6">
        <w:lastRenderedPageBreak/>
        <w:drawing>
          <wp:inline distT="0" distB="0" distL="0" distR="0" wp14:anchorId="582D0831" wp14:editId="52A01465">
            <wp:extent cx="5334000" cy="1141730"/>
            <wp:effectExtent l="0" t="0" r="0" b="1270"/>
            <wp:docPr id="12" name="תמונה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3" descr="A picture containing text&#10;&#10;Description automatically generated"/>
                    <pic:cNvPicPr/>
                  </pic:nvPicPr>
                  <pic:blipFill rotWithShape="1">
                    <a:blip r:embed="rId8" cstate="print">
                      <a:extLst>
                        <a:ext uri="{28A0092B-C50C-407E-A947-70E740481C1C}">
                          <a14:useLocalDpi xmlns:a14="http://schemas.microsoft.com/office/drawing/2010/main" val="0"/>
                        </a:ext>
                      </a:extLst>
                    </a:blip>
                    <a:srcRect l="116" t="20605" r="78" b="49175"/>
                    <a:stretch/>
                  </pic:blipFill>
                  <pic:spPr bwMode="auto">
                    <a:xfrm>
                      <a:off x="0" y="0"/>
                      <a:ext cx="5334000" cy="1141730"/>
                    </a:xfrm>
                    <a:prstGeom prst="rect">
                      <a:avLst/>
                    </a:prstGeom>
                    <a:ln>
                      <a:noFill/>
                    </a:ln>
                    <a:extLst>
                      <a:ext uri="{53640926-AAD7-44D8-BBD7-CCE9431645EC}">
                        <a14:shadowObscured xmlns:a14="http://schemas.microsoft.com/office/drawing/2010/main"/>
                      </a:ext>
                    </a:extLst>
                  </pic:spPr>
                </pic:pic>
              </a:graphicData>
            </a:graphic>
          </wp:inline>
        </w:drawing>
      </w:r>
    </w:p>
    <w:p w14:paraId="64132C65" w14:textId="77777777" w:rsidR="000377D0" w:rsidRPr="00B5549D" w:rsidRDefault="000377D0" w:rsidP="000377D0">
      <w:pPr>
        <w:pStyle w:val="Openingheader"/>
        <w:rPr>
          <w:rtl/>
        </w:rPr>
      </w:pPr>
      <w:r w:rsidRPr="00B5549D">
        <w:rPr>
          <w:rtl/>
        </w:rPr>
        <w:t>בית הספר סגול למדעי המוח</w:t>
      </w:r>
    </w:p>
    <w:p w14:paraId="4E9B07BE" w14:textId="77777777" w:rsidR="000377D0" w:rsidRPr="00B5549D" w:rsidRDefault="000377D0" w:rsidP="000377D0">
      <w:pPr>
        <w:pStyle w:val="Openingheader"/>
        <w:rPr>
          <w:rtl/>
        </w:rPr>
      </w:pPr>
    </w:p>
    <w:p w14:paraId="2C84D0D4" w14:textId="77777777" w:rsidR="000377D0" w:rsidRPr="00B5549D" w:rsidRDefault="000377D0" w:rsidP="000377D0">
      <w:pPr>
        <w:pStyle w:val="Openingheader"/>
        <w:rPr>
          <w:rtl/>
        </w:rPr>
      </w:pPr>
      <w:r w:rsidRPr="00B5549D">
        <w:rPr>
          <w:rtl/>
        </w:rPr>
        <w:t>הפקולטה למדעי המוח</w:t>
      </w:r>
    </w:p>
    <w:p w14:paraId="7E4C0F75" w14:textId="77777777" w:rsidR="000377D0" w:rsidRPr="00B5549D" w:rsidRDefault="000377D0" w:rsidP="000377D0">
      <w:pPr>
        <w:pStyle w:val="Openingheader"/>
        <w:rPr>
          <w:rtl/>
        </w:rPr>
      </w:pPr>
    </w:p>
    <w:p w14:paraId="46F9EF6B" w14:textId="77777777" w:rsidR="000377D0" w:rsidRPr="004C0E90" w:rsidRDefault="000377D0" w:rsidP="000377D0">
      <w:pPr>
        <w:pStyle w:val="Openingheader"/>
        <w:rPr>
          <w:sz w:val="72"/>
          <w:szCs w:val="72"/>
          <w:rtl/>
        </w:rPr>
      </w:pPr>
      <w:r w:rsidRPr="004C0E90">
        <w:rPr>
          <w:sz w:val="72"/>
          <w:szCs w:val="72"/>
          <w:rtl/>
        </w:rPr>
        <w:t>שימוש במעקב אחר תנועה על מנת לחקור את העיבוד הלא מודע</w:t>
      </w:r>
    </w:p>
    <w:p w14:paraId="7D62B5B5" w14:textId="77777777" w:rsidR="000377D0" w:rsidRDefault="000377D0" w:rsidP="000377D0">
      <w:pPr>
        <w:pStyle w:val="Openingheader"/>
        <w:rPr>
          <w:rtl/>
        </w:rPr>
      </w:pPr>
    </w:p>
    <w:p w14:paraId="4EE1D8CA" w14:textId="77777777" w:rsidR="000377D0" w:rsidRDefault="000377D0" w:rsidP="000377D0">
      <w:pPr>
        <w:pStyle w:val="Openingheader"/>
        <w:rPr>
          <w:rtl/>
        </w:rPr>
      </w:pPr>
    </w:p>
    <w:p w14:paraId="494696EC" w14:textId="77777777" w:rsidR="000377D0" w:rsidRDefault="000377D0" w:rsidP="000377D0">
      <w:pPr>
        <w:pStyle w:val="Openingheader"/>
      </w:pPr>
    </w:p>
    <w:p w14:paraId="3418B7E6" w14:textId="77777777" w:rsidR="000377D0" w:rsidRPr="00B5549D" w:rsidRDefault="000377D0" w:rsidP="000377D0">
      <w:pPr>
        <w:pStyle w:val="Openingheader"/>
        <w:rPr>
          <w:rtl/>
        </w:rPr>
      </w:pPr>
      <w:r w:rsidRPr="00B5549D">
        <w:rPr>
          <w:rtl/>
        </w:rPr>
        <w:t>מאת</w:t>
      </w:r>
    </w:p>
    <w:p w14:paraId="3353B611" w14:textId="77777777" w:rsidR="000377D0" w:rsidRPr="004C0E90" w:rsidRDefault="000377D0" w:rsidP="000377D0">
      <w:pPr>
        <w:pStyle w:val="Openingheader"/>
        <w:rPr>
          <w:b/>
          <w:bCs/>
          <w:sz w:val="56"/>
          <w:szCs w:val="56"/>
          <w:rtl/>
        </w:rPr>
      </w:pPr>
      <w:r w:rsidRPr="004C0E90">
        <w:rPr>
          <w:b/>
          <w:bCs/>
          <w:sz w:val="56"/>
          <w:szCs w:val="56"/>
          <w:rtl/>
        </w:rPr>
        <w:t>חן הלר</w:t>
      </w:r>
    </w:p>
    <w:p w14:paraId="2D7C76E7" w14:textId="77777777" w:rsidR="000377D0" w:rsidRDefault="000377D0" w:rsidP="000377D0">
      <w:pPr>
        <w:pStyle w:val="Openingheader"/>
        <w:rPr>
          <w:rtl/>
        </w:rPr>
      </w:pPr>
    </w:p>
    <w:p w14:paraId="1AEA55C2" w14:textId="77777777" w:rsidR="000377D0" w:rsidRDefault="000377D0" w:rsidP="000377D0">
      <w:pPr>
        <w:pStyle w:val="Openingheader"/>
        <w:rPr>
          <w:rtl/>
        </w:rPr>
      </w:pPr>
    </w:p>
    <w:p w14:paraId="2AE8C526" w14:textId="77777777" w:rsidR="000377D0" w:rsidRPr="00B5549D" w:rsidRDefault="000377D0" w:rsidP="000377D0">
      <w:pPr>
        <w:pStyle w:val="Openingheader"/>
        <w:rPr>
          <w:rtl/>
        </w:rPr>
      </w:pPr>
      <w:r w:rsidRPr="00B5549D">
        <w:rPr>
          <w:rtl/>
        </w:rPr>
        <w:t>החיבור בוצע בהנחיית</w:t>
      </w:r>
      <w:r>
        <w:rPr>
          <w:rFonts w:hint="cs"/>
          <w:rtl/>
        </w:rPr>
        <w:t>ה</w:t>
      </w:r>
      <w:r w:rsidRPr="00B5549D">
        <w:rPr>
          <w:rtl/>
        </w:rPr>
        <w:t xml:space="preserve"> של</w:t>
      </w:r>
    </w:p>
    <w:p w14:paraId="3EE01C32" w14:textId="77777777" w:rsidR="000377D0" w:rsidRPr="004C0E90" w:rsidRDefault="000377D0" w:rsidP="000377D0">
      <w:pPr>
        <w:pStyle w:val="Openingheader"/>
        <w:rPr>
          <w:b/>
          <w:bCs/>
          <w:sz w:val="56"/>
          <w:szCs w:val="56"/>
          <w:rtl/>
        </w:rPr>
      </w:pPr>
      <w:r w:rsidRPr="00AF7220">
        <w:rPr>
          <w:b/>
          <w:bCs/>
          <w:sz w:val="48"/>
          <w:szCs w:val="48"/>
          <w:rtl/>
        </w:rPr>
        <w:t xml:space="preserve">פרופ' ליעד מודריק </w:t>
      </w:r>
    </w:p>
    <w:p w14:paraId="36A67864" w14:textId="77777777" w:rsidR="000377D0" w:rsidRPr="00B5549D" w:rsidRDefault="000377D0" w:rsidP="000377D0">
      <w:pPr>
        <w:pStyle w:val="Openingheader"/>
      </w:pPr>
    </w:p>
    <w:p w14:paraId="2B656015" w14:textId="77777777" w:rsidR="000377D0" w:rsidRDefault="000377D0" w:rsidP="000377D0">
      <w:pPr>
        <w:pStyle w:val="Openingheader"/>
      </w:pPr>
    </w:p>
    <w:p w14:paraId="6B23D19B" w14:textId="77777777" w:rsidR="000377D0" w:rsidRDefault="000377D0" w:rsidP="000377D0">
      <w:pPr>
        <w:pStyle w:val="Openingheader"/>
        <w:rPr>
          <w:rtl/>
        </w:rPr>
      </w:pPr>
      <w:r w:rsidRPr="00B5549D">
        <w:rPr>
          <w:rtl/>
        </w:rPr>
        <w:t>ספטמבר 2022</w:t>
      </w:r>
    </w:p>
    <w:p w14:paraId="2861D536" w14:textId="28E5BF2C" w:rsidR="00FE2F43" w:rsidRDefault="00FE2F43">
      <w:pPr>
        <w:spacing w:line="480" w:lineRule="auto"/>
        <w:jc w:val="left"/>
        <w:rPr>
          <w:lang w:eastAsia="ja-JP"/>
        </w:rPr>
      </w:pPr>
      <w:r>
        <w:rPr>
          <w:lang w:eastAsia="ja-JP"/>
        </w:rPr>
        <w:br w:type="page"/>
      </w:r>
    </w:p>
    <w:p w14:paraId="0AF6278A" w14:textId="77777777" w:rsidR="00FE2F43" w:rsidRPr="00DC7936" w:rsidRDefault="00FE2F43" w:rsidP="00FE2F43">
      <w:pPr>
        <w:pStyle w:val="ListParagraph"/>
        <w:numPr>
          <w:ilvl w:val="0"/>
          <w:numId w:val="20"/>
        </w:numPr>
        <w:rPr>
          <w:strike/>
          <w:lang w:eastAsia="ja-JP" w:bidi="ar-SA"/>
        </w:rPr>
      </w:pPr>
      <w:r w:rsidRPr="00DC7936">
        <w:rPr>
          <w:strike/>
          <w:lang w:eastAsia="ja-JP" w:bidi="ar-SA"/>
        </w:rPr>
        <w:lastRenderedPageBreak/>
        <w:t>Add Empty line before each title?</w:t>
      </w:r>
    </w:p>
    <w:p w14:paraId="2057A0D7" w14:textId="77777777" w:rsidR="00FE2F43" w:rsidRPr="00DC7936" w:rsidRDefault="00FE2F43" w:rsidP="00FE2F43">
      <w:pPr>
        <w:pStyle w:val="ListParagraph"/>
        <w:numPr>
          <w:ilvl w:val="0"/>
          <w:numId w:val="20"/>
        </w:numPr>
        <w:rPr>
          <w:strike/>
          <w:lang w:eastAsia="ja-JP" w:bidi="ar-SA"/>
        </w:rPr>
      </w:pPr>
      <w:r w:rsidRPr="00DC7936">
        <w:rPr>
          <w:strike/>
          <w:lang w:eastAsia="ja-JP" w:bidi="ar-SA"/>
        </w:rPr>
        <w:t>Add page break before headers? If the header is the last line in a page and its content is in the following page.</w:t>
      </w:r>
    </w:p>
    <w:p w14:paraId="5CC22B6D" w14:textId="1A82FD51" w:rsidR="00FE2F43" w:rsidRPr="00AB53BE" w:rsidRDefault="00FE2F43" w:rsidP="00FE2F43">
      <w:pPr>
        <w:pStyle w:val="ListParagraph"/>
        <w:numPr>
          <w:ilvl w:val="0"/>
          <w:numId w:val="20"/>
        </w:numPr>
        <w:rPr>
          <w:strike/>
          <w:lang w:eastAsia="ja-JP" w:bidi="ar-SA"/>
        </w:rPr>
      </w:pPr>
      <w:r w:rsidRPr="00AB53BE">
        <w:rPr>
          <w:strike/>
          <w:lang w:eastAsia="ja-JP" w:bidi="ar-SA"/>
        </w:rPr>
        <w:t>Make sure all references appear in bibliography.</w:t>
      </w:r>
    </w:p>
    <w:p w14:paraId="2E3CC0CD" w14:textId="78F0EFEF" w:rsidR="00060CE3" w:rsidRDefault="00060CE3" w:rsidP="00FE2F43">
      <w:pPr>
        <w:pStyle w:val="ListParagraph"/>
        <w:numPr>
          <w:ilvl w:val="0"/>
          <w:numId w:val="20"/>
        </w:numPr>
        <w:rPr>
          <w:lang w:eastAsia="ja-JP" w:bidi="ar-SA"/>
        </w:rPr>
      </w:pPr>
      <w:r>
        <w:rPr>
          <w:lang w:eastAsia="ja-JP" w:bidi="ar-SA"/>
        </w:rPr>
        <w:t>Update table of contents</w:t>
      </w:r>
    </w:p>
    <w:p w14:paraId="2008CDD7" w14:textId="77777777" w:rsidR="00FE2F43" w:rsidRDefault="00FE2F43" w:rsidP="00FE2F43">
      <w:pPr>
        <w:pStyle w:val="ListParagraph"/>
        <w:numPr>
          <w:ilvl w:val="0"/>
          <w:numId w:val="20"/>
        </w:numPr>
        <w:rPr>
          <w:lang w:eastAsia="ja-JP" w:bidi="ar-SA"/>
        </w:rPr>
      </w:pPr>
      <w:r>
        <w:rPr>
          <w:lang w:eastAsia="ja-JP" w:bidi="ar-SA"/>
        </w:rPr>
        <w:t>Ideas for content:</w:t>
      </w:r>
    </w:p>
    <w:p w14:paraId="0CCD7166" w14:textId="77777777" w:rsidR="00FE2F43" w:rsidRDefault="00FE2F43" w:rsidP="00FE2F43">
      <w:pPr>
        <w:pStyle w:val="ListParagraph"/>
        <w:numPr>
          <w:ilvl w:val="1"/>
          <w:numId w:val="20"/>
        </w:numPr>
        <w:rPr>
          <w:lang w:eastAsia="ja-JP" w:bidi="ar-SA"/>
        </w:rPr>
      </w:pPr>
      <w:r>
        <w:rPr>
          <w:lang w:eastAsia="ja-JP" w:bidi="ar-SA"/>
        </w:rPr>
        <w:t>This paper claims averaging trajectories is wrong. Read it before the thesis test: Wulff (2019). Mouse-tracking: Detecting types in movement trajectories</w:t>
      </w:r>
    </w:p>
    <w:p w14:paraId="408403B0" w14:textId="77777777" w:rsidR="00FE2F43" w:rsidRDefault="00FE2F43" w:rsidP="00FE2F43">
      <w:pPr>
        <w:pStyle w:val="ListParagraph"/>
        <w:numPr>
          <w:ilvl w:val="1"/>
          <w:numId w:val="20"/>
        </w:numPr>
        <w:rPr>
          <w:lang w:eastAsia="ja-JP" w:bidi="ar-SA"/>
        </w:rPr>
      </w:pPr>
      <w:r>
        <w:rPr>
          <w:lang w:eastAsia="ja-JP" w:bidi="ar-SA"/>
        </w:rPr>
        <w:t>Friedman (2013). Linking cognitive and reaching trajectories via intermittent movement control – Friedman's paper that claims that the motor access to the cognitive processes is intermittent instead of continuous. This could affect my experiment.</w:t>
      </w:r>
    </w:p>
    <w:p w14:paraId="238E422B" w14:textId="77777777" w:rsidR="00FE2F43" w:rsidRDefault="00FE2F43" w:rsidP="00FE2F43">
      <w:pPr>
        <w:pStyle w:val="ListParagraph"/>
        <w:numPr>
          <w:ilvl w:val="1"/>
          <w:numId w:val="20"/>
        </w:numPr>
        <w:rPr>
          <w:lang w:eastAsia="ja-JP" w:bidi="ar-SA"/>
        </w:rPr>
      </w:pPr>
      <w:r>
        <w:rPr>
          <w:lang w:eastAsia="ja-JP" w:bidi="ar-SA"/>
        </w:rPr>
        <w:t>Schmidt (2007). Measuring unconscious cognition: Beyond the zero-awareness criterion - Check if this paper has some conclusions about "reaching" that can be relevant for your discussion</w:t>
      </w:r>
    </w:p>
    <w:p w14:paraId="238D2D2F" w14:textId="77777777" w:rsidR="00FE2F43" w:rsidRDefault="00FE2F43" w:rsidP="00FE2F43">
      <w:pPr>
        <w:pStyle w:val="ListParagraph"/>
        <w:numPr>
          <w:ilvl w:val="1"/>
          <w:numId w:val="20"/>
        </w:numPr>
        <w:rPr>
          <w:lang w:eastAsia="ja-JP" w:bidi="ar-SA"/>
        </w:rPr>
      </w:pPr>
      <w:r>
        <w:rPr>
          <w:lang w:eastAsia="ja-JP" w:bidi="ar-SA"/>
        </w:rPr>
        <w:t>Distinct mechanisms for planning keypress and reaching responses: A developmental study – Read this, they show keyboard and reaching operate under different mechanisms.</w:t>
      </w:r>
    </w:p>
    <w:p w14:paraId="10E3B728" w14:textId="77777777" w:rsidR="00C50650" w:rsidRDefault="00C50650" w:rsidP="006B77E7">
      <w:pPr>
        <w:spacing w:line="480" w:lineRule="auto"/>
        <w:ind w:firstLine="0"/>
        <w:jc w:val="left"/>
        <w:rPr>
          <w:lang w:eastAsia="ja-JP"/>
        </w:rPr>
      </w:pPr>
    </w:p>
    <w:sectPr w:rsidR="00C50650" w:rsidSect="00DC4DA6">
      <w:headerReference w:type="default" r:id="rId21"/>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3" w:author="Chen Heller" w:date="2022-09-01T09:42:00Z" w:initials="CH">
    <w:p w14:paraId="598ECD31" w14:textId="472F7423" w:rsidR="00EF52E5" w:rsidRDefault="00EB2FF8" w:rsidP="00E96D8E">
      <w:pPr>
        <w:pStyle w:val="CommentText"/>
      </w:pPr>
      <w:r>
        <w:rPr>
          <w:rStyle w:val="CommentReference"/>
        </w:rPr>
        <w:annotationRef/>
      </w:r>
      <w:r w:rsidR="00EF52E5">
        <w:t>Rejected explanation:</w:t>
      </w:r>
    </w:p>
    <w:p w14:paraId="094AF53A" w14:textId="77777777" w:rsidR="00EF52E5" w:rsidRDefault="00EF52E5" w:rsidP="00E96D8E">
      <w:pPr>
        <w:pStyle w:val="CommentText"/>
      </w:pPr>
      <w:r>
        <w:t>a trend was seen in the proportion of each exclusion reason. It seems that late responses, slow movements and incorrect answers became less prominent at the expense of having more short reaches and early responses. A Possible explanation for this pattern of results can be conceived by reviewing the proportion of each exclusion reason in Experiment 2. Late responses were kind of the most prominent cause for error in experiment 2, and therefore it is possible that in order to diminish their error rate, participants in experiment 3 mainly focused their efforts on reducing their response time. Consequently, quicker responses developed which decreased the number of late responses but increased the number of early responses and short trajectories.</w:t>
      </w:r>
      <w:r>
        <w:rPr>
          <w:strike/>
        </w:rPr>
        <w:t xml:space="preserve"> These hasty responses left less time to process the target which explains the increase in incorrect answers. Similarly, the probability for corrective movements could have increased as well, which accounted for the higher rate of long movement durations.</w:t>
      </w:r>
    </w:p>
  </w:comment>
  <w:comment w:id="73" w:author="Liad Mudrik" w:date="2022-09-15T17:03:00Z" w:initials="LM">
    <w:p w14:paraId="7BF83D85" w14:textId="77777777" w:rsidR="00422967" w:rsidRDefault="00422967" w:rsidP="0040072C">
      <w:pPr>
        <w:jc w:val="left"/>
      </w:pPr>
      <w:r>
        <w:rPr>
          <w:rStyle w:val="CommentReference"/>
        </w:rPr>
        <w:annotationRef/>
      </w:r>
      <w:r>
        <w:rPr>
          <w:sz w:val="20"/>
          <w:szCs w:val="20"/>
        </w:rPr>
        <w:t>was it higher than 0 or even higher than 0.5? report the highest value for which most subjects were above</w:t>
      </w:r>
    </w:p>
  </w:comment>
  <w:comment w:id="74" w:author="Chen Heller" w:date="2022-09-19T09:02:00Z" w:initials="CH">
    <w:p w14:paraId="22BA89A6" w14:textId="77777777" w:rsidR="006C46FC" w:rsidRDefault="006C46FC">
      <w:pPr>
        <w:pStyle w:val="CommentText"/>
        <w:jc w:val="left"/>
      </w:pPr>
      <w:r>
        <w:rPr>
          <w:rStyle w:val="CommentReference"/>
        </w:rPr>
        <w:annotationRef/>
      </w:r>
      <w:r>
        <w:t>Since the scores are evenly distributed its hard to determine how many subjects are "most subjects". Above 50%? Above 60%?</w:t>
      </w:r>
    </w:p>
    <w:p w14:paraId="693F6597" w14:textId="77777777" w:rsidR="006C46FC" w:rsidRDefault="006C46FC">
      <w:pPr>
        <w:pStyle w:val="CommentText"/>
        <w:jc w:val="left"/>
      </w:pPr>
      <w:r>
        <w:t>In mouse session:</w:t>
      </w:r>
    </w:p>
    <w:p w14:paraId="40294C37" w14:textId="77777777" w:rsidR="006C46FC" w:rsidRDefault="006C46FC">
      <w:pPr>
        <w:pStyle w:val="CommentText"/>
        <w:jc w:val="left"/>
      </w:pPr>
      <w:r>
        <w:t>15 participant are above 0.2 and 13 are below.</w:t>
      </w:r>
    </w:p>
    <w:p w14:paraId="0B5DA536" w14:textId="77777777" w:rsidR="006C46FC" w:rsidRDefault="006C46FC">
      <w:pPr>
        <w:pStyle w:val="CommentText"/>
        <w:jc w:val="left"/>
      </w:pPr>
    </w:p>
    <w:p w14:paraId="2297CA2E" w14:textId="77777777" w:rsidR="006C46FC" w:rsidRDefault="006C46FC">
      <w:pPr>
        <w:pStyle w:val="CommentText"/>
        <w:jc w:val="left"/>
      </w:pPr>
      <w:r>
        <w:t>In Keyboard session:</w:t>
      </w:r>
    </w:p>
    <w:p w14:paraId="789A2572" w14:textId="77777777" w:rsidR="006C46FC" w:rsidRDefault="006C46FC" w:rsidP="00797C26">
      <w:pPr>
        <w:pStyle w:val="CommentText"/>
        <w:jc w:val="left"/>
      </w:pPr>
      <w:r>
        <w:t>14 are above 0.3 and 19 are below.</w:t>
      </w:r>
    </w:p>
  </w:comment>
  <w:comment w:id="75" w:author="Chen Heller" w:date="2022-09-04T13:36:00Z" w:initials="CH">
    <w:p w14:paraId="32662B10" w14:textId="4E72B729" w:rsidR="009E3931" w:rsidRDefault="009E3931" w:rsidP="00E96D8E">
      <w:pPr>
        <w:pStyle w:val="CommentText"/>
      </w:pPr>
      <w:r>
        <w:rPr>
          <w:rStyle w:val="CommentReference"/>
        </w:rPr>
        <w:annotationRef/>
      </w:r>
      <w:r>
        <w:t>I considered an account for the noise on the trial level, but disregarded it since the noise should cancel out when averaging within participant.</w:t>
      </w:r>
    </w:p>
    <w:p w14:paraId="148EDAD5" w14:textId="77777777" w:rsidR="009E3931" w:rsidRDefault="009E3931" w:rsidP="00E96D8E">
      <w:pPr>
        <w:pStyle w:val="CommentText"/>
      </w:pPr>
    </w:p>
    <w:p w14:paraId="476DE4EF" w14:textId="77777777" w:rsidR="009E3931" w:rsidRDefault="009E3931" w:rsidP="00E96D8E">
      <w:pPr>
        <w:pStyle w:val="CommentText"/>
      </w:pPr>
      <w:r>
        <w:t>The explanation:</w:t>
      </w:r>
    </w:p>
    <w:p w14:paraId="57C983B6" w14:textId="77777777" w:rsidR="009E3931" w:rsidRDefault="009E3931" w:rsidP="00E96D8E">
      <w:pPr>
        <w:pStyle w:val="CommentText"/>
      </w:pPr>
      <w:r>
        <w:t>Different people might respond differently to the pressure caused by the strict timing demands of the experiment. This means responses will be rash/hasty for some of them. Applying accurate motor control on very fast movements is difficult [ref] which means that the movements will be less consistent/ repetitive. Thus the bias would be less noticeable for some participants than others.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4AF53A" w15:done="1"/>
  <w15:commentEx w15:paraId="7BF83D85" w15:done="0"/>
  <w15:commentEx w15:paraId="789A2572" w15:paraIdParent="7BF83D85" w15:done="0"/>
  <w15:commentEx w15:paraId="57C983B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BAFD12" w16cex:dateUtc="2022-09-01T06:42:00Z"/>
  <w16cex:commentExtensible w16cex:durableId="26CDD95A" w16cex:dateUtc="2022-09-16T00:03:00Z"/>
  <w16cex:commentExtensible w16cex:durableId="26D2AEA4" w16cex:dateUtc="2022-09-19T06:02:00Z"/>
  <w16cex:commentExtensible w16cex:durableId="26BF287B" w16cex:dateUtc="2022-09-04T10: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4AF53A" w16cid:durableId="26BAFD12"/>
  <w16cid:commentId w16cid:paraId="7BF83D85" w16cid:durableId="26CDD95A"/>
  <w16cid:commentId w16cid:paraId="789A2572" w16cid:durableId="26D2AEA4"/>
  <w16cid:commentId w16cid:paraId="57C983B6" w16cid:durableId="26BF28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8EAF3" w14:textId="77777777" w:rsidR="00955FBB" w:rsidRDefault="00955FBB" w:rsidP="00E96D8E">
      <w:r>
        <w:separator/>
      </w:r>
    </w:p>
  </w:endnote>
  <w:endnote w:type="continuationSeparator" w:id="0">
    <w:p w14:paraId="31F7309B" w14:textId="77777777" w:rsidR="00955FBB" w:rsidRDefault="00955FBB"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458AE5" w14:textId="77777777" w:rsidR="00955FBB" w:rsidRDefault="00955FBB" w:rsidP="00E96D8E">
      <w:r>
        <w:separator/>
      </w:r>
    </w:p>
  </w:footnote>
  <w:footnote w:type="continuationSeparator" w:id="0">
    <w:p w14:paraId="19D73487" w14:textId="77777777" w:rsidR="00955FBB" w:rsidRDefault="00955FBB"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6167539"/>
      <w:docPartObj>
        <w:docPartGallery w:val="Page Numbers (Top of Page)"/>
        <w:docPartUnique/>
      </w:docPartObj>
    </w:sdtPr>
    <w:sdtEndPr>
      <w:rPr>
        <w:noProof/>
      </w:rPr>
    </w:sdtEndPr>
    <w:sdtContent>
      <w:p w14:paraId="11BC8123" w14:textId="604FCC16" w:rsidR="008306CA" w:rsidRDefault="008306CA">
        <w:pPr>
          <w:pStyle w:val="Header"/>
        </w:pPr>
        <w:r>
          <w:fldChar w:fldCharType="begin"/>
        </w:r>
        <w:r>
          <w:instrText xml:space="preserve"> PAGE   \* MERGEFORMAT </w:instrText>
        </w:r>
        <w:r>
          <w:fldChar w:fldCharType="separate"/>
        </w:r>
        <w:r>
          <w:rPr>
            <w:noProof/>
          </w:rPr>
          <w:t>2</w:t>
        </w:r>
        <w:r>
          <w:rPr>
            <w:noProof/>
          </w:rPr>
          <w:fldChar w:fldCharType="end"/>
        </w:r>
      </w:p>
    </w:sdtContent>
  </w:sdt>
  <w:p w14:paraId="6052914C" w14:textId="77777777" w:rsidR="004C34F8" w:rsidRDefault="004C3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13369469">
    <w:abstractNumId w:val="4"/>
  </w:num>
  <w:num w:numId="2" w16cid:durableId="270089337">
    <w:abstractNumId w:val="2"/>
  </w:num>
  <w:num w:numId="3" w16cid:durableId="909731995">
    <w:abstractNumId w:val="16"/>
  </w:num>
  <w:num w:numId="4" w16cid:durableId="2020572439">
    <w:abstractNumId w:val="11"/>
  </w:num>
  <w:num w:numId="5" w16cid:durableId="2135711790">
    <w:abstractNumId w:val="10"/>
  </w:num>
  <w:num w:numId="6" w16cid:durableId="1901012161">
    <w:abstractNumId w:val="6"/>
  </w:num>
  <w:num w:numId="7" w16cid:durableId="1447654621">
    <w:abstractNumId w:val="13"/>
  </w:num>
  <w:num w:numId="8" w16cid:durableId="745152321">
    <w:abstractNumId w:val="14"/>
  </w:num>
  <w:num w:numId="9" w16cid:durableId="1170019918">
    <w:abstractNumId w:val="12"/>
  </w:num>
  <w:num w:numId="10" w16cid:durableId="1747995171">
    <w:abstractNumId w:val="5"/>
  </w:num>
  <w:num w:numId="11" w16cid:durableId="1328169761">
    <w:abstractNumId w:val="15"/>
  </w:num>
  <w:num w:numId="12" w16cid:durableId="1070663993">
    <w:abstractNumId w:val="9"/>
  </w:num>
  <w:num w:numId="13" w16cid:durableId="302739336">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302739336">
    <w:abstractNumId w:val="3"/>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1278834129">
    <w:abstractNumId w:val="1"/>
  </w:num>
  <w:num w:numId="16" w16cid:durableId="1002003237">
    <w:abstractNumId w:val="1"/>
  </w:num>
  <w:num w:numId="17" w16cid:durableId="59403174">
    <w:abstractNumId w:val="0"/>
  </w:num>
  <w:num w:numId="18" w16cid:durableId="588005388">
    <w:abstractNumId w:val="0"/>
  </w:num>
  <w:num w:numId="19" w16cid:durableId="651910627">
    <w:abstractNumId w:val="7"/>
  </w:num>
  <w:num w:numId="20" w16cid:durableId="5289060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rson w15:author="Liad Mudrik">
    <w15:presenceInfo w15:providerId="AD" w15:userId="S::mudrikli@tauex.tau.ac.il::75eea215-65b1-47fb-bdfe-0e506126cd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B3"/>
    <w:rsid w:val="0000070C"/>
    <w:rsid w:val="000007B3"/>
    <w:rsid w:val="0000199A"/>
    <w:rsid w:val="00001B57"/>
    <w:rsid w:val="000022AB"/>
    <w:rsid w:val="00002D6D"/>
    <w:rsid w:val="000047E6"/>
    <w:rsid w:val="00004F8C"/>
    <w:rsid w:val="00004FB0"/>
    <w:rsid w:val="00005EDB"/>
    <w:rsid w:val="000061CE"/>
    <w:rsid w:val="00006789"/>
    <w:rsid w:val="00006F56"/>
    <w:rsid w:val="0000776A"/>
    <w:rsid w:val="000077D6"/>
    <w:rsid w:val="00007C6C"/>
    <w:rsid w:val="0001046E"/>
    <w:rsid w:val="00010729"/>
    <w:rsid w:val="000113F6"/>
    <w:rsid w:val="00011C0B"/>
    <w:rsid w:val="00011E44"/>
    <w:rsid w:val="00011F8E"/>
    <w:rsid w:val="000122BA"/>
    <w:rsid w:val="00012635"/>
    <w:rsid w:val="00012647"/>
    <w:rsid w:val="00012DA6"/>
    <w:rsid w:val="00012F4D"/>
    <w:rsid w:val="000137B2"/>
    <w:rsid w:val="000150E7"/>
    <w:rsid w:val="000152A6"/>
    <w:rsid w:val="000153C5"/>
    <w:rsid w:val="000153D3"/>
    <w:rsid w:val="0001586F"/>
    <w:rsid w:val="00016541"/>
    <w:rsid w:val="00016678"/>
    <w:rsid w:val="0001784E"/>
    <w:rsid w:val="00017A5E"/>
    <w:rsid w:val="00017EEB"/>
    <w:rsid w:val="000203F3"/>
    <w:rsid w:val="00021E3D"/>
    <w:rsid w:val="000227A2"/>
    <w:rsid w:val="00023B72"/>
    <w:rsid w:val="000259CC"/>
    <w:rsid w:val="00026588"/>
    <w:rsid w:val="00026CD9"/>
    <w:rsid w:val="000316E6"/>
    <w:rsid w:val="000318D8"/>
    <w:rsid w:val="00031A17"/>
    <w:rsid w:val="00031DF1"/>
    <w:rsid w:val="00031FDA"/>
    <w:rsid w:val="0003204C"/>
    <w:rsid w:val="00032165"/>
    <w:rsid w:val="0003233A"/>
    <w:rsid w:val="0003265E"/>
    <w:rsid w:val="000328DE"/>
    <w:rsid w:val="00032B9F"/>
    <w:rsid w:val="00032C67"/>
    <w:rsid w:val="000330D2"/>
    <w:rsid w:val="000351A9"/>
    <w:rsid w:val="0003552A"/>
    <w:rsid w:val="00035EB3"/>
    <w:rsid w:val="00035FA8"/>
    <w:rsid w:val="000360C2"/>
    <w:rsid w:val="00036854"/>
    <w:rsid w:val="000374A6"/>
    <w:rsid w:val="00037672"/>
    <w:rsid w:val="000377D0"/>
    <w:rsid w:val="00037E4F"/>
    <w:rsid w:val="000402D6"/>
    <w:rsid w:val="00040826"/>
    <w:rsid w:val="00041109"/>
    <w:rsid w:val="000418CC"/>
    <w:rsid w:val="00041A7E"/>
    <w:rsid w:val="00041D70"/>
    <w:rsid w:val="000426E5"/>
    <w:rsid w:val="000427F1"/>
    <w:rsid w:val="0004324F"/>
    <w:rsid w:val="000438C2"/>
    <w:rsid w:val="000438FC"/>
    <w:rsid w:val="00043A11"/>
    <w:rsid w:val="00043A33"/>
    <w:rsid w:val="00043EEA"/>
    <w:rsid w:val="0004464E"/>
    <w:rsid w:val="000447DE"/>
    <w:rsid w:val="000447E3"/>
    <w:rsid w:val="00045011"/>
    <w:rsid w:val="00045865"/>
    <w:rsid w:val="00045AE5"/>
    <w:rsid w:val="00045F12"/>
    <w:rsid w:val="00045FE5"/>
    <w:rsid w:val="00046913"/>
    <w:rsid w:val="000470DB"/>
    <w:rsid w:val="000475DF"/>
    <w:rsid w:val="00050477"/>
    <w:rsid w:val="00050F36"/>
    <w:rsid w:val="000517AB"/>
    <w:rsid w:val="00052C82"/>
    <w:rsid w:val="00053279"/>
    <w:rsid w:val="000540D0"/>
    <w:rsid w:val="000556D1"/>
    <w:rsid w:val="0005617C"/>
    <w:rsid w:val="000561B8"/>
    <w:rsid w:val="00056B2C"/>
    <w:rsid w:val="00057206"/>
    <w:rsid w:val="00057528"/>
    <w:rsid w:val="000575A4"/>
    <w:rsid w:val="00060B5C"/>
    <w:rsid w:val="00060CE3"/>
    <w:rsid w:val="00060FE2"/>
    <w:rsid w:val="000610E4"/>
    <w:rsid w:val="000618C8"/>
    <w:rsid w:val="00063624"/>
    <w:rsid w:val="000639FA"/>
    <w:rsid w:val="00063B24"/>
    <w:rsid w:val="00065032"/>
    <w:rsid w:val="00066C8F"/>
    <w:rsid w:val="000670D0"/>
    <w:rsid w:val="00067A0C"/>
    <w:rsid w:val="000708C7"/>
    <w:rsid w:val="000708EB"/>
    <w:rsid w:val="00070B6C"/>
    <w:rsid w:val="00070C13"/>
    <w:rsid w:val="00070F22"/>
    <w:rsid w:val="000715CA"/>
    <w:rsid w:val="00071E2F"/>
    <w:rsid w:val="0007249B"/>
    <w:rsid w:val="0007259E"/>
    <w:rsid w:val="0007317A"/>
    <w:rsid w:val="00073924"/>
    <w:rsid w:val="00073BA8"/>
    <w:rsid w:val="00073C55"/>
    <w:rsid w:val="000744A2"/>
    <w:rsid w:val="00075363"/>
    <w:rsid w:val="00075969"/>
    <w:rsid w:val="000771C7"/>
    <w:rsid w:val="00077925"/>
    <w:rsid w:val="000804AB"/>
    <w:rsid w:val="0008090E"/>
    <w:rsid w:val="000810A8"/>
    <w:rsid w:val="00081961"/>
    <w:rsid w:val="00081AB5"/>
    <w:rsid w:val="00081CDB"/>
    <w:rsid w:val="0008250B"/>
    <w:rsid w:val="0008346F"/>
    <w:rsid w:val="000841CA"/>
    <w:rsid w:val="00085675"/>
    <w:rsid w:val="00085B46"/>
    <w:rsid w:val="00086E17"/>
    <w:rsid w:val="0008758E"/>
    <w:rsid w:val="000901C4"/>
    <w:rsid w:val="00090482"/>
    <w:rsid w:val="000904B3"/>
    <w:rsid w:val="00090F73"/>
    <w:rsid w:val="00090FA8"/>
    <w:rsid w:val="000920D5"/>
    <w:rsid w:val="000936FE"/>
    <w:rsid w:val="00093ED3"/>
    <w:rsid w:val="000979FB"/>
    <w:rsid w:val="00097AB5"/>
    <w:rsid w:val="00097ED6"/>
    <w:rsid w:val="00097F67"/>
    <w:rsid w:val="000A00A8"/>
    <w:rsid w:val="000A01BF"/>
    <w:rsid w:val="000A08DF"/>
    <w:rsid w:val="000A0A7C"/>
    <w:rsid w:val="000A1965"/>
    <w:rsid w:val="000A1CFE"/>
    <w:rsid w:val="000A1FFB"/>
    <w:rsid w:val="000A2938"/>
    <w:rsid w:val="000A2BD0"/>
    <w:rsid w:val="000A2DFD"/>
    <w:rsid w:val="000A35F7"/>
    <w:rsid w:val="000A4076"/>
    <w:rsid w:val="000A428B"/>
    <w:rsid w:val="000A4322"/>
    <w:rsid w:val="000A4571"/>
    <w:rsid w:val="000A461D"/>
    <w:rsid w:val="000A46FC"/>
    <w:rsid w:val="000A57D4"/>
    <w:rsid w:val="000A5DD3"/>
    <w:rsid w:val="000A6A44"/>
    <w:rsid w:val="000A6D7D"/>
    <w:rsid w:val="000A70AF"/>
    <w:rsid w:val="000A7147"/>
    <w:rsid w:val="000A79AA"/>
    <w:rsid w:val="000B0A4B"/>
    <w:rsid w:val="000B0F47"/>
    <w:rsid w:val="000B1947"/>
    <w:rsid w:val="000B21D6"/>
    <w:rsid w:val="000B23B1"/>
    <w:rsid w:val="000B2D7C"/>
    <w:rsid w:val="000B2F82"/>
    <w:rsid w:val="000B335A"/>
    <w:rsid w:val="000B3669"/>
    <w:rsid w:val="000B3F6F"/>
    <w:rsid w:val="000B4137"/>
    <w:rsid w:val="000B4215"/>
    <w:rsid w:val="000B4BF7"/>
    <w:rsid w:val="000B4D84"/>
    <w:rsid w:val="000B581A"/>
    <w:rsid w:val="000B5F56"/>
    <w:rsid w:val="000B62AF"/>
    <w:rsid w:val="000B6BF5"/>
    <w:rsid w:val="000C08B9"/>
    <w:rsid w:val="000C12B0"/>
    <w:rsid w:val="000C177A"/>
    <w:rsid w:val="000C2171"/>
    <w:rsid w:val="000C234D"/>
    <w:rsid w:val="000C23B3"/>
    <w:rsid w:val="000C2464"/>
    <w:rsid w:val="000C25E6"/>
    <w:rsid w:val="000C2B5D"/>
    <w:rsid w:val="000C2D13"/>
    <w:rsid w:val="000C3552"/>
    <w:rsid w:val="000C3BAF"/>
    <w:rsid w:val="000C3D63"/>
    <w:rsid w:val="000C4079"/>
    <w:rsid w:val="000C456B"/>
    <w:rsid w:val="000C45A3"/>
    <w:rsid w:val="000C5896"/>
    <w:rsid w:val="000C73C2"/>
    <w:rsid w:val="000D0EC0"/>
    <w:rsid w:val="000D1105"/>
    <w:rsid w:val="000D14BE"/>
    <w:rsid w:val="000D172B"/>
    <w:rsid w:val="000D1936"/>
    <w:rsid w:val="000D1C59"/>
    <w:rsid w:val="000D1CC0"/>
    <w:rsid w:val="000D2409"/>
    <w:rsid w:val="000D257C"/>
    <w:rsid w:val="000D2A7B"/>
    <w:rsid w:val="000D54E0"/>
    <w:rsid w:val="000D7B1C"/>
    <w:rsid w:val="000E048C"/>
    <w:rsid w:val="000E06CC"/>
    <w:rsid w:val="000E0EDB"/>
    <w:rsid w:val="000E1037"/>
    <w:rsid w:val="000E1974"/>
    <w:rsid w:val="000E1C30"/>
    <w:rsid w:val="000E2014"/>
    <w:rsid w:val="000E251B"/>
    <w:rsid w:val="000E295D"/>
    <w:rsid w:val="000E2EBF"/>
    <w:rsid w:val="000E32D8"/>
    <w:rsid w:val="000E3F14"/>
    <w:rsid w:val="000E4192"/>
    <w:rsid w:val="000E4E41"/>
    <w:rsid w:val="000E4EAF"/>
    <w:rsid w:val="000E4EEC"/>
    <w:rsid w:val="000E53E2"/>
    <w:rsid w:val="000E54E1"/>
    <w:rsid w:val="000E579D"/>
    <w:rsid w:val="000E599E"/>
    <w:rsid w:val="000E6656"/>
    <w:rsid w:val="000E6B75"/>
    <w:rsid w:val="000E6BB5"/>
    <w:rsid w:val="000F04D8"/>
    <w:rsid w:val="000F181B"/>
    <w:rsid w:val="000F239A"/>
    <w:rsid w:val="000F24FF"/>
    <w:rsid w:val="000F3303"/>
    <w:rsid w:val="000F3CE6"/>
    <w:rsid w:val="000F51E1"/>
    <w:rsid w:val="000F6069"/>
    <w:rsid w:val="000F625F"/>
    <w:rsid w:val="000F737A"/>
    <w:rsid w:val="000F7554"/>
    <w:rsid w:val="00100C8A"/>
    <w:rsid w:val="00100CB9"/>
    <w:rsid w:val="001016A8"/>
    <w:rsid w:val="00102041"/>
    <w:rsid w:val="00102600"/>
    <w:rsid w:val="001034FA"/>
    <w:rsid w:val="00103CA0"/>
    <w:rsid w:val="00104A1A"/>
    <w:rsid w:val="00104F28"/>
    <w:rsid w:val="00105A3C"/>
    <w:rsid w:val="0010600A"/>
    <w:rsid w:val="00106015"/>
    <w:rsid w:val="001070A4"/>
    <w:rsid w:val="00107E5D"/>
    <w:rsid w:val="00110288"/>
    <w:rsid w:val="00110E44"/>
    <w:rsid w:val="00110E7A"/>
    <w:rsid w:val="00111021"/>
    <w:rsid w:val="0011132A"/>
    <w:rsid w:val="00111697"/>
    <w:rsid w:val="00111A75"/>
    <w:rsid w:val="0011288F"/>
    <w:rsid w:val="00113B16"/>
    <w:rsid w:val="00113B55"/>
    <w:rsid w:val="00113BDC"/>
    <w:rsid w:val="00113E5D"/>
    <w:rsid w:val="00113F7D"/>
    <w:rsid w:val="00114D69"/>
    <w:rsid w:val="00115003"/>
    <w:rsid w:val="00115AEF"/>
    <w:rsid w:val="0011641E"/>
    <w:rsid w:val="001169C6"/>
    <w:rsid w:val="00116C56"/>
    <w:rsid w:val="00116E0A"/>
    <w:rsid w:val="00117697"/>
    <w:rsid w:val="00121F45"/>
    <w:rsid w:val="00122755"/>
    <w:rsid w:val="00122F84"/>
    <w:rsid w:val="00122FDB"/>
    <w:rsid w:val="0012397A"/>
    <w:rsid w:val="00123D27"/>
    <w:rsid w:val="0012516F"/>
    <w:rsid w:val="001253A7"/>
    <w:rsid w:val="00126822"/>
    <w:rsid w:val="0012693A"/>
    <w:rsid w:val="00127577"/>
    <w:rsid w:val="00127736"/>
    <w:rsid w:val="0012779F"/>
    <w:rsid w:val="001279E0"/>
    <w:rsid w:val="00127BFA"/>
    <w:rsid w:val="00127CC6"/>
    <w:rsid w:val="001300C2"/>
    <w:rsid w:val="001306CF"/>
    <w:rsid w:val="00131334"/>
    <w:rsid w:val="001318E5"/>
    <w:rsid w:val="00132E94"/>
    <w:rsid w:val="001330A3"/>
    <w:rsid w:val="00133122"/>
    <w:rsid w:val="001340B5"/>
    <w:rsid w:val="00134229"/>
    <w:rsid w:val="00134415"/>
    <w:rsid w:val="001349CD"/>
    <w:rsid w:val="001349F3"/>
    <w:rsid w:val="00135091"/>
    <w:rsid w:val="0013510A"/>
    <w:rsid w:val="0013520C"/>
    <w:rsid w:val="001353FA"/>
    <w:rsid w:val="0013594C"/>
    <w:rsid w:val="00135A50"/>
    <w:rsid w:val="00136091"/>
    <w:rsid w:val="00136373"/>
    <w:rsid w:val="00137135"/>
    <w:rsid w:val="00137C62"/>
    <w:rsid w:val="001406C6"/>
    <w:rsid w:val="00140CE6"/>
    <w:rsid w:val="00140DBB"/>
    <w:rsid w:val="00140F25"/>
    <w:rsid w:val="001413AA"/>
    <w:rsid w:val="001414F5"/>
    <w:rsid w:val="0014206C"/>
    <w:rsid w:val="001428B9"/>
    <w:rsid w:val="00142A1B"/>
    <w:rsid w:val="00142EA6"/>
    <w:rsid w:val="00143868"/>
    <w:rsid w:val="00144437"/>
    <w:rsid w:val="001448F8"/>
    <w:rsid w:val="001455CB"/>
    <w:rsid w:val="00145718"/>
    <w:rsid w:val="0014585C"/>
    <w:rsid w:val="00145BDF"/>
    <w:rsid w:val="00145C16"/>
    <w:rsid w:val="00146903"/>
    <w:rsid w:val="00146C1B"/>
    <w:rsid w:val="0014786A"/>
    <w:rsid w:val="00147F56"/>
    <w:rsid w:val="00151575"/>
    <w:rsid w:val="00151907"/>
    <w:rsid w:val="00151961"/>
    <w:rsid w:val="001537B9"/>
    <w:rsid w:val="001545CD"/>
    <w:rsid w:val="001546D4"/>
    <w:rsid w:val="00154EA4"/>
    <w:rsid w:val="00156308"/>
    <w:rsid w:val="00156B76"/>
    <w:rsid w:val="001601EF"/>
    <w:rsid w:val="0016027A"/>
    <w:rsid w:val="00160722"/>
    <w:rsid w:val="00160C1A"/>
    <w:rsid w:val="00160CCB"/>
    <w:rsid w:val="001610B1"/>
    <w:rsid w:val="001617E7"/>
    <w:rsid w:val="001623ED"/>
    <w:rsid w:val="001624DE"/>
    <w:rsid w:val="00163F52"/>
    <w:rsid w:val="001644D5"/>
    <w:rsid w:val="00164671"/>
    <w:rsid w:val="00164C29"/>
    <w:rsid w:val="00166587"/>
    <w:rsid w:val="00166A9B"/>
    <w:rsid w:val="001675D8"/>
    <w:rsid w:val="00167E05"/>
    <w:rsid w:val="001700A8"/>
    <w:rsid w:val="00170C82"/>
    <w:rsid w:val="00170ED8"/>
    <w:rsid w:val="00171C1B"/>
    <w:rsid w:val="0017224B"/>
    <w:rsid w:val="0017255B"/>
    <w:rsid w:val="001726BC"/>
    <w:rsid w:val="001727BA"/>
    <w:rsid w:val="0017292F"/>
    <w:rsid w:val="00172FD0"/>
    <w:rsid w:val="00173326"/>
    <w:rsid w:val="001739AD"/>
    <w:rsid w:val="00173A5A"/>
    <w:rsid w:val="00174088"/>
    <w:rsid w:val="00174143"/>
    <w:rsid w:val="00174F24"/>
    <w:rsid w:val="00175328"/>
    <w:rsid w:val="001754A3"/>
    <w:rsid w:val="00175865"/>
    <w:rsid w:val="001771EB"/>
    <w:rsid w:val="00177876"/>
    <w:rsid w:val="00177DA9"/>
    <w:rsid w:val="00180101"/>
    <w:rsid w:val="0018094C"/>
    <w:rsid w:val="00180C5F"/>
    <w:rsid w:val="00180D13"/>
    <w:rsid w:val="00180F21"/>
    <w:rsid w:val="00181385"/>
    <w:rsid w:val="001815E7"/>
    <w:rsid w:val="001819A0"/>
    <w:rsid w:val="00181FAD"/>
    <w:rsid w:val="0018223D"/>
    <w:rsid w:val="0018258F"/>
    <w:rsid w:val="00182B4C"/>
    <w:rsid w:val="0018315F"/>
    <w:rsid w:val="001831E1"/>
    <w:rsid w:val="0018350F"/>
    <w:rsid w:val="00183AC8"/>
    <w:rsid w:val="00183E25"/>
    <w:rsid w:val="00183F4C"/>
    <w:rsid w:val="001841B2"/>
    <w:rsid w:val="001848FB"/>
    <w:rsid w:val="00184A78"/>
    <w:rsid w:val="00184E5C"/>
    <w:rsid w:val="00185114"/>
    <w:rsid w:val="0018566B"/>
    <w:rsid w:val="001870BF"/>
    <w:rsid w:val="001878C6"/>
    <w:rsid w:val="00187EC9"/>
    <w:rsid w:val="0019030C"/>
    <w:rsid w:val="00192472"/>
    <w:rsid w:val="001924FD"/>
    <w:rsid w:val="00192588"/>
    <w:rsid w:val="001926CA"/>
    <w:rsid w:val="0019375F"/>
    <w:rsid w:val="001938E9"/>
    <w:rsid w:val="00193E58"/>
    <w:rsid w:val="00194358"/>
    <w:rsid w:val="00194F90"/>
    <w:rsid w:val="0019598D"/>
    <w:rsid w:val="00195ED2"/>
    <w:rsid w:val="00196B2E"/>
    <w:rsid w:val="0019704E"/>
    <w:rsid w:val="001970E3"/>
    <w:rsid w:val="00197343"/>
    <w:rsid w:val="001973B1"/>
    <w:rsid w:val="001973D0"/>
    <w:rsid w:val="00197453"/>
    <w:rsid w:val="001979C8"/>
    <w:rsid w:val="001979E7"/>
    <w:rsid w:val="00197DF8"/>
    <w:rsid w:val="001A054F"/>
    <w:rsid w:val="001A0B21"/>
    <w:rsid w:val="001A1554"/>
    <w:rsid w:val="001A1770"/>
    <w:rsid w:val="001A1E55"/>
    <w:rsid w:val="001A1EA3"/>
    <w:rsid w:val="001A1ED9"/>
    <w:rsid w:val="001A2A7D"/>
    <w:rsid w:val="001A2B81"/>
    <w:rsid w:val="001A2F5A"/>
    <w:rsid w:val="001A3124"/>
    <w:rsid w:val="001A3D21"/>
    <w:rsid w:val="001A4C28"/>
    <w:rsid w:val="001A5E76"/>
    <w:rsid w:val="001A63B3"/>
    <w:rsid w:val="001A6DEE"/>
    <w:rsid w:val="001A789C"/>
    <w:rsid w:val="001A7B76"/>
    <w:rsid w:val="001A7D06"/>
    <w:rsid w:val="001B022C"/>
    <w:rsid w:val="001B1247"/>
    <w:rsid w:val="001B15B9"/>
    <w:rsid w:val="001B1644"/>
    <w:rsid w:val="001B16FC"/>
    <w:rsid w:val="001B187C"/>
    <w:rsid w:val="001B1E20"/>
    <w:rsid w:val="001B1EA8"/>
    <w:rsid w:val="001B2C33"/>
    <w:rsid w:val="001B34B0"/>
    <w:rsid w:val="001B37E5"/>
    <w:rsid w:val="001B3E41"/>
    <w:rsid w:val="001B4029"/>
    <w:rsid w:val="001B4150"/>
    <w:rsid w:val="001B42C3"/>
    <w:rsid w:val="001B4591"/>
    <w:rsid w:val="001B4828"/>
    <w:rsid w:val="001B4C3F"/>
    <w:rsid w:val="001B4C51"/>
    <w:rsid w:val="001B542B"/>
    <w:rsid w:val="001B59D0"/>
    <w:rsid w:val="001B5AF6"/>
    <w:rsid w:val="001B63C7"/>
    <w:rsid w:val="001B6994"/>
    <w:rsid w:val="001B6FD6"/>
    <w:rsid w:val="001B79B5"/>
    <w:rsid w:val="001B7A4E"/>
    <w:rsid w:val="001C003C"/>
    <w:rsid w:val="001C0104"/>
    <w:rsid w:val="001C015A"/>
    <w:rsid w:val="001C0A44"/>
    <w:rsid w:val="001C105D"/>
    <w:rsid w:val="001C113F"/>
    <w:rsid w:val="001C2384"/>
    <w:rsid w:val="001C2970"/>
    <w:rsid w:val="001C5CCB"/>
    <w:rsid w:val="001C60AE"/>
    <w:rsid w:val="001C6738"/>
    <w:rsid w:val="001C68DB"/>
    <w:rsid w:val="001C6E90"/>
    <w:rsid w:val="001C7112"/>
    <w:rsid w:val="001C733A"/>
    <w:rsid w:val="001C7715"/>
    <w:rsid w:val="001D013F"/>
    <w:rsid w:val="001D0489"/>
    <w:rsid w:val="001D0C5A"/>
    <w:rsid w:val="001D0E54"/>
    <w:rsid w:val="001D1446"/>
    <w:rsid w:val="001D150D"/>
    <w:rsid w:val="001D15C6"/>
    <w:rsid w:val="001D2361"/>
    <w:rsid w:val="001D3A88"/>
    <w:rsid w:val="001D3E89"/>
    <w:rsid w:val="001D5177"/>
    <w:rsid w:val="001D5BF1"/>
    <w:rsid w:val="001D6067"/>
    <w:rsid w:val="001D6265"/>
    <w:rsid w:val="001D6512"/>
    <w:rsid w:val="001D684E"/>
    <w:rsid w:val="001D6F19"/>
    <w:rsid w:val="001E0400"/>
    <w:rsid w:val="001E06E0"/>
    <w:rsid w:val="001E0823"/>
    <w:rsid w:val="001E0906"/>
    <w:rsid w:val="001E0A80"/>
    <w:rsid w:val="001E0D76"/>
    <w:rsid w:val="001E1DCA"/>
    <w:rsid w:val="001E32AC"/>
    <w:rsid w:val="001E3689"/>
    <w:rsid w:val="001E3B21"/>
    <w:rsid w:val="001E4D2E"/>
    <w:rsid w:val="001E53E4"/>
    <w:rsid w:val="001E631C"/>
    <w:rsid w:val="001E64D4"/>
    <w:rsid w:val="001E6C3F"/>
    <w:rsid w:val="001E6D35"/>
    <w:rsid w:val="001E73BA"/>
    <w:rsid w:val="001E74C0"/>
    <w:rsid w:val="001E75F1"/>
    <w:rsid w:val="001E7E52"/>
    <w:rsid w:val="001F0D4E"/>
    <w:rsid w:val="001F14C2"/>
    <w:rsid w:val="001F1726"/>
    <w:rsid w:val="001F1A45"/>
    <w:rsid w:val="001F266C"/>
    <w:rsid w:val="001F2731"/>
    <w:rsid w:val="001F28FD"/>
    <w:rsid w:val="001F29A9"/>
    <w:rsid w:val="001F33A0"/>
    <w:rsid w:val="001F39C3"/>
    <w:rsid w:val="001F3AF5"/>
    <w:rsid w:val="001F3C9B"/>
    <w:rsid w:val="001F3CD4"/>
    <w:rsid w:val="001F4284"/>
    <w:rsid w:val="001F4318"/>
    <w:rsid w:val="001F4C86"/>
    <w:rsid w:val="001F5C20"/>
    <w:rsid w:val="001F68A9"/>
    <w:rsid w:val="001F6E52"/>
    <w:rsid w:val="001F712A"/>
    <w:rsid w:val="001F76F0"/>
    <w:rsid w:val="001F7E99"/>
    <w:rsid w:val="00200759"/>
    <w:rsid w:val="00200A9F"/>
    <w:rsid w:val="00200E5D"/>
    <w:rsid w:val="00201CB0"/>
    <w:rsid w:val="00202472"/>
    <w:rsid w:val="00202F84"/>
    <w:rsid w:val="0020308A"/>
    <w:rsid w:val="002032B0"/>
    <w:rsid w:val="00203345"/>
    <w:rsid w:val="002041CD"/>
    <w:rsid w:val="00204617"/>
    <w:rsid w:val="00205077"/>
    <w:rsid w:val="0020511F"/>
    <w:rsid w:val="0020575E"/>
    <w:rsid w:val="002057FC"/>
    <w:rsid w:val="00205DCC"/>
    <w:rsid w:val="00207190"/>
    <w:rsid w:val="00207923"/>
    <w:rsid w:val="0021061A"/>
    <w:rsid w:val="00210691"/>
    <w:rsid w:val="0021076E"/>
    <w:rsid w:val="00211090"/>
    <w:rsid w:val="00211536"/>
    <w:rsid w:val="00211609"/>
    <w:rsid w:val="002117CC"/>
    <w:rsid w:val="002120B2"/>
    <w:rsid w:val="002124FE"/>
    <w:rsid w:val="00212789"/>
    <w:rsid w:val="00212D8D"/>
    <w:rsid w:val="00212E1E"/>
    <w:rsid w:val="0021349A"/>
    <w:rsid w:val="00213718"/>
    <w:rsid w:val="00213D82"/>
    <w:rsid w:val="002142E8"/>
    <w:rsid w:val="00214426"/>
    <w:rsid w:val="0021465D"/>
    <w:rsid w:val="00214847"/>
    <w:rsid w:val="00215318"/>
    <w:rsid w:val="002154B5"/>
    <w:rsid w:val="002154F5"/>
    <w:rsid w:val="002159ED"/>
    <w:rsid w:val="00215D10"/>
    <w:rsid w:val="00215E02"/>
    <w:rsid w:val="00216137"/>
    <w:rsid w:val="00216E1D"/>
    <w:rsid w:val="002171F9"/>
    <w:rsid w:val="00220703"/>
    <w:rsid w:val="0022111D"/>
    <w:rsid w:val="00221760"/>
    <w:rsid w:val="00221891"/>
    <w:rsid w:val="002219BE"/>
    <w:rsid w:val="00222164"/>
    <w:rsid w:val="002223D0"/>
    <w:rsid w:val="00223E68"/>
    <w:rsid w:val="002243A0"/>
    <w:rsid w:val="002244FA"/>
    <w:rsid w:val="002249A5"/>
    <w:rsid w:val="00224A4F"/>
    <w:rsid w:val="00224F81"/>
    <w:rsid w:val="002251BA"/>
    <w:rsid w:val="00225E22"/>
    <w:rsid w:val="00226148"/>
    <w:rsid w:val="00226189"/>
    <w:rsid w:val="00226EAF"/>
    <w:rsid w:val="00226FFE"/>
    <w:rsid w:val="00231102"/>
    <w:rsid w:val="00231216"/>
    <w:rsid w:val="00231516"/>
    <w:rsid w:val="00231BF7"/>
    <w:rsid w:val="002322CC"/>
    <w:rsid w:val="002326F0"/>
    <w:rsid w:val="00232D15"/>
    <w:rsid w:val="0023485D"/>
    <w:rsid w:val="00234B6D"/>
    <w:rsid w:val="002351FC"/>
    <w:rsid w:val="002355CD"/>
    <w:rsid w:val="00235843"/>
    <w:rsid w:val="00235A05"/>
    <w:rsid w:val="00235E60"/>
    <w:rsid w:val="002361C2"/>
    <w:rsid w:val="00236E07"/>
    <w:rsid w:val="002377D2"/>
    <w:rsid w:val="00237BE6"/>
    <w:rsid w:val="00240180"/>
    <w:rsid w:val="00240A36"/>
    <w:rsid w:val="00240D10"/>
    <w:rsid w:val="002411D5"/>
    <w:rsid w:val="002417C7"/>
    <w:rsid w:val="002417FA"/>
    <w:rsid w:val="002426A6"/>
    <w:rsid w:val="00242C6E"/>
    <w:rsid w:val="00242ECA"/>
    <w:rsid w:val="002435D8"/>
    <w:rsid w:val="002436A8"/>
    <w:rsid w:val="00243720"/>
    <w:rsid w:val="00243C1F"/>
    <w:rsid w:val="00243F3B"/>
    <w:rsid w:val="002443DB"/>
    <w:rsid w:val="00244B03"/>
    <w:rsid w:val="00244D65"/>
    <w:rsid w:val="00245008"/>
    <w:rsid w:val="002453A3"/>
    <w:rsid w:val="00245B58"/>
    <w:rsid w:val="00246539"/>
    <w:rsid w:val="0024685B"/>
    <w:rsid w:val="0024692C"/>
    <w:rsid w:val="00246D3C"/>
    <w:rsid w:val="002474E6"/>
    <w:rsid w:val="00247A2B"/>
    <w:rsid w:val="00247BE4"/>
    <w:rsid w:val="00250CC1"/>
    <w:rsid w:val="002511B4"/>
    <w:rsid w:val="0025214C"/>
    <w:rsid w:val="00252575"/>
    <w:rsid w:val="00253320"/>
    <w:rsid w:val="00253BED"/>
    <w:rsid w:val="002543C4"/>
    <w:rsid w:val="00254B4E"/>
    <w:rsid w:val="00255122"/>
    <w:rsid w:val="0025568C"/>
    <w:rsid w:val="00256119"/>
    <w:rsid w:val="002566AD"/>
    <w:rsid w:val="002566CA"/>
    <w:rsid w:val="00256948"/>
    <w:rsid w:val="0025720C"/>
    <w:rsid w:val="00260B74"/>
    <w:rsid w:val="0026173E"/>
    <w:rsid w:val="00261B3E"/>
    <w:rsid w:val="00261D95"/>
    <w:rsid w:val="002621B5"/>
    <w:rsid w:val="00263294"/>
    <w:rsid w:val="00264247"/>
    <w:rsid w:val="00264327"/>
    <w:rsid w:val="00264C7A"/>
    <w:rsid w:val="00264E7D"/>
    <w:rsid w:val="00266304"/>
    <w:rsid w:val="0026696C"/>
    <w:rsid w:val="00266A3E"/>
    <w:rsid w:val="00266F20"/>
    <w:rsid w:val="00267106"/>
    <w:rsid w:val="002674EC"/>
    <w:rsid w:val="00270BDA"/>
    <w:rsid w:val="00271F8F"/>
    <w:rsid w:val="002723F7"/>
    <w:rsid w:val="00272765"/>
    <w:rsid w:val="00272960"/>
    <w:rsid w:val="00272E61"/>
    <w:rsid w:val="002745C1"/>
    <w:rsid w:val="0027524C"/>
    <w:rsid w:val="0027535D"/>
    <w:rsid w:val="00275555"/>
    <w:rsid w:val="00275D34"/>
    <w:rsid w:val="002761FE"/>
    <w:rsid w:val="00276370"/>
    <w:rsid w:val="002767E0"/>
    <w:rsid w:val="00276C9D"/>
    <w:rsid w:val="00276F6F"/>
    <w:rsid w:val="002777EE"/>
    <w:rsid w:val="00277DDF"/>
    <w:rsid w:val="00280401"/>
    <w:rsid w:val="002805E7"/>
    <w:rsid w:val="00280F21"/>
    <w:rsid w:val="00281898"/>
    <w:rsid w:val="00282180"/>
    <w:rsid w:val="00282594"/>
    <w:rsid w:val="00282EBB"/>
    <w:rsid w:val="00283229"/>
    <w:rsid w:val="00283362"/>
    <w:rsid w:val="00283780"/>
    <w:rsid w:val="00283CE4"/>
    <w:rsid w:val="00285237"/>
    <w:rsid w:val="00285D62"/>
    <w:rsid w:val="00285F78"/>
    <w:rsid w:val="00286482"/>
    <w:rsid w:val="002869C6"/>
    <w:rsid w:val="00286F95"/>
    <w:rsid w:val="002872BA"/>
    <w:rsid w:val="002872CF"/>
    <w:rsid w:val="00287469"/>
    <w:rsid w:val="00287D4C"/>
    <w:rsid w:val="00290088"/>
    <w:rsid w:val="0029008D"/>
    <w:rsid w:val="00290E67"/>
    <w:rsid w:val="002919AB"/>
    <w:rsid w:val="00291AF0"/>
    <w:rsid w:val="0029207C"/>
    <w:rsid w:val="0029247E"/>
    <w:rsid w:val="00292BAC"/>
    <w:rsid w:val="00293469"/>
    <w:rsid w:val="0029365B"/>
    <w:rsid w:val="00293C44"/>
    <w:rsid w:val="0029428F"/>
    <w:rsid w:val="002945D9"/>
    <w:rsid w:val="002953E3"/>
    <w:rsid w:val="00296BBA"/>
    <w:rsid w:val="00296D13"/>
    <w:rsid w:val="00296FEE"/>
    <w:rsid w:val="002972E7"/>
    <w:rsid w:val="002973C7"/>
    <w:rsid w:val="00297D1A"/>
    <w:rsid w:val="002A02F2"/>
    <w:rsid w:val="002A05C3"/>
    <w:rsid w:val="002A0697"/>
    <w:rsid w:val="002A2279"/>
    <w:rsid w:val="002A277B"/>
    <w:rsid w:val="002A2A03"/>
    <w:rsid w:val="002A2C5B"/>
    <w:rsid w:val="002A3044"/>
    <w:rsid w:val="002A3507"/>
    <w:rsid w:val="002A3816"/>
    <w:rsid w:val="002A3AD3"/>
    <w:rsid w:val="002A3CB2"/>
    <w:rsid w:val="002A41F8"/>
    <w:rsid w:val="002A45A3"/>
    <w:rsid w:val="002A45A9"/>
    <w:rsid w:val="002A4B4D"/>
    <w:rsid w:val="002A5026"/>
    <w:rsid w:val="002A5658"/>
    <w:rsid w:val="002A5D3E"/>
    <w:rsid w:val="002A611B"/>
    <w:rsid w:val="002A64E7"/>
    <w:rsid w:val="002A6577"/>
    <w:rsid w:val="002A67DA"/>
    <w:rsid w:val="002A6955"/>
    <w:rsid w:val="002A69C9"/>
    <w:rsid w:val="002A69D6"/>
    <w:rsid w:val="002A6FB1"/>
    <w:rsid w:val="002A75DD"/>
    <w:rsid w:val="002A75E6"/>
    <w:rsid w:val="002B2300"/>
    <w:rsid w:val="002B243A"/>
    <w:rsid w:val="002B2AC5"/>
    <w:rsid w:val="002B390A"/>
    <w:rsid w:val="002B39BD"/>
    <w:rsid w:val="002B3D75"/>
    <w:rsid w:val="002B3DD7"/>
    <w:rsid w:val="002B42FD"/>
    <w:rsid w:val="002B4328"/>
    <w:rsid w:val="002B67DE"/>
    <w:rsid w:val="002B69FB"/>
    <w:rsid w:val="002B6B6F"/>
    <w:rsid w:val="002B6F94"/>
    <w:rsid w:val="002B70D4"/>
    <w:rsid w:val="002B73D8"/>
    <w:rsid w:val="002B76E2"/>
    <w:rsid w:val="002C0DC1"/>
    <w:rsid w:val="002C106B"/>
    <w:rsid w:val="002C1294"/>
    <w:rsid w:val="002C1431"/>
    <w:rsid w:val="002C1CE0"/>
    <w:rsid w:val="002C1D95"/>
    <w:rsid w:val="002C30C6"/>
    <w:rsid w:val="002C3E13"/>
    <w:rsid w:val="002C4159"/>
    <w:rsid w:val="002C4610"/>
    <w:rsid w:val="002C4795"/>
    <w:rsid w:val="002C4806"/>
    <w:rsid w:val="002C4D56"/>
    <w:rsid w:val="002C5295"/>
    <w:rsid w:val="002C64BB"/>
    <w:rsid w:val="002C7614"/>
    <w:rsid w:val="002C7D78"/>
    <w:rsid w:val="002D00F6"/>
    <w:rsid w:val="002D0222"/>
    <w:rsid w:val="002D16B3"/>
    <w:rsid w:val="002D19AA"/>
    <w:rsid w:val="002D19AE"/>
    <w:rsid w:val="002D1D26"/>
    <w:rsid w:val="002D23B9"/>
    <w:rsid w:val="002D3024"/>
    <w:rsid w:val="002D32A7"/>
    <w:rsid w:val="002D3762"/>
    <w:rsid w:val="002D3986"/>
    <w:rsid w:val="002D3E32"/>
    <w:rsid w:val="002D4085"/>
    <w:rsid w:val="002D40B7"/>
    <w:rsid w:val="002D4450"/>
    <w:rsid w:val="002D47E4"/>
    <w:rsid w:val="002D4AE1"/>
    <w:rsid w:val="002D4F84"/>
    <w:rsid w:val="002D52B3"/>
    <w:rsid w:val="002D5AD2"/>
    <w:rsid w:val="002D5B02"/>
    <w:rsid w:val="002D5D25"/>
    <w:rsid w:val="002D6956"/>
    <w:rsid w:val="002D7235"/>
    <w:rsid w:val="002D7DC8"/>
    <w:rsid w:val="002E00A5"/>
    <w:rsid w:val="002E0D06"/>
    <w:rsid w:val="002E11F6"/>
    <w:rsid w:val="002E1234"/>
    <w:rsid w:val="002E1995"/>
    <w:rsid w:val="002E1B80"/>
    <w:rsid w:val="002E1C88"/>
    <w:rsid w:val="002E24A3"/>
    <w:rsid w:val="002E260E"/>
    <w:rsid w:val="002E2682"/>
    <w:rsid w:val="002E30D9"/>
    <w:rsid w:val="002E3A43"/>
    <w:rsid w:val="002E3A53"/>
    <w:rsid w:val="002E3E1A"/>
    <w:rsid w:val="002E3F67"/>
    <w:rsid w:val="002E44A3"/>
    <w:rsid w:val="002E465F"/>
    <w:rsid w:val="002E5556"/>
    <w:rsid w:val="002E6192"/>
    <w:rsid w:val="002E61A9"/>
    <w:rsid w:val="002E6EAB"/>
    <w:rsid w:val="002E757C"/>
    <w:rsid w:val="002E78B8"/>
    <w:rsid w:val="002F1DD5"/>
    <w:rsid w:val="002F313C"/>
    <w:rsid w:val="002F325F"/>
    <w:rsid w:val="002F328C"/>
    <w:rsid w:val="002F33FF"/>
    <w:rsid w:val="002F350E"/>
    <w:rsid w:val="002F360B"/>
    <w:rsid w:val="002F3D86"/>
    <w:rsid w:val="002F4185"/>
    <w:rsid w:val="002F494F"/>
    <w:rsid w:val="002F4EF9"/>
    <w:rsid w:val="002F522D"/>
    <w:rsid w:val="002F5D2D"/>
    <w:rsid w:val="002F5E5D"/>
    <w:rsid w:val="002F5F3E"/>
    <w:rsid w:val="002F604E"/>
    <w:rsid w:val="002F6C19"/>
    <w:rsid w:val="002F7688"/>
    <w:rsid w:val="002F78EC"/>
    <w:rsid w:val="00300D34"/>
    <w:rsid w:val="00300E88"/>
    <w:rsid w:val="00302100"/>
    <w:rsid w:val="00302874"/>
    <w:rsid w:val="00302CA0"/>
    <w:rsid w:val="00303325"/>
    <w:rsid w:val="0030357B"/>
    <w:rsid w:val="00303E44"/>
    <w:rsid w:val="0030440D"/>
    <w:rsid w:val="0030479F"/>
    <w:rsid w:val="003050A0"/>
    <w:rsid w:val="003050A1"/>
    <w:rsid w:val="0030554A"/>
    <w:rsid w:val="00305977"/>
    <w:rsid w:val="00305CBB"/>
    <w:rsid w:val="00306903"/>
    <w:rsid w:val="00306D63"/>
    <w:rsid w:val="00307160"/>
    <w:rsid w:val="003072A4"/>
    <w:rsid w:val="00307A39"/>
    <w:rsid w:val="00307E69"/>
    <w:rsid w:val="003103B7"/>
    <w:rsid w:val="00310641"/>
    <w:rsid w:val="00311F71"/>
    <w:rsid w:val="0031210F"/>
    <w:rsid w:val="00312F4D"/>
    <w:rsid w:val="00314072"/>
    <w:rsid w:val="00314527"/>
    <w:rsid w:val="00314D89"/>
    <w:rsid w:val="00315007"/>
    <w:rsid w:val="0031554F"/>
    <w:rsid w:val="00315B3A"/>
    <w:rsid w:val="00315F51"/>
    <w:rsid w:val="00316A29"/>
    <w:rsid w:val="003172D7"/>
    <w:rsid w:val="0031754F"/>
    <w:rsid w:val="00320113"/>
    <w:rsid w:val="00320172"/>
    <w:rsid w:val="0032042D"/>
    <w:rsid w:val="00321DDE"/>
    <w:rsid w:val="003221FC"/>
    <w:rsid w:val="00322224"/>
    <w:rsid w:val="00322E2A"/>
    <w:rsid w:val="00323300"/>
    <w:rsid w:val="003235FE"/>
    <w:rsid w:val="003241D3"/>
    <w:rsid w:val="0032453F"/>
    <w:rsid w:val="00324863"/>
    <w:rsid w:val="00324901"/>
    <w:rsid w:val="00324D6B"/>
    <w:rsid w:val="00326122"/>
    <w:rsid w:val="00327055"/>
    <w:rsid w:val="003279D0"/>
    <w:rsid w:val="00327FC8"/>
    <w:rsid w:val="0033027F"/>
    <w:rsid w:val="00330627"/>
    <w:rsid w:val="0033114B"/>
    <w:rsid w:val="00331E67"/>
    <w:rsid w:val="00331EB1"/>
    <w:rsid w:val="00333028"/>
    <w:rsid w:val="003334B5"/>
    <w:rsid w:val="00333DEB"/>
    <w:rsid w:val="0033425C"/>
    <w:rsid w:val="0033432A"/>
    <w:rsid w:val="00334A70"/>
    <w:rsid w:val="00334D4C"/>
    <w:rsid w:val="00334D5D"/>
    <w:rsid w:val="00335088"/>
    <w:rsid w:val="003351BB"/>
    <w:rsid w:val="00335B1A"/>
    <w:rsid w:val="00335F1E"/>
    <w:rsid w:val="00335F32"/>
    <w:rsid w:val="00336D27"/>
    <w:rsid w:val="00336EE6"/>
    <w:rsid w:val="00337559"/>
    <w:rsid w:val="00337929"/>
    <w:rsid w:val="00337C38"/>
    <w:rsid w:val="003410E4"/>
    <w:rsid w:val="00341933"/>
    <w:rsid w:val="00342DA7"/>
    <w:rsid w:val="00342ECB"/>
    <w:rsid w:val="00343DE9"/>
    <w:rsid w:val="00344016"/>
    <w:rsid w:val="00345F6E"/>
    <w:rsid w:val="00346A1C"/>
    <w:rsid w:val="00346BB1"/>
    <w:rsid w:val="00346DF9"/>
    <w:rsid w:val="00347120"/>
    <w:rsid w:val="00347162"/>
    <w:rsid w:val="0035029B"/>
    <w:rsid w:val="00350EBF"/>
    <w:rsid w:val="00351B74"/>
    <w:rsid w:val="00352773"/>
    <w:rsid w:val="00352B3C"/>
    <w:rsid w:val="0035360E"/>
    <w:rsid w:val="00353725"/>
    <w:rsid w:val="003538C4"/>
    <w:rsid w:val="00353B77"/>
    <w:rsid w:val="00353BE6"/>
    <w:rsid w:val="00353F1B"/>
    <w:rsid w:val="00354457"/>
    <w:rsid w:val="003547AD"/>
    <w:rsid w:val="00354FA9"/>
    <w:rsid w:val="00355822"/>
    <w:rsid w:val="00356394"/>
    <w:rsid w:val="00357241"/>
    <w:rsid w:val="0035778A"/>
    <w:rsid w:val="00360AD4"/>
    <w:rsid w:val="00360B9A"/>
    <w:rsid w:val="00360D21"/>
    <w:rsid w:val="00360EDE"/>
    <w:rsid w:val="00360FF6"/>
    <w:rsid w:val="003616E4"/>
    <w:rsid w:val="00362109"/>
    <w:rsid w:val="00362826"/>
    <w:rsid w:val="00362E0D"/>
    <w:rsid w:val="0036328E"/>
    <w:rsid w:val="00364024"/>
    <w:rsid w:val="003642CD"/>
    <w:rsid w:val="00365322"/>
    <w:rsid w:val="003654A5"/>
    <w:rsid w:val="00365BE2"/>
    <w:rsid w:val="00365CAE"/>
    <w:rsid w:val="003666F9"/>
    <w:rsid w:val="00367316"/>
    <w:rsid w:val="0036771C"/>
    <w:rsid w:val="00367974"/>
    <w:rsid w:val="00367B60"/>
    <w:rsid w:val="00367CA5"/>
    <w:rsid w:val="00367D35"/>
    <w:rsid w:val="00367F4F"/>
    <w:rsid w:val="003703B4"/>
    <w:rsid w:val="003703EE"/>
    <w:rsid w:val="00370CA0"/>
    <w:rsid w:val="00371267"/>
    <w:rsid w:val="00371BE6"/>
    <w:rsid w:val="003723A9"/>
    <w:rsid w:val="00372631"/>
    <w:rsid w:val="00372F74"/>
    <w:rsid w:val="00374877"/>
    <w:rsid w:val="00374AED"/>
    <w:rsid w:val="00374BAF"/>
    <w:rsid w:val="00374F2B"/>
    <w:rsid w:val="003752BA"/>
    <w:rsid w:val="00375367"/>
    <w:rsid w:val="0037721D"/>
    <w:rsid w:val="00377429"/>
    <w:rsid w:val="00381020"/>
    <w:rsid w:val="00381259"/>
    <w:rsid w:val="003817F2"/>
    <w:rsid w:val="00381DDB"/>
    <w:rsid w:val="00381DF1"/>
    <w:rsid w:val="003827AF"/>
    <w:rsid w:val="00382918"/>
    <w:rsid w:val="00383B56"/>
    <w:rsid w:val="00383E69"/>
    <w:rsid w:val="003843E0"/>
    <w:rsid w:val="0038451B"/>
    <w:rsid w:val="00384887"/>
    <w:rsid w:val="003850CA"/>
    <w:rsid w:val="00385146"/>
    <w:rsid w:val="00385459"/>
    <w:rsid w:val="0038592D"/>
    <w:rsid w:val="0038594E"/>
    <w:rsid w:val="00385C79"/>
    <w:rsid w:val="0038647F"/>
    <w:rsid w:val="00386AE5"/>
    <w:rsid w:val="00386D80"/>
    <w:rsid w:val="00386EB9"/>
    <w:rsid w:val="00387645"/>
    <w:rsid w:val="00387E37"/>
    <w:rsid w:val="003900ED"/>
    <w:rsid w:val="00391EDC"/>
    <w:rsid w:val="0039299B"/>
    <w:rsid w:val="00393921"/>
    <w:rsid w:val="00393DE0"/>
    <w:rsid w:val="00394A04"/>
    <w:rsid w:val="0039629B"/>
    <w:rsid w:val="00396E66"/>
    <w:rsid w:val="00397BE4"/>
    <w:rsid w:val="003A0213"/>
    <w:rsid w:val="003A0A81"/>
    <w:rsid w:val="003A101A"/>
    <w:rsid w:val="003A10AE"/>
    <w:rsid w:val="003A1311"/>
    <w:rsid w:val="003A2B63"/>
    <w:rsid w:val="003A3BB7"/>
    <w:rsid w:val="003A401F"/>
    <w:rsid w:val="003A4A50"/>
    <w:rsid w:val="003A4EEF"/>
    <w:rsid w:val="003A4F55"/>
    <w:rsid w:val="003A4FC0"/>
    <w:rsid w:val="003A558E"/>
    <w:rsid w:val="003A5BBB"/>
    <w:rsid w:val="003A5F96"/>
    <w:rsid w:val="003A61EA"/>
    <w:rsid w:val="003A7204"/>
    <w:rsid w:val="003B10E1"/>
    <w:rsid w:val="003B1809"/>
    <w:rsid w:val="003B1BD0"/>
    <w:rsid w:val="003B1E16"/>
    <w:rsid w:val="003B21E7"/>
    <w:rsid w:val="003B25EF"/>
    <w:rsid w:val="003B295C"/>
    <w:rsid w:val="003B3AF4"/>
    <w:rsid w:val="003B4107"/>
    <w:rsid w:val="003B5367"/>
    <w:rsid w:val="003B5D17"/>
    <w:rsid w:val="003B60CB"/>
    <w:rsid w:val="003B6230"/>
    <w:rsid w:val="003B68E7"/>
    <w:rsid w:val="003B6AF2"/>
    <w:rsid w:val="003B6DD9"/>
    <w:rsid w:val="003B76FA"/>
    <w:rsid w:val="003B7F7E"/>
    <w:rsid w:val="003C2EBA"/>
    <w:rsid w:val="003C2F0B"/>
    <w:rsid w:val="003C3262"/>
    <w:rsid w:val="003C37F0"/>
    <w:rsid w:val="003C38CB"/>
    <w:rsid w:val="003C49D4"/>
    <w:rsid w:val="003C4B28"/>
    <w:rsid w:val="003C57F0"/>
    <w:rsid w:val="003C6E90"/>
    <w:rsid w:val="003C716D"/>
    <w:rsid w:val="003C7461"/>
    <w:rsid w:val="003C746F"/>
    <w:rsid w:val="003C7529"/>
    <w:rsid w:val="003C7A66"/>
    <w:rsid w:val="003C7FCB"/>
    <w:rsid w:val="003D0BBC"/>
    <w:rsid w:val="003D0D68"/>
    <w:rsid w:val="003D0F3C"/>
    <w:rsid w:val="003D11DB"/>
    <w:rsid w:val="003D164E"/>
    <w:rsid w:val="003D16E2"/>
    <w:rsid w:val="003D20C0"/>
    <w:rsid w:val="003D2C1C"/>
    <w:rsid w:val="003D3679"/>
    <w:rsid w:val="003D3B05"/>
    <w:rsid w:val="003D465E"/>
    <w:rsid w:val="003D4E97"/>
    <w:rsid w:val="003D53EE"/>
    <w:rsid w:val="003D6174"/>
    <w:rsid w:val="003D66DB"/>
    <w:rsid w:val="003D683E"/>
    <w:rsid w:val="003D73BC"/>
    <w:rsid w:val="003D7A0F"/>
    <w:rsid w:val="003E0107"/>
    <w:rsid w:val="003E0A82"/>
    <w:rsid w:val="003E0AC5"/>
    <w:rsid w:val="003E15C1"/>
    <w:rsid w:val="003E19AC"/>
    <w:rsid w:val="003E2985"/>
    <w:rsid w:val="003E334F"/>
    <w:rsid w:val="003E342F"/>
    <w:rsid w:val="003E68C4"/>
    <w:rsid w:val="003E7833"/>
    <w:rsid w:val="003F043B"/>
    <w:rsid w:val="003F0F31"/>
    <w:rsid w:val="003F1639"/>
    <w:rsid w:val="003F17C8"/>
    <w:rsid w:val="003F1817"/>
    <w:rsid w:val="003F1865"/>
    <w:rsid w:val="003F2C2D"/>
    <w:rsid w:val="003F34C1"/>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1917"/>
    <w:rsid w:val="00401F39"/>
    <w:rsid w:val="004020A6"/>
    <w:rsid w:val="00402BB2"/>
    <w:rsid w:val="004034AA"/>
    <w:rsid w:val="00404370"/>
    <w:rsid w:val="00404743"/>
    <w:rsid w:val="00405473"/>
    <w:rsid w:val="004058A7"/>
    <w:rsid w:val="0040665E"/>
    <w:rsid w:val="00406C31"/>
    <w:rsid w:val="00407745"/>
    <w:rsid w:val="00407760"/>
    <w:rsid w:val="00407779"/>
    <w:rsid w:val="00407A58"/>
    <w:rsid w:val="004102F8"/>
    <w:rsid w:val="00410BEE"/>
    <w:rsid w:val="00411A03"/>
    <w:rsid w:val="00411F18"/>
    <w:rsid w:val="0041233D"/>
    <w:rsid w:val="004124F4"/>
    <w:rsid w:val="00412F43"/>
    <w:rsid w:val="004130C2"/>
    <w:rsid w:val="00413779"/>
    <w:rsid w:val="00413857"/>
    <w:rsid w:val="00413AD9"/>
    <w:rsid w:val="00413ECD"/>
    <w:rsid w:val="00414288"/>
    <w:rsid w:val="004149E5"/>
    <w:rsid w:val="00414D51"/>
    <w:rsid w:val="00414DA9"/>
    <w:rsid w:val="0041600A"/>
    <w:rsid w:val="00416040"/>
    <w:rsid w:val="004163F8"/>
    <w:rsid w:val="00416F5A"/>
    <w:rsid w:val="00417618"/>
    <w:rsid w:val="004177D1"/>
    <w:rsid w:val="00417AF2"/>
    <w:rsid w:val="00420205"/>
    <w:rsid w:val="00420327"/>
    <w:rsid w:val="00420625"/>
    <w:rsid w:val="00420C79"/>
    <w:rsid w:val="004214D7"/>
    <w:rsid w:val="004218E1"/>
    <w:rsid w:val="00421BD1"/>
    <w:rsid w:val="00421D19"/>
    <w:rsid w:val="00421D1F"/>
    <w:rsid w:val="004225D2"/>
    <w:rsid w:val="00422967"/>
    <w:rsid w:val="00422CDA"/>
    <w:rsid w:val="00422E34"/>
    <w:rsid w:val="0042315E"/>
    <w:rsid w:val="00424D9F"/>
    <w:rsid w:val="004251C4"/>
    <w:rsid w:val="004256AB"/>
    <w:rsid w:val="00425B72"/>
    <w:rsid w:val="00425C33"/>
    <w:rsid w:val="0042632C"/>
    <w:rsid w:val="00426563"/>
    <w:rsid w:val="004269B7"/>
    <w:rsid w:val="00426DC6"/>
    <w:rsid w:val="004275F5"/>
    <w:rsid w:val="0043034C"/>
    <w:rsid w:val="0043075F"/>
    <w:rsid w:val="0043082D"/>
    <w:rsid w:val="004310F9"/>
    <w:rsid w:val="004326D4"/>
    <w:rsid w:val="00432BF9"/>
    <w:rsid w:val="00433F9B"/>
    <w:rsid w:val="004348D2"/>
    <w:rsid w:val="004359F8"/>
    <w:rsid w:val="00435BFC"/>
    <w:rsid w:val="004363EC"/>
    <w:rsid w:val="00437184"/>
    <w:rsid w:val="0043758C"/>
    <w:rsid w:val="004377E7"/>
    <w:rsid w:val="0044006A"/>
    <w:rsid w:val="00440DBF"/>
    <w:rsid w:val="004427F9"/>
    <w:rsid w:val="00442A90"/>
    <w:rsid w:val="00442C53"/>
    <w:rsid w:val="0044325A"/>
    <w:rsid w:val="004434EC"/>
    <w:rsid w:val="00443673"/>
    <w:rsid w:val="00445238"/>
    <w:rsid w:val="00445400"/>
    <w:rsid w:val="004457F5"/>
    <w:rsid w:val="00445B17"/>
    <w:rsid w:val="00445CB5"/>
    <w:rsid w:val="004467E8"/>
    <w:rsid w:val="00446E75"/>
    <w:rsid w:val="00447042"/>
    <w:rsid w:val="004472AC"/>
    <w:rsid w:val="004474DA"/>
    <w:rsid w:val="0044794B"/>
    <w:rsid w:val="004504CF"/>
    <w:rsid w:val="00450658"/>
    <w:rsid w:val="00451F3C"/>
    <w:rsid w:val="0045341F"/>
    <w:rsid w:val="00453448"/>
    <w:rsid w:val="00453E2B"/>
    <w:rsid w:val="0045410E"/>
    <w:rsid w:val="004543AF"/>
    <w:rsid w:val="004545CA"/>
    <w:rsid w:val="0045492E"/>
    <w:rsid w:val="00454F0E"/>
    <w:rsid w:val="00455AF8"/>
    <w:rsid w:val="00456125"/>
    <w:rsid w:val="004563AC"/>
    <w:rsid w:val="00456406"/>
    <w:rsid w:val="00456E29"/>
    <w:rsid w:val="004570E3"/>
    <w:rsid w:val="00457561"/>
    <w:rsid w:val="00457DEF"/>
    <w:rsid w:val="00457E54"/>
    <w:rsid w:val="004607BC"/>
    <w:rsid w:val="00460A6A"/>
    <w:rsid w:val="00460AC2"/>
    <w:rsid w:val="00461724"/>
    <w:rsid w:val="00461EEA"/>
    <w:rsid w:val="00463368"/>
    <w:rsid w:val="00463786"/>
    <w:rsid w:val="00463A29"/>
    <w:rsid w:val="00463D23"/>
    <w:rsid w:val="00463F86"/>
    <w:rsid w:val="0046480E"/>
    <w:rsid w:val="00464970"/>
    <w:rsid w:val="00464ACE"/>
    <w:rsid w:val="004652F4"/>
    <w:rsid w:val="00465981"/>
    <w:rsid w:val="00465D87"/>
    <w:rsid w:val="00466CE8"/>
    <w:rsid w:val="00467225"/>
    <w:rsid w:val="00467905"/>
    <w:rsid w:val="00467E11"/>
    <w:rsid w:val="00470181"/>
    <w:rsid w:val="00470337"/>
    <w:rsid w:val="00470746"/>
    <w:rsid w:val="004707BE"/>
    <w:rsid w:val="00470925"/>
    <w:rsid w:val="00470D96"/>
    <w:rsid w:val="00471003"/>
    <w:rsid w:val="00471A10"/>
    <w:rsid w:val="00472332"/>
    <w:rsid w:val="00472D1F"/>
    <w:rsid w:val="00472F8F"/>
    <w:rsid w:val="004731EE"/>
    <w:rsid w:val="004733D7"/>
    <w:rsid w:val="004737F1"/>
    <w:rsid w:val="00473B6D"/>
    <w:rsid w:val="0047503A"/>
    <w:rsid w:val="0047509E"/>
    <w:rsid w:val="0047602F"/>
    <w:rsid w:val="00476106"/>
    <w:rsid w:val="0047625C"/>
    <w:rsid w:val="0047636D"/>
    <w:rsid w:val="004768D6"/>
    <w:rsid w:val="0047776D"/>
    <w:rsid w:val="00477F28"/>
    <w:rsid w:val="00480672"/>
    <w:rsid w:val="004809DE"/>
    <w:rsid w:val="00480CA7"/>
    <w:rsid w:val="00480D9B"/>
    <w:rsid w:val="004818C9"/>
    <w:rsid w:val="00481C4D"/>
    <w:rsid w:val="004824F3"/>
    <w:rsid w:val="00482690"/>
    <w:rsid w:val="00482E6D"/>
    <w:rsid w:val="004833F9"/>
    <w:rsid w:val="00484277"/>
    <w:rsid w:val="00484801"/>
    <w:rsid w:val="00485394"/>
    <w:rsid w:val="00485576"/>
    <w:rsid w:val="00485A14"/>
    <w:rsid w:val="00485A5B"/>
    <w:rsid w:val="00485A6B"/>
    <w:rsid w:val="0048663B"/>
    <w:rsid w:val="00486DCD"/>
    <w:rsid w:val="0048761C"/>
    <w:rsid w:val="004879A6"/>
    <w:rsid w:val="004900FA"/>
    <w:rsid w:val="004903FB"/>
    <w:rsid w:val="004904FD"/>
    <w:rsid w:val="00490510"/>
    <w:rsid w:val="00490F76"/>
    <w:rsid w:val="004917DF"/>
    <w:rsid w:val="00491BBA"/>
    <w:rsid w:val="00492414"/>
    <w:rsid w:val="00492654"/>
    <w:rsid w:val="0049323C"/>
    <w:rsid w:val="00493304"/>
    <w:rsid w:val="004933F1"/>
    <w:rsid w:val="00493627"/>
    <w:rsid w:val="00493A2B"/>
    <w:rsid w:val="00494307"/>
    <w:rsid w:val="004943BB"/>
    <w:rsid w:val="00494713"/>
    <w:rsid w:val="00495453"/>
    <w:rsid w:val="00495A13"/>
    <w:rsid w:val="00497833"/>
    <w:rsid w:val="004979D4"/>
    <w:rsid w:val="00497BB2"/>
    <w:rsid w:val="00497D57"/>
    <w:rsid w:val="004A07AA"/>
    <w:rsid w:val="004A0EC0"/>
    <w:rsid w:val="004A114B"/>
    <w:rsid w:val="004A15A9"/>
    <w:rsid w:val="004A1C91"/>
    <w:rsid w:val="004A1EA5"/>
    <w:rsid w:val="004A345A"/>
    <w:rsid w:val="004A3F95"/>
    <w:rsid w:val="004A45C9"/>
    <w:rsid w:val="004A4684"/>
    <w:rsid w:val="004A49C8"/>
    <w:rsid w:val="004A582D"/>
    <w:rsid w:val="004A638A"/>
    <w:rsid w:val="004A6CE4"/>
    <w:rsid w:val="004A6D9A"/>
    <w:rsid w:val="004A6F04"/>
    <w:rsid w:val="004A6FC5"/>
    <w:rsid w:val="004A7559"/>
    <w:rsid w:val="004A776C"/>
    <w:rsid w:val="004B004B"/>
    <w:rsid w:val="004B0CC2"/>
    <w:rsid w:val="004B12A3"/>
    <w:rsid w:val="004B1F54"/>
    <w:rsid w:val="004B2643"/>
    <w:rsid w:val="004B26B6"/>
    <w:rsid w:val="004B2904"/>
    <w:rsid w:val="004B2F30"/>
    <w:rsid w:val="004B3801"/>
    <w:rsid w:val="004B44FC"/>
    <w:rsid w:val="004B5C41"/>
    <w:rsid w:val="004B6630"/>
    <w:rsid w:val="004B67F7"/>
    <w:rsid w:val="004B6A53"/>
    <w:rsid w:val="004B7C4C"/>
    <w:rsid w:val="004C0E67"/>
    <w:rsid w:val="004C0E90"/>
    <w:rsid w:val="004C19CF"/>
    <w:rsid w:val="004C1E66"/>
    <w:rsid w:val="004C2E97"/>
    <w:rsid w:val="004C34F8"/>
    <w:rsid w:val="004C3803"/>
    <w:rsid w:val="004C40B5"/>
    <w:rsid w:val="004C4275"/>
    <w:rsid w:val="004C6214"/>
    <w:rsid w:val="004C6464"/>
    <w:rsid w:val="004C64BF"/>
    <w:rsid w:val="004C6684"/>
    <w:rsid w:val="004C6B61"/>
    <w:rsid w:val="004C7623"/>
    <w:rsid w:val="004C7928"/>
    <w:rsid w:val="004D00B9"/>
    <w:rsid w:val="004D0352"/>
    <w:rsid w:val="004D0526"/>
    <w:rsid w:val="004D25AA"/>
    <w:rsid w:val="004D2932"/>
    <w:rsid w:val="004D2D11"/>
    <w:rsid w:val="004D39BB"/>
    <w:rsid w:val="004D40BE"/>
    <w:rsid w:val="004D43D2"/>
    <w:rsid w:val="004D4528"/>
    <w:rsid w:val="004D5003"/>
    <w:rsid w:val="004D558B"/>
    <w:rsid w:val="004D6A76"/>
    <w:rsid w:val="004D6C22"/>
    <w:rsid w:val="004D796F"/>
    <w:rsid w:val="004D7C0F"/>
    <w:rsid w:val="004E041F"/>
    <w:rsid w:val="004E0807"/>
    <w:rsid w:val="004E0C6C"/>
    <w:rsid w:val="004E1421"/>
    <w:rsid w:val="004E1F6A"/>
    <w:rsid w:val="004E2179"/>
    <w:rsid w:val="004E2185"/>
    <w:rsid w:val="004E23B1"/>
    <w:rsid w:val="004E2486"/>
    <w:rsid w:val="004E28D1"/>
    <w:rsid w:val="004E3A92"/>
    <w:rsid w:val="004E56B3"/>
    <w:rsid w:val="004E674D"/>
    <w:rsid w:val="004E6BC3"/>
    <w:rsid w:val="004E7164"/>
    <w:rsid w:val="004E71B9"/>
    <w:rsid w:val="004E7A77"/>
    <w:rsid w:val="004F0586"/>
    <w:rsid w:val="004F066D"/>
    <w:rsid w:val="004F076B"/>
    <w:rsid w:val="004F16BC"/>
    <w:rsid w:val="004F16E8"/>
    <w:rsid w:val="004F1986"/>
    <w:rsid w:val="004F1C7D"/>
    <w:rsid w:val="004F240A"/>
    <w:rsid w:val="004F2ED5"/>
    <w:rsid w:val="004F3156"/>
    <w:rsid w:val="004F3354"/>
    <w:rsid w:val="004F38B2"/>
    <w:rsid w:val="004F3C0C"/>
    <w:rsid w:val="004F4999"/>
    <w:rsid w:val="004F4E89"/>
    <w:rsid w:val="004F53CD"/>
    <w:rsid w:val="004F5838"/>
    <w:rsid w:val="004F5D4B"/>
    <w:rsid w:val="004F5F68"/>
    <w:rsid w:val="004F63D8"/>
    <w:rsid w:val="004F6689"/>
    <w:rsid w:val="004F736B"/>
    <w:rsid w:val="0050028A"/>
    <w:rsid w:val="00500416"/>
    <w:rsid w:val="00500448"/>
    <w:rsid w:val="00502539"/>
    <w:rsid w:val="00502BED"/>
    <w:rsid w:val="00502C41"/>
    <w:rsid w:val="00502F15"/>
    <w:rsid w:val="0050397F"/>
    <w:rsid w:val="005041FE"/>
    <w:rsid w:val="00504374"/>
    <w:rsid w:val="00504D37"/>
    <w:rsid w:val="0050518E"/>
    <w:rsid w:val="005056F4"/>
    <w:rsid w:val="00506163"/>
    <w:rsid w:val="005063ED"/>
    <w:rsid w:val="00506659"/>
    <w:rsid w:val="0050725F"/>
    <w:rsid w:val="00510AA9"/>
    <w:rsid w:val="0051223B"/>
    <w:rsid w:val="005129FA"/>
    <w:rsid w:val="005139BE"/>
    <w:rsid w:val="00513B7D"/>
    <w:rsid w:val="005144B7"/>
    <w:rsid w:val="00514D48"/>
    <w:rsid w:val="00514F93"/>
    <w:rsid w:val="00516EE2"/>
    <w:rsid w:val="00520B5B"/>
    <w:rsid w:val="00520BB9"/>
    <w:rsid w:val="00520C6C"/>
    <w:rsid w:val="00521037"/>
    <w:rsid w:val="00521087"/>
    <w:rsid w:val="005210F3"/>
    <w:rsid w:val="005217F0"/>
    <w:rsid w:val="00521B41"/>
    <w:rsid w:val="0052293C"/>
    <w:rsid w:val="0052374D"/>
    <w:rsid w:val="00523ED0"/>
    <w:rsid w:val="005241D7"/>
    <w:rsid w:val="00524638"/>
    <w:rsid w:val="00525F62"/>
    <w:rsid w:val="00527920"/>
    <w:rsid w:val="005304B6"/>
    <w:rsid w:val="00530D53"/>
    <w:rsid w:val="0053128B"/>
    <w:rsid w:val="00531AAE"/>
    <w:rsid w:val="00531D8F"/>
    <w:rsid w:val="00532562"/>
    <w:rsid w:val="0053258F"/>
    <w:rsid w:val="00532E1D"/>
    <w:rsid w:val="005333D3"/>
    <w:rsid w:val="00533630"/>
    <w:rsid w:val="00533882"/>
    <w:rsid w:val="00533FB8"/>
    <w:rsid w:val="005341E0"/>
    <w:rsid w:val="00534691"/>
    <w:rsid w:val="005348CC"/>
    <w:rsid w:val="0053517A"/>
    <w:rsid w:val="00535B09"/>
    <w:rsid w:val="00535D8D"/>
    <w:rsid w:val="005362FF"/>
    <w:rsid w:val="00536CFE"/>
    <w:rsid w:val="00537333"/>
    <w:rsid w:val="00537514"/>
    <w:rsid w:val="00537739"/>
    <w:rsid w:val="0053799F"/>
    <w:rsid w:val="00540076"/>
    <w:rsid w:val="00540286"/>
    <w:rsid w:val="00540E91"/>
    <w:rsid w:val="00540EEF"/>
    <w:rsid w:val="00541286"/>
    <w:rsid w:val="00541579"/>
    <w:rsid w:val="005416B0"/>
    <w:rsid w:val="005417A6"/>
    <w:rsid w:val="00541949"/>
    <w:rsid w:val="00541CC5"/>
    <w:rsid w:val="0054201D"/>
    <w:rsid w:val="005424AB"/>
    <w:rsid w:val="00542777"/>
    <w:rsid w:val="00542950"/>
    <w:rsid w:val="00542968"/>
    <w:rsid w:val="00542C66"/>
    <w:rsid w:val="005436B9"/>
    <w:rsid w:val="00543E3D"/>
    <w:rsid w:val="00544D19"/>
    <w:rsid w:val="00545080"/>
    <w:rsid w:val="0054526A"/>
    <w:rsid w:val="0054561D"/>
    <w:rsid w:val="00545C06"/>
    <w:rsid w:val="00545E65"/>
    <w:rsid w:val="00546571"/>
    <w:rsid w:val="0054710B"/>
    <w:rsid w:val="0054737E"/>
    <w:rsid w:val="00547992"/>
    <w:rsid w:val="00547A8C"/>
    <w:rsid w:val="005500AD"/>
    <w:rsid w:val="00550EFC"/>
    <w:rsid w:val="0055279C"/>
    <w:rsid w:val="0055300D"/>
    <w:rsid w:val="0055344F"/>
    <w:rsid w:val="005534BA"/>
    <w:rsid w:val="00553B76"/>
    <w:rsid w:val="00553BDF"/>
    <w:rsid w:val="00553F6D"/>
    <w:rsid w:val="005541B0"/>
    <w:rsid w:val="005550AB"/>
    <w:rsid w:val="00555379"/>
    <w:rsid w:val="005562ED"/>
    <w:rsid w:val="00556570"/>
    <w:rsid w:val="00556784"/>
    <w:rsid w:val="00556BF3"/>
    <w:rsid w:val="00560506"/>
    <w:rsid w:val="00560A4A"/>
    <w:rsid w:val="00560F66"/>
    <w:rsid w:val="005628A6"/>
    <w:rsid w:val="00562960"/>
    <w:rsid w:val="00562AD9"/>
    <w:rsid w:val="00563641"/>
    <w:rsid w:val="00563E64"/>
    <w:rsid w:val="00564EAC"/>
    <w:rsid w:val="005651AA"/>
    <w:rsid w:val="005660FD"/>
    <w:rsid w:val="00566B31"/>
    <w:rsid w:val="00566B54"/>
    <w:rsid w:val="00566B9F"/>
    <w:rsid w:val="005670BB"/>
    <w:rsid w:val="0056773D"/>
    <w:rsid w:val="00567FB3"/>
    <w:rsid w:val="005705E3"/>
    <w:rsid w:val="0057071E"/>
    <w:rsid w:val="00570789"/>
    <w:rsid w:val="00570DC8"/>
    <w:rsid w:val="00570FF8"/>
    <w:rsid w:val="00570FFD"/>
    <w:rsid w:val="005716D3"/>
    <w:rsid w:val="0057172D"/>
    <w:rsid w:val="00571A19"/>
    <w:rsid w:val="0057216E"/>
    <w:rsid w:val="0057241D"/>
    <w:rsid w:val="00572879"/>
    <w:rsid w:val="00572C24"/>
    <w:rsid w:val="00572DFD"/>
    <w:rsid w:val="0057371E"/>
    <w:rsid w:val="005756CF"/>
    <w:rsid w:val="00575A49"/>
    <w:rsid w:val="00581168"/>
    <w:rsid w:val="005812BB"/>
    <w:rsid w:val="005824BE"/>
    <w:rsid w:val="005828B4"/>
    <w:rsid w:val="00582EEC"/>
    <w:rsid w:val="005832C0"/>
    <w:rsid w:val="005841D4"/>
    <w:rsid w:val="00584360"/>
    <w:rsid w:val="00584C0E"/>
    <w:rsid w:val="00584E64"/>
    <w:rsid w:val="005856CE"/>
    <w:rsid w:val="005859F9"/>
    <w:rsid w:val="005863EE"/>
    <w:rsid w:val="005869EC"/>
    <w:rsid w:val="00586A32"/>
    <w:rsid w:val="00586B59"/>
    <w:rsid w:val="00586E85"/>
    <w:rsid w:val="00586E9E"/>
    <w:rsid w:val="0058739A"/>
    <w:rsid w:val="005873B9"/>
    <w:rsid w:val="005875E6"/>
    <w:rsid w:val="00587830"/>
    <w:rsid w:val="0058792A"/>
    <w:rsid w:val="00587B56"/>
    <w:rsid w:val="00587C11"/>
    <w:rsid w:val="00587CF1"/>
    <w:rsid w:val="00587EB6"/>
    <w:rsid w:val="005918CC"/>
    <w:rsid w:val="00591B0D"/>
    <w:rsid w:val="00591CFE"/>
    <w:rsid w:val="005948F8"/>
    <w:rsid w:val="00594DA5"/>
    <w:rsid w:val="00595024"/>
    <w:rsid w:val="005957FE"/>
    <w:rsid w:val="00595BAF"/>
    <w:rsid w:val="00595E26"/>
    <w:rsid w:val="00595EB5"/>
    <w:rsid w:val="005960B6"/>
    <w:rsid w:val="0059682D"/>
    <w:rsid w:val="00596EDB"/>
    <w:rsid w:val="00597E92"/>
    <w:rsid w:val="005A025D"/>
    <w:rsid w:val="005A0BA0"/>
    <w:rsid w:val="005A1684"/>
    <w:rsid w:val="005A196A"/>
    <w:rsid w:val="005A1B06"/>
    <w:rsid w:val="005A1B74"/>
    <w:rsid w:val="005A1D56"/>
    <w:rsid w:val="005A1DF1"/>
    <w:rsid w:val="005A2198"/>
    <w:rsid w:val="005A22F5"/>
    <w:rsid w:val="005A3910"/>
    <w:rsid w:val="005A45EF"/>
    <w:rsid w:val="005A4B8A"/>
    <w:rsid w:val="005A4C44"/>
    <w:rsid w:val="005A4CE4"/>
    <w:rsid w:val="005A5675"/>
    <w:rsid w:val="005A5E91"/>
    <w:rsid w:val="005A6877"/>
    <w:rsid w:val="005A6878"/>
    <w:rsid w:val="005A6AFA"/>
    <w:rsid w:val="005A7125"/>
    <w:rsid w:val="005A7297"/>
    <w:rsid w:val="005A73D2"/>
    <w:rsid w:val="005B038C"/>
    <w:rsid w:val="005B06C2"/>
    <w:rsid w:val="005B0880"/>
    <w:rsid w:val="005B08BB"/>
    <w:rsid w:val="005B1B51"/>
    <w:rsid w:val="005B22B7"/>
    <w:rsid w:val="005B262C"/>
    <w:rsid w:val="005B29C8"/>
    <w:rsid w:val="005B2A6E"/>
    <w:rsid w:val="005B3247"/>
    <w:rsid w:val="005B3FFA"/>
    <w:rsid w:val="005B4A5B"/>
    <w:rsid w:val="005B4C51"/>
    <w:rsid w:val="005B4DE8"/>
    <w:rsid w:val="005B4E48"/>
    <w:rsid w:val="005B4E49"/>
    <w:rsid w:val="005B509C"/>
    <w:rsid w:val="005B5EA4"/>
    <w:rsid w:val="005B74BC"/>
    <w:rsid w:val="005B755E"/>
    <w:rsid w:val="005B7C15"/>
    <w:rsid w:val="005B7EDA"/>
    <w:rsid w:val="005C0148"/>
    <w:rsid w:val="005C0D84"/>
    <w:rsid w:val="005C2B8A"/>
    <w:rsid w:val="005C3C6A"/>
    <w:rsid w:val="005C621D"/>
    <w:rsid w:val="005C673F"/>
    <w:rsid w:val="005C6867"/>
    <w:rsid w:val="005C69C9"/>
    <w:rsid w:val="005C6DD0"/>
    <w:rsid w:val="005C754F"/>
    <w:rsid w:val="005C7FDA"/>
    <w:rsid w:val="005D094A"/>
    <w:rsid w:val="005D09A7"/>
    <w:rsid w:val="005D0A36"/>
    <w:rsid w:val="005D0AD8"/>
    <w:rsid w:val="005D11D3"/>
    <w:rsid w:val="005D2204"/>
    <w:rsid w:val="005D27DF"/>
    <w:rsid w:val="005D2BB7"/>
    <w:rsid w:val="005D2EFD"/>
    <w:rsid w:val="005D3599"/>
    <w:rsid w:val="005D402D"/>
    <w:rsid w:val="005D420E"/>
    <w:rsid w:val="005D443D"/>
    <w:rsid w:val="005D449B"/>
    <w:rsid w:val="005D4AC1"/>
    <w:rsid w:val="005D4AE5"/>
    <w:rsid w:val="005D53E0"/>
    <w:rsid w:val="005D59F2"/>
    <w:rsid w:val="005D66C8"/>
    <w:rsid w:val="005D70D4"/>
    <w:rsid w:val="005D712D"/>
    <w:rsid w:val="005D7980"/>
    <w:rsid w:val="005D7C3E"/>
    <w:rsid w:val="005E04C4"/>
    <w:rsid w:val="005E08B6"/>
    <w:rsid w:val="005E0F70"/>
    <w:rsid w:val="005E1423"/>
    <w:rsid w:val="005E1514"/>
    <w:rsid w:val="005E1916"/>
    <w:rsid w:val="005E2A98"/>
    <w:rsid w:val="005E3892"/>
    <w:rsid w:val="005E3BE0"/>
    <w:rsid w:val="005E4162"/>
    <w:rsid w:val="005E4F3B"/>
    <w:rsid w:val="005E5944"/>
    <w:rsid w:val="005E658D"/>
    <w:rsid w:val="005E6629"/>
    <w:rsid w:val="005E76CB"/>
    <w:rsid w:val="005F0446"/>
    <w:rsid w:val="005F1215"/>
    <w:rsid w:val="005F1626"/>
    <w:rsid w:val="005F1F53"/>
    <w:rsid w:val="005F2363"/>
    <w:rsid w:val="005F2372"/>
    <w:rsid w:val="005F25E3"/>
    <w:rsid w:val="005F2BBE"/>
    <w:rsid w:val="005F47C8"/>
    <w:rsid w:val="005F4B45"/>
    <w:rsid w:val="005F573D"/>
    <w:rsid w:val="005F5BB1"/>
    <w:rsid w:val="005F5DBF"/>
    <w:rsid w:val="005F6361"/>
    <w:rsid w:val="005F7169"/>
    <w:rsid w:val="005F7AAA"/>
    <w:rsid w:val="00601429"/>
    <w:rsid w:val="006017E0"/>
    <w:rsid w:val="00601D88"/>
    <w:rsid w:val="00601DB1"/>
    <w:rsid w:val="00601E34"/>
    <w:rsid w:val="00601EDA"/>
    <w:rsid w:val="00601F78"/>
    <w:rsid w:val="006024B6"/>
    <w:rsid w:val="00603BC2"/>
    <w:rsid w:val="00603C71"/>
    <w:rsid w:val="00603CF2"/>
    <w:rsid w:val="00603D52"/>
    <w:rsid w:val="0060501C"/>
    <w:rsid w:val="006063A2"/>
    <w:rsid w:val="00606B11"/>
    <w:rsid w:val="00607438"/>
    <w:rsid w:val="00610239"/>
    <w:rsid w:val="006119BA"/>
    <w:rsid w:val="00611E32"/>
    <w:rsid w:val="006120F0"/>
    <w:rsid w:val="0061257B"/>
    <w:rsid w:val="0061280A"/>
    <w:rsid w:val="00613B97"/>
    <w:rsid w:val="0061430A"/>
    <w:rsid w:val="00614B8F"/>
    <w:rsid w:val="006157BA"/>
    <w:rsid w:val="006157D5"/>
    <w:rsid w:val="00616793"/>
    <w:rsid w:val="0061699E"/>
    <w:rsid w:val="00620379"/>
    <w:rsid w:val="00620A7E"/>
    <w:rsid w:val="00620C85"/>
    <w:rsid w:val="0062193E"/>
    <w:rsid w:val="00621AE6"/>
    <w:rsid w:val="00621E6D"/>
    <w:rsid w:val="006222C6"/>
    <w:rsid w:val="00622C8F"/>
    <w:rsid w:val="0062314C"/>
    <w:rsid w:val="006238E0"/>
    <w:rsid w:val="00623DF1"/>
    <w:rsid w:val="00623FAE"/>
    <w:rsid w:val="0062560D"/>
    <w:rsid w:val="00626236"/>
    <w:rsid w:val="00626B44"/>
    <w:rsid w:val="0062765E"/>
    <w:rsid w:val="0062787D"/>
    <w:rsid w:val="00627B21"/>
    <w:rsid w:val="006300F3"/>
    <w:rsid w:val="00630994"/>
    <w:rsid w:val="00630A0A"/>
    <w:rsid w:val="00631277"/>
    <w:rsid w:val="006316CA"/>
    <w:rsid w:val="00631ADB"/>
    <w:rsid w:val="00632499"/>
    <w:rsid w:val="00632545"/>
    <w:rsid w:val="00632B17"/>
    <w:rsid w:val="00633C98"/>
    <w:rsid w:val="00634423"/>
    <w:rsid w:val="0063460A"/>
    <w:rsid w:val="00634A10"/>
    <w:rsid w:val="00634E13"/>
    <w:rsid w:val="00634F9F"/>
    <w:rsid w:val="0063520D"/>
    <w:rsid w:val="00635792"/>
    <w:rsid w:val="00635BDD"/>
    <w:rsid w:val="00635FD0"/>
    <w:rsid w:val="00636D2F"/>
    <w:rsid w:val="00636FAD"/>
    <w:rsid w:val="006378BF"/>
    <w:rsid w:val="00637975"/>
    <w:rsid w:val="00637B87"/>
    <w:rsid w:val="00637CDC"/>
    <w:rsid w:val="00637E33"/>
    <w:rsid w:val="006400A3"/>
    <w:rsid w:val="00640428"/>
    <w:rsid w:val="00640799"/>
    <w:rsid w:val="0064080A"/>
    <w:rsid w:val="00640A55"/>
    <w:rsid w:val="00640DA7"/>
    <w:rsid w:val="00642AA7"/>
    <w:rsid w:val="00642DBC"/>
    <w:rsid w:val="00643010"/>
    <w:rsid w:val="006432A1"/>
    <w:rsid w:val="00643FAC"/>
    <w:rsid w:val="00644C86"/>
    <w:rsid w:val="00645173"/>
    <w:rsid w:val="0064579B"/>
    <w:rsid w:val="00645A8E"/>
    <w:rsid w:val="00646143"/>
    <w:rsid w:val="00647384"/>
    <w:rsid w:val="006478F0"/>
    <w:rsid w:val="00647F13"/>
    <w:rsid w:val="00650481"/>
    <w:rsid w:val="006507E8"/>
    <w:rsid w:val="00650981"/>
    <w:rsid w:val="006509AD"/>
    <w:rsid w:val="006509FC"/>
    <w:rsid w:val="00650AE3"/>
    <w:rsid w:val="006511C9"/>
    <w:rsid w:val="00651BB4"/>
    <w:rsid w:val="00652640"/>
    <w:rsid w:val="006528C3"/>
    <w:rsid w:val="00652983"/>
    <w:rsid w:val="00652B7D"/>
    <w:rsid w:val="0065307A"/>
    <w:rsid w:val="0065308E"/>
    <w:rsid w:val="00653B2C"/>
    <w:rsid w:val="006547CB"/>
    <w:rsid w:val="00654E48"/>
    <w:rsid w:val="00655104"/>
    <w:rsid w:val="00655124"/>
    <w:rsid w:val="006555BB"/>
    <w:rsid w:val="00655F9B"/>
    <w:rsid w:val="0065611C"/>
    <w:rsid w:val="006568FE"/>
    <w:rsid w:val="00656B04"/>
    <w:rsid w:val="00656F48"/>
    <w:rsid w:val="006573CF"/>
    <w:rsid w:val="00660F7A"/>
    <w:rsid w:val="006617C2"/>
    <w:rsid w:val="00661C36"/>
    <w:rsid w:val="00661C9D"/>
    <w:rsid w:val="00661E71"/>
    <w:rsid w:val="00661EE4"/>
    <w:rsid w:val="00662215"/>
    <w:rsid w:val="00662855"/>
    <w:rsid w:val="0066358C"/>
    <w:rsid w:val="00663803"/>
    <w:rsid w:val="00663BCB"/>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1BF"/>
    <w:rsid w:val="006716E0"/>
    <w:rsid w:val="00672B0F"/>
    <w:rsid w:val="00672C13"/>
    <w:rsid w:val="0067304F"/>
    <w:rsid w:val="006730AD"/>
    <w:rsid w:val="006732EE"/>
    <w:rsid w:val="00673AEA"/>
    <w:rsid w:val="00674491"/>
    <w:rsid w:val="00674E9B"/>
    <w:rsid w:val="006755D0"/>
    <w:rsid w:val="00675AA3"/>
    <w:rsid w:val="00675C5D"/>
    <w:rsid w:val="00676400"/>
    <w:rsid w:val="006765CD"/>
    <w:rsid w:val="006766D1"/>
    <w:rsid w:val="00676ED5"/>
    <w:rsid w:val="006772E6"/>
    <w:rsid w:val="00677FB3"/>
    <w:rsid w:val="00680395"/>
    <w:rsid w:val="00680C2E"/>
    <w:rsid w:val="00681778"/>
    <w:rsid w:val="00681FA4"/>
    <w:rsid w:val="006820C0"/>
    <w:rsid w:val="00682511"/>
    <w:rsid w:val="00683384"/>
    <w:rsid w:val="00683454"/>
    <w:rsid w:val="0068530F"/>
    <w:rsid w:val="006855E6"/>
    <w:rsid w:val="006859EB"/>
    <w:rsid w:val="00685F7A"/>
    <w:rsid w:val="0068641C"/>
    <w:rsid w:val="0068691D"/>
    <w:rsid w:val="00686CB0"/>
    <w:rsid w:val="00687C17"/>
    <w:rsid w:val="0069061A"/>
    <w:rsid w:val="00690952"/>
    <w:rsid w:val="00690FB8"/>
    <w:rsid w:val="006911C5"/>
    <w:rsid w:val="006919D4"/>
    <w:rsid w:val="00691C30"/>
    <w:rsid w:val="00691DE5"/>
    <w:rsid w:val="00692341"/>
    <w:rsid w:val="00692575"/>
    <w:rsid w:val="00693366"/>
    <w:rsid w:val="006942C7"/>
    <w:rsid w:val="006943BC"/>
    <w:rsid w:val="00694406"/>
    <w:rsid w:val="006952B5"/>
    <w:rsid w:val="006958B5"/>
    <w:rsid w:val="00697DA6"/>
    <w:rsid w:val="00697FF7"/>
    <w:rsid w:val="006A11E7"/>
    <w:rsid w:val="006A13F2"/>
    <w:rsid w:val="006A1DF9"/>
    <w:rsid w:val="006A2CCD"/>
    <w:rsid w:val="006A2DB9"/>
    <w:rsid w:val="006A4946"/>
    <w:rsid w:val="006A4E72"/>
    <w:rsid w:val="006A52EC"/>
    <w:rsid w:val="006A5854"/>
    <w:rsid w:val="006A758F"/>
    <w:rsid w:val="006A7738"/>
    <w:rsid w:val="006A7AFF"/>
    <w:rsid w:val="006A7B52"/>
    <w:rsid w:val="006A7C15"/>
    <w:rsid w:val="006B0120"/>
    <w:rsid w:val="006B03C2"/>
    <w:rsid w:val="006B03CC"/>
    <w:rsid w:val="006B0DA6"/>
    <w:rsid w:val="006B13AE"/>
    <w:rsid w:val="006B1AD7"/>
    <w:rsid w:val="006B1E3A"/>
    <w:rsid w:val="006B1EDE"/>
    <w:rsid w:val="006B1F6C"/>
    <w:rsid w:val="006B2277"/>
    <w:rsid w:val="006B2340"/>
    <w:rsid w:val="006B2942"/>
    <w:rsid w:val="006B2AFC"/>
    <w:rsid w:val="006B3721"/>
    <w:rsid w:val="006B4F02"/>
    <w:rsid w:val="006B5F78"/>
    <w:rsid w:val="006B61DC"/>
    <w:rsid w:val="006B6975"/>
    <w:rsid w:val="006B6AC7"/>
    <w:rsid w:val="006B6B4D"/>
    <w:rsid w:val="006B6CE7"/>
    <w:rsid w:val="006B7188"/>
    <w:rsid w:val="006B71BC"/>
    <w:rsid w:val="006B77E7"/>
    <w:rsid w:val="006B7C6A"/>
    <w:rsid w:val="006B7E6A"/>
    <w:rsid w:val="006C00C1"/>
    <w:rsid w:val="006C027B"/>
    <w:rsid w:val="006C08C3"/>
    <w:rsid w:val="006C111E"/>
    <w:rsid w:val="006C164D"/>
    <w:rsid w:val="006C231A"/>
    <w:rsid w:val="006C2804"/>
    <w:rsid w:val="006C2C93"/>
    <w:rsid w:val="006C2FEA"/>
    <w:rsid w:val="006C30C7"/>
    <w:rsid w:val="006C3BE6"/>
    <w:rsid w:val="006C3D2D"/>
    <w:rsid w:val="006C450F"/>
    <w:rsid w:val="006C45B5"/>
    <w:rsid w:val="006C46FC"/>
    <w:rsid w:val="006C4C61"/>
    <w:rsid w:val="006C5426"/>
    <w:rsid w:val="006C7556"/>
    <w:rsid w:val="006C7DF8"/>
    <w:rsid w:val="006D019D"/>
    <w:rsid w:val="006D028A"/>
    <w:rsid w:val="006D0A97"/>
    <w:rsid w:val="006D17AA"/>
    <w:rsid w:val="006D230D"/>
    <w:rsid w:val="006D277D"/>
    <w:rsid w:val="006D284F"/>
    <w:rsid w:val="006D2FC7"/>
    <w:rsid w:val="006D3129"/>
    <w:rsid w:val="006D3EC2"/>
    <w:rsid w:val="006D4106"/>
    <w:rsid w:val="006D471B"/>
    <w:rsid w:val="006D52D7"/>
    <w:rsid w:val="006D5550"/>
    <w:rsid w:val="006D6438"/>
    <w:rsid w:val="006D707B"/>
    <w:rsid w:val="006D708F"/>
    <w:rsid w:val="006E182A"/>
    <w:rsid w:val="006E1988"/>
    <w:rsid w:val="006E2077"/>
    <w:rsid w:val="006E2379"/>
    <w:rsid w:val="006E2C0F"/>
    <w:rsid w:val="006E3515"/>
    <w:rsid w:val="006E42B4"/>
    <w:rsid w:val="006E42FF"/>
    <w:rsid w:val="006E4F8B"/>
    <w:rsid w:val="006E5AE5"/>
    <w:rsid w:val="006E625F"/>
    <w:rsid w:val="006E6D22"/>
    <w:rsid w:val="006E6F98"/>
    <w:rsid w:val="006E74E9"/>
    <w:rsid w:val="006E765D"/>
    <w:rsid w:val="006F00A4"/>
    <w:rsid w:val="006F08A1"/>
    <w:rsid w:val="006F0D10"/>
    <w:rsid w:val="006F1664"/>
    <w:rsid w:val="006F18CB"/>
    <w:rsid w:val="006F2914"/>
    <w:rsid w:val="006F35AA"/>
    <w:rsid w:val="006F3878"/>
    <w:rsid w:val="006F51CB"/>
    <w:rsid w:val="006F5721"/>
    <w:rsid w:val="006F5798"/>
    <w:rsid w:val="006F57B4"/>
    <w:rsid w:val="006F5E65"/>
    <w:rsid w:val="006F655C"/>
    <w:rsid w:val="006F660F"/>
    <w:rsid w:val="006F6C89"/>
    <w:rsid w:val="006F73D7"/>
    <w:rsid w:val="006F76E5"/>
    <w:rsid w:val="006F7B28"/>
    <w:rsid w:val="006F7BC9"/>
    <w:rsid w:val="006F7C4F"/>
    <w:rsid w:val="007006CC"/>
    <w:rsid w:val="007006DA"/>
    <w:rsid w:val="007007E9"/>
    <w:rsid w:val="00700A3A"/>
    <w:rsid w:val="00700B3A"/>
    <w:rsid w:val="00701085"/>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E16"/>
    <w:rsid w:val="007107F9"/>
    <w:rsid w:val="0071096F"/>
    <w:rsid w:val="007109DD"/>
    <w:rsid w:val="0071142B"/>
    <w:rsid w:val="007116EB"/>
    <w:rsid w:val="00711B02"/>
    <w:rsid w:val="007123F8"/>
    <w:rsid w:val="00712A7C"/>
    <w:rsid w:val="00712E40"/>
    <w:rsid w:val="007131CE"/>
    <w:rsid w:val="0071391D"/>
    <w:rsid w:val="00714A8A"/>
    <w:rsid w:val="00714EDB"/>
    <w:rsid w:val="00714F4F"/>
    <w:rsid w:val="00716570"/>
    <w:rsid w:val="00716647"/>
    <w:rsid w:val="0071689D"/>
    <w:rsid w:val="007169F4"/>
    <w:rsid w:val="00717FF1"/>
    <w:rsid w:val="007205D7"/>
    <w:rsid w:val="00720BAF"/>
    <w:rsid w:val="0072187B"/>
    <w:rsid w:val="0072262F"/>
    <w:rsid w:val="007231AE"/>
    <w:rsid w:val="00723227"/>
    <w:rsid w:val="00723BC7"/>
    <w:rsid w:val="00724744"/>
    <w:rsid w:val="00724996"/>
    <w:rsid w:val="0072556F"/>
    <w:rsid w:val="007257A6"/>
    <w:rsid w:val="00725A51"/>
    <w:rsid w:val="0072673B"/>
    <w:rsid w:val="00727A39"/>
    <w:rsid w:val="00727CA7"/>
    <w:rsid w:val="00727E11"/>
    <w:rsid w:val="007301DD"/>
    <w:rsid w:val="007305EA"/>
    <w:rsid w:val="0073091D"/>
    <w:rsid w:val="00730ED4"/>
    <w:rsid w:val="00730EEB"/>
    <w:rsid w:val="0073277C"/>
    <w:rsid w:val="0073383F"/>
    <w:rsid w:val="00733D1A"/>
    <w:rsid w:val="00733EA1"/>
    <w:rsid w:val="007345ED"/>
    <w:rsid w:val="00735858"/>
    <w:rsid w:val="007358A0"/>
    <w:rsid w:val="00735979"/>
    <w:rsid w:val="0073604D"/>
    <w:rsid w:val="00736159"/>
    <w:rsid w:val="00736E8F"/>
    <w:rsid w:val="0073711D"/>
    <w:rsid w:val="007379E3"/>
    <w:rsid w:val="00737C52"/>
    <w:rsid w:val="00740844"/>
    <w:rsid w:val="00741E1D"/>
    <w:rsid w:val="007421ED"/>
    <w:rsid w:val="007429C1"/>
    <w:rsid w:val="0074373F"/>
    <w:rsid w:val="00744529"/>
    <w:rsid w:val="00744735"/>
    <w:rsid w:val="00744990"/>
    <w:rsid w:val="007449E8"/>
    <w:rsid w:val="0074561B"/>
    <w:rsid w:val="00746BAC"/>
    <w:rsid w:val="007471EE"/>
    <w:rsid w:val="0074750F"/>
    <w:rsid w:val="00750710"/>
    <w:rsid w:val="00750A55"/>
    <w:rsid w:val="00752142"/>
    <w:rsid w:val="00752645"/>
    <w:rsid w:val="00752959"/>
    <w:rsid w:val="00752C4E"/>
    <w:rsid w:val="007531FE"/>
    <w:rsid w:val="00753690"/>
    <w:rsid w:val="0075387D"/>
    <w:rsid w:val="00753D9C"/>
    <w:rsid w:val="00753F0E"/>
    <w:rsid w:val="007541C8"/>
    <w:rsid w:val="00754A46"/>
    <w:rsid w:val="00754C50"/>
    <w:rsid w:val="00754D78"/>
    <w:rsid w:val="00756E3F"/>
    <w:rsid w:val="0075723C"/>
    <w:rsid w:val="0075797D"/>
    <w:rsid w:val="00760089"/>
    <w:rsid w:val="00760254"/>
    <w:rsid w:val="007609F5"/>
    <w:rsid w:val="00760ACE"/>
    <w:rsid w:val="00760C21"/>
    <w:rsid w:val="0076108B"/>
    <w:rsid w:val="007617C6"/>
    <w:rsid w:val="007629C9"/>
    <w:rsid w:val="00762D69"/>
    <w:rsid w:val="007652E8"/>
    <w:rsid w:val="007655DE"/>
    <w:rsid w:val="00765704"/>
    <w:rsid w:val="0076578A"/>
    <w:rsid w:val="00765A34"/>
    <w:rsid w:val="00765C15"/>
    <w:rsid w:val="00765F5C"/>
    <w:rsid w:val="00766A03"/>
    <w:rsid w:val="00766B95"/>
    <w:rsid w:val="0076787F"/>
    <w:rsid w:val="0076791C"/>
    <w:rsid w:val="00767F54"/>
    <w:rsid w:val="007704FA"/>
    <w:rsid w:val="00770BD0"/>
    <w:rsid w:val="00770DDA"/>
    <w:rsid w:val="00770EA1"/>
    <w:rsid w:val="00770FEB"/>
    <w:rsid w:val="00771D2F"/>
    <w:rsid w:val="00773335"/>
    <w:rsid w:val="00773A76"/>
    <w:rsid w:val="00773DB8"/>
    <w:rsid w:val="00773F6F"/>
    <w:rsid w:val="00774229"/>
    <w:rsid w:val="00774745"/>
    <w:rsid w:val="00774E47"/>
    <w:rsid w:val="00775994"/>
    <w:rsid w:val="00776072"/>
    <w:rsid w:val="0077608B"/>
    <w:rsid w:val="00776191"/>
    <w:rsid w:val="007768A2"/>
    <w:rsid w:val="0077789A"/>
    <w:rsid w:val="0078001D"/>
    <w:rsid w:val="00780B42"/>
    <w:rsid w:val="00780FFE"/>
    <w:rsid w:val="007810DC"/>
    <w:rsid w:val="007813E2"/>
    <w:rsid w:val="0078197A"/>
    <w:rsid w:val="0078275B"/>
    <w:rsid w:val="00783631"/>
    <w:rsid w:val="00783C99"/>
    <w:rsid w:val="007846C7"/>
    <w:rsid w:val="007851B9"/>
    <w:rsid w:val="007868F8"/>
    <w:rsid w:val="00786A9A"/>
    <w:rsid w:val="00787CED"/>
    <w:rsid w:val="00790166"/>
    <w:rsid w:val="00790FB0"/>
    <w:rsid w:val="007912BB"/>
    <w:rsid w:val="00791D2B"/>
    <w:rsid w:val="00791E36"/>
    <w:rsid w:val="00793236"/>
    <w:rsid w:val="00793367"/>
    <w:rsid w:val="0079357F"/>
    <w:rsid w:val="007939AF"/>
    <w:rsid w:val="00793AAA"/>
    <w:rsid w:val="00793F0B"/>
    <w:rsid w:val="00794090"/>
    <w:rsid w:val="00794365"/>
    <w:rsid w:val="007943B2"/>
    <w:rsid w:val="007945F7"/>
    <w:rsid w:val="0079471B"/>
    <w:rsid w:val="007947A5"/>
    <w:rsid w:val="00794CBC"/>
    <w:rsid w:val="00795E0F"/>
    <w:rsid w:val="0079639D"/>
    <w:rsid w:val="00796416"/>
    <w:rsid w:val="00796C03"/>
    <w:rsid w:val="007977FD"/>
    <w:rsid w:val="00797EE4"/>
    <w:rsid w:val="007A0694"/>
    <w:rsid w:val="007A0FCA"/>
    <w:rsid w:val="007A1FC0"/>
    <w:rsid w:val="007A27D7"/>
    <w:rsid w:val="007A34B6"/>
    <w:rsid w:val="007A3A61"/>
    <w:rsid w:val="007A3EB3"/>
    <w:rsid w:val="007A4A6D"/>
    <w:rsid w:val="007A4CEE"/>
    <w:rsid w:val="007A620B"/>
    <w:rsid w:val="007A6540"/>
    <w:rsid w:val="007A6C7D"/>
    <w:rsid w:val="007B00A0"/>
    <w:rsid w:val="007B0511"/>
    <w:rsid w:val="007B078A"/>
    <w:rsid w:val="007B0D8E"/>
    <w:rsid w:val="007B0FE4"/>
    <w:rsid w:val="007B1356"/>
    <w:rsid w:val="007B1390"/>
    <w:rsid w:val="007B1825"/>
    <w:rsid w:val="007B2023"/>
    <w:rsid w:val="007B2321"/>
    <w:rsid w:val="007B232B"/>
    <w:rsid w:val="007B2C7A"/>
    <w:rsid w:val="007B3138"/>
    <w:rsid w:val="007B33ED"/>
    <w:rsid w:val="007B3449"/>
    <w:rsid w:val="007B3667"/>
    <w:rsid w:val="007B4395"/>
    <w:rsid w:val="007B476D"/>
    <w:rsid w:val="007B4859"/>
    <w:rsid w:val="007B4A83"/>
    <w:rsid w:val="007B51A6"/>
    <w:rsid w:val="007B59BB"/>
    <w:rsid w:val="007B612C"/>
    <w:rsid w:val="007B623C"/>
    <w:rsid w:val="007B6A95"/>
    <w:rsid w:val="007B7156"/>
    <w:rsid w:val="007B7FD0"/>
    <w:rsid w:val="007C0E7F"/>
    <w:rsid w:val="007C0ED3"/>
    <w:rsid w:val="007C1108"/>
    <w:rsid w:val="007C11A2"/>
    <w:rsid w:val="007C11E2"/>
    <w:rsid w:val="007C135E"/>
    <w:rsid w:val="007C13FD"/>
    <w:rsid w:val="007C1BC4"/>
    <w:rsid w:val="007C2577"/>
    <w:rsid w:val="007C28D8"/>
    <w:rsid w:val="007C34C4"/>
    <w:rsid w:val="007C36AA"/>
    <w:rsid w:val="007C374B"/>
    <w:rsid w:val="007C40F4"/>
    <w:rsid w:val="007C4C19"/>
    <w:rsid w:val="007C576F"/>
    <w:rsid w:val="007C5787"/>
    <w:rsid w:val="007C5A7A"/>
    <w:rsid w:val="007C5E80"/>
    <w:rsid w:val="007C64DF"/>
    <w:rsid w:val="007C64F2"/>
    <w:rsid w:val="007C6561"/>
    <w:rsid w:val="007C6AF2"/>
    <w:rsid w:val="007C76BC"/>
    <w:rsid w:val="007C7C66"/>
    <w:rsid w:val="007C7E06"/>
    <w:rsid w:val="007C7E8B"/>
    <w:rsid w:val="007D0199"/>
    <w:rsid w:val="007D0270"/>
    <w:rsid w:val="007D0716"/>
    <w:rsid w:val="007D0FC4"/>
    <w:rsid w:val="007D134C"/>
    <w:rsid w:val="007D1608"/>
    <w:rsid w:val="007D164B"/>
    <w:rsid w:val="007D180D"/>
    <w:rsid w:val="007D198C"/>
    <w:rsid w:val="007D1A08"/>
    <w:rsid w:val="007D27D9"/>
    <w:rsid w:val="007D2D12"/>
    <w:rsid w:val="007D3BA7"/>
    <w:rsid w:val="007D4471"/>
    <w:rsid w:val="007D4472"/>
    <w:rsid w:val="007D4D98"/>
    <w:rsid w:val="007D4EDB"/>
    <w:rsid w:val="007D4FD0"/>
    <w:rsid w:val="007D5385"/>
    <w:rsid w:val="007D5E2C"/>
    <w:rsid w:val="007D6CBE"/>
    <w:rsid w:val="007D71AC"/>
    <w:rsid w:val="007E07B9"/>
    <w:rsid w:val="007E08AD"/>
    <w:rsid w:val="007E0DED"/>
    <w:rsid w:val="007E0DF8"/>
    <w:rsid w:val="007E1196"/>
    <w:rsid w:val="007E171E"/>
    <w:rsid w:val="007E22AF"/>
    <w:rsid w:val="007E2512"/>
    <w:rsid w:val="007E28FF"/>
    <w:rsid w:val="007E343D"/>
    <w:rsid w:val="007E4492"/>
    <w:rsid w:val="007E5360"/>
    <w:rsid w:val="007E5E44"/>
    <w:rsid w:val="007E6A5B"/>
    <w:rsid w:val="007E6B66"/>
    <w:rsid w:val="007E7278"/>
    <w:rsid w:val="007E738E"/>
    <w:rsid w:val="007E7F99"/>
    <w:rsid w:val="007F0B60"/>
    <w:rsid w:val="007F0E1E"/>
    <w:rsid w:val="007F2417"/>
    <w:rsid w:val="007F2471"/>
    <w:rsid w:val="007F2704"/>
    <w:rsid w:val="007F291A"/>
    <w:rsid w:val="007F2C99"/>
    <w:rsid w:val="007F35A6"/>
    <w:rsid w:val="007F3A22"/>
    <w:rsid w:val="007F4931"/>
    <w:rsid w:val="007F4A76"/>
    <w:rsid w:val="007F56FA"/>
    <w:rsid w:val="007F5FC7"/>
    <w:rsid w:val="007F6306"/>
    <w:rsid w:val="007F6BCE"/>
    <w:rsid w:val="007F6CBC"/>
    <w:rsid w:val="007F6E3E"/>
    <w:rsid w:val="007F6E99"/>
    <w:rsid w:val="007F7B30"/>
    <w:rsid w:val="007F7BE3"/>
    <w:rsid w:val="00800447"/>
    <w:rsid w:val="008008B1"/>
    <w:rsid w:val="008009E2"/>
    <w:rsid w:val="00800AFC"/>
    <w:rsid w:val="00800B3D"/>
    <w:rsid w:val="00800CE5"/>
    <w:rsid w:val="00800E91"/>
    <w:rsid w:val="00800ED2"/>
    <w:rsid w:val="00800ED7"/>
    <w:rsid w:val="00801B66"/>
    <w:rsid w:val="00802906"/>
    <w:rsid w:val="00802ACC"/>
    <w:rsid w:val="00802D1E"/>
    <w:rsid w:val="008043D7"/>
    <w:rsid w:val="00805515"/>
    <w:rsid w:val="008059A0"/>
    <w:rsid w:val="008059C1"/>
    <w:rsid w:val="00807338"/>
    <w:rsid w:val="00807480"/>
    <w:rsid w:val="008076A6"/>
    <w:rsid w:val="00807854"/>
    <w:rsid w:val="00807AED"/>
    <w:rsid w:val="00810BEA"/>
    <w:rsid w:val="00810EB7"/>
    <w:rsid w:val="0081144E"/>
    <w:rsid w:val="008116EA"/>
    <w:rsid w:val="008119A3"/>
    <w:rsid w:val="008124C7"/>
    <w:rsid w:val="008125D5"/>
    <w:rsid w:val="00812704"/>
    <w:rsid w:val="00812AFA"/>
    <w:rsid w:val="00812DA2"/>
    <w:rsid w:val="008135C1"/>
    <w:rsid w:val="008140F6"/>
    <w:rsid w:val="00814493"/>
    <w:rsid w:val="00814536"/>
    <w:rsid w:val="008149FD"/>
    <w:rsid w:val="00814AA7"/>
    <w:rsid w:val="00814D48"/>
    <w:rsid w:val="0081537E"/>
    <w:rsid w:val="00815688"/>
    <w:rsid w:val="00816F47"/>
    <w:rsid w:val="00817016"/>
    <w:rsid w:val="008175A4"/>
    <w:rsid w:val="00817654"/>
    <w:rsid w:val="00817F50"/>
    <w:rsid w:val="00820346"/>
    <w:rsid w:val="00820475"/>
    <w:rsid w:val="00821038"/>
    <w:rsid w:val="00821217"/>
    <w:rsid w:val="00821C89"/>
    <w:rsid w:val="00822C3C"/>
    <w:rsid w:val="00822EF1"/>
    <w:rsid w:val="0082310B"/>
    <w:rsid w:val="0082355E"/>
    <w:rsid w:val="00823CFE"/>
    <w:rsid w:val="008240F8"/>
    <w:rsid w:val="008244C8"/>
    <w:rsid w:val="008246E6"/>
    <w:rsid w:val="00824724"/>
    <w:rsid w:val="00824A3C"/>
    <w:rsid w:val="00824B02"/>
    <w:rsid w:val="008257B9"/>
    <w:rsid w:val="00825C5B"/>
    <w:rsid w:val="00826438"/>
    <w:rsid w:val="00826776"/>
    <w:rsid w:val="00827596"/>
    <w:rsid w:val="008306CA"/>
    <w:rsid w:val="00830FF6"/>
    <w:rsid w:val="008318DE"/>
    <w:rsid w:val="00831906"/>
    <w:rsid w:val="00832C42"/>
    <w:rsid w:val="00833535"/>
    <w:rsid w:val="0083353B"/>
    <w:rsid w:val="00834142"/>
    <w:rsid w:val="00834981"/>
    <w:rsid w:val="00835178"/>
    <w:rsid w:val="008351C5"/>
    <w:rsid w:val="00835861"/>
    <w:rsid w:val="008359E0"/>
    <w:rsid w:val="00836147"/>
    <w:rsid w:val="0083668D"/>
    <w:rsid w:val="0083754F"/>
    <w:rsid w:val="0083771B"/>
    <w:rsid w:val="00837774"/>
    <w:rsid w:val="00837CD1"/>
    <w:rsid w:val="00837DDA"/>
    <w:rsid w:val="0084046E"/>
    <w:rsid w:val="008405CF"/>
    <w:rsid w:val="00840D69"/>
    <w:rsid w:val="00840E09"/>
    <w:rsid w:val="00840E10"/>
    <w:rsid w:val="00840F26"/>
    <w:rsid w:val="008414CB"/>
    <w:rsid w:val="00841EA5"/>
    <w:rsid w:val="00842DE2"/>
    <w:rsid w:val="00843515"/>
    <w:rsid w:val="0084367E"/>
    <w:rsid w:val="00845878"/>
    <w:rsid w:val="008459B0"/>
    <w:rsid w:val="00846864"/>
    <w:rsid w:val="00846D1E"/>
    <w:rsid w:val="008476D5"/>
    <w:rsid w:val="008477F1"/>
    <w:rsid w:val="00847BD3"/>
    <w:rsid w:val="0085100F"/>
    <w:rsid w:val="00851226"/>
    <w:rsid w:val="00851BE3"/>
    <w:rsid w:val="008525EC"/>
    <w:rsid w:val="00852F05"/>
    <w:rsid w:val="00853621"/>
    <w:rsid w:val="00853A02"/>
    <w:rsid w:val="00853F45"/>
    <w:rsid w:val="0085410A"/>
    <w:rsid w:val="00854C50"/>
    <w:rsid w:val="00854F2F"/>
    <w:rsid w:val="00855B09"/>
    <w:rsid w:val="00855B75"/>
    <w:rsid w:val="008561B0"/>
    <w:rsid w:val="008562BE"/>
    <w:rsid w:val="0085649F"/>
    <w:rsid w:val="00856683"/>
    <w:rsid w:val="00856B23"/>
    <w:rsid w:val="00857C26"/>
    <w:rsid w:val="008601AF"/>
    <w:rsid w:val="00860CF5"/>
    <w:rsid w:val="00861172"/>
    <w:rsid w:val="008612C1"/>
    <w:rsid w:val="00861428"/>
    <w:rsid w:val="00861B41"/>
    <w:rsid w:val="00861D29"/>
    <w:rsid w:val="0086269B"/>
    <w:rsid w:val="00862E46"/>
    <w:rsid w:val="0086307E"/>
    <w:rsid w:val="00863194"/>
    <w:rsid w:val="00864163"/>
    <w:rsid w:val="00864858"/>
    <w:rsid w:val="00865203"/>
    <w:rsid w:val="00865D5A"/>
    <w:rsid w:val="008662C9"/>
    <w:rsid w:val="008668F3"/>
    <w:rsid w:val="008673AD"/>
    <w:rsid w:val="008704D6"/>
    <w:rsid w:val="0087060B"/>
    <w:rsid w:val="00870FF0"/>
    <w:rsid w:val="00871F65"/>
    <w:rsid w:val="008725A0"/>
    <w:rsid w:val="008738F8"/>
    <w:rsid w:val="00873955"/>
    <w:rsid w:val="00873FA3"/>
    <w:rsid w:val="00874762"/>
    <w:rsid w:val="00875B00"/>
    <w:rsid w:val="0087608F"/>
    <w:rsid w:val="00877280"/>
    <w:rsid w:val="008776A8"/>
    <w:rsid w:val="00877E08"/>
    <w:rsid w:val="00880407"/>
    <w:rsid w:val="00882FE3"/>
    <w:rsid w:val="00882FE9"/>
    <w:rsid w:val="00883667"/>
    <w:rsid w:val="00883733"/>
    <w:rsid w:val="008838A7"/>
    <w:rsid w:val="00883958"/>
    <w:rsid w:val="008843BB"/>
    <w:rsid w:val="008846F9"/>
    <w:rsid w:val="00884885"/>
    <w:rsid w:val="008857EF"/>
    <w:rsid w:val="00885AEB"/>
    <w:rsid w:val="00886782"/>
    <w:rsid w:val="00886E62"/>
    <w:rsid w:val="00886EF1"/>
    <w:rsid w:val="008872B1"/>
    <w:rsid w:val="008877C7"/>
    <w:rsid w:val="00887BC5"/>
    <w:rsid w:val="00890078"/>
    <w:rsid w:val="00890657"/>
    <w:rsid w:val="00890A62"/>
    <w:rsid w:val="00891372"/>
    <w:rsid w:val="00891D80"/>
    <w:rsid w:val="008921B2"/>
    <w:rsid w:val="008932E9"/>
    <w:rsid w:val="00893C5D"/>
    <w:rsid w:val="00894851"/>
    <w:rsid w:val="0089502C"/>
    <w:rsid w:val="0089537D"/>
    <w:rsid w:val="008958F6"/>
    <w:rsid w:val="008966D2"/>
    <w:rsid w:val="0089705D"/>
    <w:rsid w:val="00897733"/>
    <w:rsid w:val="008979D8"/>
    <w:rsid w:val="008A01E3"/>
    <w:rsid w:val="008A048D"/>
    <w:rsid w:val="008A08B4"/>
    <w:rsid w:val="008A283B"/>
    <w:rsid w:val="008A34A3"/>
    <w:rsid w:val="008A35B1"/>
    <w:rsid w:val="008A3F06"/>
    <w:rsid w:val="008A7406"/>
    <w:rsid w:val="008A7BE5"/>
    <w:rsid w:val="008A7E8F"/>
    <w:rsid w:val="008A7FBF"/>
    <w:rsid w:val="008B0370"/>
    <w:rsid w:val="008B0679"/>
    <w:rsid w:val="008B125E"/>
    <w:rsid w:val="008B2159"/>
    <w:rsid w:val="008B22C0"/>
    <w:rsid w:val="008B293C"/>
    <w:rsid w:val="008B373E"/>
    <w:rsid w:val="008B3911"/>
    <w:rsid w:val="008B3DFE"/>
    <w:rsid w:val="008B4344"/>
    <w:rsid w:val="008B65A5"/>
    <w:rsid w:val="008B6F3C"/>
    <w:rsid w:val="008B77EC"/>
    <w:rsid w:val="008C0CC4"/>
    <w:rsid w:val="008C0FF6"/>
    <w:rsid w:val="008C1025"/>
    <w:rsid w:val="008C13FB"/>
    <w:rsid w:val="008C1915"/>
    <w:rsid w:val="008C1953"/>
    <w:rsid w:val="008C1C3A"/>
    <w:rsid w:val="008C2097"/>
    <w:rsid w:val="008C33DB"/>
    <w:rsid w:val="008C423D"/>
    <w:rsid w:val="008C5027"/>
    <w:rsid w:val="008C58B4"/>
    <w:rsid w:val="008C6829"/>
    <w:rsid w:val="008C6A56"/>
    <w:rsid w:val="008C6CEA"/>
    <w:rsid w:val="008C7284"/>
    <w:rsid w:val="008C7759"/>
    <w:rsid w:val="008C7B87"/>
    <w:rsid w:val="008D07B1"/>
    <w:rsid w:val="008D07BB"/>
    <w:rsid w:val="008D0840"/>
    <w:rsid w:val="008D0C34"/>
    <w:rsid w:val="008D1032"/>
    <w:rsid w:val="008D1378"/>
    <w:rsid w:val="008D13A3"/>
    <w:rsid w:val="008D15AE"/>
    <w:rsid w:val="008D23F0"/>
    <w:rsid w:val="008D2C73"/>
    <w:rsid w:val="008D2F5D"/>
    <w:rsid w:val="008D33FF"/>
    <w:rsid w:val="008D35B7"/>
    <w:rsid w:val="008D52E2"/>
    <w:rsid w:val="008D5739"/>
    <w:rsid w:val="008D6E00"/>
    <w:rsid w:val="008E0243"/>
    <w:rsid w:val="008E036C"/>
    <w:rsid w:val="008E09FA"/>
    <w:rsid w:val="008E0CE3"/>
    <w:rsid w:val="008E0DC9"/>
    <w:rsid w:val="008E0E05"/>
    <w:rsid w:val="008E1421"/>
    <w:rsid w:val="008E193B"/>
    <w:rsid w:val="008E20C0"/>
    <w:rsid w:val="008E273F"/>
    <w:rsid w:val="008E2BFA"/>
    <w:rsid w:val="008E3C0E"/>
    <w:rsid w:val="008E3D48"/>
    <w:rsid w:val="008E5F2A"/>
    <w:rsid w:val="008E603A"/>
    <w:rsid w:val="008E62C2"/>
    <w:rsid w:val="008E64B0"/>
    <w:rsid w:val="008E682E"/>
    <w:rsid w:val="008E682F"/>
    <w:rsid w:val="008E7A2D"/>
    <w:rsid w:val="008F0674"/>
    <w:rsid w:val="008F1AD1"/>
    <w:rsid w:val="008F1EBF"/>
    <w:rsid w:val="008F238B"/>
    <w:rsid w:val="008F276E"/>
    <w:rsid w:val="008F2801"/>
    <w:rsid w:val="008F37CB"/>
    <w:rsid w:val="008F398C"/>
    <w:rsid w:val="008F3F2B"/>
    <w:rsid w:val="008F412E"/>
    <w:rsid w:val="008F440E"/>
    <w:rsid w:val="008F4511"/>
    <w:rsid w:val="008F50CF"/>
    <w:rsid w:val="008F51BA"/>
    <w:rsid w:val="008F5680"/>
    <w:rsid w:val="008F6040"/>
    <w:rsid w:val="008F6C3F"/>
    <w:rsid w:val="008F6CE0"/>
    <w:rsid w:val="008F6E27"/>
    <w:rsid w:val="008F78FA"/>
    <w:rsid w:val="008F7E64"/>
    <w:rsid w:val="009018C7"/>
    <w:rsid w:val="00901A79"/>
    <w:rsid w:val="00901B3D"/>
    <w:rsid w:val="00902DC4"/>
    <w:rsid w:val="009033FE"/>
    <w:rsid w:val="00903502"/>
    <w:rsid w:val="00903CA4"/>
    <w:rsid w:val="00903F69"/>
    <w:rsid w:val="00903FAC"/>
    <w:rsid w:val="0090476F"/>
    <w:rsid w:val="00904BDE"/>
    <w:rsid w:val="00904C7B"/>
    <w:rsid w:val="00904EB9"/>
    <w:rsid w:val="00905424"/>
    <w:rsid w:val="00905DE5"/>
    <w:rsid w:val="00906246"/>
    <w:rsid w:val="009065EC"/>
    <w:rsid w:val="00907938"/>
    <w:rsid w:val="00907B19"/>
    <w:rsid w:val="009120F3"/>
    <w:rsid w:val="00912A84"/>
    <w:rsid w:val="00912D51"/>
    <w:rsid w:val="0091310E"/>
    <w:rsid w:val="009144E2"/>
    <w:rsid w:val="00915CA3"/>
    <w:rsid w:val="009171F0"/>
    <w:rsid w:val="009172C7"/>
    <w:rsid w:val="00920E59"/>
    <w:rsid w:val="00921498"/>
    <w:rsid w:val="009214E8"/>
    <w:rsid w:val="00921740"/>
    <w:rsid w:val="00921B64"/>
    <w:rsid w:val="0092202A"/>
    <w:rsid w:val="00923E83"/>
    <w:rsid w:val="00923FA7"/>
    <w:rsid w:val="00924524"/>
    <w:rsid w:val="009245E5"/>
    <w:rsid w:val="00924755"/>
    <w:rsid w:val="0092475A"/>
    <w:rsid w:val="00924F8B"/>
    <w:rsid w:val="00924FB7"/>
    <w:rsid w:val="0092550B"/>
    <w:rsid w:val="00925A27"/>
    <w:rsid w:val="00926796"/>
    <w:rsid w:val="009268E9"/>
    <w:rsid w:val="00927717"/>
    <w:rsid w:val="00927C86"/>
    <w:rsid w:val="00927E3C"/>
    <w:rsid w:val="00932732"/>
    <w:rsid w:val="009327F0"/>
    <w:rsid w:val="00933530"/>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4AF4"/>
    <w:rsid w:val="00944FAF"/>
    <w:rsid w:val="00945E1B"/>
    <w:rsid w:val="00945E9B"/>
    <w:rsid w:val="0094652B"/>
    <w:rsid w:val="009466C3"/>
    <w:rsid w:val="009467C4"/>
    <w:rsid w:val="00946F58"/>
    <w:rsid w:val="00950873"/>
    <w:rsid w:val="00950DF9"/>
    <w:rsid w:val="00951A98"/>
    <w:rsid w:val="009526D2"/>
    <w:rsid w:val="0095287E"/>
    <w:rsid w:val="00952AF8"/>
    <w:rsid w:val="00952FF2"/>
    <w:rsid w:val="00953CB2"/>
    <w:rsid w:val="00953E48"/>
    <w:rsid w:val="00954A46"/>
    <w:rsid w:val="009554CF"/>
    <w:rsid w:val="00955DE5"/>
    <w:rsid w:val="00955FBB"/>
    <w:rsid w:val="0095688E"/>
    <w:rsid w:val="00956CA8"/>
    <w:rsid w:val="00956ED9"/>
    <w:rsid w:val="00957AE0"/>
    <w:rsid w:val="00957F6B"/>
    <w:rsid w:val="00960A07"/>
    <w:rsid w:val="00960D0C"/>
    <w:rsid w:val="00960DD1"/>
    <w:rsid w:val="009617A9"/>
    <w:rsid w:val="00961F77"/>
    <w:rsid w:val="00962917"/>
    <w:rsid w:val="00962BAE"/>
    <w:rsid w:val="00963730"/>
    <w:rsid w:val="00964C67"/>
    <w:rsid w:val="00964D17"/>
    <w:rsid w:val="00964D34"/>
    <w:rsid w:val="00964D4A"/>
    <w:rsid w:val="00964FF9"/>
    <w:rsid w:val="00965216"/>
    <w:rsid w:val="00965706"/>
    <w:rsid w:val="0096653D"/>
    <w:rsid w:val="00966547"/>
    <w:rsid w:val="00967672"/>
    <w:rsid w:val="0097052D"/>
    <w:rsid w:val="009706FD"/>
    <w:rsid w:val="00970BFD"/>
    <w:rsid w:val="00970F61"/>
    <w:rsid w:val="0097177F"/>
    <w:rsid w:val="00971976"/>
    <w:rsid w:val="00972E22"/>
    <w:rsid w:val="00973CA2"/>
    <w:rsid w:val="00973D76"/>
    <w:rsid w:val="00973F2D"/>
    <w:rsid w:val="0097421E"/>
    <w:rsid w:val="00974448"/>
    <w:rsid w:val="00975578"/>
    <w:rsid w:val="009758DC"/>
    <w:rsid w:val="009759B7"/>
    <w:rsid w:val="00976673"/>
    <w:rsid w:val="00976C14"/>
    <w:rsid w:val="00977165"/>
    <w:rsid w:val="009778E3"/>
    <w:rsid w:val="00977BBF"/>
    <w:rsid w:val="0098038F"/>
    <w:rsid w:val="00980886"/>
    <w:rsid w:val="009814CC"/>
    <w:rsid w:val="009818AF"/>
    <w:rsid w:val="00981BF0"/>
    <w:rsid w:val="0098276D"/>
    <w:rsid w:val="00983715"/>
    <w:rsid w:val="0098458E"/>
    <w:rsid w:val="00984883"/>
    <w:rsid w:val="009851C4"/>
    <w:rsid w:val="0098526A"/>
    <w:rsid w:val="00986A9C"/>
    <w:rsid w:val="009872FC"/>
    <w:rsid w:val="009902EE"/>
    <w:rsid w:val="009907A6"/>
    <w:rsid w:val="009908DA"/>
    <w:rsid w:val="00990A3A"/>
    <w:rsid w:val="0099110F"/>
    <w:rsid w:val="00991168"/>
    <w:rsid w:val="00991859"/>
    <w:rsid w:val="00991B49"/>
    <w:rsid w:val="00992077"/>
    <w:rsid w:val="00992426"/>
    <w:rsid w:val="009924F0"/>
    <w:rsid w:val="009944F5"/>
    <w:rsid w:val="0099451E"/>
    <w:rsid w:val="0099617E"/>
    <w:rsid w:val="00996599"/>
    <w:rsid w:val="00996946"/>
    <w:rsid w:val="00996E18"/>
    <w:rsid w:val="009A0548"/>
    <w:rsid w:val="009A058D"/>
    <w:rsid w:val="009A1BF7"/>
    <w:rsid w:val="009A1D38"/>
    <w:rsid w:val="009A2EDE"/>
    <w:rsid w:val="009A3064"/>
    <w:rsid w:val="009A3E90"/>
    <w:rsid w:val="009A4D8B"/>
    <w:rsid w:val="009A53FF"/>
    <w:rsid w:val="009A594B"/>
    <w:rsid w:val="009A5D40"/>
    <w:rsid w:val="009A64EE"/>
    <w:rsid w:val="009A705F"/>
    <w:rsid w:val="009A7976"/>
    <w:rsid w:val="009B0704"/>
    <w:rsid w:val="009B1356"/>
    <w:rsid w:val="009B200E"/>
    <w:rsid w:val="009B23A5"/>
    <w:rsid w:val="009B2A1E"/>
    <w:rsid w:val="009B2D65"/>
    <w:rsid w:val="009B30B8"/>
    <w:rsid w:val="009B34BD"/>
    <w:rsid w:val="009B4E4E"/>
    <w:rsid w:val="009B586F"/>
    <w:rsid w:val="009B608A"/>
    <w:rsid w:val="009B62EE"/>
    <w:rsid w:val="009B63EB"/>
    <w:rsid w:val="009B6A00"/>
    <w:rsid w:val="009C01DA"/>
    <w:rsid w:val="009C058F"/>
    <w:rsid w:val="009C0F94"/>
    <w:rsid w:val="009C0FF0"/>
    <w:rsid w:val="009C1386"/>
    <w:rsid w:val="009C1D55"/>
    <w:rsid w:val="009C243C"/>
    <w:rsid w:val="009C3286"/>
    <w:rsid w:val="009C3535"/>
    <w:rsid w:val="009C4003"/>
    <w:rsid w:val="009C4B49"/>
    <w:rsid w:val="009C4DD7"/>
    <w:rsid w:val="009C5143"/>
    <w:rsid w:val="009C570B"/>
    <w:rsid w:val="009C5AEA"/>
    <w:rsid w:val="009C5F2E"/>
    <w:rsid w:val="009C6738"/>
    <w:rsid w:val="009D0958"/>
    <w:rsid w:val="009D0FA2"/>
    <w:rsid w:val="009D111A"/>
    <w:rsid w:val="009D12A3"/>
    <w:rsid w:val="009D1829"/>
    <w:rsid w:val="009D19B1"/>
    <w:rsid w:val="009D1EE5"/>
    <w:rsid w:val="009D1EF5"/>
    <w:rsid w:val="009D23A2"/>
    <w:rsid w:val="009D2718"/>
    <w:rsid w:val="009D2E02"/>
    <w:rsid w:val="009D2E33"/>
    <w:rsid w:val="009D2E7A"/>
    <w:rsid w:val="009D2FEF"/>
    <w:rsid w:val="009D3D84"/>
    <w:rsid w:val="009D443E"/>
    <w:rsid w:val="009D64F9"/>
    <w:rsid w:val="009D6C03"/>
    <w:rsid w:val="009D6D5D"/>
    <w:rsid w:val="009D7554"/>
    <w:rsid w:val="009D7B44"/>
    <w:rsid w:val="009D7B60"/>
    <w:rsid w:val="009E013B"/>
    <w:rsid w:val="009E0157"/>
    <w:rsid w:val="009E0B5B"/>
    <w:rsid w:val="009E1264"/>
    <w:rsid w:val="009E1520"/>
    <w:rsid w:val="009E2104"/>
    <w:rsid w:val="009E21B9"/>
    <w:rsid w:val="009E2A8F"/>
    <w:rsid w:val="009E300D"/>
    <w:rsid w:val="009E325E"/>
    <w:rsid w:val="009E3931"/>
    <w:rsid w:val="009E3F49"/>
    <w:rsid w:val="009E43B8"/>
    <w:rsid w:val="009E495C"/>
    <w:rsid w:val="009E579C"/>
    <w:rsid w:val="009E5DF4"/>
    <w:rsid w:val="009E620A"/>
    <w:rsid w:val="009E6C6F"/>
    <w:rsid w:val="009E7EA9"/>
    <w:rsid w:val="009F050A"/>
    <w:rsid w:val="009F1B7B"/>
    <w:rsid w:val="009F1F90"/>
    <w:rsid w:val="009F25EA"/>
    <w:rsid w:val="009F2FB2"/>
    <w:rsid w:val="009F3529"/>
    <w:rsid w:val="009F3E85"/>
    <w:rsid w:val="009F470F"/>
    <w:rsid w:val="009F5FFC"/>
    <w:rsid w:val="009F6C96"/>
    <w:rsid w:val="009F6D8E"/>
    <w:rsid w:val="009F71F7"/>
    <w:rsid w:val="009F73BA"/>
    <w:rsid w:val="00A00143"/>
    <w:rsid w:val="00A003BE"/>
    <w:rsid w:val="00A0070E"/>
    <w:rsid w:val="00A00F2A"/>
    <w:rsid w:val="00A01313"/>
    <w:rsid w:val="00A017B5"/>
    <w:rsid w:val="00A01A4C"/>
    <w:rsid w:val="00A01A93"/>
    <w:rsid w:val="00A02192"/>
    <w:rsid w:val="00A034F5"/>
    <w:rsid w:val="00A03CA5"/>
    <w:rsid w:val="00A03F41"/>
    <w:rsid w:val="00A0428F"/>
    <w:rsid w:val="00A04C37"/>
    <w:rsid w:val="00A04DA8"/>
    <w:rsid w:val="00A0517B"/>
    <w:rsid w:val="00A0618C"/>
    <w:rsid w:val="00A06B26"/>
    <w:rsid w:val="00A07104"/>
    <w:rsid w:val="00A10490"/>
    <w:rsid w:val="00A10549"/>
    <w:rsid w:val="00A1090C"/>
    <w:rsid w:val="00A11D2C"/>
    <w:rsid w:val="00A11DD2"/>
    <w:rsid w:val="00A1358A"/>
    <w:rsid w:val="00A139B6"/>
    <w:rsid w:val="00A13A41"/>
    <w:rsid w:val="00A13C72"/>
    <w:rsid w:val="00A13F39"/>
    <w:rsid w:val="00A1409F"/>
    <w:rsid w:val="00A1462D"/>
    <w:rsid w:val="00A1504D"/>
    <w:rsid w:val="00A1537D"/>
    <w:rsid w:val="00A15391"/>
    <w:rsid w:val="00A1709C"/>
    <w:rsid w:val="00A171DF"/>
    <w:rsid w:val="00A17310"/>
    <w:rsid w:val="00A1755E"/>
    <w:rsid w:val="00A17855"/>
    <w:rsid w:val="00A21343"/>
    <w:rsid w:val="00A21522"/>
    <w:rsid w:val="00A217AA"/>
    <w:rsid w:val="00A21C84"/>
    <w:rsid w:val="00A22F14"/>
    <w:rsid w:val="00A23173"/>
    <w:rsid w:val="00A23426"/>
    <w:rsid w:val="00A23704"/>
    <w:rsid w:val="00A23713"/>
    <w:rsid w:val="00A23CB8"/>
    <w:rsid w:val="00A23E43"/>
    <w:rsid w:val="00A240A5"/>
    <w:rsid w:val="00A2466B"/>
    <w:rsid w:val="00A248E6"/>
    <w:rsid w:val="00A24DAE"/>
    <w:rsid w:val="00A257A1"/>
    <w:rsid w:val="00A25EEA"/>
    <w:rsid w:val="00A26212"/>
    <w:rsid w:val="00A264EA"/>
    <w:rsid w:val="00A26E41"/>
    <w:rsid w:val="00A27819"/>
    <w:rsid w:val="00A3021D"/>
    <w:rsid w:val="00A30850"/>
    <w:rsid w:val="00A310AB"/>
    <w:rsid w:val="00A319B7"/>
    <w:rsid w:val="00A321E4"/>
    <w:rsid w:val="00A322C2"/>
    <w:rsid w:val="00A322E0"/>
    <w:rsid w:val="00A330B5"/>
    <w:rsid w:val="00A36939"/>
    <w:rsid w:val="00A3761B"/>
    <w:rsid w:val="00A40609"/>
    <w:rsid w:val="00A4090B"/>
    <w:rsid w:val="00A420EA"/>
    <w:rsid w:val="00A42670"/>
    <w:rsid w:val="00A4296D"/>
    <w:rsid w:val="00A42B30"/>
    <w:rsid w:val="00A42CD7"/>
    <w:rsid w:val="00A43A97"/>
    <w:rsid w:val="00A449FA"/>
    <w:rsid w:val="00A44BFB"/>
    <w:rsid w:val="00A45066"/>
    <w:rsid w:val="00A45B00"/>
    <w:rsid w:val="00A46029"/>
    <w:rsid w:val="00A464E8"/>
    <w:rsid w:val="00A47FEC"/>
    <w:rsid w:val="00A51190"/>
    <w:rsid w:val="00A517CA"/>
    <w:rsid w:val="00A51F1D"/>
    <w:rsid w:val="00A523AA"/>
    <w:rsid w:val="00A526EC"/>
    <w:rsid w:val="00A528D0"/>
    <w:rsid w:val="00A5297C"/>
    <w:rsid w:val="00A53122"/>
    <w:rsid w:val="00A532C2"/>
    <w:rsid w:val="00A53552"/>
    <w:rsid w:val="00A53B2B"/>
    <w:rsid w:val="00A53CC3"/>
    <w:rsid w:val="00A53F64"/>
    <w:rsid w:val="00A5464E"/>
    <w:rsid w:val="00A55E0D"/>
    <w:rsid w:val="00A55F3B"/>
    <w:rsid w:val="00A5641A"/>
    <w:rsid w:val="00A57CA5"/>
    <w:rsid w:val="00A60507"/>
    <w:rsid w:val="00A60E0D"/>
    <w:rsid w:val="00A6155C"/>
    <w:rsid w:val="00A61D0A"/>
    <w:rsid w:val="00A63387"/>
    <w:rsid w:val="00A638CF"/>
    <w:rsid w:val="00A643B2"/>
    <w:rsid w:val="00A65CA7"/>
    <w:rsid w:val="00A661C8"/>
    <w:rsid w:val="00A664C3"/>
    <w:rsid w:val="00A671D0"/>
    <w:rsid w:val="00A71002"/>
    <w:rsid w:val="00A71099"/>
    <w:rsid w:val="00A716DC"/>
    <w:rsid w:val="00A72790"/>
    <w:rsid w:val="00A740D0"/>
    <w:rsid w:val="00A75B96"/>
    <w:rsid w:val="00A75EC8"/>
    <w:rsid w:val="00A7614E"/>
    <w:rsid w:val="00A76243"/>
    <w:rsid w:val="00A76268"/>
    <w:rsid w:val="00A76373"/>
    <w:rsid w:val="00A763FD"/>
    <w:rsid w:val="00A77C6B"/>
    <w:rsid w:val="00A77F54"/>
    <w:rsid w:val="00A8022D"/>
    <w:rsid w:val="00A806F1"/>
    <w:rsid w:val="00A807AA"/>
    <w:rsid w:val="00A80A24"/>
    <w:rsid w:val="00A812DD"/>
    <w:rsid w:val="00A81873"/>
    <w:rsid w:val="00A81928"/>
    <w:rsid w:val="00A81D09"/>
    <w:rsid w:val="00A81DB8"/>
    <w:rsid w:val="00A8235A"/>
    <w:rsid w:val="00A82CDE"/>
    <w:rsid w:val="00A8455B"/>
    <w:rsid w:val="00A847E8"/>
    <w:rsid w:val="00A84FA1"/>
    <w:rsid w:val="00A85056"/>
    <w:rsid w:val="00A854EF"/>
    <w:rsid w:val="00A8583A"/>
    <w:rsid w:val="00A85F15"/>
    <w:rsid w:val="00A86475"/>
    <w:rsid w:val="00A86564"/>
    <w:rsid w:val="00A8680A"/>
    <w:rsid w:val="00A8788A"/>
    <w:rsid w:val="00A87A03"/>
    <w:rsid w:val="00A90EFC"/>
    <w:rsid w:val="00A911B9"/>
    <w:rsid w:val="00A91CEC"/>
    <w:rsid w:val="00A923D1"/>
    <w:rsid w:val="00A927FB"/>
    <w:rsid w:val="00A92D4E"/>
    <w:rsid w:val="00A9331B"/>
    <w:rsid w:val="00A93951"/>
    <w:rsid w:val="00A941E4"/>
    <w:rsid w:val="00A9436D"/>
    <w:rsid w:val="00A94CFA"/>
    <w:rsid w:val="00A9506E"/>
    <w:rsid w:val="00A9513D"/>
    <w:rsid w:val="00A951A3"/>
    <w:rsid w:val="00A95371"/>
    <w:rsid w:val="00A95B10"/>
    <w:rsid w:val="00A95DF0"/>
    <w:rsid w:val="00A96324"/>
    <w:rsid w:val="00A96A13"/>
    <w:rsid w:val="00A96FFC"/>
    <w:rsid w:val="00A975D1"/>
    <w:rsid w:val="00A97E5C"/>
    <w:rsid w:val="00A97E80"/>
    <w:rsid w:val="00AA00FE"/>
    <w:rsid w:val="00AA03E9"/>
    <w:rsid w:val="00AA0599"/>
    <w:rsid w:val="00AA0A1B"/>
    <w:rsid w:val="00AA12FA"/>
    <w:rsid w:val="00AA1B21"/>
    <w:rsid w:val="00AA2BC2"/>
    <w:rsid w:val="00AA3922"/>
    <w:rsid w:val="00AA4590"/>
    <w:rsid w:val="00AA484A"/>
    <w:rsid w:val="00AA4C0F"/>
    <w:rsid w:val="00AA4DB2"/>
    <w:rsid w:val="00AA4F09"/>
    <w:rsid w:val="00AA5871"/>
    <w:rsid w:val="00AA5A37"/>
    <w:rsid w:val="00AA5AC7"/>
    <w:rsid w:val="00AA62C6"/>
    <w:rsid w:val="00AA734E"/>
    <w:rsid w:val="00AA762A"/>
    <w:rsid w:val="00AA786A"/>
    <w:rsid w:val="00AA7D91"/>
    <w:rsid w:val="00AA7E61"/>
    <w:rsid w:val="00AA7E94"/>
    <w:rsid w:val="00AB0D0E"/>
    <w:rsid w:val="00AB245E"/>
    <w:rsid w:val="00AB2671"/>
    <w:rsid w:val="00AB3845"/>
    <w:rsid w:val="00AB39EF"/>
    <w:rsid w:val="00AB3D73"/>
    <w:rsid w:val="00AB41F5"/>
    <w:rsid w:val="00AB4E91"/>
    <w:rsid w:val="00AB53BE"/>
    <w:rsid w:val="00AB64D5"/>
    <w:rsid w:val="00AB699E"/>
    <w:rsid w:val="00AB69B6"/>
    <w:rsid w:val="00AB7059"/>
    <w:rsid w:val="00AB7EB9"/>
    <w:rsid w:val="00AC0275"/>
    <w:rsid w:val="00AC0289"/>
    <w:rsid w:val="00AC02CC"/>
    <w:rsid w:val="00AC06B8"/>
    <w:rsid w:val="00AC0A9B"/>
    <w:rsid w:val="00AC0E4D"/>
    <w:rsid w:val="00AC19D7"/>
    <w:rsid w:val="00AC1A47"/>
    <w:rsid w:val="00AC1F98"/>
    <w:rsid w:val="00AC2253"/>
    <w:rsid w:val="00AC25B6"/>
    <w:rsid w:val="00AC348A"/>
    <w:rsid w:val="00AC3529"/>
    <w:rsid w:val="00AC4809"/>
    <w:rsid w:val="00AC5948"/>
    <w:rsid w:val="00AC5BCA"/>
    <w:rsid w:val="00AC6A89"/>
    <w:rsid w:val="00AC6CB5"/>
    <w:rsid w:val="00AC70BA"/>
    <w:rsid w:val="00AC72E9"/>
    <w:rsid w:val="00AC73D8"/>
    <w:rsid w:val="00AC79D4"/>
    <w:rsid w:val="00AC7A77"/>
    <w:rsid w:val="00AC7E23"/>
    <w:rsid w:val="00AD1964"/>
    <w:rsid w:val="00AD201A"/>
    <w:rsid w:val="00AD3210"/>
    <w:rsid w:val="00AD376D"/>
    <w:rsid w:val="00AD3E20"/>
    <w:rsid w:val="00AD4A30"/>
    <w:rsid w:val="00AD5211"/>
    <w:rsid w:val="00AD5A71"/>
    <w:rsid w:val="00AD5B97"/>
    <w:rsid w:val="00AD5E6F"/>
    <w:rsid w:val="00AD5EAE"/>
    <w:rsid w:val="00AD6F04"/>
    <w:rsid w:val="00AD6F61"/>
    <w:rsid w:val="00AD6FB1"/>
    <w:rsid w:val="00AD74F0"/>
    <w:rsid w:val="00AE02F9"/>
    <w:rsid w:val="00AE0B16"/>
    <w:rsid w:val="00AE13F2"/>
    <w:rsid w:val="00AE2150"/>
    <w:rsid w:val="00AE30F4"/>
    <w:rsid w:val="00AE3F32"/>
    <w:rsid w:val="00AE4442"/>
    <w:rsid w:val="00AE5279"/>
    <w:rsid w:val="00AE55AB"/>
    <w:rsid w:val="00AE59FC"/>
    <w:rsid w:val="00AE6117"/>
    <w:rsid w:val="00AE63F2"/>
    <w:rsid w:val="00AE66BB"/>
    <w:rsid w:val="00AE68FF"/>
    <w:rsid w:val="00AE6CA7"/>
    <w:rsid w:val="00AE6DE7"/>
    <w:rsid w:val="00AE6F4E"/>
    <w:rsid w:val="00AF0130"/>
    <w:rsid w:val="00AF07A0"/>
    <w:rsid w:val="00AF0B67"/>
    <w:rsid w:val="00AF0C32"/>
    <w:rsid w:val="00AF0D06"/>
    <w:rsid w:val="00AF0DED"/>
    <w:rsid w:val="00AF0EF1"/>
    <w:rsid w:val="00AF15C8"/>
    <w:rsid w:val="00AF1F7F"/>
    <w:rsid w:val="00AF2009"/>
    <w:rsid w:val="00AF3312"/>
    <w:rsid w:val="00AF3410"/>
    <w:rsid w:val="00AF3C98"/>
    <w:rsid w:val="00AF402D"/>
    <w:rsid w:val="00AF42AC"/>
    <w:rsid w:val="00AF4549"/>
    <w:rsid w:val="00AF4CAF"/>
    <w:rsid w:val="00AF5BB1"/>
    <w:rsid w:val="00AF5C97"/>
    <w:rsid w:val="00AF6349"/>
    <w:rsid w:val="00AF7005"/>
    <w:rsid w:val="00AF7220"/>
    <w:rsid w:val="00AF72AB"/>
    <w:rsid w:val="00AF738E"/>
    <w:rsid w:val="00B000DC"/>
    <w:rsid w:val="00B0099D"/>
    <w:rsid w:val="00B00AED"/>
    <w:rsid w:val="00B00D48"/>
    <w:rsid w:val="00B0131F"/>
    <w:rsid w:val="00B01DA2"/>
    <w:rsid w:val="00B01E98"/>
    <w:rsid w:val="00B022E4"/>
    <w:rsid w:val="00B0297C"/>
    <w:rsid w:val="00B02A06"/>
    <w:rsid w:val="00B04081"/>
    <w:rsid w:val="00B0476C"/>
    <w:rsid w:val="00B05406"/>
    <w:rsid w:val="00B05481"/>
    <w:rsid w:val="00B0597F"/>
    <w:rsid w:val="00B059DB"/>
    <w:rsid w:val="00B060AF"/>
    <w:rsid w:val="00B06116"/>
    <w:rsid w:val="00B06F06"/>
    <w:rsid w:val="00B075F1"/>
    <w:rsid w:val="00B079C6"/>
    <w:rsid w:val="00B1036A"/>
    <w:rsid w:val="00B1053B"/>
    <w:rsid w:val="00B1089A"/>
    <w:rsid w:val="00B10DC2"/>
    <w:rsid w:val="00B10E2C"/>
    <w:rsid w:val="00B10FE0"/>
    <w:rsid w:val="00B114F3"/>
    <w:rsid w:val="00B11DFE"/>
    <w:rsid w:val="00B11F9C"/>
    <w:rsid w:val="00B1230E"/>
    <w:rsid w:val="00B12EAF"/>
    <w:rsid w:val="00B13B0A"/>
    <w:rsid w:val="00B1470F"/>
    <w:rsid w:val="00B1489D"/>
    <w:rsid w:val="00B148DB"/>
    <w:rsid w:val="00B1506E"/>
    <w:rsid w:val="00B1507B"/>
    <w:rsid w:val="00B15DE6"/>
    <w:rsid w:val="00B160A8"/>
    <w:rsid w:val="00B161C6"/>
    <w:rsid w:val="00B16D05"/>
    <w:rsid w:val="00B170A4"/>
    <w:rsid w:val="00B17727"/>
    <w:rsid w:val="00B17C9B"/>
    <w:rsid w:val="00B2035D"/>
    <w:rsid w:val="00B212F3"/>
    <w:rsid w:val="00B21774"/>
    <w:rsid w:val="00B21ABD"/>
    <w:rsid w:val="00B21DF2"/>
    <w:rsid w:val="00B21E2C"/>
    <w:rsid w:val="00B223C3"/>
    <w:rsid w:val="00B227A1"/>
    <w:rsid w:val="00B22BC3"/>
    <w:rsid w:val="00B2360B"/>
    <w:rsid w:val="00B23DC6"/>
    <w:rsid w:val="00B25107"/>
    <w:rsid w:val="00B25647"/>
    <w:rsid w:val="00B25E81"/>
    <w:rsid w:val="00B26836"/>
    <w:rsid w:val="00B26DB3"/>
    <w:rsid w:val="00B274FE"/>
    <w:rsid w:val="00B300C4"/>
    <w:rsid w:val="00B311C2"/>
    <w:rsid w:val="00B313BD"/>
    <w:rsid w:val="00B31CCE"/>
    <w:rsid w:val="00B31E3D"/>
    <w:rsid w:val="00B322A4"/>
    <w:rsid w:val="00B3254C"/>
    <w:rsid w:val="00B3331D"/>
    <w:rsid w:val="00B33642"/>
    <w:rsid w:val="00B34343"/>
    <w:rsid w:val="00B34E69"/>
    <w:rsid w:val="00B34F04"/>
    <w:rsid w:val="00B352DE"/>
    <w:rsid w:val="00B35332"/>
    <w:rsid w:val="00B35555"/>
    <w:rsid w:val="00B35F4E"/>
    <w:rsid w:val="00B368DC"/>
    <w:rsid w:val="00B36FEC"/>
    <w:rsid w:val="00B37017"/>
    <w:rsid w:val="00B40047"/>
    <w:rsid w:val="00B41456"/>
    <w:rsid w:val="00B4163D"/>
    <w:rsid w:val="00B41C19"/>
    <w:rsid w:val="00B41E5A"/>
    <w:rsid w:val="00B420F1"/>
    <w:rsid w:val="00B42E84"/>
    <w:rsid w:val="00B435D6"/>
    <w:rsid w:val="00B4510A"/>
    <w:rsid w:val="00B45B56"/>
    <w:rsid w:val="00B45E24"/>
    <w:rsid w:val="00B46358"/>
    <w:rsid w:val="00B46B54"/>
    <w:rsid w:val="00B47382"/>
    <w:rsid w:val="00B479D0"/>
    <w:rsid w:val="00B47C3E"/>
    <w:rsid w:val="00B50007"/>
    <w:rsid w:val="00B5000E"/>
    <w:rsid w:val="00B501B8"/>
    <w:rsid w:val="00B50234"/>
    <w:rsid w:val="00B507EA"/>
    <w:rsid w:val="00B50C6A"/>
    <w:rsid w:val="00B50F48"/>
    <w:rsid w:val="00B51C6A"/>
    <w:rsid w:val="00B5203A"/>
    <w:rsid w:val="00B52414"/>
    <w:rsid w:val="00B52A7A"/>
    <w:rsid w:val="00B5316D"/>
    <w:rsid w:val="00B53C5F"/>
    <w:rsid w:val="00B53DA4"/>
    <w:rsid w:val="00B53DED"/>
    <w:rsid w:val="00B54198"/>
    <w:rsid w:val="00B549CC"/>
    <w:rsid w:val="00B5549D"/>
    <w:rsid w:val="00B55954"/>
    <w:rsid w:val="00B55D74"/>
    <w:rsid w:val="00B56152"/>
    <w:rsid w:val="00B56EE6"/>
    <w:rsid w:val="00B6032F"/>
    <w:rsid w:val="00B61102"/>
    <w:rsid w:val="00B61223"/>
    <w:rsid w:val="00B61341"/>
    <w:rsid w:val="00B615B6"/>
    <w:rsid w:val="00B61734"/>
    <w:rsid w:val="00B619AD"/>
    <w:rsid w:val="00B61B7C"/>
    <w:rsid w:val="00B61C47"/>
    <w:rsid w:val="00B621A3"/>
    <w:rsid w:val="00B626E0"/>
    <w:rsid w:val="00B62865"/>
    <w:rsid w:val="00B63590"/>
    <w:rsid w:val="00B63DA4"/>
    <w:rsid w:val="00B65BC7"/>
    <w:rsid w:val="00B65CB3"/>
    <w:rsid w:val="00B65CCC"/>
    <w:rsid w:val="00B66392"/>
    <w:rsid w:val="00B66C84"/>
    <w:rsid w:val="00B702B0"/>
    <w:rsid w:val="00B71B7D"/>
    <w:rsid w:val="00B72118"/>
    <w:rsid w:val="00B72BAD"/>
    <w:rsid w:val="00B744F1"/>
    <w:rsid w:val="00B7460D"/>
    <w:rsid w:val="00B74AD2"/>
    <w:rsid w:val="00B74D9D"/>
    <w:rsid w:val="00B74E88"/>
    <w:rsid w:val="00B75552"/>
    <w:rsid w:val="00B7572A"/>
    <w:rsid w:val="00B77016"/>
    <w:rsid w:val="00B77430"/>
    <w:rsid w:val="00B7749F"/>
    <w:rsid w:val="00B8142F"/>
    <w:rsid w:val="00B8257A"/>
    <w:rsid w:val="00B8268F"/>
    <w:rsid w:val="00B83018"/>
    <w:rsid w:val="00B83C9B"/>
    <w:rsid w:val="00B83F72"/>
    <w:rsid w:val="00B8456E"/>
    <w:rsid w:val="00B84C8D"/>
    <w:rsid w:val="00B84CAE"/>
    <w:rsid w:val="00B85208"/>
    <w:rsid w:val="00B85465"/>
    <w:rsid w:val="00B85D87"/>
    <w:rsid w:val="00B86BD4"/>
    <w:rsid w:val="00B870F2"/>
    <w:rsid w:val="00B87495"/>
    <w:rsid w:val="00B875BE"/>
    <w:rsid w:val="00B92907"/>
    <w:rsid w:val="00B93159"/>
    <w:rsid w:val="00B9323B"/>
    <w:rsid w:val="00B93651"/>
    <w:rsid w:val="00B93F90"/>
    <w:rsid w:val="00B948B2"/>
    <w:rsid w:val="00B94F99"/>
    <w:rsid w:val="00B95348"/>
    <w:rsid w:val="00B978FF"/>
    <w:rsid w:val="00B97BB2"/>
    <w:rsid w:val="00BA0317"/>
    <w:rsid w:val="00BA0C61"/>
    <w:rsid w:val="00BA192B"/>
    <w:rsid w:val="00BA1978"/>
    <w:rsid w:val="00BA1C3D"/>
    <w:rsid w:val="00BA1DC1"/>
    <w:rsid w:val="00BA20B9"/>
    <w:rsid w:val="00BA27DB"/>
    <w:rsid w:val="00BA3148"/>
    <w:rsid w:val="00BA3CA8"/>
    <w:rsid w:val="00BA41CF"/>
    <w:rsid w:val="00BA4221"/>
    <w:rsid w:val="00BA4688"/>
    <w:rsid w:val="00BA47D7"/>
    <w:rsid w:val="00BA502F"/>
    <w:rsid w:val="00BA5874"/>
    <w:rsid w:val="00BA5E7E"/>
    <w:rsid w:val="00BA6127"/>
    <w:rsid w:val="00BA6169"/>
    <w:rsid w:val="00BA64D1"/>
    <w:rsid w:val="00BA6587"/>
    <w:rsid w:val="00BB064F"/>
    <w:rsid w:val="00BB114D"/>
    <w:rsid w:val="00BB1229"/>
    <w:rsid w:val="00BB1396"/>
    <w:rsid w:val="00BB1D45"/>
    <w:rsid w:val="00BB2161"/>
    <w:rsid w:val="00BB21CF"/>
    <w:rsid w:val="00BB2496"/>
    <w:rsid w:val="00BB268A"/>
    <w:rsid w:val="00BB29FF"/>
    <w:rsid w:val="00BB2A79"/>
    <w:rsid w:val="00BB2F40"/>
    <w:rsid w:val="00BB389B"/>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F39"/>
    <w:rsid w:val="00BC011B"/>
    <w:rsid w:val="00BC119D"/>
    <w:rsid w:val="00BC11A7"/>
    <w:rsid w:val="00BC252D"/>
    <w:rsid w:val="00BC32D6"/>
    <w:rsid w:val="00BC4D3B"/>
    <w:rsid w:val="00BC4D66"/>
    <w:rsid w:val="00BC5510"/>
    <w:rsid w:val="00BC55D0"/>
    <w:rsid w:val="00BC60C1"/>
    <w:rsid w:val="00BC6D73"/>
    <w:rsid w:val="00BC732A"/>
    <w:rsid w:val="00BD065A"/>
    <w:rsid w:val="00BD0E85"/>
    <w:rsid w:val="00BD1665"/>
    <w:rsid w:val="00BD211C"/>
    <w:rsid w:val="00BD2A49"/>
    <w:rsid w:val="00BD33D6"/>
    <w:rsid w:val="00BD3911"/>
    <w:rsid w:val="00BD3F24"/>
    <w:rsid w:val="00BD40C2"/>
    <w:rsid w:val="00BD444D"/>
    <w:rsid w:val="00BD4BEB"/>
    <w:rsid w:val="00BD5703"/>
    <w:rsid w:val="00BD6016"/>
    <w:rsid w:val="00BD62CD"/>
    <w:rsid w:val="00BD64AE"/>
    <w:rsid w:val="00BD6E45"/>
    <w:rsid w:val="00BD6F39"/>
    <w:rsid w:val="00BE0235"/>
    <w:rsid w:val="00BE0804"/>
    <w:rsid w:val="00BE0B86"/>
    <w:rsid w:val="00BE0BF2"/>
    <w:rsid w:val="00BE1670"/>
    <w:rsid w:val="00BE1F50"/>
    <w:rsid w:val="00BE252D"/>
    <w:rsid w:val="00BE34E7"/>
    <w:rsid w:val="00BE38E8"/>
    <w:rsid w:val="00BE3998"/>
    <w:rsid w:val="00BE3B54"/>
    <w:rsid w:val="00BE4232"/>
    <w:rsid w:val="00BE4ADB"/>
    <w:rsid w:val="00BE4DF4"/>
    <w:rsid w:val="00BE5B4B"/>
    <w:rsid w:val="00BE6015"/>
    <w:rsid w:val="00BE67D6"/>
    <w:rsid w:val="00BE73CB"/>
    <w:rsid w:val="00BE7B84"/>
    <w:rsid w:val="00BE7F64"/>
    <w:rsid w:val="00BF05D0"/>
    <w:rsid w:val="00BF08EE"/>
    <w:rsid w:val="00BF0DB0"/>
    <w:rsid w:val="00BF2C93"/>
    <w:rsid w:val="00BF2D47"/>
    <w:rsid w:val="00BF3383"/>
    <w:rsid w:val="00BF348C"/>
    <w:rsid w:val="00BF3C32"/>
    <w:rsid w:val="00BF3E1B"/>
    <w:rsid w:val="00BF43E2"/>
    <w:rsid w:val="00BF4777"/>
    <w:rsid w:val="00BF4E2E"/>
    <w:rsid w:val="00BF6226"/>
    <w:rsid w:val="00BF638F"/>
    <w:rsid w:val="00BF6789"/>
    <w:rsid w:val="00BF6918"/>
    <w:rsid w:val="00BF7AD9"/>
    <w:rsid w:val="00C005C2"/>
    <w:rsid w:val="00C00891"/>
    <w:rsid w:val="00C00FAB"/>
    <w:rsid w:val="00C01588"/>
    <w:rsid w:val="00C019CF"/>
    <w:rsid w:val="00C0281E"/>
    <w:rsid w:val="00C02897"/>
    <w:rsid w:val="00C02993"/>
    <w:rsid w:val="00C02A15"/>
    <w:rsid w:val="00C02C68"/>
    <w:rsid w:val="00C0305E"/>
    <w:rsid w:val="00C03503"/>
    <w:rsid w:val="00C035AC"/>
    <w:rsid w:val="00C03963"/>
    <w:rsid w:val="00C03B33"/>
    <w:rsid w:val="00C03B4D"/>
    <w:rsid w:val="00C03B72"/>
    <w:rsid w:val="00C03B8E"/>
    <w:rsid w:val="00C03CA8"/>
    <w:rsid w:val="00C03E22"/>
    <w:rsid w:val="00C04494"/>
    <w:rsid w:val="00C04573"/>
    <w:rsid w:val="00C04604"/>
    <w:rsid w:val="00C048A9"/>
    <w:rsid w:val="00C05336"/>
    <w:rsid w:val="00C05544"/>
    <w:rsid w:val="00C05794"/>
    <w:rsid w:val="00C0593F"/>
    <w:rsid w:val="00C05D95"/>
    <w:rsid w:val="00C060D1"/>
    <w:rsid w:val="00C0633F"/>
    <w:rsid w:val="00C067FC"/>
    <w:rsid w:val="00C07262"/>
    <w:rsid w:val="00C072CE"/>
    <w:rsid w:val="00C073DB"/>
    <w:rsid w:val="00C0770D"/>
    <w:rsid w:val="00C0785D"/>
    <w:rsid w:val="00C07894"/>
    <w:rsid w:val="00C07B4A"/>
    <w:rsid w:val="00C07D7A"/>
    <w:rsid w:val="00C10820"/>
    <w:rsid w:val="00C10DAE"/>
    <w:rsid w:val="00C11B4F"/>
    <w:rsid w:val="00C11D51"/>
    <w:rsid w:val="00C11D9D"/>
    <w:rsid w:val="00C11E89"/>
    <w:rsid w:val="00C12E86"/>
    <w:rsid w:val="00C13750"/>
    <w:rsid w:val="00C1383D"/>
    <w:rsid w:val="00C138A6"/>
    <w:rsid w:val="00C13E3D"/>
    <w:rsid w:val="00C14A75"/>
    <w:rsid w:val="00C17949"/>
    <w:rsid w:val="00C17DE0"/>
    <w:rsid w:val="00C17FCD"/>
    <w:rsid w:val="00C205C1"/>
    <w:rsid w:val="00C20D1C"/>
    <w:rsid w:val="00C215F0"/>
    <w:rsid w:val="00C23184"/>
    <w:rsid w:val="00C2473A"/>
    <w:rsid w:val="00C24B34"/>
    <w:rsid w:val="00C24F2B"/>
    <w:rsid w:val="00C25322"/>
    <w:rsid w:val="00C25B06"/>
    <w:rsid w:val="00C25E5E"/>
    <w:rsid w:val="00C26360"/>
    <w:rsid w:val="00C2650D"/>
    <w:rsid w:val="00C26CF9"/>
    <w:rsid w:val="00C27056"/>
    <w:rsid w:val="00C274CC"/>
    <w:rsid w:val="00C27A48"/>
    <w:rsid w:val="00C27B49"/>
    <w:rsid w:val="00C27C66"/>
    <w:rsid w:val="00C3013B"/>
    <w:rsid w:val="00C30714"/>
    <w:rsid w:val="00C30D60"/>
    <w:rsid w:val="00C31A82"/>
    <w:rsid w:val="00C32066"/>
    <w:rsid w:val="00C323AA"/>
    <w:rsid w:val="00C33203"/>
    <w:rsid w:val="00C33D1E"/>
    <w:rsid w:val="00C33D50"/>
    <w:rsid w:val="00C33E42"/>
    <w:rsid w:val="00C34142"/>
    <w:rsid w:val="00C341E5"/>
    <w:rsid w:val="00C34308"/>
    <w:rsid w:val="00C3440C"/>
    <w:rsid w:val="00C34670"/>
    <w:rsid w:val="00C3467E"/>
    <w:rsid w:val="00C3475E"/>
    <w:rsid w:val="00C34ABE"/>
    <w:rsid w:val="00C3534E"/>
    <w:rsid w:val="00C36314"/>
    <w:rsid w:val="00C37247"/>
    <w:rsid w:val="00C37DDB"/>
    <w:rsid w:val="00C40509"/>
    <w:rsid w:val="00C409E0"/>
    <w:rsid w:val="00C40D47"/>
    <w:rsid w:val="00C41558"/>
    <w:rsid w:val="00C41B60"/>
    <w:rsid w:val="00C41C4E"/>
    <w:rsid w:val="00C422EB"/>
    <w:rsid w:val="00C428AE"/>
    <w:rsid w:val="00C42DC7"/>
    <w:rsid w:val="00C42EF6"/>
    <w:rsid w:val="00C43318"/>
    <w:rsid w:val="00C43686"/>
    <w:rsid w:val="00C447A0"/>
    <w:rsid w:val="00C44F8A"/>
    <w:rsid w:val="00C4591B"/>
    <w:rsid w:val="00C4642A"/>
    <w:rsid w:val="00C464FB"/>
    <w:rsid w:val="00C465FF"/>
    <w:rsid w:val="00C46CA1"/>
    <w:rsid w:val="00C46CA3"/>
    <w:rsid w:val="00C472BB"/>
    <w:rsid w:val="00C505EC"/>
    <w:rsid w:val="00C50650"/>
    <w:rsid w:val="00C510CC"/>
    <w:rsid w:val="00C5156F"/>
    <w:rsid w:val="00C517D1"/>
    <w:rsid w:val="00C529D0"/>
    <w:rsid w:val="00C53586"/>
    <w:rsid w:val="00C539C2"/>
    <w:rsid w:val="00C53B7E"/>
    <w:rsid w:val="00C53C55"/>
    <w:rsid w:val="00C54EA9"/>
    <w:rsid w:val="00C54EDA"/>
    <w:rsid w:val="00C54F0D"/>
    <w:rsid w:val="00C55689"/>
    <w:rsid w:val="00C5611F"/>
    <w:rsid w:val="00C56AF9"/>
    <w:rsid w:val="00C56BE0"/>
    <w:rsid w:val="00C57CEE"/>
    <w:rsid w:val="00C57EC0"/>
    <w:rsid w:val="00C60113"/>
    <w:rsid w:val="00C60609"/>
    <w:rsid w:val="00C61CBE"/>
    <w:rsid w:val="00C62147"/>
    <w:rsid w:val="00C626E7"/>
    <w:rsid w:val="00C62C46"/>
    <w:rsid w:val="00C62D8B"/>
    <w:rsid w:val="00C63DE1"/>
    <w:rsid w:val="00C641FC"/>
    <w:rsid w:val="00C64FA8"/>
    <w:rsid w:val="00C64FDF"/>
    <w:rsid w:val="00C65950"/>
    <w:rsid w:val="00C666D5"/>
    <w:rsid w:val="00C66BC3"/>
    <w:rsid w:val="00C66F16"/>
    <w:rsid w:val="00C674B7"/>
    <w:rsid w:val="00C67A32"/>
    <w:rsid w:val="00C70AA4"/>
    <w:rsid w:val="00C7145C"/>
    <w:rsid w:val="00C71547"/>
    <w:rsid w:val="00C71BB5"/>
    <w:rsid w:val="00C72721"/>
    <w:rsid w:val="00C72A03"/>
    <w:rsid w:val="00C737B2"/>
    <w:rsid w:val="00C739BC"/>
    <w:rsid w:val="00C73ED8"/>
    <w:rsid w:val="00C73F3D"/>
    <w:rsid w:val="00C7418C"/>
    <w:rsid w:val="00C74577"/>
    <w:rsid w:val="00C75DA2"/>
    <w:rsid w:val="00C75F12"/>
    <w:rsid w:val="00C75FB9"/>
    <w:rsid w:val="00C7689F"/>
    <w:rsid w:val="00C76F74"/>
    <w:rsid w:val="00C77AFC"/>
    <w:rsid w:val="00C77E69"/>
    <w:rsid w:val="00C81B40"/>
    <w:rsid w:val="00C823D2"/>
    <w:rsid w:val="00C82D1B"/>
    <w:rsid w:val="00C82E00"/>
    <w:rsid w:val="00C83077"/>
    <w:rsid w:val="00C8343B"/>
    <w:rsid w:val="00C83E51"/>
    <w:rsid w:val="00C847A1"/>
    <w:rsid w:val="00C847A3"/>
    <w:rsid w:val="00C84C32"/>
    <w:rsid w:val="00C859DE"/>
    <w:rsid w:val="00C85A74"/>
    <w:rsid w:val="00C85A7F"/>
    <w:rsid w:val="00C86209"/>
    <w:rsid w:val="00C86C57"/>
    <w:rsid w:val="00C86F8D"/>
    <w:rsid w:val="00C87267"/>
    <w:rsid w:val="00C87524"/>
    <w:rsid w:val="00C87C9B"/>
    <w:rsid w:val="00C901C1"/>
    <w:rsid w:val="00C90517"/>
    <w:rsid w:val="00C90608"/>
    <w:rsid w:val="00C906BE"/>
    <w:rsid w:val="00C91145"/>
    <w:rsid w:val="00C91318"/>
    <w:rsid w:val="00C914B5"/>
    <w:rsid w:val="00C91E33"/>
    <w:rsid w:val="00C92864"/>
    <w:rsid w:val="00C947BC"/>
    <w:rsid w:val="00C95261"/>
    <w:rsid w:val="00C95F7C"/>
    <w:rsid w:val="00C96149"/>
    <w:rsid w:val="00C961E8"/>
    <w:rsid w:val="00C9660A"/>
    <w:rsid w:val="00C97129"/>
    <w:rsid w:val="00C973A3"/>
    <w:rsid w:val="00C97A3C"/>
    <w:rsid w:val="00C97F57"/>
    <w:rsid w:val="00C97FE0"/>
    <w:rsid w:val="00CA0B86"/>
    <w:rsid w:val="00CA1081"/>
    <w:rsid w:val="00CA1298"/>
    <w:rsid w:val="00CA1380"/>
    <w:rsid w:val="00CA169C"/>
    <w:rsid w:val="00CA1FE8"/>
    <w:rsid w:val="00CA2666"/>
    <w:rsid w:val="00CA266E"/>
    <w:rsid w:val="00CA26D6"/>
    <w:rsid w:val="00CA3047"/>
    <w:rsid w:val="00CA3673"/>
    <w:rsid w:val="00CA3C26"/>
    <w:rsid w:val="00CA4069"/>
    <w:rsid w:val="00CA4735"/>
    <w:rsid w:val="00CA4820"/>
    <w:rsid w:val="00CA4A59"/>
    <w:rsid w:val="00CA5296"/>
    <w:rsid w:val="00CA5D3E"/>
    <w:rsid w:val="00CA6888"/>
    <w:rsid w:val="00CA6ADD"/>
    <w:rsid w:val="00CA6D62"/>
    <w:rsid w:val="00CA779D"/>
    <w:rsid w:val="00CA7AF7"/>
    <w:rsid w:val="00CA7B9C"/>
    <w:rsid w:val="00CB06D2"/>
    <w:rsid w:val="00CB0F34"/>
    <w:rsid w:val="00CB1258"/>
    <w:rsid w:val="00CB278A"/>
    <w:rsid w:val="00CB4262"/>
    <w:rsid w:val="00CB4918"/>
    <w:rsid w:val="00CB5253"/>
    <w:rsid w:val="00CB58A8"/>
    <w:rsid w:val="00CB5A32"/>
    <w:rsid w:val="00CB5E6E"/>
    <w:rsid w:val="00CB60D0"/>
    <w:rsid w:val="00CB632F"/>
    <w:rsid w:val="00CB74BE"/>
    <w:rsid w:val="00CB7531"/>
    <w:rsid w:val="00CB7856"/>
    <w:rsid w:val="00CB785E"/>
    <w:rsid w:val="00CC047D"/>
    <w:rsid w:val="00CC138E"/>
    <w:rsid w:val="00CC199C"/>
    <w:rsid w:val="00CC2463"/>
    <w:rsid w:val="00CC2641"/>
    <w:rsid w:val="00CC287B"/>
    <w:rsid w:val="00CC3819"/>
    <w:rsid w:val="00CC38EC"/>
    <w:rsid w:val="00CC3B01"/>
    <w:rsid w:val="00CC4D4A"/>
    <w:rsid w:val="00CC523D"/>
    <w:rsid w:val="00CC60DA"/>
    <w:rsid w:val="00CC7137"/>
    <w:rsid w:val="00CC7177"/>
    <w:rsid w:val="00CC7828"/>
    <w:rsid w:val="00CD009A"/>
    <w:rsid w:val="00CD0862"/>
    <w:rsid w:val="00CD1FDE"/>
    <w:rsid w:val="00CD3698"/>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372F"/>
    <w:rsid w:val="00CE37CA"/>
    <w:rsid w:val="00CE3813"/>
    <w:rsid w:val="00CE3B44"/>
    <w:rsid w:val="00CE3CE8"/>
    <w:rsid w:val="00CE439B"/>
    <w:rsid w:val="00CE4C57"/>
    <w:rsid w:val="00CE7D8D"/>
    <w:rsid w:val="00CF06C9"/>
    <w:rsid w:val="00CF0A33"/>
    <w:rsid w:val="00CF0CD2"/>
    <w:rsid w:val="00CF167C"/>
    <w:rsid w:val="00CF173A"/>
    <w:rsid w:val="00CF313E"/>
    <w:rsid w:val="00CF4F56"/>
    <w:rsid w:val="00CF56FB"/>
    <w:rsid w:val="00CF5C7E"/>
    <w:rsid w:val="00CF6B66"/>
    <w:rsid w:val="00CF6BB6"/>
    <w:rsid w:val="00CF6F7D"/>
    <w:rsid w:val="00CF6F7F"/>
    <w:rsid w:val="00CF79E6"/>
    <w:rsid w:val="00D011EC"/>
    <w:rsid w:val="00D012CA"/>
    <w:rsid w:val="00D01D1A"/>
    <w:rsid w:val="00D02235"/>
    <w:rsid w:val="00D0268C"/>
    <w:rsid w:val="00D02E2E"/>
    <w:rsid w:val="00D03187"/>
    <w:rsid w:val="00D03A75"/>
    <w:rsid w:val="00D03D49"/>
    <w:rsid w:val="00D044AA"/>
    <w:rsid w:val="00D04AED"/>
    <w:rsid w:val="00D04E10"/>
    <w:rsid w:val="00D0539B"/>
    <w:rsid w:val="00D053EA"/>
    <w:rsid w:val="00D05F71"/>
    <w:rsid w:val="00D06152"/>
    <w:rsid w:val="00D06247"/>
    <w:rsid w:val="00D06351"/>
    <w:rsid w:val="00D06AF1"/>
    <w:rsid w:val="00D078A0"/>
    <w:rsid w:val="00D07ECD"/>
    <w:rsid w:val="00D109D5"/>
    <w:rsid w:val="00D10EFE"/>
    <w:rsid w:val="00D10F26"/>
    <w:rsid w:val="00D11242"/>
    <w:rsid w:val="00D11292"/>
    <w:rsid w:val="00D11E5A"/>
    <w:rsid w:val="00D12C9C"/>
    <w:rsid w:val="00D12DFB"/>
    <w:rsid w:val="00D12FA1"/>
    <w:rsid w:val="00D1351B"/>
    <w:rsid w:val="00D14270"/>
    <w:rsid w:val="00D147F8"/>
    <w:rsid w:val="00D14B89"/>
    <w:rsid w:val="00D1564D"/>
    <w:rsid w:val="00D15D0E"/>
    <w:rsid w:val="00D15D83"/>
    <w:rsid w:val="00D160F9"/>
    <w:rsid w:val="00D1694D"/>
    <w:rsid w:val="00D16D80"/>
    <w:rsid w:val="00D17299"/>
    <w:rsid w:val="00D1732C"/>
    <w:rsid w:val="00D1788C"/>
    <w:rsid w:val="00D17FE5"/>
    <w:rsid w:val="00D21058"/>
    <w:rsid w:val="00D210E4"/>
    <w:rsid w:val="00D210F4"/>
    <w:rsid w:val="00D2171B"/>
    <w:rsid w:val="00D2181E"/>
    <w:rsid w:val="00D21B46"/>
    <w:rsid w:val="00D22079"/>
    <w:rsid w:val="00D2266E"/>
    <w:rsid w:val="00D2286A"/>
    <w:rsid w:val="00D22EFD"/>
    <w:rsid w:val="00D23156"/>
    <w:rsid w:val="00D2404F"/>
    <w:rsid w:val="00D246C7"/>
    <w:rsid w:val="00D24D5A"/>
    <w:rsid w:val="00D25473"/>
    <w:rsid w:val="00D26857"/>
    <w:rsid w:val="00D268B3"/>
    <w:rsid w:val="00D26B4E"/>
    <w:rsid w:val="00D26EF4"/>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A97"/>
    <w:rsid w:val="00D33BF7"/>
    <w:rsid w:val="00D3454F"/>
    <w:rsid w:val="00D35C3E"/>
    <w:rsid w:val="00D365B0"/>
    <w:rsid w:val="00D3670B"/>
    <w:rsid w:val="00D37A2D"/>
    <w:rsid w:val="00D404AB"/>
    <w:rsid w:val="00D413C6"/>
    <w:rsid w:val="00D415E2"/>
    <w:rsid w:val="00D41EFF"/>
    <w:rsid w:val="00D4213C"/>
    <w:rsid w:val="00D4274A"/>
    <w:rsid w:val="00D433EC"/>
    <w:rsid w:val="00D434AA"/>
    <w:rsid w:val="00D436D6"/>
    <w:rsid w:val="00D44019"/>
    <w:rsid w:val="00D440E9"/>
    <w:rsid w:val="00D442AA"/>
    <w:rsid w:val="00D442E6"/>
    <w:rsid w:val="00D4454B"/>
    <w:rsid w:val="00D44AC8"/>
    <w:rsid w:val="00D44B6C"/>
    <w:rsid w:val="00D4518B"/>
    <w:rsid w:val="00D455AD"/>
    <w:rsid w:val="00D45C23"/>
    <w:rsid w:val="00D46145"/>
    <w:rsid w:val="00D4631A"/>
    <w:rsid w:val="00D4672F"/>
    <w:rsid w:val="00D47A1A"/>
    <w:rsid w:val="00D47A34"/>
    <w:rsid w:val="00D508C0"/>
    <w:rsid w:val="00D50A41"/>
    <w:rsid w:val="00D518F5"/>
    <w:rsid w:val="00D5192F"/>
    <w:rsid w:val="00D5319F"/>
    <w:rsid w:val="00D53840"/>
    <w:rsid w:val="00D542A7"/>
    <w:rsid w:val="00D544FE"/>
    <w:rsid w:val="00D546B8"/>
    <w:rsid w:val="00D54EFE"/>
    <w:rsid w:val="00D559E4"/>
    <w:rsid w:val="00D57772"/>
    <w:rsid w:val="00D61130"/>
    <w:rsid w:val="00D6155B"/>
    <w:rsid w:val="00D616F8"/>
    <w:rsid w:val="00D61C84"/>
    <w:rsid w:val="00D61DDE"/>
    <w:rsid w:val="00D63E64"/>
    <w:rsid w:val="00D640C9"/>
    <w:rsid w:val="00D642C0"/>
    <w:rsid w:val="00D65AAF"/>
    <w:rsid w:val="00D65F2C"/>
    <w:rsid w:val="00D65F7F"/>
    <w:rsid w:val="00D66C76"/>
    <w:rsid w:val="00D66E49"/>
    <w:rsid w:val="00D670C6"/>
    <w:rsid w:val="00D671CB"/>
    <w:rsid w:val="00D6736D"/>
    <w:rsid w:val="00D67584"/>
    <w:rsid w:val="00D67693"/>
    <w:rsid w:val="00D67F7C"/>
    <w:rsid w:val="00D70179"/>
    <w:rsid w:val="00D7022C"/>
    <w:rsid w:val="00D704AE"/>
    <w:rsid w:val="00D708AD"/>
    <w:rsid w:val="00D7154A"/>
    <w:rsid w:val="00D73B0E"/>
    <w:rsid w:val="00D75003"/>
    <w:rsid w:val="00D77A57"/>
    <w:rsid w:val="00D806C2"/>
    <w:rsid w:val="00D80A66"/>
    <w:rsid w:val="00D80B9B"/>
    <w:rsid w:val="00D81236"/>
    <w:rsid w:val="00D81544"/>
    <w:rsid w:val="00D81E44"/>
    <w:rsid w:val="00D820B0"/>
    <w:rsid w:val="00D826D9"/>
    <w:rsid w:val="00D8285F"/>
    <w:rsid w:val="00D831DE"/>
    <w:rsid w:val="00D84823"/>
    <w:rsid w:val="00D84D5F"/>
    <w:rsid w:val="00D85544"/>
    <w:rsid w:val="00D85BD6"/>
    <w:rsid w:val="00D8659A"/>
    <w:rsid w:val="00D86D53"/>
    <w:rsid w:val="00D87160"/>
    <w:rsid w:val="00D879DF"/>
    <w:rsid w:val="00D908A0"/>
    <w:rsid w:val="00D90FD7"/>
    <w:rsid w:val="00D91221"/>
    <w:rsid w:val="00D9186A"/>
    <w:rsid w:val="00D92FDA"/>
    <w:rsid w:val="00D9318E"/>
    <w:rsid w:val="00D93812"/>
    <w:rsid w:val="00D93BCE"/>
    <w:rsid w:val="00D942AD"/>
    <w:rsid w:val="00D94A5B"/>
    <w:rsid w:val="00D94A6E"/>
    <w:rsid w:val="00D94EDE"/>
    <w:rsid w:val="00D965AD"/>
    <w:rsid w:val="00D966CD"/>
    <w:rsid w:val="00D96BDF"/>
    <w:rsid w:val="00D97677"/>
    <w:rsid w:val="00D97A79"/>
    <w:rsid w:val="00D97DDA"/>
    <w:rsid w:val="00DA0201"/>
    <w:rsid w:val="00DA0D30"/>
    <w:rsid w:val="00DA32D2"/>
    <w:rsid w:val="00DA350E"/>
    <w:rsid w:val="00DA44F9"/>
    <w:rsid w:val="00DA5694"/>
    <w:rsid w:val="00DA6678"/>
    <w:rsid w:val="00DA7781"/>
    <w:rsid w:val="00DA7DA4"/>
    <w:rsid w:val="00DB43B1"/>
    <w:rsid w:val="00DB43BA"/>
    <w:rsid w:val="00DB4E1A"/>
    <w:rsid w:val="00DB56AD"/>
    <w:rsid w:val="00DB665E"/>
    <w:rsid w:val="00DB6701"/>
    <w:rsid w:val="00DB671C"/>
    <w:rsid w:val="00DB6C47"/>
    <w:rsid w:val="00DB70BA"/>
    <w:rsid w:val="00DB7354"/>
    <w:rsid w:val="00DB77C5"/>
    <w:rsid w:val="00DB7DD5"/>
    <w:rsid w:val="00DC103F"/>
    <w:rsid w:val="00DC11F3"/>
    <w:rsid w:val="00DC26A2"/>
    <w:rsid w:val="00DC26B3"/>
    <w:rsid w:val="00DC301E"/>
    <w:rsid w:val="00DC3267"/>
    <w:rsid w:val="00DC371C"/>
    <w:rsid w:val="00DC40E5"/>
    <w:rsid w:val="00DC475C"/>
    <w:rsid w:val="00DC4DA6"/>
    <w:rsid w:val="00DC51F0"/>
    <w:rsid w:val="00DC5BE2"/>
    <w:rsid w:val="00DC5E6B"/>
    <w:rsid w:val="00DC6616"/>
    <w:rsid w:val="00DC7936"/>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44EB"/>
    <w:rsid w:val="00DD4ECB"/>
    <w:rsid w:val="00DD51C6"/>
    <w:rsid w:val="00DD538C"/>
    <w:rsid w:val="00DD64C3"/>
    <w:rsid w:val="00DD6996"/>
    <w:rsid w:val="00DD6F2C"/>
    <w:rsid w:val="00DD7902"/>
    <w:rsid w:val="00DE0070"/>
    <w:rsid w:val="00DE0558"/>
    <w:rsid w:val="00DE08FC"/>
    <w:rsid w:val="00DE0CEF"/>
    <w:rsid w:val="00DE0E1F"/>
    <w:rsid w:val="00DE1065"/>
    <w:rsid w:val="00DE18A0"/>
    <w:rsid w:val="00DE28CD"/>
    <w:rsid w:val="00DE2B8A"/>
    <w:rsid w:val="00DE2C27"/>
    <w:rsid w:val="00DE3992"/>
    <w:rsid w:val="00DE3FB9"/>
    <w:rsid w:val="00DE4422"/>
    <w:rsid w:val="00DE4583"/>
    <w:rsid w:val="00DE4C1D"/>
    <w:rsid w:val="00DE4F36"/>
    <w:rsid w:val="00DE584D"/>
    <w:rsid w:val="00DE5ACB"/>
    <w:rsid w:val="00DE67F7"/>
    <w:rsid w:val="00DE78F9"/>
    <w:rsid w:val="00DF0648"/>
    <w:rsid w:val="00DF210F"/>
    <w:rsid w:val="00DF2976"/>
    <w:rsid w:val="00DF2B98"/>
    <w:rsid w:val="00DF32CC"/>
    <w:rsid w:val="00DF3E0F"/>
    <w:rsid w:val="00DF420B"/>
    <w:rsid w:val="00DF5142"/>
    <w:rsid w:val="00DF51BA"/>
    <w:rsid w:val="00DF53EE"/>
    <w:rsid w:val="00DF5864"/>
    <w:rsid w:val="00DF5E7F"/>
    <w:rsid w:val="00DF6324"/>
    <w:rsid w:val="00DF649A"/>
    <w:rsid w:val="00DF68D8"/>
    <w:rsid w:val="00DF6D1B"/>
    <w:rsid w:val="00DF710B"/>
    <w:rsid w:val="00DF7242"/>
    <w:rsid w:val="00E0044F"/>
    <w:rsid w:val="00E008EA"/>
    <w:rsid w:val="00E01C39"/>
    <w:rsid w:val="00E02767"/>
    <w:rsid w:val="00E034A0"/>
    <w:rsid w:val="00E0382E"/>
    <w:rsid w:val="00E04868"/>
    <w:rsid w:val="00E04EF4"/>
    <w:rsid w:val="00E05797"/>
    <w:rsid w:val="00E06273"/>
    <w:rsid w:val="00E065BD"/>
    <w:rsid w:val="00E06684"/>
    <w:rsid w:val="00E07041"/>
    <w:rsid w:val="00E0705B"/>
    <w:rsid w:val="00E074FD"/>
    <w:rsid w:val="00E07621"/>
    <w:rsid w:val="00E1078C"/>
    <w:rsid w:val="00E11384"/>
    <w:rsid w:val="00E12CF5"/>
    <w:rsid w:val="00E132B1"/>
    <w:rsid w:val="00E1373B"/>
    <w:rsid w:val="00E13B36"/>
    <w:rsid w:val="00E13B48"/>
    <w:rsid w:val="00E13C85"/>
    <w:rsid w:val="00E1425A"/>
    <w:rsid w:val="00E142B2"/>
    <w:rsid w:val="00E14539"/>
    <w:rsid w:val="00E14B61"/>
    <w:rsid w:val="00E15773"/>
    <w:rsid w:val="00E15FF6"/>
    <w:rsid w:val="00E1685F"/>
    <w:rsid w:val="00E17B16"/>
    <w:rsid w:val="00E207FB"/>
    <w:rsid w:val="00E21850"/>
    <w:rsid w:val="00E22203"/>
    <w:rsid w:val="00E228DD"/>
    <w:rsid w:val="00E228EB"/>
    <w:rsid w:val="00E22EFB"/>
    <w:rsid w:val="00E2320C"/>
    <w:rsid w:val="00E23675"/>
    <w:rsid w:val="00E239C4"/>
    <w:rsid w:val="00E23C4E"/>
    <w:rsid w:val="00E241C3"/>
    <w:rsid w:val="00E24A8B"/>
    <w:rsid w:val="00E24AF9"/>
    <w:rsid w:val="00E24D9D"/>
    <w:rsid w:val="00E2517D"/>
    <w:rsid w:val="00E25267"/>
    <w:rsid w:val="00E252F2"/>
    <w:rsid w:val="00E25494"/>
    <w:rsid w:val="00E254D2"/>
    <w:rsid w:val="00E26045"/>
    <w:rsid w:val="00E27440"/>
    <w:rsid w:val="00E276D4"/>
    <w:rsid w:val="00E27775"/>
    <w:rsid w:val="00E27D26"/>
    <w:rsid w:val="00E30DF7"/>
    <w:rsid w:val="00E3108A"/>
    <w:rsid w:val="00E310F0"/>
    <w:rsid w:val="00E31408"/>
    <w:rsid w:val="00E314F6"/>
    <w:rsid w:val="00E314FB"/>
    <w:rsid w:val="00E31540"/>
    <w:rsid w:val="00E31AD5"/>
    <w:rsid w:val="00E31D49"/>
    <w:rsid w:val="00E321D9"/>
    <w:rsid w:val="00E326FF"/>
    <w:rsid w:val="00E3275F"/>
    <w:rsid w:val="00E3330E"/>
    <w:rsid w:val="00E3478F"/>
    <w:rsid w:val="00E35C73"/>
    <w:rsid w:val="00E368FC"/>
    <w:rsid w:val="00E403CC"/>
    <w:rsid w:val="00E40999"/>
    <w:rsid w:val="00E40A65"/>
    <w:rsid w:val="00E41E7B"/>
    <w:rsid w:val="00E4208B"/>
    <w:rsid w:val="00E430BA"/>
    <w:rsid w:val="00E43264"/>
    <w:rsid w:val="00E432CC"/>
    <w:rsid w:val="00E432DA"/>
    <w:rsid w:val="00E434A1"/>
    <w:rsid w:val="00E437D4"/>
    <w:rsid w:val="00E439A1"/>
    <w:rsid w:val="00E43D31"/>
    <w:rsid w:val="00E44B96"/>
    <w:rsid w:val="00E4565F"/>
    <w:rsid w:val="00E45D75"/>
    <w:rsid w:val="00E4682C"/>
    <w:rsid w:val="00E46E50"/>
    <w:rsid w:val="00E47313"/>
    <w:rsid w:val="00E47379"/>
    <w:rsid w:val="00E47503"/>
    <w:rsid w:val="00E47752"/>
    <w:rsid w:val="00E47FE9"/>
    <w:rsid w:val="00E50916"/>
    <w:rsid w:val="00E510F7"/>
    <w:rsid w:val="00E5154E"/>
    <w:rsid w:val="00E516C2"/>
    <w:rsid w:val="00E516F7"/>
    <w:rsid w:val="00E51CBC"/>
    <w:rsid w:val="00E52148"/>
    <w:rsid w:val="00E52E97"/>
    <w:rsid w:val="00E52FE8"/>
    <w:rsid w:val="00E53B78"/>
    <w:rsid w:val="00E53F62"/>
    <w:rsid w:val="00E54CA0"/>
    <w:rsid w:val="00E54F43"/>
    <w:rsid w:val="00E5510C"/>
    <w:rsid w:val="00E55539"/>
    <w:rsid w:val="00E556CA"/>
    <w:rsid w:val="00E55B8C"/>
    <w:rsid w:val="00E55CA2"/>
    <w:rsid w:val="00E565F9"/>
    <w:rsid w:val="00E56C14"/>
    <w:rsid w:val="00E5732E"/>
    <w:rsid w:val="00E57908"/>
    <w:rsid w:val="00E60766"/>
    <w:rsid w:val="00E6114A"/>
    <w:rsid w:val="00E61D1C"/>
    <w:rsid w:val="00E62162"/>
    <w:rsid w:val="00E63574"/>
    <w:rsid w:val="00E638A2"/>
    <w:rsid w:val="00E63B30"/>
    <w:rsid w:val="00E644D7"/>
    <w:rsid w:val="00E6479A"/>
    <w:rsid w:val="00E64905"/>
    <w:rsid w:val="00E64D32"/>
    <w:rsid w:val="00E6522C"/>
    <w:rsid w:val="00E65DB2"/>
    <w:rsid w:val="00E660D2"/>
    <w:rsid w:val="00E6661C"/>
    <w:rsid w:val="00E668B7"/>
    <w:rsid w:val="00E6743D"/>
    <w:rsid w:val="00E674BB"/>
    <w:rsid w:val="00E67D8D"/>
    <w:rsid w:val="00E67E0B"/>
    <w:rsid w:val="00E72484"/>
    <w:rsid w:val="00E72C37"/>
    <w:rsid w:val="00E72C5B"/>
    <w:rsid w:val="00E72DB0"/>
    <w:rsid w:val="00E7318D"/>
    <w:rsid w:val="00E7320D"/>
    <w:rsid w:val="00E73C04"/>
    <w:rsid w:val="00E740B6"/>
    <w:rsid w:val="00E74CD9"/>
    <w:rsid w:val="00E75527"/>
    <w:rsid w:val="00E75A76"/>
    <w:rsid w:val="00E761A9"/>
    <w:rsid w:val="00E77597"/>
    <w:rsid w:val="00E77C2D"/>
    <w:rsid w:val="00E8074E"/>
    <w:rsid w:val="00E80D8B"/>
    <w:rsid w:val="00E81170"/>
    <w:rsid w:val="00E81933"/>
    <w:rsid w:val="00E819AE"/>
    <w:rsid w:val="00E81C04"/>
    <w:rsid w:val="00E828D4"/>
    <w:rsid w:val="00E82C6C"/>
    <w:rsid w:val="00E8307D"/>
    <w:rsid w:val="00E834D9"/>
    <w:rsid w:val="00E83DC2"/>
    <w:rsid w:val="00E84249"/>
    <w:rsid w:val="00E85366"/>
    <w:rsid w:val="00E86161"/>
    <w:rsid w:val="00E86169"/>
    <w:rsid w:val="00E8628A"/>
    <w:rsid w:val="00E86E51"/>
    <w:rsid w:val="00E8719D"/>
    <w:rsid w:val="00E87DAD"/>
    <w:rsid w:val="00E87F2F"/>
    <w:rsid w:val="00E90A57"/>
    <w:rsid w:val="00E914F0"/>
    <w:rsid w:val="00E9177E"/>
    <w:rsid w:val="00E918BC"/>
    <w:rsid w:val="00E91B25"/>
    <w:rsid w:val="00E91B50"/>
    <w:rsid w:val="00E91C4E"/>
    <w:rsid w:val="00E91D06"/>
    <w:rsid w:val="00E93496"/>
    <w:rsid w:val="00E93521"/>
    <w:rsid w:val="00E93DD8"/>
    <w:rsid w:val="00E942CE"/>
    <w:rsid w:val="00E94C2D"/>
    <w:rsid w:val="00E95DDB"/>
    <w:rsid w:val="00E9684E"/>
    <w:rsid w:val="00E96C56"/>
    <w:rsid w:val="00E96D8E"/>
    <w:rsid w:val="00E973D9"/>
    <w:rsid w:val="00E97DDA"/>
    <w:rsid w:val="00EA0065"/>
    <w:rsid w:val="00EA0563"/>
    <w:rsid w:val="00EA099F"/>
    <w:rsid w:val="00EA0A50"/>
    <w:rsid w:val="00EA0C0A"/>
    <w:rsid w:val="00EA1A01"/>
    <w:rsid w:val="00EA1EAE"/>
    <w:rsid w:val="00EA201D"/>
    <w:rsid w:val="00EA238F"/>
    <w:rsid w:val="00EA23A8"/>
    <w:rsid w:val="00EA261B"/>
    <w:rsid w:val="00EA32EB"/>
    <w:rsid w:val="00EA34BA"/>
    <w:rsid w:val="00EA3A38"/>
    <w:rsid w:val="00EA402B"/>
    <w:rsid w:val="00EA53C4"/>
    <w:rsid w:val="00EA53CE"/>
    <w:rsid w:val="00EA664C"/>
    <w:rsid w:val="00EA72DA"/>
    <w:rsid w:val="00EA7BFE"/>
    <w:rsid w:val="00EB02F2"/>
    <w:rsid w:val="00EB13B2"/>
    <w:rsid w:val="00EB1594"/>
    <w:rsid w:val="00EB15ED"/>
    <w:rsid w:val="00EB2064"/>
    <w:rsid w:val="00EB2242"/>
    <w:rsid w:val="00EB2D18"/>
    <w:rsid w:val="00EB2FF8"/>
    <w:rsid w:val="00EB3F41"/>
    <w:rsid w:val="00EB44AC"/>
    <w:rsid w:val="00EB4AD4"/>
    <w:rsid w:val="00EB56AF"/>
    <w:rsid w:val="00EB56BD"/>
    <w:rsid w:val="00EB57B5"/>
    <w:rsid w:val="00EB5816"/>
    <w:rsid w:val="00EB66F5"/>
    <w:rsid w:val="00EB6D79"/>
    <w:rsid w:val="00EB6DE4"/>
    <w:rsid w:val="00EB7CDD"/>
    <w:rsid w:val="00EB7D5E"/>
    <w:rsid w:val="00EC097D"/>
    <w:rsid w:val="00EC0EE9"/>
    <w:rsid w:val="00EC1384"/>
    <w:rsid w:val="00EC13BC"/>
    <w:rsid w:val="00EC1866"/>
    <w:rsid w:val="00EC18DC"/>
    <w:rsid w:val="00EC1BFD"/>
    <w:rsid w:val="00EC1EE6"/>
    <w:rsid w:val="00EC1FE7"/>
    <w:rsid w:val="00EC1FED"/>
    <w:rsid w:val="00EC38FA"/>
    <w:rsid w:val="00EC3CDE"/>
    <w:rsid w:val="00EC3DA9"/>
    <w:rsid w:val="00EC4888"/>
    <w:rsid w:val="00EC54CC"/>
    <w:rsid w:val="00EC5DF0"/>
    <w:rsid w:val="00EC5E25"/>
    <w:rsid w:val="00EC601F"/>
    <w:rsid w:val="00EC6C9A"/>
    <w:rsid w:val="00EC6F48"/>
    <w:rsid w:val="00EC7629"/>
    <w:rsid w:val="00ED0205"/>
    <w:rsid w:val="00ED05EE"/>
    <w:rsid w:val="00ED0D0C"/>
    <w:rsid w:val="00ED0D5A"/>
    <w:rsid w:val="00ED10E5"/>
    <w:rsid w:val="00ED1528"/>
    <w:rsid w:val="00ED152F"/>
    <w:rsid w:val="00ED29BB"/>
    <w:rsid w:val="00ED3BE7"/>
    <w:rsid w:val="00ED40CC"/>
    <w:rsid w:val="00ED412E"/>
    <w:rsid w:val="00ED42D1"/>
    <w:rsid w:val="00ED48CE"/>
    <w:rsid w:val="00ED4B59"/>
    <w:rsid w:val="00ED60E1"/>
    <w:rsid w:val="00ED62B3"/>
    <w:rsid w:val="00ED63BF"/>
    <w:rsid w:val="00ED7CA8"/>
    <w:rsid w:val="00ED7D28"/>
    <w:rsid w:val="00ED7D7C"/>
    <w:rsid w:val="00ED7E2A"/>
    <w:rsid w:val="00ED7FF8"/>
    <w:rsid w:val="00EE0803"/>
    <w:rsid w:val="00EE0BFD"/>
    <w:rsid w:val="00EE0D1C"/>
    <w:rsid w:val="00EE0E3B"/>
    <w:rsid w:val="00EE1564"/>
    <w:rsid w:val="00EE27A0"/>
    <w:rsid w:val="00EE283D"/>
    <w:rsid w:val="00EE2E47"/>
    <w:rsid w:val="00EE3C0C"/>
    <w:rsid w:val="00EE4142"/>
    <w:rsid w:val="00EE4616"/>
    <w:rsid w:val="00EE49FC"/>
    <w:rsid w:val="00EE5959"/>
    <w:rsid w:val="00EE5C8B"/>
    <w:rsid w:val="00EE5CFF"/>
    <w:rsid w:val="00EE5D37"/>
    <w:rsid w:val="00EE60E8"/>
    <w:rsid w:val="00EE63AC"/>
    <w:rsid w:val="00EE63CF"/>
    <w:rsid w:val="00EE6512"/>
    <w:rsid w:val="00EE76D5"/>
    <w:rsid w:val="00EE7911"/>
    <w:rsid w:val="00EE7CBB"/>
    <w:rsid w:val="00EF088A"/>
    <w:rsid w:val="00EF0951"/>
    <w:rsid w:val="00EF0DD5"/>
    <w:rsid w:val="00EF160C"/>
    <w:rsid w:val="00EF19BB"/>
    <w:rsid w:val="00EF1C76"/>
    <w:rsid w:val="00EF2201"/>
    <w:rsid w:val="00EF3A26"/>
    <w:rsid w:val="00EF3A62"/>
    <w:rsid w:val="00EF3B5E"/>
    <w:rsid w:val="00EF3CBB"/>
    <w:rsid w:val="00EF4463"/>
    <w:rsid w:val="00EF4F7C"/>
    <w:rsid w:val="00EF52E5"/>
    <w:rsid w:val="00EF531A"/>
    <w:rsid w:val="00EF5E42"/>
    <w:rsid w:val="00EF613D"/>
    <w:rsid w:val="00EF639C"/>
    <w:rsid w:val="00EF6FDF"/>
    <w:rsid w:val="00EF72DE"/>
    <w:rsid w:val="00EF789A"/>
    <w:rsid w:val="00F0095E"/>
    <w:rsid w:val="00F00C31"/>
    <w:rsid w:val="00F010B3"/>
    <w:rsid w:val="00F01249"/>
    <w:rsid w:val="00F012DB"/>
    <w:rsid w:val="00F01467"/>
    <w:rsid w:val="00F01BF6"/>
    <w:rsid w:val="00F02862"/>
    <w:rsid w:val="00F030AF"/>
    <w:rsid w:val="00F05249"/>
    <w:rsid w:val="00F0567A"/>
    <w:rsid w:val="00F056DF"/>
    <w:rsid w:val="00F06124"/>
    <w:rsid w:val="00F06477"/>
    <w:rsid w:val="00F06B6B"/>
    <w:rsid w:val="00F06CC7"/>
    <w:rsid w:val="00F071B2"/>
    <w:rsid w:val="00F100A1"/>
    <w:rsid w:val="00F11408"/>
    <w:rsid w:val="00F12932"/>
    <w:rsid w:val="00F13728"/>
    <w:rsid w:val="00F143F4"/>
    <w:rsid w:val="00F158AA"/>
    <w:rsid w:val="00F16423"/>
    <w:rsid w:val="00F16851"/>
    <w:rsid w:val="00F169B8"/>
    <w:rsid w:val="00F17472"/>
    <w:rsid w:val="00F20677"/>
    <w:rsid w:val="00F20E38"/>
    <w:rsid w:val="00F21124"/>
    <w:rsid w:val="00F2118E"/>
    <w:rsid w:val="00F21387"/>
    <w:rsid w:val="00F219BF"/>
    <w:rsid w:val="00F22CCB"/>
    <w:rsid w:val="00F22DA9"/>
    <w:rsid w:val="00F23A92"/>
    <w:rsid w:val="00F2404D"/>
    <w:rsid w:val="00F244D2"/>
    <w:rsid w:val="00F2494C"/>
    <w:rsid w:val="00F2509E"/>
    <w:rsid w:val="00F25681"/>
    <w:rsid w:val="00F25E45"/>
    <w:rsid w:val="00F265E8"/>
    <w:rsid w:val="00F26B8E"/>
    <w:rsid w:val="00F270E6"/>
    <w:rsid w:val="00F27DF3"/>
    <w:rsid w:val="00F30189"/>
    <w:rsid w:val="00F314D3"/>
    <w:rsid w:val="00F31867"/>
    <w:rsid w:val="00F31946"/>
    <w:rsid w:val="00F32184"/>
    <w:rsid w:val="00F326C9"/>
    <w:rsid w:val="00F332FE"/>
    <w:rsid w:val="00F33945"/>
    <w:rsid w:val="00F33E25"/>
    <w:rsid w:val="00F34BA1"/>
    <w:rsid w:val="00F351D9"/>
    <w:rsid w:val="00F35A77"/>
    <w:rsid w:val="00F35EB8"/>
    <w:rsid w:val="00F370F2"/>
    <w:rsid w:val="00F3771A"/>
    <w:rsid w:val="00F378E9"/>
    <w:rsid w:val="00F37E59"/>
    <w:rsid w:val="00F407D6"/>
    <w:rsid w:val="00F4098D"/>
    <w:rsid w:val="00F409F2"/>
    <w:rsid w:val="00F41760"/>
    <w:rsid w:val="00F423BA"/>
    <w:rsid w:val="00F42D58"/>
    <w:rsid w:val="00F42EF6"/>
    <w:rsid w:val="00F43BB9"/>
    <w:rsid w:val="00F43C61"/>
    <w:rsid w:val="00F442AD"/>
    <w:rsid w:val="00F44BEF"/>
    <w:rsid w:val="00F45643"/>
    <w:rsid w:val="00F45888"/>
    <w:rsid w:val="00F45D87"/>
    <w:rsid w:val="00F46DD3"/>
    <w:rsid w:val="00F47103"/>
    <w:rsid w:val="00F50E45"/>
    <w:rsid w:val="00F51116"/>
    <w:rsid w:val="00F51554"/>
    <w:rsid w:val="00F517ED"/>
    <w:rsid w:val="00F518E8"/>
    <w:rsid w:val="00F51AD1"/>
    <w:rsid w:val="00F52653"/>
    <w:rsid w:val="00F52893"/>
    <w:rsid w:val="00F52F72"/>
    <w:rsid w:val="00F52FA1"/>
    <w:rsid w:val="00F539F2"/>
    <w:rsid w:val="00F54076"/>
    <w:rsid w:val="00F5487D"/>
    <w:rsid w:val="00F54903"/>
    <w:rsid w:val="00F55B59"/>
    <w:rsid w:val="00F55B84"/>
    <w:rsid w:val="00F5635B"/>
    <w:rsid w:val="00F5658A"/>
    <w:rsid w:val="00F57BDE"/>
    <w:rsid w:val="00F602A6"/>
    <w:rsid w:val="00F61119"/>
    <w:rsid w:val="00F624C6"/>
    <w:rsid w:val="00F625AB"/>
    <w:rsid w:val="00F6282F"/>
    <w:rsid w:val="00F630C9"/>
    <w:rsid w:val="00F63796"/>
    <w:rsid w:val="00F63B44"/>
    <w:rsid w:val="00F64333"/>
    <w:rsid w:val="00F64F0C"/>
    <w:rsid w:val="00F65E08"/>
    <w:rsid w:val="00F669D5"/>
    <w:rsid w:val="00F66FE7"/>
    <w:rsid w:val="00F67E21"/>
    <w:rsid w:val="00F7066A"/>
    <w:rsid w:val="00F70923"/>
    <w:rsid w:val="00F70C75"/>
    <w:rsid w:val="00F718EC"/>
    <w:rsid w:val="00F71D0B"/>
    <w:rsid w:val="00F720FA"/>
    <w:rsid w:val="00F72814"/>
    <w:rsid w:val="00F72D47"/>
    <w:rsid w:val="00F72E27"/>
    <w:rsid w:val="00F731C7"/>
    <w:rsid w:val="00F739C8"/>
    <w:rsid w:val="00F74524"/>
    <w:rsid w:val="00F74975"/>
    <w:rsid w:val="00F7544F"/>
    <w:rsid w:val="00F756C3"/>
    <w:rsid w:val="00F7582E"/>
    <w:rsid w:val="00F75974"/>
    <w:rsid w:val="00F75CD5"/>
    <w:rsid w:val="00F761C9"/>
    <w:rsid w:val="00F7664B"/>
    <w:rsid w:val="00F76AC2"/>
    <w:rsid w:val="00F76B30"/>
    <w:rsid w:val="00F77119"/>
    <w:rsid w:val="00F77152"/>
    <w:rsid w:val="00F77750"/>
    <w:rsid w:val="00F77DA2"/>
    <w:rsid w:val="00F80191"/>
    <w:rsid w:val="00F80D11"/>
    <w:rsid w:val="00F8100A"/>
    <w:rsid w:val="00F8123B"/>
    <w:rsid w:val="00F8175F"/>
    <w:rsid w:val="00F8223C"/>
    <w:rsid w:val="00F8254D"/>
    <w:rsid w:val="00F82BCA"/>
    <w:rsid w:val="00F82E1C"/>
    <w:rsid w:val="00F82F91"/>
    <w:rsid w:val="00F84008"/>
    <w:rsid w:val="00F8418A"/>
    <w:rsid w:val="00F844D4"/>
    <w:rsid w:val="00F863A5"/>
    <w:rsid w:val="00F869D5"/>
    <w:rsid w:val="00F86A8B"/>
    <w:rsid w:val="00F87340"/>
    <w:rsid w:val="00F87BD6"/>
    <w:rsid w:val="00F916F0"/>
    <w:rsid w:val="00F922BC"/>
    <w:rsid w:val="00F929FC"/>
    <w:rsid w:val="00F93500"/>
    <w:rsid w:val="00F937CF"/>
    <w:rsid w:val="00F93A2C"/>
    <w:rsid w:val="00F93E19"/>
    <w:rsid w:val="00F93E58"/>
    <w:rsid w:val="00F945FA"/>
    <w:rsid w:val="00F94FAB"/>
    <w:rsid w:val="00F95B36"/>
    <w:rsid w:val="00F964EC"/>
    <w:rsid w:val="00F9651C"/>
    <w:rsid w:val="00F96A55"/>
    <w:rsid w:val="00F96E3D"/>
    <w:rsid w:val="00F97E82"/>
    <w:rsid w:val="00F97EED"/>
    <w:rsid w:val="00FA0118"/>
    <w:rsid w:val="00FA0B1F"/>
    <w:rsid w:val="00FA1183"/>
    <w:rsid w:val="00FA149D"/>
    <w:rsid w:val="00FA18D7"/>
    <w:rsid w:val="00FA1F2E"/>
    <w:rsid w:val="00FA315C"/>
    <w:rsid w:val="00FA3257"/>
    <w:rsid w:val="00FA348C"/>
    <w:rsid w:val="00FA39DA"/>
    <w:rsid w:val="00FA4EF0"/>
    <w:rsid w:val="00FA5A84"/>
    <w:rsid w:val="00FA5D66"/>
    <w:rsid w:val="00FA5E4D"/>
    <w:rsid w:val="00FA68C8"/>
    <w:rsid w:val="00FA6EE5"/>
    <w:rsid w:val="00FA7190"/>
    <w:rsid w:val="00FB0008"/>
    <w:rsid w:val="00FB0480"/>
    <w:rsid w:val="00FB05DB"/>
    <w:rsid w:val="00FB27E7"/>
    <w:rsid w:val="00FB35E9"/>
    <w:rsid w:val="00FB37A2"/>
    <w:rsid w:val="00FB3AEE"/>
    <w:rsid w:val="00FB47B2"/>
    <w:rsid w:val="00FB52E1"/>
    <w:rsid w:val="00FB5371"/>
    <w:rsid w:val="00FB5ABF"/>
    <w:rsid w:val="00FB6AF7"/>
    <w:rsid w:val="00FB6D6C"/>
    <w:rsid w:val="00FB7688"/>
    <w:rsid w:val="00FC0D0A"/>
    <w:rsid w:val="00FC1674"/>
    <w:rsid w:val="00FC19CB"/>
    <w:rsid w:val="00FC26A9"/>
    <w:rsid w:val="00FC2B22"/>
    <w:rsid w:val="00FC3846"/>
    <w:rsid w:val="00FC39C9"/>
    <w:rsid w:val="00FC3A89"/>
    <w:rsid w:val="00FC3AAB"/>
    <w:rsid w:val="00FC40BD"/>
    <w:rsid w:val="00FC4734"/>
    <w:rsid w:val="00FC47E3"/>
    <w:rsid w:val="00FC4966"/>
    <w:rsid w:val="00FC5026"/>
    <w:rsid w:val="00FC5963"/>
    <w:rsid w:val="00FC5A63"/>
    <w:rsid w:val="00FC6200"/>
    <w:rsid w:val="00FC637E"/>
    <w:rsid w:val="00FC7077"/>
    <w:rsid w:val="00FC7606"/>
    <w:rsid w:val="00FD004A"/>
    <w:rsid w:val="00FD08CE"/>
    <w:rsid w:val="00FD0B1B"/>
    <w:rsid w:val="00FD1495"/>
    <w:rsid w:val="00FD256A"/>
    <w:rsid w:val="00FD2B26"/>
    <w:rsid w:val="00FD37D8"/>
    <w:rsid w:val="00FD39DB"/>
    <w:rsid w:val="00FD4772"/>
    <w:rsid w:val="00FD4EBA"/>
    <w:rsid w:val="00FD50D6"/>
    <w:rsid w:val="00FD5395"/>
    <w:rsid w:val="00FD54C4"/>
    <w:rsid w:val="00FD55C9"/>
    <w:rsid w:val="00FD5BFF"/>
    <w:rsid w:val="00FD5D3D"/>
    <w:rsid w:val="00FD5FE1"/>
    <w:rsid w:val="00FD6465"/>
    <w:rsid w:val="00FD666F"/>
    <w:rsid w:val="00FD71CF"/>
    <w:rsid w:val="00FE0063"/>
    <w:rsid w:val="00FE08F0"/>
    <w:rsid w:val="00FE0AE9"/>
    <w:rsid w:val="00FE12FA"/>
    <w:rsid w:val="00FE13FF"/>
    <w:rsid w:val="00FE25BD"/>
    <w:rsid w:val="00FE284B"/>
    <w:rsid w:val="00FE2F43"/>
    <w:rsid w:val="00FE3C9C"/>
    <w:rsid w:val="00FE4332"/>
    <w:rsid w:val="00FE4524"/>
    <w:rsid w:val="00FE49CD"/>
    <w:rsid w:val="00FE5245"/>
    <w:rsid w:val="00FE5951"/>
    <w:rsid w:val="00FE5AC6"/>
    <w:rsid w:val="00FE629D"/>
    <w:rsid w:val="00FE662A"/>
    <w:rsid w:val="00FE6875"/>
    <w:rsid w:val="00FE6B88"/>
    <w:rsid w:val="00FE6F5F"/>
    <w:rsid w:val="00FE73E4"/>
    <w:rsid w:val="00FE7D2C"/>
    <w:rsid w:val="00FE7F45"/>
    <w:rsid w:val="00FE7FDC"/>
    <w:rsid w:val="00FF06FA"/>
    <w:rsid w:val="00FF090F"/>
    <w:rsid w:val="00FF0D06"/>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D69"/>
    <w:pPr>
      <w:spacing w:line="360" w:lineRule="auto"/>
      <w:jc w:val="both"/>
    </w:pPr>
    <w:rPr>
      <w:rFonts w:asciiTheme="majorBidi" w:hAnsiTheme="majorBidi" w:cstheme="majorBidi"/>
    </w:rPr>
  </w:style>
  <w:style w:type="paragraph" w:styleId="Heading1">
    <w:name w:val="heading 1"/>
    <w:aliases w:val="תאריך"/>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C0305E"/>
    <w:pPr>
      <w:keepNext/>
      <w:keepLines/>
      <w:ind w:firstLine="340"/>
      <w:outlineLvl w:val="3"/>
    </w:pPr>
    <w:rPr>
      <w:rFonts w:eastAsiaTheme="majorEastAsia"/>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C0305E"/>
    <w:rPr>
      <w:rFonts w:asciiTheme="majorBidi" w:eastAsiaTheme="majorEastAsia" w:hAnsiTheme="majorBidi" w:cstheme="majorBidi"/>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styleId="UnresolvedMention">
    <w:name w:val="Unresolved Mention"/>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D10E5"/>
    <w:pPr>
      <w:spacing w:before="240"/>
      <w:ind w:firstLine="0"/>
      <w:contextualSpacing/>
    </w:p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basedOn w:val="Normal"/>
    <w:next w:val="Normal"/>
    <w:uiPriority w:val="35"/>
    <w:unhideWhenUsed/>
    <w:qFormat/>
    <w:rsid w:val="00ED10E5"/>
    <w:pPr>
      <w:spacing w:after="200" w:line="240" w:lineRule="auto"/>
      <w:ind w:firstLine="0"/>
    </w:pPr>
    <w:rPr>
      <w:i/>
      <w:iCs/>
      <w:color w:val="44546A" w:themeColor="text2"/>
      <w:sz w:val="22"/>
      <w:szCs w:val="18"/>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6238E0"/>
    <w:pPr>
      <w:bidi/>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emf"/><Relationship Id="rId17" Type="http://schemas.microsoft.com/office/2018/08/relationships/commentsExtensible" Target="commentsExtensib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841B-04D7-4CC5-AC81-FB2787BE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51</Pages>
  <Words>56822</Words>
  <Characters>284112</Characters>
  <Application>Microsoft Office Word</Application>
  <DocSecurity>0</DocSecurity>
  <Lines>2367</Lines>
  <Paragraphs>680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Heller</dc:creator>
  <cp:keywords/>
  <dc:description/>
  <cp:lastModifiedBy>Chen Heller</cp:lastModifiedBy>
  <cp:revision>27</cp:revision>
  <dcterms:created xsi:type="dcterms:W3CDTF">2022-09-19T05:35:00Z</dcterms:created>
  <dcterms:modified xsi:type="dcterms:W3CDTF">2022-09-19T09:18:00Z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id="QGOE9TAi"/&gt;&lt;style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
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ins w:id="0" w:author="Chen Heller" w:date="2022-09-13T12:22:00Z"/>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2DAC51AF" w14:textId="02A354DF" w:rsidR="00AF7220" w:rsidRPr="00AF7220" w:rsidRDefault="00AF7220" w:rsidP="00085675">
      <w:pPr>
        <w:pStyle w:val="Openingheader"/>
        <w:rPr>
          <w:ins w:id="1" w:author="Chen Heller" w:date="2022-09-13T12:23:00Z"/>
          <w:rPrChange w:id="2" w:author="Chen Heller" w:date="2022-09-13T12:23:00Z">
            <w:rPr>
              <w:ins w:id="3" w:author="Chen Heller" w:date="2022-09-13T12:23:00Z"/>
              <w:sz w:val="46"/>
              <w:szCs w:val="46"/>
            </w:rPr>
          </w:rPrChange>
        </w:rPr>
      </w:pPr>
      <w:ins w:id="4" w:author="Chen Heller" w:date="2022-09-13T12:22:00Z">
        <w:r w:rsidRPr="00AF7220">
          <w:rPr>
            <w:rPrChange w:id="5" w:author="Chen Heller" w:date="2022-09-13T12:23:00Z">
              <w:rPr>
                <w:b/>
                <w:bCs/>
                <w:sz w:val="48"/>
                <w:szCs w:val="48"/>
              </w:rPr>
            </w:rPrChange>
          </w:rPr>
          <w:t>And in collaboration wit</w:t>
        </w:r>
      </w:ins>
      <w:ins w:id="6" w:author="Chen Heller" w:date="2022-09-13T12:23:00Z">
        <w:r w:rsidRPr="00AF7220">
          <w:rPr>
            <w:rPrChange w:id="7" w:author="Chen Heller" w:date="2022-09-13T12:23:00Z">
              <w:rPr>
                <w:b/>
                <w:bCs/>
                <w:sz w:val="48"/>
                <w:szCs w:val="48"/>
              </w:rPr>
            </w:rPrChange>
          </w:rPr>
          <w:t>h</w:t>
        </w:r>
      </w:ins>
    </w:p>
    <w:p w14:paraId="4EFBAB8E" w14:textId="108FD866" w:rsidR="00AF7220" w:rsidRPr="00AF7220" w:rsidRDefault="00AF7220" w:rsidP="00085675">
      <w:pPr>
        <w:pStyle w:val="Openingheader"/>
        <w:rPr>
          <w:ins w:id="8" w:author="Chen Heller" w:date="2022-09-13T12:23:00Z"/>
          <w:b/>
          <w:bCs/>
          <w:sz w:val="40"/>
          <w:szCs w:val="40"/>
          <w:rPrChange w:id="9" w:author="Chen Heller" w:date="2022-09-13T12:23:00Z">
            <w:rPr>
              <w:ins w:id="10" w:author="Chen Heller" w:date="2022-09-13T12:23:00Z"/>
              <w:b/>
              <w:bCs/>
              <w:sz w:val="48"/>
              <w:szCs w:val="48"/>
            </w:rPr>
          </w:rPrChange>
        </w:rPr>
      </w:pPr>
      <w:ins w:id="11" w:author="Chen Heller" w:date="2022-09-13T12:23:00Z">
        <w:r w:rsidRPr="00AF7220">
          <w:rPr>
            <w:b/>
            <w:bCs/>
            <w:sz w:val="48"/>
            <w:szCs w:val="48"/>
            <w:rPrChange w:id="12" w:author="Chen Heller" w:date="2022-09-13T12:23:00Z">
              <w:rPr>
                <w:b/>
                <w:bCs/>
                <w:sz w:val="56"/>
                <w:szCs w:val="56"/>
              </w:rPr>
            </w:rPrChange>
          </w:rPr>
          <w:t>Dr. Craig Chapman</w:t>
        </w:r>
      </w:ins>
    </w:p>
    <w:p w14:paraId="11E8E8FD" w14:textId="13AEA2E8" w:rsidR="00DC4DA6" w:rsidRPr="004C0E90" w:rsidRDefault="006C08C3" w:rsidP="00085675">
      <w:pPr>
        <w:pStyle w:val="Openingheader"/>
        <w:rPr>
          <w:b/>
          <w:bCs/>
          <w:sz w:val="56"/>
          <w:szCs w:val="56"/>
        </w:rPr>
      </w:pPr>
      <w:del w:id="13" w:author="Chen Heller" w:date="2022-09-13T12:22:00Z">
        <w:r w:rsidRPr="0045410E" w:rsidDel="00AF7220">
          <w:rPr>
            <w:b/>
            <w:bCs/>
            <w:sz w:val="48"/>
            <w:szCs w:val="48"/>
          </w:rPr>
          <w:delText xml:space="preserve"> </w:delText>
        </w:r>
      </w:del>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8B9EAF3" w14:textId="1A468D26" w:rsidR="000D1C59" w:rsidRDefault="00DC4DA6" w:rsidP="006238E0">
      <w:pPr>
        <w:pStyle w:val="Openingheader"/>
      </w:pPr>
      <w:r w:rsidRPr="00DC4DA6">
        <w:lastRenderedPageBreak/>
        <w:drawing>
          <wp:inline distT="0" distB="0" distL="0" distR="0" wp14:anchorId="1F1BA4A7" wp14:editId="17875087">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7F7FF723" w14:textId="32282255" w:rsidR="00DC4DA6" w:rsidRPr="00B5549D" w:rsidRDefault="00DC4DA6" w:rsidP="006238E0">
      <w:pPr>
        <w:pStyle w:val="Openingheader"/>
        <w:rPr>
          <w:rtl/>
        </w:rPr>
      </w:pPr>
      <w:r w:rsidRPr="00B5549D">
        <w:rPr>
          <w:rtl/>
        </w:rPr>
        <w:t>בית הספר סגול למדעי המוח</w:t>
      </w:r>
    </w:p>
    <w:p w14:paraId="6B38EF5A" w14:textId="77777777" w:rsidR="00DC4DA6" w:rsidRPr="00B5549D" w:rsidRDefault="00DC4DA6" w:rsidP="006238E0">
      <w:pPr>
        <w:pStyle w:val="Openingheader"/>
        <w:rPr>
          <w:rtl/>
        </w:rPr>
      </w:pPr>
    </w:p>
    <w:p w14:paraId="0243306F" w14:textId="7E965582" w:rsidR="00DC4DA6" w:rsidRPr="00B5549D" w:rsidRDefault="00DC4DA6" w:rsidP="006238E0">
      <w:pPr>
        <w:pStyle w:val="Openingheader"/>
        <w:rPr>
          <w:rtl/>
        </w:rPr>
      </w:pPr>
      <w:r w:rsidRPr="00B5549D">
        <w:rPr>
          <w:rtl/>
        </w:rPr>
        <w:t>הפקולטה ל</w:t>
      </w:r>
      <w:r w:rsidR="0073091D" w:rsidRPr="00B5549D">
        <w:rPr>
          <w:rtl/>
        </w:rPr>
        <w:t>מדעי המוח</w:t>
      </w:r>
    </w:p>
    <w:p w14:paraId="66A5B29E" w14:textId="06A439A8" w:rsidR="00DC4DA6" w:rsidRPr="00B5549D" w:rsidRDefault="00DC4DA6" w:rsidP="006238E0">
      <w:pPr>
        <w:pStyle w:val="Openingheader"/>
        <w:rPr>
          <w:rtl/>
        </w:rPr>
      </w:pPr>
    </w:p>
    <w:p w14:paraId="1F8E66D4" w14:textId="1E4315A2" w:rsidR="00DC4DA6" w:rsidRPr="004C0E90" w:rsidRDefault="0073091D" w:rsidP="006238E0">
      <w:pPr>
        <w:pStyle w:val="Openingheader"/>
        <w:rPr>
          <w:sz w:val="72"/>
          <w:szCs w:val="72"/>
          <w:rtl/>
        </w:rPr>
      </w:pPr>
      <w:r w:rsidRPr="004C0E90">
        <w:rPr>
          <w:sz w:val="72"/>
          <w:szCs w:val="72"/>
          <w:rtl/>
        </w:rPr>
        <w:t>שימוש במעקב אחר תנועה על מנת לחקו</w:t>
      </w:r>
      <w:r w:rsidR="005348CC" w:rsidRPr="004C0E90">
        <w:rPr>
          <w:sz w:val="72"/>
          <w:szCs w:val="72"/>
          <w:rtl/>
        </w:rPr>
        <w:t xml:space="preserve">ר </w:t>
      </w:r>
      <w:r w:rsidR="00897733" w:rsidRPr="004C0E90">
        <w:rPr>
          <w:sz w:val="72"/>
          <w:szCs w:val="72"/>
          <w:rtl/>
        </w:rPr>
        <w:t>את ה</w:t>
      </w:r>
      <w:r w:rsidR="005348CC" w:rsidRPr="004C0E90">
        <w:rPr>
          <w:sz w:val="72"/>
          <w:szCs w:val="72"/>
          <w:rtl/>
        </w:rPr>
        <w:t xml:space="preserve">עיבוד </w:t>
      </w:r>
      <w:r w:rsidR="00897733" w:rsidRPr="004C0E90">
        <w:rPr>
          <w:sz w:val="72"/>
          <w:szCs w:val="72"/>
          <w:rtl/>
        </w:rPr>
        <w:t>ה</w:t>
      </w:r>
      <w:r w:rsidR="005348CC" w:rsidRPr="004C0E90">
        <w:rPr>
          <w:sz w:val="72"/>
          <w:szCs w:val="72"/>
          <w:rtl/>
        </w:rPr>
        <w:t>לא מודע</w:t>
      </w:r>
    </w:p>
    <w:p w14:paraId="78E7D9EC" w14:textId="1FD0B963" w:rsidR="00B5549D" w:rsidRDefault="00B5549D" w:rsidP="006238E0">
      <w:pPr>
        <w:pStyle w:val="Openingheader"/>
        <w:rPr>
          <w:rtl/>
        </w:rPr>
      </w:pPr>
    </w:p>
    <w:p w14:paraId="2564BDFE" w14:textId="77777777" w:rsidR="006B6975" w:rsidRDefault="006B6975" w:rsidP="006238E0">
      <w:pPr>
        <w:pStyle w:val="Openingheader"/>
        <w:rPr>
          <w:rtl/>
        </w:rPr>
      </w:pPr>
    </w:p>
    <w:p w14:paraId="13403BAF" w14:textId="77777777" w:rsidR="006B6975" w:rsidRDefault="006B6975" w:rsidP="006238E0">
      <w:pPr>
        <w:pStyle w:val="Openingheader"/>
      </w:pPr>
    </w:p>
    <w:p w14:paraId="6C08FA2F" w14:textId="1C3AA400" w:rsidR="00DC4DA6" w:rsidRPr="00B5549D" w:rsidRDefault="00DC4DA6" w:rsidP="006238E0">
      <w:pPr>
        <w:pStyle w:val="Openingheader"/>
        <w:rPr>
          <w:rtl/>
        </w:rPr>
      </w:pPr>
      <w:r w:rsidRPr="00B5549D">
        <w:rPr>
          <w:rtl/>
        </w:rPr>
        <w:t>מאת</w:t>
      </w:r>
    </w:p>
    <w:p w14:paraId="2F72C587" w14:textId="5EA1A29E" w:rsidR="00DC4DA6" w:rsidRPr="004C0E90" w:rsidRDefault="00897733" w:rsidP="006238E0">
      <w:pPr>
        <w:pStyle w:val="Openingheader"/>
        <w:rPr>
          <w:b/>
          <w:bCs/>
          <w:sz w:val="56"/>
          <w:szCs w:val="56"/>
          <w:rtl/>
        </w:rPr>
      </w:pPr>
      <w:r w:rsidRPr="004C0E90">
        <w:rPr>
          <w:b/>
          <w:bCs/>
          <w:sz w:val="56"/>
          <w:szCs w:val="56"/>
          <w:rtl/>
        </w:rPr>
        <w:t>חן הלר</w:t>
      </w:r>
    </w:p>
    <w:p w14:paraId="44F1D35A" w14:textId="77777777" w:rsidR="006B6975" w:rsidRDefault="006B6975" w:rsidP="006238E0">
      <w:pPr>
        <w:pStyle w:val="Openingheader"/>
        <w:rPr>
          <w:rtl/>
        </w:rPr>
      </w:pPr>
    </w:p>
    <w:p w14:paraId="65198886" w14:textId="77777777" w:rsidR="006B6975" w:rsidRDefault="006B6975" w:rsidP="006238E0">
      <w:pPr>
        <w:pStyle w:val="Openingheader"/>
        <w:rPr>
          <w:rtl/>
        </w:rPr>
      </w:pPr>
    </w:p>
    <w:p w14:paraId="7CDD897D" w14:textId="1265C3E9" w:rsidR="00DC4DA6" w:rsidRPr="00B5549D" w:rsidRDefault="00DC4DA6" w:rsidP="006238E0">
      <w:pPr>
        <w:pStyle w:val="Openingheader"/>
        <w:rPr>
          <w:rtl/>
        </w:rPr>
      </w:pPr>
      <w:r w:rsidRPr="00B5549D">
        <w:rPr>
          <w:rtl/>
        </w:rPr>
        <w:t xml:space="preserve">החיבור בוצע </w:t>
      </w:r>
      <w:r w:rsidR="00085675" w:rsidRPr="00B5549D">
        <w:rPr>
          <w:rtl/>
        </w:rPr>
        <w:t>בהנחיית</w:t>
      </w:r>
      <w:r w:rsidR="00085675">
        <w:rPr>
          <w:rFonts w:hint="cs"/>
          <w:rtl/>
        </w:rPr>
        <w:t>ה</w:t>
      </w:r>
      <w:r w:rsidR="00085675" w:rsidRPr="00B5549D">
        <w:rPr>
          <w:rtl/>
        </w:rPr>
        <w:t xml:space="preserve"> </w:t>
      </w:r>
      <w:r w:rsidRPr="00B5549D">
        <w:rPr>
          <w:rtl/>
        </w:rPr>
        <w:t>של</w:t>
      </w:r>
    </w:p>
    <w:p w14:paraId="59F07718" w14:textId="29CFC7B1" w:rsidR="00DC4DA6" w:rsidRDefault="00897733" w:rsidP="006238E0">
      <w:pPr>
        <w:pStyle w:val="Openingheader"/>
        <w:rPr>
          <w:ins w:id="14" w:author="Chen Heller" w:date="2022-09-13T12:24:00Z"/>
          <w:b/>
          <w:bCs/>
          <w:sz w:val="48"/>
          <w:szCs w:val="48"/>
          <w:rtl/>
        </w:rPr>
      </w:pPr>
      <w:r w:rsidRPr="00AF7220">
        <w:rPr>
          <w:b/>
          <w:bCs/>
          <w:sz w:val="48"/>
          <w:szCs w:val="48"/>
          <w:rtl/>
        </w:rPr>
        <w:t>פרופ</w:t>
      </w:r>
      <w:r w:rsidR="00EA53C4" w:rsidRPr="00AF7220">
        <w:rPr>
          <w:b/>
          <w:bCs/>
          <w:sz w:val="48"/>
          <w:szCs w:val="48"/>
          <w:rtl/>
        </w:rPr>
        <w:t>'</w:t>
      </w:r>
      <w:r w:rsidRPr="00AF7220">
        <w:rPr>
          <w:b/>
          <w:bCs/>
          <w:sz w:val="48"/>
          <w:szCs w:val="48"/>
          <w:rtl/>
        </w:rPr>
        <w:t xml:space="preserve"> ליעד מודריק </w:t>
      </w:r>
    </w:p>
    <w:p w14:paraId="232CA1B3" w14:textId="6DDA20F0" w:rsidR="00AF7220" w:rsidRPr="00AF7220" w:rsidRDefault="00AF7220" w:rsidP="006238E0">
      <w:pPr>
        <w:pStyle w:val="Openingheader"/>
        <w:rPr>
          <w:ins w:id="15" w:author="Chen Heller" w:date="2022-09-13T12:24:00Z"/>
          <w:rtl/>
          <w:rPrChange w:id="16" w:author="Chen Heller" w:date="2022-09-13T12:24:00Z">
            <w:rPr>
              <w:ins w:id="17" w:author="Chen Heller" w:date="2022-09-13T12:24:00Z"/>
              <w:b/>
              <w:bCs/>
              <w:sz w:val="48"/>
              <w:szCs w:val="48"/>
              <w:rtl/>
            </w:rPr>
          </w:rPrChange>
        </w:rPr>
      </w:pPr>
      <w:ins w:id="18" w:author="Chen Heller" w:date="2022-09-13T12:24:00Z">
        <w:r w:rsidRPr="00AF7220">
          <w:rPr>
            <w:rFonts w:hint="eastAsia"/>
            <w:rtl/>
            <w:rPrChange w:id="19" w:author="Chen Heller" w:date="2022-09-13T12:24:00Z">
              <w:rPr>
                <w:rFonts w:hint="eastAsia"/>
                <w:b/>
                <w:bCs/>
                <w:sz w:val="48"/>
                <w:szCs w:val="48"/>
                <w:rtl/>
              </w:rPr>
            </w:rPrChange>
          </w:rPr>
          <w:t>ובשיתוף</w:t>
        </w:r>
        <w:r w:rsidRPr="00AF7220">
          <w:rPr>
            <w:rtl/>
            <w:rPrChange w:id="20" w:author="Chen Heller" w:date="2022-09-13T12:24:00Z">
              <w:rPr>
                <w:b/>
                <w:bCs/>
                <w:sz w:val="48"/>
                <w:szCs w:val="48"/>
                <w:rtl/>
              </w:rPr>
            </w:rPrChange>
          </w:rPr>
          <w:t xml:space="preserve"> </w:t>
        </w:r>
        <w:r w:rsidRPr="00AF7220">
          <w:rPr>
            <w:rFonts w:hint="eastAsia"/>
            <w:rtl/>
            <w:rPrChange w:id="21" w:author="Chen Heller" w:date="2022-09-13T12:24:00Z">
              <w:rPr>
                <w:rFonts w:hint="eastAsia"/>
                <w:b/>
                <w:bCs/>
                <w:sz w:val="48"/>
                <w:szCs w:val="48"/>
                <w:rtl/>
              </w:rPr>
            </w:rPrChange>
          </w:rPr>
          <w:t>פעולה</w:t>
        </w:r>
        <w:r w:rsidRPr="00AF7220">
          <w:rPr>
            <w:rtl/>
            <w:rPrChange w:id="22" w:author="Chen Heller" w:date="2022-09-13T12:24:00Z">
              <w:rPr>
                <w:b/>
                <w:bCs/>
                <w:sz w:val="48"/>
                <w:szCs w:val="48"/>
                <w:rtl/>
              </w:rPr>
            </w:rPrChange>
          </w:rPr>
          <w:t xml:space="preserve"> </w:t>
        </w:r>
        <w:r w:rsidRPr="00AF7220">
          <w:rPr>
            <w:rFonts w:hint="eastAsia"/>
            <w:rtl/>
            <w:rPrChange w:id="23" w:author="Chen Heller" w:date="2022-09-13T12:24:00Z">
              <w:rPr>
                <w:rFonts w:hint="eastAsia"/>
                <w:b/>
                <w:bCs/>
                <w:sz w:val="48"/>
                <w:szCs w:val="48"/>
                <w:rtl/>
              </w:rPr>
            </w:rPrChange>
          </w:rPr>
          <w:t>עם</w:t>
        </w:r>
      </w:ins>
    </w:p>
    <w:p w14:paraId="642E839B" w14:textId="0DF6AE7C" w:rsidR="00AF7220" w:rsidRPr="004C0E90" w:rsidRDefault="00AF7220" w:rsidP="006238E0">
      <w:pPr>
        <w:pStyle w:val="Openingheader"/>
        <w:rPr>
          <w:b/>
          <w:bCs/>
          <w:sz w:val="56"/>
          <w:szCs w:val="56"/>
          <w:rtl/>
        </w:rPr>
      </w:pPr>
      <w:ins w:id="24" w:author="Chen Heller" w:date="2022-09-13T12:24:00Z">
        <w:r>
          <w:rPr>
            <w:rFonts w:hint="cs"/>
            <w:b/>
            <w:bCs/>
            <w:sz w:val="48"/>
            <w:szCs w:val="48"/>
            <w:rtl/>
          </w:rPr>
          <w:t>ד"ר קרייג צ'אפמן</w:t>
        </w:r>
      </w:ins>
    </w:p>
    <w:p w14:paraId="21C761C1" w14:textId="77777777" w:rsidR="00DC4DA6" w:rsidRPr="00B5549D" w:rsidRDefault="00DC4DA6" w:rsidP="006238E0">
      <w:pPr>
        <w:pStyle w:val="Openingheader"/>
      </w:pPr>
    </w:p>
    <w:p w14:paraId="78FDF503" w14:textId="5CAC0260" w:rsidR="00DC4DA6" w:rsidRPr="00A240A5" w:rsidRDefault="00EA53C4" w:rsidP="006238E0">
      <w:pPr>
        <w:pStyle w:val="Openingheader"/>
        <w:rPr>
          <w:rFonts w:ascii="Arial" w:hAnsi="Arial" w:cs="Arial"/>
          <w:sz w:val="42"/>
          <w:szCs w:val="42"/>
          <w:rtl/>
          <w:lang w:val="en-GB"/>
        </w:rPr>
      </w:pPr>
      <w:r w:rsidRPr="00B5549D">
        <w:rPr>
          <w:rtl/>
        </w:rPr>
        <w:t>ספטמבר 2022</w:t>
      </w:r>
    </w:p>
    <w:p w14:paraId="53594009" w14:textId="466AA2B7" w:rsidR="00362E0D" w:rsidRPr="00362E0D" w:rsidRDefault="00362E0D" w:rsidP="007B4859">
      <w:pPr>
        <w:pStyle w:val="Heading2"/>
      </w:pPr>
      <w:bookmarkStart w:id="25" w:name="_Toc114137545"/>
      <w:bookmarkStart w:id="26" w:name="_Hlk106572155"/>
      <w:r>
        <w:rPr>
          <w:rFonts w:hint="cs"/>
          <w:lang w:bidi="he-IL"/>
        </w:rPr>
        <w:lastRenderedPageBreak/>
        <w:t>T</w:t>
      </w:r>
      <w:r>
        <w:rPr>
          <w:lang w:bidi="he-IL"/>
        </w:rPr>
        <w:t>able of Contents</w:t>
      </w:r>
      <w:bookmarkEnd w:id="25"/>
    </w:p>
    <w:sdt>
      <w:sdtPr>
        <w:rPr>
          <w:rFonts w:asciiTheme="majorHAnsi" w:eastAsiaTheme="majorEastAsia" w:hAnsiTheme="majorHAnsi" w:cstheme="majorBidi"/>
          <w:b/>
          <w:smallCaps w:val="0"/>
          <w:sz w:val="24"/>
          <w:szCs w:val="32"/>
        </w:rPr>
        <w:id w:val="1405106384"/>
        <w:docPartObj>
          <w:docPartGallery w:val="Table of Contents"/>
          <w:docPartUnique/>
        </w:docPartObj>
      </w:sdtPr>
      <w:sdtEndPr>
        <w:rPr>
          <w:bCs/>
          <w:noProof/>
        </w:rPr>
      </w:sdtEndPr>
      <w:sdtContent>
        <w:p w14:paraId="358EAA3F" w14:textId="456D2435" w:rsidR="00D642C0" w:rsidRDefault="006238E0" w:rsidP="00665EDC">
          <w:pPr>
            <w:pStyle w:val="TOC2"/>
            <w:rPr>
              <w:rFonts w:cstheme="minorBidi"/>
              <w:noProof/>
              <w:sz w:val="22"/>
              <w:szCs w:val="22"/>
              <w:rtl/>
            </w:rPr>
          </w:pPr>
          <w:r>
            <w:fldChar w:fldCharType="begin"/>
          </w:r>
          <w:r>
            <w:instrText xml:space="preserve"> TOC \o "1-4" \h \z \u </w:instrText>
          </w:r>
          <w:r>
            <w:fldChar w:fldCharType="separate"/>
          </w:r>
          <w:hyperlink w:anchor="_Toc114137545" w:history="1">
            <w:r w:rsidR="00D642C0" w:rsidRPr="00A54EA0">
              <w:rPr>
                <w:rStyle w:val="Hyperlink"/>
                <w:noProof/>
              </w:rPr>
              <w:t>Table of Contents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w:t>
            </w:r>
            <w:r w:rsidR="00D642C0">
              <w:rPr>
                <w:noProof/>
                <w:webHidden/>
                <w:rtl/>
              </w:rPr>
              <w:fldChar w:fldCharType="end"/>
            </w:r>
          </w:hyperlink>
        </w:p>
        <w:p w14:paraId="3D26083B" w14:textId="25604667" w:rsidR="00D642C0" w:rsidRDefault="00000000" w:rsidP="00665EDC">
          <w:pPr>
            <w:pStyle w:val="TOC2"/>
            <w:rPr>
              <w:rFonts w:cstheme="minorBidi"/>
              <w:noProof/>
              <w:sz w:val="22"/>
              <w:szCs w:val="22"/>
              <w:rtl/>
            </w:rPr>
          </w:pPr>
          <w:hyperlink w:anchor="_Toc114137546" w:history="1">
            <w:r w:rsidR="00D642C0" w:rsidRPr="00A54EA0">
              <w:rPr>
                <w:rStyle w:val="Hyperlink"/>
                <w:noProof/>
                <w:rtl/>
              </w:rPr>
              <w:t>תקציר</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5</w:t>
            </w:r>
            <w:r w:rsidR="00D642C0">
              <w:rPr>
                <w:noProof/>
                <w:webHidden/>
                <w:rtl/>
              </w:rPr>
              <w:fldChar w:fldCharType="end"/>
            </w:r>
          </w:hyperlink>
        </w:p>
        <w:p w14:paraId="77169500" w14:textId="2A22C25F" w:rsidR="00D642C0" w:rsidRDefault="00000000" w:rsidP="00665EDC">
          <w:pPr>
            <w:pStyle w:val="TOC2"/>
            <w:rPr>
              <w:rFonts w:cstheme="minorBidi"/>
              <w:noProof/>
              <w:sz w:val="22"/>
              <w:szCs w:val="22"/>
              <w:rtl/>
            </w:rPr>
          </w:pPr>
          <w:hyperlink w:anchor="_Toc114137547" w:history="1">
            <w:r w:rsidR="00D642C0" w:rsidRPr="00A54EA0">
              <w:rPr>
                <w:rStyle w:val="Hyperlink"/>
                <w:noProof/>
                <w:lang w:bidi="ar-SA"/>
              </w:rPr>
              <w:t>Abstract</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6</w:t>
            </w:r>
            <w:r w:rsidR="00D642C0">
              <w:rPr>
                <w:noProof/>
                <w:webHidden/>
                <w:rtl/>
              </w:rPr>
              <w:fldChar w:fldCharType="end"/>
            </w:r>
          </w:hyperlink>
        </w:p>
        <w:p w14:paraId="385F0B79" w14:textId="2B71DCDC" w:rsidR="00D642C0" w:rsidRDefault="00000000" w:rsidP="00665EDC">
          <w:pPr>
            <w:pStyle w:val="TOC2"/>
            <w:rPr>
              <w:rFonts w:cstheme="minorBidi"/>
              <w:noProof/>
              <w:sz w:val="22"/>
              <w:szCs w:val="22"/>
              <w:rtl/>
            </w:rPr>
          </w:pPr>
          <w:hyperlink w:anchor="_Toc114137548" w:history="1">
            <w:r w:rsidR="00D642C0" w:rsidRPr="00A54EA0">
              <w:rPr>
                <w:rStyle w:val="Hyperlink"/>
                <w:noProof/>
                <w:lang w:bidi="ar-SA"/>
              </w:rPr>
              <w:t>Introduction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147FF25" w14:textId="251AF7B4" w:rsidR="00D642C0" w:rsidRDefault="00000000" w:rsidP="00D642C0">
          <w:pPr>
            <w:pStyle w:val="TOC3"/>
            <w:tabs>
              <w:tab w:val="right" w:leader="dot" w:pos="9350"/>
            </w:tabs>
            <w:bidi w:val="0"/>
            <w:rPr>
              <w:rFonts w:cstheme="minorBidi"/>
              <w:i w:val="0"/>
              <w:iCs w:val="0"/>
              <w:noProof/>
              <w:sz w:val="22"/>
              <w:szCs w:val="22"/>
              <w:rtl/>
            </w:rPr>
          </w:pPr>
          <w:hyperlink w:anchor="_Toc114137549" w:history="1">
            <w:r w:rsidR="00D642C0" w:rsidRPr="00A54EA0">
              <w:rPr>
                <w:rStyle w:val="Hyperlink"/>
                <w:noProof/>
                <w:lang w:bidi="ar-SA"/>
              </w:rPr>
              <w:t>Contradicting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213EE48" w14:textId="068E9A61" w:rsidR="00D642C0" w:rsidRDefault="00000000" w:rsidP="00D642C0">
          <w:pPr>
            <w:pStyle w:val="TOC3"/>
            <w:tabs>
              <w:tab w:val="right" w:leader="dot" w:pos="9350"/>
            </w:tabs>
            <w:bidi w:val="0"/>
            <w:rPr>
              <w:rFonts w:cstheme="minorBidi"/>
              <w:i w:val="0"/>
              <w:iCs w:val="0"/>
              <w:noProof/>
              <w:sz w:val="22"/>
              <w:szCs w:val="22"/>
              <w:rtl/>
            </w:rPr>
          </w:pPr>
          <w:hyperlink w:anchor="_Toc114137550" w:history="1">
            <w:r w:rsidR="00D642C0" w:rsidRPr="00A54EA0">
              <w:rPr>
                <w:rStyle w:val="Hyperlink"/>
                <w:noProof/>
                <w:lang w:bidi="ar-SA"/>
              </w:rPr>
              <w:t>Explaining The Discrepancy between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9</w:t>
            </w:r>
            <w:r w:rsidR="00D642C0">
              <w:rPr>
                <w:noProof/>
                <w:webHidden/>
                <w:rtl/>
              </w:rPr>
              <w:fldChar w:fldCharType="end"/>
            </w:r>
          </w:hyperlink>
        </w:p>
        <w:p w14:paraId="41A910B4" w14:textId="74D0F2B1" w:rsidR="00D642C0" w:rsidRDefault="00000000" w:rsidP="00D642C0">
          <w:pPr>
            <w:pStyle w:val="TOC3"/>
            <w:tabs>
              <w:tab w:val="right" w:leader="dot" w:pos="9350"/>
            </w:tabs>
            <w:bidi w:val="0"/>
            <w:rPr>
              <w:rFonts w:cstheme="minorBidi"/>
              <w:i w:val="0"/>
              <w:iCs w:val="0"/>
              <w:noProof/>
              <w:sz w:val="22"/>
              <w:szCs w:val="22"/>
              <w:rtl/>
            </w:rPr>
          </w:pPr>
          <w:hyperlink w:anchor="_Toc114137551" w:history="1">
            <w:r w:rsidR="00D642C0" w:rsidRPr="00A54EA0">
              <w:rPr>
                <w:rStyle w:val="Hyperlink"/>
                <w:noProof/>
                <w:lang w:bidi="ar-SA"/>
              </w:rPr>
              <w:t>Comparing Motion Tracking with Keyboard Response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10</w:t>
            </w:r>
            <w:r w:rsidR="00D642C0">
              <w:rPr>
                <w:noProof/>
                <w:webHidden/>
                <w:rtl/>
              </w:rPr>
              <w:fldChar w:fldCharType="end"/>
            </w:r>
          </w:hyperlink>
        </w:p>
        <w:p w14:paraId="0DF2AD59" w14:textId="1B929065" w:rsidR="00D642C0" w:rsidRDefault="00000000" w:rsidP="00D642C0">
          <w:pPr>
            <w:pStyle w:val="TOC3"/>
            <w:tabs>
              <w:tab w:val="right" w:leader="dot" w:pos="9350"/>
            </w:tabs>
            <w:bidi w:val="0"/>
            <w:rPr>
              <w:rFonts w:cstheme="minorBidi"/>
              <w:i w:val="0"/>
              <w:iCs w:val="0"/>
              <w:noProof/>
              <w:sz w:val="22"/>
              <w:szCs w:val="22"/>
              <w:rtl/>
            </w:rPr>
          </w:pPr>
          <w:hyperlink w:anchor="_Toc114137552" w:history="1">
            <w:r w:rsidR="00D642C0" w:rsidRPr="00A54EA0">
              <w:rPr>
                <w:rStyle w:val="Hyperlink"/>
                <w:noProof/>
                <w:lang w:bidi="ar-SA"/>
              </w:rPr>
              <w:t>Previous Priming Findings Made with Motion Tracking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11</w:t>
            </w:r>
            <w:r w:rsidR="00D642C0">
              <w:rPr>
                <w:noProof/>
                <w:webHidden/>
                <w:rtl/>
              </w:rPr>
              <w:fldChar w:fldCharType="end"/>
            </w:r>
          </w:hyperlink>
        </w:p>
        <w:p w14:paraId="31F0EEA6" w14:textId="54997845" w:rsidR="00D642C0" w:rsidRDefault="00000000" w:rsidP="00D642C0">
          <w:pPr>
            <w:pStyle w:val="TOC3"/>
            <w:tabs>
              <w:tab w:val="right" w:leader="dot" w:pos="9350"/>
            </w:tabs>
            <w:bidi w:val="0"/>
            <w:rPr>
              <w:rFonts w:cstheme="minorBidi"/>
              <w:i w:val="0"/>
              <w:iCs w:val="0"/>
              <w:noProof/>
              <w:sz w:val="22"/>
              <w:szCs w:val="22"/>
              <w:rtl/>
            </w:rPr>
          </w:pPr>
          <w:hyperlink w:anchor="_Toc114137553" w:history="1">
            <w:r w:rsidR="00D642C0" w:rsidRPr="00A54EA0">
              <w:rPr>
                <w:rStyle w:val="Hyperlink"/>
                <w:noProof/>
                <w:lang w:bidi="ar-SA"/>
              </w:rPr>
              <w:t>Current Research</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13</w:t>
            </w:r>
            <w:r w:rsidR="00D642C0">
              <w:rPr>
                <w:noProof/>
                <w:webHidden/>
                <w:rtl/>
              </w:rPr>
              <w:fldChar w:fldCharType="end"/>
            </w:r>
          </w:hyperlink>
        </w:p>
        <w:p w14:paraId="03001C71" w14:textId="5E72E171" w:rsidR="00D642C0" w:rsidRDefault="00000000" w:rsidP="00665EDC">
          <w:pPr>
            <w:pStyle w:val="TOC2"/>
            <w:rPr>
              <w:rFonts w:cstheme="minorBidi"/>
              <w:noProof/>
              <w:sz w:val="22"/>
              <w:szCs w:val="22"/>
              <w:rtl/>
            </w:rPr>
          </w:pPr>
          <w:hyperlink w:anchor="_Toc114137554" w:history="1">
            <w:r w:rsidR="00D642C0" w:rsidRPr="00A54EA0">
              <w:rPr>
                <w:rStyle w:val="Hyperlink"/>
                <w:noProof/>
                <w:lang w:bidi="ar-SA"/>
              </w:rPr>
              <w:t>Pilot Experiment 1</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364FCF20" w14:textId="16C6D03D" w:rsidR="00D642C0" w:rsidRDefault="00000000" w:rsidP="00D642C0">
          <w:pPr>
            <w:pStyle w:val="TOC3"/>
            <w:tabs>
              <w:tab w:val="right" w:leader="dot" w:pos="9350"/>
            </w:tabs>
            <w:bidi w:val="0"/>
            <w:rPr>
              <w:rFonts w:cstheme="minorBidi"/>
              <w:i w:val="0"/>
              <w:iCs w:val="0"/>
              <w:noProof/>
              <w:sz w:val="22"/>
              <w:szCs w:val="22"/>
              <w:rtl/>
            </w:rPr>
          </w:pPr>
          <w:hyperlink w:anchor="_Toc114137555"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2EC9E1AF" w14:textId="70598082" w:rsidR="00D642C0" w:rsidRDefault="00000000" w:rsidP="00D642C0">
          <w:pPr>
            <w:pStyle w:val="TOC4"/>
            <w:tabs>
              <w:tab w:val="right" w:leader="dot" w:pos="9350"/>
            </w:tabs>
            <w:bidi w:val="0"/>
            <w:rPr>
              <w:rFonts w:cstheme="minorBidi"/>
              <w:noProof/>
              <w:sz w:val="22"/>
              <w:szCs w:val="22"/>
              <w:rtl/>
            </w:rPr>
          </w:pPr>
          <w:hyperlink w:anchor="_Toc114137556"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11E3C600" w14:textId="349FFD52" w:rsidR="00D642C0" w:rsidRDefault="00000000" w:rsidP="00D642C0">
          <w:pPr>
            <w:pStyle w:val="TOC4"/>
            <w:tabs>
              <w:tab w:val="right" w:leader="dot" w:pos="9350"/>
            </w:tabs>
            <w:bidi w:val="0"/>
            <w:rPr>
              <w:rFonts w:cstheme="minorBidi"/>
              <w:noProof/>
              <w:sz w:val="22"/>
              <w:szCs w:val="22"/>
              <w:rtl/>
            </w:rPr>
          </w:pPr>
          <w:hyperlink w:anchor="_Toc114137557" w:history="1">
            <w:r w:rsidR="00D642C0" w:rsidRPr="00A54EA0">
              <w:rPr>
                <w:rStyle w:val="Hyperlink"/>
                <w:noProof/>
              </w:rPr>
              <w:t>Stimuli</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6A2FB627" w14:textId="09904165" w:rsidR="00D642C0" w:rsidRDefault="00000000" w:rsidP="00D642C0">
          <w:pPr>
            <w:pStyle w:val="TOC4"/>
            <w:tabs>
              <w:tab w:val="right" w:leader="dot" w:pos="9350"/>
            </w:tabs>
            <w:bidi w:val="0"/>
            <w:rPr>
              <w:rFonts w:cstheme="minorBidi"/>
              <w:noProof/>
              <w:sz w:val="22"/>
              <w:szCs w:val="22"/>
              <w:rtl/>
            </w:rPr>
          </w:pPr>
          <w:hyperlink w:anchor="_Toc114137558" w:history="1">
            <w:r w:rsidR="00D642C0" w:rsidRPr="00A54EA0">
              <w:rPr>
                <w:rStyle w:val="Hyperlink"/>
                <w:noProof/>
              </w:rPr>
              <w:t>Apparatus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436BF34C" w14:textId="5BF7CB44" w:rsidR="00D642C0" w:rsidRDefault="00000000" w:rsidP="00D642C0">
          <w:pPr>
            <w:pStyle w:val="TOC3"/>
            <w:tabs>
              <w:tab w:val="right" w:leader="dot" w:pos="9350"/>
            </w:tabs>
            <w:bidi w:val="0"/>
            <w:rPr>
              <w:rFonts w:cstheme="minorBidi"/>
              <w:i w:val="0"/>
              <w:iCs w:val="0"/>
              <w:noProof/>
              <w:sz w:val="22"/>
              <w:szCs w:val="22"/>
              <w:rtl/>
            </w:rPr>
          </w:pPr>
          <w:hyperlink w:anchor="_Toc114137559" w:history="1">
            <w:r w:rsidR="00D642C0" w:rsidRPr="00A54EA0">
              <w:rPr>
                <w:rStyle w:val="Hyperlink"/>
                <w:noProof/>
                <w:lang w:bidi="ar-SA"/>
              </w:rPr>
              <w:t>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15</w:t>
            </w:r>
            <w:r w:rsidR="00D642C0">
              <w:rPr>
                <w:noProof/>
                <w:webHidden/>
                <w:rtl/>
              </w:rPr>
              <w:fldChar w:fldCharType="end"/>
            </w:r>
          </w:hyperlink>
        </w:p>
        <w:p w14:paraId="1F61917D" w14:textId="30C4D42E" w:rsidR="00D642C0" w:rsidRDefault="00000000" w:rsidP="00D642C0">
          <w:pPr>
            <w:pStyle w:val="TOC3"/>
            <w:tabs>
              <w:tab w:val="right" w:leader="dot" w:pos="9350"/>
            </w:tabs>
            <w:bidi w:val="0"/>
            <w:rPr>
              <w:rFonts w:cstheme="minorBidi"/>
              <w:i w:val="0"/>
              <w:iCs w:val="0"/>
              <w:noProof/>
              <w:sz w:val="22"/>
              <w:szCs w:val="22"/>
              <w:rtl/>
            </w:rPr>
          </w:pPr>
          <w:hyperlink w:anchor="_Toc114137560" w:history="1">
            <w:r w:rsidR="00D642C0" w:rsidRPr="00A54EA0">
              <w:rPr>
                <w:rStyle w:val="Hyperlink"/>
                <w:noProof/>
                <w:lang w:bidi="ar-SA"/>
              </w:rPr>
              <w:t>Trajectory preprocessing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17</w:t>
            </w:r>
            <w:r w:rsidR="00D642C0">
              <w:rPr>
                <w:noProof/>
                <w:webHidden/>
                <w:rtl/>
              </w:rPr>
              <w:fldChar w:fldCharType="end"/>
            </w:r>
          </w:hyperlink>
        </w:p>
        <w:p w14:paraId="7D172AF1" w14:textId="004CA1BF" w:rsidR="00D642C0" w:rsidRDefault="00000000" w:rsidP="00D642C0">
          <w:pPr>
            <w:pStyle w:val="TOC3"/>
            <w:tabs>
              <w:tab w:val="right" w:leader="dot" w:pos="9350"/>
            </w:tabs>
            <w:bidi w:val="0"/>
            <w:rPr>
              <w:rFonts w:cstheme="minorBidi"/>
              <w:i w:val="0"/>
              <w:iCs w:val="0"/>
              <w:noProof/>
              <w:sz w:val="22"/>
              <w:szCs w:val="22"/>
              <w:rtl/>
            </w:rPr>
          </w:pPr>
          <w:hyperlink w:anchor="_Toc114137561" w:history="1">
            <w:r w:rsidR="00D642C0" w:rsidRPr="00A54EA0">
              <w:rPr>
                <w:rStyle w:val="Hyperlink"/>
                <w:noProof/>
                <w:lang w:bidi="ar-SA"/>
              </w:rPr>
              <w:t>Variables extraction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7CD76B24" w14:textId="3A27E5D1" w:rsidR="00D642C0" w:rsidRDefault="00000000" w:rsidP="00D642C0">
          <w:pPr>
            <w:pStyle w:val="TOC3"/>
            <w:tabs>
              <w:tab w:val="right" w:leader="dot" w:pos="9350"/>
            </w:tabs>
            <w:bidi w:val="0"/>
            <w:rPr>
              <w:rFonts w:cstheme="minorBidi"/>
              <w:i w:val="0"/>
              <w:iCs w:val="0"/>
              <w:noProof/>
              <w:sz w:val="22"/>
              <w:szCs w:val="22"/>
              <w:rtl/>
            </w:rPr>
          </w:pPr>
          <w:hyperlink w:anchor="_Toc11413756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6F362D33" w14:textId="3A0ED1D0" w:rsidR="00D642C0" w:rsidRDefault="00000000" w:rsidP="00D642C0">
          <w:pPr>
            <w:pStyle w:val="TOC3"/>
            <w:tabs>
              <w:tab w:val="right" w:leader="dot" w:pos="9350"/>
            </w:tabs>
            <w:bidi w:val="0"/>
            <w:rPr>
              <w:rFonts w:cstheme="minorBidi"/>
              <w:i w:val="0"/>
              <w:iCs w:val="0"/>
              <w:noProof/>
              <w:sz w:val="22"/>
              <w:szCs w:val="22"/>
              <w:rtl/>
            </w:rPr>
          </w:pPr>
          <w:hyperlink w:anchor="_Toc11413756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19</w:t>
            </w:r>
            <w:r w:rsidR="00D642C0">
              <w:rPr>
                <w:noProof/>
                <w:webHidden/>
                <w:rtl/>
              </w:rPr>
              <w:fldChar w:fldCharType="end"/>
            </w:r>
          </w:hyperlink>
        </w:p>
        <w:p w14:paraId="0C70F7BD" w14:textId="3BB52374" w:rsidR="00D642C0" w:rsidRDefault="00000000" w:rsidP="00D642C0">
          <w:pPr>
            <w:pStyle w:val="TOC3"/>
            <w:tabs>
              <w:tab w:val="right" w:leader="dot" w:pos="9350"/>
            </w:tabs>
            <w:bidi w:val="0"/>
            <w:rPr>
              <w:rFonts w:cstheme="minorBidi"/>
              <w:i w:val="0"/>
              <w:iCs w:val="0"/>
              <w:noProof/>
              <w:sz w:val="22"/>
              <w:szCs w:val="22"/>
              <w:rtl/>
            </w:rPr>
          </w:pPr>
          <w:hyperlink w:anchor="_Toc11413756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20</w:t>
            </w:r>
            <w:r w:rsidR="00D642C0">
              <w:rPr>
                <w:noProof/>
                <w:webHidden/>
                <w:rtl/>
              </w:rPr>
              <w:fldChar w:fldCharType="end"/>
            </w:r>
          </w:hyperlink>
        </w:p>
        <w:p w14:paraId="64DCCB06" w14:textId="61A59E66" w:rsidR="00D642C0" w:rsidRDefault="00000000" w:rsidP="00665EDC">
          <w:pPr>
            <w:pStyle w:val="TOC2"/>
            <w:rPr>
              <w:rFonts w:cstheme="minorBidi"/>
              <w:noProof/>
              <w:sz w:val="22"/>
              <w:szCs w:val="22"/>
              <w:rtl/>
            </w:rPr>
          </w:pPr>
          <w:hyperlink w:anchor="_Toc114137565" w:history="1">
            <w:r w:rsidR="00D642C0" w:rsidRPr="00A54EA0">
              <w:rPr>
                <w:rStyle w:val="Hyperlink"/>
                <w:noProof/>
                <w:lang w:bidi="ar-SA"/>
              </w:rPr>
              <w:t>Pilot Experiment 2</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05659C52" w14:textId="30EAF620" w:rsidR="00D642C0" w:rsidRDefault="00000000" w:rsidP="00D642C0">
          <w:pPr>
            <w:pStyle w:val="TOC3"/>
            <w:tabs>
              <w:tab w:val="right" w:leader="dot" w:pos="9350"/>
            </w:tabs>
            <w:bidi w:val="0"/>
            <w:rPr>
              <w:rFonts w:cstheme="minorBidi"/>
              <w:i w:val="0"/>
              <w:iCs w:val="0"/>
              <w:noProof/>
              <w:sz w:val="22"/>
              <w:szCs w:val="22"/>
              <w:rtl/>
            </w:rPr>
          </w:pPr>
          <w:hyperlink w:anchor="_Toc114137566"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262AA1EC" w14:textId="15E1C255" w:rsidR="00D642C0" w:rsidRDefault="00000000" w:rsidP="00D642C0">
          <w:pPr>
            <w:pStyle w:val="TOC4"/>
            <w:tabs>
              <w:tab w:val="right" w:leader="dot" w:pos="9350"/>
            </w:tabs>
            <w:bidi w:val="0"/>
            <w:rPr>
              <w:rFonts w:cstheme="minorBidi"/>
              <w:noProof/>
              <w:sz w:val="22"/>
              <w:szCs w:val="22"/>
              <w:rtl/>
            </w:rPr>
          </w:pPr>
          <w:hyperlink w:anchor="_Toc114137567"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4C92B40C" w14:textId="1C84993C" w:rsidR="00D642C0" w:rsidRDefault="00000000" w:rsidP="00D642C0">
          <w:pPr>
            <w:pStyle w:val="TOC3"/>
            <w:tabs>
              <w:tab w:val="right" w:leader="dot" w:pos="9350"/>
            </w:tabs>
            <w:bidi w:val="0"/>
            <w:rPr>
              <w:rFonts w:cstheme="minorBidi"/>
              <w:i w:val="0"/>
              <w:iCs w:val="0"/>
              <w:noProof/>
              <w:sz w:val="22"/>
              <w:szCs w:val="22"/>
              <w:rtl/>
            </w:rPr>
          </w:pPr>
          <w:hyperlink w:anchor="_Toc114137568"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33121DFB" w14:textId="39CFD818" w:rsidR="00D642C0" w:rsidRDefault="00000000" w:rsidP="00D642C0">
          <w:pPr>
            <w:pStyle w:val="TOC3"/>
            <w:tabs>
              <w:tab w:val="right" w:leader="dot" w:pos="9350"/>
            </w:tabs>
            <w:bidi w:val="0"/>
            <w:rPr>
              <w:rFonts w:cstheme="minorBidi"/>
              <w:i w:val="0"/>
              <w:iCs w:val="0"/>
              <w:noProof/>
              <w:sz w:val="22"/>
              <w:szCs w:val="22"/>
              <w:rtl/>
            </w:rPr>
          </w:pPr>
          <w:hyperlink w:anchor="_Toc114137569"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5914F60E" w14:textId="2C2E86CF" w:rsidR="00D642C0" w:rsidRDefault="00000000" w:rsidP="00D642C0">
          <w:pPr>
            <w:pStyle w:val="TOC3"/>
            <w:tabs>
              <w:tab w:val="right" w:leader="dot" w:pos="9350"/>
            </w:tabs>
            <w:bidi w:val="0"/>
            <w:rPr>
              <w:rFonts w:cstheme="minorBidi"/>
              <w:i w:val="0"/>
              <w:iCs w:val="0"/>
              <w:noProof/>
              <w:sz w:val="22"/>
              <w:szCs w:val="22"/>
              <w:rtl/>
            </w:rPr>
          </w:pPr>
          <w:hyperlink w:anchor="_Toc114137570"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23</w:t>
            </w:r>
            <w:r w:rsidR="00D642C0">
              <w:rPr>
                <w:noProof/>
                <w:webHidden/>
                <w:rtl/>
              </w:rPr>
              <w:fldChar w:fldCharType="end"/>
            </w:r>
          </w:hyperlink>
        </w:p>
        <w:p w14:paraId="1430690E" w14:textId="4E4A0BC0" w:rsidR="00D642C0" w:rsidRDefault="00000000" w:rsidP="00D642C0">
          <w:pPr>
            <w:pStyle w:val="TOC3"/>
            <w:tabs>
              <w:tab w:val="right" w:leader="dot" w:pos="9350"/>
            </w:tabs>
            <w:bidi w:val="0"/>
            <w:rPr>
              <w:rFonts w:cstheme="minorBidi"/>
              <w:i w:val="0"/>
              <w:iCs w:val="0"/>
              <w:noProof/>
              <w:sz w:val="22"/>
              <w:szCs w:val="22"/>
              <w:rtl/>
            </w:rPr>
          </w:pPr>
          <w:hyperlink w:anchor="_Toc114137571"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24</w:t>
            </w:r>
            <w:r w:rsidR="00D642C0">
              <w:rPr>
                <w:noProof/>
                <w:webHidden/>
                <w:rtl/>
              </w:rPr>
              <w:fldChar w:fldCharType="end"/>
            </w:r>
          </w:hyperlink>
        </w:p>
        <w:p w14:paraId="203AFC21" w14:textId="1210E292" w:rsidR="00D642C0" w:rsidRDefault="00000000" w:rsidP="00665EDC">
          <w:pPr>
            <w:pStyle w:val="TOC2"/>
            <w:rPr>
              <w:rFonts w:cstheme="minorBidi"/>
              <w:noProof/>
              <w:sz w:val="22"/>
              <w:szCs w:val="22"/>
              <w:rtl/>
            </w:rPr>
          </w:pPr>
          <w:hyperlink w:anchor="_Toc114137572" w:history="1">
            <w:r w:rsidR="00D642C0" w:rsidRPr="00A54EA0">
              <w:rPr>
                <w:rStyle w:val="Hyperlink"/>
                <w:noProof/>
                <w:lang w:bidi="ar-SA"/>
              </w:rPr>
              <w:t>Pilot Experiment 3</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11E740C1" w14:textId="458FB817" w:rsidR="00D642C0" w:rsidRDefault="00000000" w:rsidP="00D642C0">
          <w:pPr>
            <w:pStyle w:val="TOC3"/>
            <w:tabs>
              <w:tab w:val="right" w:leader="dot" w:pos="9350"/>
            </w:tabs>
            <w:bidi w:val="0"/>
            <w:rPr>
              <w:rFonts w:cstheme="minorBidi"/>
              <w:i w:val="0"/>
              <w:iCs w:val="0"/>
              <w:noProof/>
              <w:sz w:val="22"/>
              <w:szCs w:val="22"/>
              <w:rtl/>
            </w:rPr>
          </w:pPr>
          <w:hyperlink w:anchor="_Toc114137573"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6FABD984" w14:textId="5E913696" w:rsidR="00D642C0" w:rsidRDefault="00000000" w:rsidP="00D642C0">
          <w:pPr>
            <w:pStyle w:val="TOC4"/>
            <w:tabs>
              <w:tab w:val="right" w:leader="dot" w:pos="9350"/>
            </w:tabs>
            <w:bidi w:val="0"/>
            <w:rPr>
              <w:rFonts w:cstheme="minorBidi"/>
              <w:noProof/>
              <w:sz w:val="22"/>
              <w:szCs w:val="22"/>
              <w:rtl/>
            </w:rPr>
          </w:pPr>
          <w:hyperlink w:anchor="_Toc114137574"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2EC4A001" w14:textId="0759672C" w:rsidR="00D642C0" w:rsidRDefault="00000000" w:rsidP="00D642C0">
          <w:pPr>
            <w:pStyle w:val="TOC3"/>
            <w:tabs>
              <w:tab w:val="right" w:leader="dot" w:pos="9350"/>
            </w:tabs>
            <w:bidi w:val="0"/>
            <w:rPr>
              <w:rFonts w:cstheme="minorBidi"/>
              <w:i w:val="0"/>
              <w:iCs w:val="0"/>
              <w:noProof/>
              <w:sz w:val="22"/>
              <w:szCs w:val="22"/>
              <w:rtl/>
            </w:rPr>
          </w:pPr>
          <w:hyperlink w:anchor="_Toc114137575"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483B145D" w14:textId="512EBF5B" w:rsidR="00D642C0" w:rsidRDefault="00000000" w:rsidP="00D642C0">
          <w:pPr>
            <w:pStyle w:val="TOC3"/>
            <w:tabs>
              <w:tab w:val="right" w:leader="dot" w:pos="9350"/>
            </w:tabs>
            <w:bidi w:val="0"/>
            <w:rPr>
              <w:rFonts w:cstheme="minorBidi"/>
              <w:i w:val="0"/>
              <w:iCs w:val="0"/>
              <w:noProof/>
              <w:sz w:val="22"/>
              <w:szCs w:val="22"/>
              <w:rtl/>
            </w:rPr>
          </w:pPr>
          <w:hyperlink w:anchor="_Toc114137576"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26</w:t>
            </w:r>
            <w:r w:rsidR="00D642C0">
              <w:rPr>
                <w:noProof/>
                <w:webHidden/>
                <w:rtl/>
              </w:rPr>
              <w:fldChar w:fldCharType="end"/>
            </w:r>
          </w:hyperlink>
        </w:p>
        <w:p w14:paraId="1D891100" w14:textId="1BD81127" w:rsidR="00D642C0" w:rsidRDefault="00000000" w:rsidP="00D642C0">
          <w:pPr>
            <w:pStyle w:val="TOC3"/>
            <w:tabs>
              <w:tab w:val="right" w:leader="dot" w:pos="9350"/>
            </w:tabs>
            <w:bidi w:val="0"/>
            <w:rPr>
              <w:rFonts w:cstheme="minorBidi"/>
              <w:i w:val="0"/>
              <w:iCs w:val="0"/>
              <w:noProof/>
              <w:sz w:val="22"/>
              <w:szCs w:val="22"/>
              <w:rtl/>
            </w:rPr>
          </w:pPr>
          <w:hyperlink w:anchor="_Toc114137577"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27</w:t>
            </w:r>
            <w:r w:rsidR="00D642C0">
              <w:rPr>
                <w:noProof/>
                <w:webHidden/>
                <w:rtl/>
              </w:rPr>
              <w:fldChar w:fldCharType="end"/>
            </w:r>
          </w:hyperlink>
        </w:p>
        <w:p w14:paraId="2E5DDEFB" w14:textId="77A4F5F8" w:rsidR="00D642C0" w:rsidRDefault="00000000" w:rsidP="00665EDC">
          <w:pPr>
            <w:pStyle w:val="TOC2"/>
            <w:rPr>
              <w:rFonts w:cstheme="minorBidi"/>
              <w:noProof/>
              <w:sz w:val="22"/>
              <w:szCs w:val="22"/>
              <w:rtl/>
            </w:rPr>
          </w:pPr>
          <w:hyperlink w:anchor="_Toc114137578" w:history="1">
            <w:r w:rsidR="00D642C0" w:rsidRPr="00A54EA0">
              <w:rPr>
                <w:rStyle w:val="Hyperlink"/>
                <w:noProof/>
                <w:lang w:bidi="ar-SA"/>
              </w:rPr>
              <w:t>Experiment 4</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623FFC94" w14:textId="0D3EA7DD" w:rsidR="00D642C0" w:rsidRDefault="00000000">
          <w:pPr>
            <w:pStyle w:val="TOC3"/>
            <w:tabs>
              <w:tab w:val="right" w:leader="dot" w:pos="9350"/>
            </w:tabs>
            <w:rPr>
              <w:rFonts w:cstheme="minorBidi"/>
              <w:i w:val="0"/>
              <w:iCs w:val="0"/>
              <w:noProof/>
              <w:sz w:val="22"/>
              <w:szCs w:val="22"/>
              <w:rtl/>
            </w:rPr>
          </w:pPr>
          <w:hyperlink w:anchor="_Toc114137579"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4BC998D9" w14:textId="7F285D96" w:rsidR="00D642C0" w:rsidRDefault="00000000">
          <w:pPr>
            <w:pStyle w:val="TOC4"/>
            <w:tabs>
              <w:tab w:val="right" w:leader="dot" w:pos="9350"/>
            </w:tabs>
            <w:rPr>
              <w:rFonts w:cstheme="minorBidi"/>
              <w:noProof/>
              <w:sz w:val="22"/>
              <w:szCs w:val="22"/>
              <w:rtl/>
            </w:rPr>
          </w:pPr>
          <w:hyperlink w:anchor="_Toc114137580"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0FF9A9EE" w14:textId="1A58ECB7" w:rsidR="00D642C0" w:rsidRDefault="00000000">
          <w:pPr>
            <w:pStyle w:val="TOC3"/>
            <w:tabs>
              <w:tab w:val="right" w:leader="dot" w:pos="9350"/>
            </w:tabs>
            <w:rPr>
              <w:rFonts w:cstheme="minorBidi"/>
              <w:i w:val="0"/>
              <w:iCs w:val="0"/>
              <w:noProof/>
              <w:sz w:val="22"/>
              <w:szCs w:val="22"/>
              <w:rtl/>
            </w:rPr>
          </w:pPr>
          <w:hyperlink w:anchor="_Toc114137581"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77F8D4EB" w14:textId="346A6C3F" w:rsidR="00D642C0" w:rsidRDefault="00000000">
          <w:pPr>
            <w:pStyle w:val="TOC3"/>
            <w:tabs>
              <w:tab w:val="right" w:leader="dot" w:pos="9350"/>
            </w:tabs>
            <w:rPr>
              <w:rFonts w:cstheme="minorBidi"/>
              <w:i w:val="0"/>
              <w:iCs w:val="0"/>
              <w:noProof/>
              <w:sz w:val="22"/>
              <w:szCs w:val="22"/>
              <w:rtl/>
            </w:rPr>
          </w:pPr>
          <w:hyperlink w:anchor="_Toc11413758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200D23D3" w14:textId="49BFAB72" w:rsidR="00D642C0" w:rsidRDefault="00000000">
          <w:pPr>
            <w:pStyle w:val="TOC3"/>
            <w:tabs>
              <w:tab w:val="right" w:leader="dot" w:pos="9350"/>
            </w:tabs>
            <w:rPr>
              <w:rFonts w:cstheme="minorBidi"/>
              <w:i w:val="0"/>
              <w:iCs w:val="0"/>
              <w:noProof/>
              <w:sz w:val="22"/>
              <w:szCs w:val="22"/>
              <w:rtl/>
            </w:rPr>
          </w:pPr>
          <w:hyperlink w:anchor="_Toc11413758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33241139" w14:textId="07D80891" w:rsidR="00D642C0" w:rsidRDefault="00000000">
          <w:pPr>
            <w:pStyle w:val="TOC3"/>
            <w:tabs>
              <w:tab w:val="right" w:leader="dot" w:pos="9350"/>
            </w:tabs>
            <w:rPr>
              <w:rFonts w:cstheme="minorBidi"/>
              <w:i w:val="0"/>
              <w:iCs w:val="0"/>
              <w:noProof/>
              <w:sz w:val="22"/>
              <w:szCs w:val="22"/>
              <w:rtl/>
            </w:rPr>
          </w:pPr>
          <w:hyperlink w:anchor="_Toc11413758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32</w:t>
            </w:r>
            <w:r w:rsidR="00D642C0">
              <w:rPr>
                <w:noProof/>
                <w:webHidden/>
                <w:rtl/>
              </w:rPr>
              <w:fldChar w:fldCharType="end"/>
            </w:r>
          </w:hyperlink>
        </w:p>
        <w:p w14:paraId="09B57AB2" w14:textId="6C6D4498" w:rsidR="00D642C0" w:rsidRDefault="00000000" w:rsidP="00665EDC">
          <w:pPr>
            <w:pStyle w:val="TOC2"/>
            <w:bidi/>
            <w:rPr>
              <w:rFonts w:cstheme="minorBidi"/>
              <w:noProof/>
              <w:sz w:val="22"/>
              <w:szCs w:val="22"/>
              <w:rtl/>
            </w:rPr>
          </w:pPr>
          <w:hyperlink w:anchor="_Toc114137585" w:history="1">
            <w:r w:rsidR="00D642C0" w:rsidRPr="00A54EA0">
              <w:rPr>
                <w:rStyle w:val="Hyperlink"/>
                <w:noProof/>
                <w:lang w:bidi="ar-SA"/>
              </w:rPr>
              <w:t>General 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33</w:t>
            </w:r>
            <w:r w:rsidR="00D642C0">
              <w:rPr>
                <w:noProof/>
                <w:webHidden/>
                <w:rtl/>
              </w:rPr>
              <w:fldChar w:fldCharType="end"/>
            </w:r>
          </w:hyperlink>
        </w:p>
        <w:p w14:paraId="1230C0FB" w14:textId="5146219E" w:rsidR="00D642C0" w:rsidRDefault="00000000" w:rsidP="00665EDC">
          <w:pPr>
            <w:pStyle w:val="TOC2"/>
            <w:bidi/>
            <w:rPr>
              <w:rFonts w:cstheme="minorBidi"/>
              <w:noProof/>
              <w:sz w:val="22"/>
              <w:szCs w:val="22"/>
              <w:rtl/>
            </w:rPr>
          </w:pPr>
          <w:hyperlink w:anchor="_Toc114137586" w:history="1">
            <w:r w:rsidR="00D642C0" w:rsidRPr="00A54EA0">
              <w:rPr>
                <w:rStyle w:val="Hyperlink"/>
                <w:noProof/>
                <w:lang w:bidi="ar-SA"/>
              </w:rPr>
              <w:t>Supplementary materials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37</w:t>
            </w:r>
            <w:r w:rsidR="00D642C0">
              <w:rPr>
                <w:noProof/>
                <w:webHidden/>
                <w:rtl/>
              </w:rPr>
              <w:fldChar w:fldCharType="end"/>
            </w:r>
          </w:hyperlink>
        </w:p>
        <w:p w14:paraId="73680724" w14:textId="2051F4A3" w:rsidR="00D642C0" w:rsidRDefault="00000000" w:rsidP="00665EDC">
          <w:pPr>
            <w:pStyle w:val="TOC2"/>
            <w:bidi/>
            <w:rPr>
              <w:rFonts w:cstheme="minorBidi"/>
              <w:noProof/>
              <w:sz w:val="22"/>
              <w:szCs w:val="22"/>
              <w:rtl/>
            </w:rPr>
          </w:pPr>
          <w:hyperlink w:anchor="_Toc114137587" w:history="1">
            <w:r w:rsidR="00D642C0" w:rsidRPr="00A54EA0">
              <w:rPr>
                <w:rStyle w:val="Hyperlink"/>
                <w:noProof/>
                <w:lang w:bidi="ar-SA"/>
              </w:rPr>
              <w:t>References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40</w:t>
            </w:r>
            <w:r w:rsidR="00D642C0">
              <w:rPr>
                <w:noProof/>
                <w:webHidden/>
                <w:rtl/>
              </w:rPr>
              <w:fldChar w:fldCharType="end"/>
            </w:r>
          </w:hyperlink>
        </w:p>
        <w:p w14:paraId="4587C80F" w14:textId="78E6E57D" w:rsidR="006238E0" w:rsidRDefault="006238E0" w:rsidP="00215318">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21F69EC4" w14:textId="238257D8" w:rsidR="00371267" w:rsidRDefault="00371267" w:rsidP="006238E0">
      <w:pPr>
        <w:pStyle w:val="Heading2"/>
        <w:rPr>
          <w:ins w:id="27" w:author="Chen Heller" w:date="2022-09-14T19:23:00Z"/>
          <w:rtl/>
          <w:lang w:bidi="he-IL"/>
        </w:rPr>
      </w:pPr>
      <w:bookmarkStart w:id="28" w:name="_Toc114137546"/>
      <w:ins w:id="29" w:author="Chen Heller" w:date="2022-09-14T19:23:00Z">
        <w:r>
          <w:rPr>
            <w:rFonts w:hint="cs"/>
            <w:rtl/>
            <w:lang w:bidi="he-IL"/>
          </w:rPr>
          <w:lastRenderedPageBreak/>
          <w:t>תקציר</w:t>
        </w:r>
        <w:bookmarkEnd w:id="28"/>
      </w:ins>
    </w:p>
    <w:p w14:paraId="5A70CB24" w14:textId="574E1681" w:rsidR="00371267" w:rsidRDefault="00371267" w:rsidP="00371267">
      <w:pPr>
        <w:bidi/>
        <w:rPr>
          <w:ins w:id="30" w:author="Chen Heller" w:date="2022-09-14T19:33:00Z"/>
          <w:rtl/>
          <w:lang w:eastAsia="ja-JP"/>
        </w:rPr>
      </w:pPr>
      <w:ins w:id="31" w:author="Chen Heller" w:date="2022-09-14T19:23:00Z">
        <w:r>
          <w:rPr>
            <w:rFonts w:hint="cs"/>
            <w:rtl/>
            <w:lang w:eastAsia="ja-JP"/>
          </w:rPr>
          <w:t>על אף היותם בלתי נר</w:t>
        </w:r>
      </w:ins>
      <w:ins w:id="32" w:author="Chen Heller" w:date="2022-09-14T19:24:00Z">
        <w:r>
          <w:rPr>
            <w:rFonts w:hint="cs"/>
            <w:rtl/>
            <w:lang w:eastAsia="ja-JP"/>
          </w:rPr>
          <w:t xml:space="preserve">אים, גירויים לא מודעים הוכחו בעבר כמסוגלים להשפיע על ההתנהגות שלנו. למרות זאת, </w:t>
        </w:r>
      </w:ins>
      <w:ins w:id="33" w:author="Chen Heller" w:date="2022-09-14T19:25:00Z">
        <w:r>
          <w:rPr>
            <w:rFonts w:hint="cs"/>
            <w:rtl/>
            <w:lang w:eastAsia="ja-JP"/>
          </w:rPr>
          <w:t>תחום המחקר של עיבוד לא מודע שופע ב</w:t>
        </w:r>
        <w:r w:rsidR="007C1108">
          <w:rPr>
            <w:rFonts w:hint="cs"/>
            <w:rtl/>
            <w:lang w:eastAsia="ja-JP"/>
          </w:rPr>
          <w:t>ממצאים סותרים אשר מעוררים מחלוקות לגבי ה</w:t>
        </w:r>
      </w:ins>
      <w:ins w:id="34" w:author="Chen Heller" w:date="2022-09-15T07:54:00Z">
        <w:r w:rsidR="00951A98">
          <w:rPr>
            <w:rFonts w:hint="cs"/>
            <w:rtl/>
            <w:lang w:eastAsia="ja-JP"/>
          </w:rPr>
          <w:t>יקפו</w:t>
        </w:r>
      </w:ins>
      <w:ins w:id="35" w:author="Chen Heller" w:date="2022-09-14T19:25:00Z">
        <w:r w:rsidR="007C1108">
          <w:rPr>
            <w:rFonts w:hint="cs"/>
            <w:rtl/>
            <w:lang w:eastAsia="ja-JP"/>
          </w:rPr>
          <w:t>, ובאופן ספצי</w:t>
        </w:r>
      </w:ins>
      <w:ins w:id="36" w:author="Chen Heller" w:date="2022-09-14T19:26:00Z">
        <w:r w:rsidR="007C1108">
          <w:rPr>
            <w:rFonts w:hint="cs"/>
            <w:rtl/>
            <w:lang w:eastAsia="ja-JP"/>
          </w:rPr>
          <w:t>פי</w:t>
        </w:r>
      </w:ins>
      <w:ins w:id="37" w:author="Chen Heller" w:date="2022-09-14T19:25:00Z">
        <w:r w:rsidR="007C1108">
          <w:rPr>
            <w:rFonts w:hint="cs"/>
            <w:rtl/>
            <w:lang w:eastAsia="ja-JP"/>
          </w:rPr>
          <w:t xml:space="preserve"> </w:t>
        </w:r>
      </w:ins>
      <w:ins w:id="38" w:author="Chen Heller" w:date="2022-09-15T07:54:00Z">
        <w:r w:rsidR="00951A98">
          <w:rPr>
            <w:rFonts w:hint="cs"/>
            <w:rtl/>
            <w:lang w:eastAsia="ja-JP"/>
          </w:rPr>
          <w:t xml:space="preserve">לגבי </w:t>
        </w:r>
      </w:ins>
      <w:ins w:id="39" w:author="Chen Heller" w:date="2022-09-14T19:25:00Z">
        <w:r w:rsidR="007C1108">
          <w:rPr>
            <w:rFonts w:hint="cs"/>
            <w:rtl/>
            <w:lang w:eastAsia="ja-JP"/>
          </w:rPr>
          <w:t>עיבוד סמנטי.</w:t>
        </w:r>
      </w:ins>
      <w:ins w:id="40" w:author="Chen Heller" w:date="2022-09-14T19:26:00Z">
        <w:r w:rsidR="00E430BA">
          <w:rPr>
            <w:rFonts w:hint="cs"/>
            <w:rtl/>
            <w:lang w:eastAsia="ja-JP"/>
          </w:rPr>
          <w:t xml:space="preserve"> </w:t>
        </w:r>
      </w:ins>
      <w:ins w:id="41" w:author="Chen Heller" w:date="2022-09-14T19:29:00Z">
        <w:r w:rsidR="0031554F">
          <w:rPr>
            <w:rFonts w:hint="cs"/>
            <w:rtl/>
            <w:lang w:eastAsia="ja-JP"/>
          </w:rPr>
          <w:t xml:space="preserve">את </w:t>
        </w:r>
      </w:ins>
      <w:ins w:id="42" w:author="Chen Heller" w:date="2022-09-14T19:28:00Z">
        <w:r w:rsidR="0031554F">
          <w:rPr>
            <w:rFonts w:hint="cs"/>
            <w:rtl/>
            <w:lang w:eastAsia="ja-JP"/>
          </w:rPr>
          <w:t>המחלוקות הללו נית</w:t>
        </w:r>
      </w:ins>
      <w:ins w:id="43" w:author="Chen Heller" w:date="2022-09-14T19:29:00Z">
        <w:r w:rsidR="0031554F">
          <w:rPr>
            <w:rFonts w:hint="cs"/>
            <w:rtl/>
            <w:lang w:eastAsia="ja-JP"/>
          </w:rPr>
          <w:t xml:space="preserve">ן </w:t>
        </w:r>
      </w:ins>
      <w:ins w:id="44" w:author="Chen Heller" w:date="2022-09-14T19:28:00Z">
        <w:r w:rsidR="0031554F">
          <w:rPr>
            <w:rFonts w:hint="cs"/>
            <w:rtl/>
            <w:lang w:eastAsia="ja-JP"/>
          </w:rPr>
          <w:t>להסב</w:t>
        </w:r>
      </w:ins>
      <w:ins w:id="45" w:author="Chen Heller" w:date="2022-09-14T19:29:00Z">
        <w:r w:rsidR="0031554F">
          <w:rPr>
            <w:rFonts w:hint="cs"/>
            <w:rtl/>
            <w:lang w:eastAsia="ja-JP"/>
          </w:rPr>
          <w:t>י</w:t>
        </w:r>
      </w:ins>
      <w:ins w:id="46" w:author="Chen Heller" w:date="2022-09-14T19:28:00Z">
        <w:r w:rsidR="0031554F">
          <w:rPr>
            <w:rFonts w:hint="cs"/>
            <w:rtl/>
            <w:lang w:eastAsia="ja-JP"/>
          </w:rPr>
          <w:t xml:space="preserve">ר על ידי </w:t>
        </w:r>
      </w:ins>
      <w:ins w:id="47" w:author="Chen Heller" w:date="2022-09-14T19:26:00Z">
        <w:r w:rsidR="00E430BA">
          <w:rPr>
            <w:rFonts w:hint="cs"/>
            <w:rtl/>
            <w:lang w:eastAsia="ja-JP"/>
          </w:rPr>
          <w:t>מגבלות מתודולוגיות (</w:t>
        </w:r>
        <w:r w:rsidR="00E430BA">
          <w:rPr>
            <w:lang w:eastAsia="ja-JP"/>
          </w:rPr>
          <w:t>methodological</w:t>
        </w:r>
        <w:r w:rsidR="00E430BA">
          <w:rPr>
            <w:rFonts w:hint="cs"/>
            <w:rtl/>
            <w:lang w:eastAsia="ja-JP"/>
          </w:rPr>
          <w:t xml:space="preserve">) </w:t>
        </w:r>
      </w:ins>
      <w:ins w:id="48" w:author="Chen Heller" w:date="2022-09-14T19:29:00Z">
        <w:r w:rsidR="0031554F">
          <w:rPr>
            <w:rFonts w:hint="cs"/>
            <w:rtl/>
            <w:lang w:eastAsia="ja-JP"/>
          </w:rPr>
          <w:t>אשר מאפיינות חלק מהמחקרים</w:t>
        </w:r>
      </w:ins>
      <w:ins w:id="49" w:author="Chen Heller" w:date="2022-09-15T07:55:00Z">
        <w:r w:rsidR="00951A98">
          <w:rPr>
            <w:rFonts w:hint="cs"/>
            <w:rtl/>
            <w:lang w:eastAsia="ja-JP"/>
          </w:rPr>
          <w:t xml:space="preserve"> בתחום</w:t>
        </w:r>
      </w:ins>
      <w:ins w:id="50" w:author="Chen Heller" w:date="2022-09-14T19:29:00Z">
        <w:r w:rsidR="0031554F">
          <w:rPr>
            <w:rFonts w:hint="cs"/>
            <w:rtl/>
            <w:lang w:eastAsia="ja-JP"/>
          </w:rPr>
          <w:t xml:space="preserve">. </w:t>
        </w:r>
        <w:r w:rsidR="00FD71CF">
          <w:rPr>
            <w:rFonts w:hint="cs"/>
            <w:rtl/>
            <w:lang w:eastAsia="ja-JP"/>
          </w:rPr>
          <w:t>מגבלה אחת, א</w:t>
        </w:r>
      </w:ins>
      <w:ins w:id="51" w:author="Chen Heller" w:date="2022-09-14T19:30:00Z">
        <w:r w:rsidR="00FD71CF">
          <w:rPr>
            <w:rFonts w:hint="cs"/>
            <w:rtl/>
            <w:lang w:eastAsia="ja-JP"/>
          </w:rPr>
          <w:t xml:space="preserve">שר נחקרת בתזה זאת, היא הערכת חסר של עיבוד לא מודע הנובעת משימוש </w:t>
        </w:r>
      </w:ins>
      <w:ins w:id="52" w:author="Chen Heller" w:date="2022-09-15T07:55:00Z">
        <w:r w:rsidR="002A6577">
          <w:rPr>
            <w:rFonts w:hint="cs"/>
            <w:rtl/>
            <w:lang w:eastAsia="ja-JP"/>
          </w:rPr>
          <w:t xml:space="preserve">במדדים שאינם </w:t>
        </w:r>
      </w:ins>
      <w:ins w:id="53" w:author="Chen Heller" w:date="2022-09-14T19:30:00Z">
        <w:r w:rsidR="00FD71CF">
          <w:rPr>
            <w:rFonts w:hint="cs"/>
            <w:rtl/>
            <w:lang w:eastAsia="ja-JP"/>
          </w:rPr>
          <w:t>רגישים מספיק לאפקט הלא מודע.</w:t>
        </w:r>
        <w:r w:rsidR="00F93E19">
          <w:rPr>
            <w:rFonts w:hint="cs"/>
            <w:rtl/>
            <w:lang w:eastAsia="ja-JP"/>
          </w:rPr>
          <w:t xml:space="preserve"> </w:t>
        </w:r>
      </w:ins>
      <w:ins w:id="54" w:author="Chen Heller" w:date="2022-09-15T07:56:00Z">
        <w:r w:rsidR="002A6577">
          <w:rPr>
            <w:rFonts w:hint="cs"/>
            <w:rtl/>
            <w:lang w:eastAsia="ja-JP"/>
          </w:rPr>
          <w:t>המדד</w:t>
        </w:r>
        <w:r w:rsidR="006A2CCD">
          <w:rPr>
            <w:rFonts w:hint="cs"/>
            <w:rtl/>
            <w:lang w:eastAsia="ja-JP"/>
          </w:rPr>
          <w:t xml:space="preserve"> </w:t>
        </w:r>
      </w:ins>
      <w:ins w:id="55" w:author="Chen Heller" w:date="2022-09-14T19:30:00Z">
        <w:r w:rsidR="00F93E19">
          <w:rPr>
            <w:rFonts w:hint="cs"/>
            <w:rtl/>
            <w:lang w:eastAsia="ja-JP"/>
          </w:rPr>
          <w:t>הנפוץ ביותר ל</w:t>
        </w:r>
      </w:ins>
      <w:ins w:id="56" w:author="Chen Heller" w:date="2022-09-14T19:31:00Z">
        <w:r w:rsidR="00F93E19">
          <w:rPr>
            <w:rFonts w:hint="cs"/>
            <w:rtl/>
            <w:lang w:eastAsia="ja-JP"/>
          </w:rPr>
          <w:t xml:space="preserve">בחינה של אפקטים לא מודעים </w:t>
        </w:r>
      </w:ins>
      <w:ins w:id="57" w:author="Chen Heller" w:date="2022-09-15T07:55:00Z">
        <w:r w:rsidR="002A6577">
          <w:rPr>
            <w:rFonts w:hint="cs"/>
            <w:rtl/>
            <w:lang w:eastAsia="ja-JP"/>
          </w:rPr>
          <w:t xml:space="preserve">הינו </w:t>
        </w:r>
      </w:ins>
      <w:ins w:id="58" w:author="Chen Heller" w:date="2022-09-15T07:56:00Z">
        <w:r w:rsidR="006A2CCD">
          <w:rPr>
            <w:rFonts w:hint="cs"/>
            <w:rtl/>
            <w:lang w:eastAsia="ja-JP"/>
          </w:rPr>
          <w:t xml:space="preserve">זמן התגובה </w:t>
        </w:r>
      </w:ins>
      <w:ins w:id="59" w:author="Chen Heller" w:date="2022-09-14T19:32:00Z">
        <w:r w:rsidR="003D73BC">
          <w:rPr>
            <w:rFonts w:hint="cs"/>
            <w:rtl/>
            <w:lang w:eastAsia="ja-JP"/>
          </w:rPr>
          <w:t>של תשובות הניתנות בא</w:t>
        </w:r>
      </w:ins>
      <w:ins w:id="60" w:author="Chen Heller" w:date="2022-09-14T19:31:00Z">
        <w:r w:rsidR="00F93E19">
          <w:rPr>
            <w:rFonts w:hint="cs"/>
            <w:rtl/>
            <w:lang w:eastAsia="ja-JP"/>
          </w:rPr>
          <w:t>מצעות מקלדת.</w:t>
        </w:r>
      </w:ins>
      <w:ins w:id="61" w:author="Chen Heller" w:date="2022-09-14T19:32:00Z">
        <w:r w:rsidR="003D73BC">
          <w:rPr>
            <w:rFonts w:hint="cs"/>
            <w:rtl/>
            <w:lang w:eastAsia="ja-JP"/>
          </w:rPr>
          <w:t xml:space="preserve"> אולם אמצעי זה בדרך כלל מפיק אפקטים קטנים מאוד </w:t>
        </w:r>
      </w:ins>
      <w:ins w:id="62" w:author="Chen Heller" w:date="2022-09-15T07:57:00Z">
        <w:r w:rsidR="00AD74F0">
          <w:rPr>
            <w:rFonts w:hint="cs"/>
            <w:rtl/>
            <w:lang w:eastAsia="ja-JP"/>
          </w:rPr>
          <w:t xml:space="preserve">ומספק מידע </w:t>
        </w:r>
      </w:ins>
      <w:ins w:id="63" w:author="Chen Heller" w:date="2022-09-14T19:32:00Z">
        <w:r w:rsidR="003D73BC">
          <w:rPr>
            <w:rFonts w:hint="cs"/>
            <w:rtl/>
            <w:lang w:eastAsia="ja-JP"/>
          </w:rPr>
          <w:t xml:space="preserve">רק </w:t>
        </w:r>
      </w:ins>
      <w:ins w:id="64" w:author="Chen Heller" w:date="2022-09-15T07:57:00Z">
        <w:r w:rsidR="00AD74F0">
          <w:rPr>
            <w:rFonts w:hint="cs"/>
            <w:rtl/>
            <w:lang w:eastAsia="ja-JP"/>
          </w:rPr>
          <w:t xml:space="preserve">לגבי </w:t>
        </w:r>
      </w:ins>
      <w:ins w:id="65" w:author="Chen Heller" w:date="2022-09-14T19:32:00Z">
        <w:r w:rsidR="003D73BC">
          <w:rPr>
            <w:rFonts w:hint="cs"/>
            <w:rtl/>
            <w:lang w:eastAsia="ja-JP"/>
          </w:rPr>
          <w:t xml:space="preserve">התשובה הסופית ולא </w:t>
        </w:r>
      </w:ins>
      <w:ins w:id="66" w:author="Chen Heller" w:date="2022-09-15T07:57:00Z">
        <w:r w:rsidR="00AD74F0">
          <w:rPr>
            <w:rFonts w:hint="cs"/>
            <w:rtl/>
            <w:lang w:eastAsia="ja-JP"/>
          </w:rPr>
          <w:t xml:space="preserve">לגבי </w:t>
        </w:r>
      </w:ins>
      <w:ins w:id="67" w:author="Chen Heller" w:date="2022-09-14T19:32:00Z">
        <w:r w:rsidR="003D73BC">
          <w:rPr>
            <w:rFonts w:hint="cs"/>
            <w:rtl/>
            <w:lang w:eastAsia="ja-JP"/>
          </w:rPr>
          <w:t>ההליכים שהובילו אליה.</w:t>
        </w:r>
      </w:ins>
      <w:ins w:id="68" w:author="Chen Heller" w:date="2022-09-14T19:33:00Z">
        <w:r w:rsidR="00521087">
          <w:rPr>
            <w:rFonts w:hint="cs"/>
            <w:rtl/>
            <w:lang w:eastAsia="ja-JP"/>
          </w:rPr>
          <w:t xml:space="preserve"> פתרון אפשרי לשתי הבעיות הללו הוא שימוש באמצעים למעקב אחר תנועה, אשר הפכו לכלי נפוץ לחשיפת הליכים קוגניטיביי</w:t>
        </w:r>
        <w:r w:rsidR="00521087">
          <w:rPr>
            <w:rFonts w:hint="eastAsia"/>
            <w:rtl/>
            <w:lang w:eastAsia="ja-JP"/>
          </w:rPr>
          <w:t>ם</w:t>
        </w:r>
        <w:r w:rsidR="00521087">
          <w:rPr>
            <w:rFonts w:hint="cs"/>
            <w:rtl/>
            <w:lang w:eastAsia="ja-JP"/>
          </w:rPr>
          <w:t>.</w:t>
        </w:r>
      </w:ins>
    </w:p>
    <w:p w14:paraId="41788E56" w14:textId="5F59367B" w:rsidR="00521087" w:rsidRDefault="00A257A1" w:rsidP="00521087">
      <w:pPr>
        <w:bidi/>
        <w:rPr>
          <w:ins w:id="69" w:author="Chen Heller" w:date="2022-09-14T19:48:00Z"/>
          <w:rtl/>
          <w:lang w:eastAsia="ja-JP"/>
        </w:rPr>
      </w:pPr>
      <w:ins w:id="70" w:author="Chen Heller" w:date="2022-09-15T07:58:00Z">
        <w:r>
          <w:rPr>
            <w:rFonts w:hint="cs"/>
            <w:rtl/>
            <w:lang w:eastAsia="ja-JP"/>
          </w:rPr>
          <w:t>אמנם</w:t>
        </w:r>
      </w:ins>
      <w:ins w:id="71" w:author="Chen Heller" w:date="2022-09-14T19:34:00Z">
        <w:r w:rsidR="00AC5948">
          <w:rPr>
            <w:rFonts w:hint="cs"/>
            <w:rtl/>
            <w:lang w:eastAsia="ja-JP"/>
          </w:rPr>
          <w:t xml:space="preserve">, האם מעקב אחר תנועה אכן רגיש יותר לאפקטים לא מודעים מאשר מקלדת? </w:t>
        </w:r>
      </w:ins>
      <w:ins w:id="72" w:author="Chen Heller" w:date="2022-09-14T19:37:00Z">
        <w:r w:rsidR="00C465FF">
          <w:rPr>
            <w:rFonts w:hint="cs"/>
            <w:rtl/>
            <w:lang w:eastAsia="ja-JP"/>
          </w:rPr>
          <w:t>עד עתה</w:t>
        </w:r>
      </w:ins>
      <w:ins w:id="73" w:author="Chen Heller" w:date="2022-09-14T19:34:00Z">
        <w:r w:rsidR="00AC5948">
          <w:rPr>
            <w:rFonts w:hint="cs"/>
            <w:rtl/>
            <w:lang w:eastAsia="ja-JP"/>
          </w:rPr>
          <w:t xml:space="preserve">, מחקר אחד בלבד </w:t>
        </w:r>
      </w:ins>
      <w:ins w:id="74" w:author="Chen Heller" w:date="2022-09-14T19:35:00Z">
        <w:r w:rsidR="00AC5948">
          <w:rPr>
            <w:rFonts w:hint="cs"/>
            <w:rtl/>
            <w:lang w:eastAsia="ja-JP"/>
          </w:rPr>
          <w:t>השווה בין המדדים באופן ישיר ומצא אפקט לא מודע</w:t>
        </w:r>
      </w:ins>
      <w:ins w:id="75" w:author="Chen Heller" w:date="2022-09-14T19:37:00Z">
        <w:r w:rsidR="00C465FF">
          <w:rPr>
            <w:rFonts w:hint="cs"/>
            <w:rtl/>
            <w:lang w:eastAsia="ja-JP"/>
          </w:rPr>
          <w:t xml:space="preserve"> </w:t>
        </w:r>
      </w:ins>
      <w:ins w:id="76" w:author="Chen Heller" w:date="2022-09-14T19:38:00Z">
        <w:r w:rsidR="00C11D51">
          <w:rPr>
            <w:rFonts w:hint="cs"/>
            <w:rtl/>
            <w:lang w:eastAsia="ja-JP"/>
          </w:rPr>
          <w:t xml:space="preserve">מזערי באמצעות מקלדת אך משמעותי באמצעות שימוש בעכבר. </w:t>
        </w:r>
      </w:ins>
      <w:ins w:id="77" w:author="Chen Heller" w:date="2022-09-15T07:59:00Z">
        <w:r>
          <w:rPr>
            <w:rFonts w:hint="cs"/>
            <w:rtl/>
            <w:lang w:eastAsia="ja-JP"/>
          </w:rPr>
          <w:t>אך</w:t>
        </w:r>
      </w:ins>
      <w:ins w:id="78" w:author="Chen Heller" w:date="2022-09-14T19:39:00Z">
        <w:r w:rsidR="00C11D51">
          <w:rPr>
            <w:rFonts w:hint="cs"/>
            <w:rtl/>
            <w:lang w:eastAsia="ja-JP"/>
          </w:rPr>
          <w:t xml:space="preserve">, </w:t>
        </w:r>
      </w:ins>
      <w:ins w:id="79" w:author="Chen Heller" w:date="2022-09-14T19:41:00Z">
        <w:r w:rsidR="000F181B">
          <w:rPr>
            <w:rFonts w:hint="cs"/>
            <w:rtl/>
            <w:lang w:eastAsia="ja-JP"/>
          </w:rPr>
          <w:t xml:space="preserve">מדד המודעות כמו גם המערכת למעקב אחר תנועה </w:t>
        </w:r>
      </w:ins>
      <w:ins w:id="80" w:author="Chen Heller" w:date="2022-09-14T19:42:00Z">
        <w:r w:rsidR="0089705D">
          <w:rPr>
            <w:rFonts w:hint="cs"/>
            <w:rtl/>
            <w:lang w:eastAsia="ja-JP"/>
          </w:rPr>
          <w:t>בהם נעשה שימוש במחק</w:t>
        </w:r>
      </w:ins>
      <w:ins w:id="81" w:author="Chen Heller" w:date="2022-09-14T19:43:00Z">
        <w:r w:rsidR="0089705D">
          <w:rPr>
            <w:rFonts w:hint="cs"/>
            <w:rtl/>
            <w:lang w:eastAsia="ja-JP"/>
          </w:rPr>
          <w:t xml:space="preserve">ר זה </w:t>
        </w:r>
      </w:ins>
      <w:ins w:id="82" w:author="Chen Heller" w:date="2022-09-15T08:00:00Z">
        <w:r>
          <w:rPr>
            <w:rFonts w:hint="cs"/>
            <w:rtl/>
            <w:lang w:eastAsia="ja-JP"/>
          </w:rPr>
          <w:t>הינם מוגבלים</w:t>
        </w:r>
      </w:ins>
      <w:ins w:id="83" w:author="Chen Heller" w:date="2022-09-14T19:43:00Z">
        <w:r w:rsidR="0089705D">
          <w:rPr>
            <w:rFonts w:hint="cs"/>
            <w:rtl/>
            <w:lang w:eastAsia="ja-JP"/>
          </w:rPr>
          <w:t xml:space="preserve">. </w:t>
        </w:r>
      </w:ins>
      <w:ins w:id="84" w:author="Chen Heller" w:date="2022-09-14T19:45:00Z">
        <w:r w:rsidR="004472AC">
          <w:rPr>
            <w:rFonts w:hint="cs"/>
            <w:rtl/>
            <w:lang w:eastAsia="ja-JP"/>
          </w:rPr>
          <w:t xml:space="preserve">מטרת התזה הנוכחית היא לבחון האם </w:t>
        </w:r>
      </w:ins>
      <w:ins w:id="85" w:author="Chen Heller" w:date="2022-09-14T19:46:00Z">
        <w:r w:rsidR="002D40B7">
          <w:rPr>
            <w:rFonts w:hint="cs"/>
            <w:rtl/>
            <w:lang w:eastAsia="ja-JP"/>
          </w:rPr>
          <w:t>ל</w:t>
        </w:r>
        <w:r w:rsidR="004472AC">
          <w:rPr>
            <w:rFonts w:hint="cs"/>
            <w:rtl/>
            <w:lang w:eastAsia="ja-JP"/>
          </w:rPr>
          <w:t xml:space="preserve">מעקב אחר תנועה </w:t>
        </w:r>
      </w:ins>
      <w:ins w:id="86" w:author="Chen Heller" w:date="2022-09-14T19:47:00Z">
        <w:r w:rsidR="002D40B7">
          <w:rPr>
            <w:rFonts w:hint="cs"/>
            <w:rtl/>
            <w:lang w:eastAsia="ja-JP"/>
          </w:rPr>
          <w:t xml:space="preserve">יש יתרון על פני מקלדת </w:t>
        </w:r>
      </w:ins>
      <w:ins w:id="87" w:author="Chen Heller" w:date="2022-09-15T08:00:00Z">
        <w:r w:rsidR="001455CB">
          <w:rPr>
            <w:rFonts w:hint="cs"/>
            <w:rtl/>
            <w:lang w:eastAsia="ja-JP"/>
          </w:rPr>
          <w:t xml:space="preserve">בכל הנוגע </w:t>
        </w:r>
      </w:ins>
      <w:ins w:id="88" w:author="Chen Heller" w:date="2022-09-14T19:46:00Z">
        <w:r w:rsidR="004472AC">
          <w:rPr>
            <w:rFonts w:hint="cs"/>
            <w:rtl/>
            <w:lang w:eastAsia="ja-JP"/>
          </w:rPr>
          <w:t>לגילוי אפקטים לא מודעים</w:t>
        </w:r>
      </w:ins>
      <w:ins w:id="89" w:author="Chen Heller" w:date="2022-09-14T19:47:00Z">
        <w:r w:rsidR="002D40B7">
          <w:rPr>
            <w:rFonts w:hint="cs"/>
            <w:rtl/>
            <w:lang w:eastAsia="ja-JP"/>
          </w:rPr>
          <w:t xml:space="preserve">, </w:t>
        </w:r>
      </w:ins>
      <w:ins w:id="90" w:author="Chen Heller" w:date="2022-09-14T19:46:00Z">
        <w:r w:rsidR="004472AC">
          <w:rPr>
            <w:rFonts w:hint="cs"/>
            <w:rtl/>
            <w:lang w:eastAsia="ja-JP"/>
          </w:rPr>
          <w:t xml:space="preserve">תוך כדי </w:t>
        </w:r>
        <w:r w:rsidR="002D40B7">
          <w:rPr>
            <w:rFonts w:hint="cs"/>
            <w:rtl/>
            <w:lang w:eastAsia="ja-JP"/>
          </w:rPr>
          <w:t>התגברות על המגבלות</w:t>
        </w:r>
      </w:ins>
      <w:ins w:id="91" w:author="Chen Heller" w:date="2022-09-14T19:47:00Z">
        <w:r w:rsidR="002D40B7">
          <w:rPr>
            <w:rFonts w:hint="cs"/>
            <w:rtl/>
            <w:lang w:eastAsia="ja-JP"/>
          </w:rPr>
          <w:t xml:space="preserve"> </w:t>
        </w:r>
      </w:ins>
      <w:ins w:id="92" w:author="Chen Heller" w:date="2022-09-15T08:00:00Z">
        <w:r w:rsidR="001455CB">
          <w:rPr>
            <w:rFonts w:hint="cs"/>
            <w:rtl/>
            <w:lang w:eastAsia="ja-JP"/>
          </w:rPr>
          <w:t>הללו</w:t>
        </w:r>
      </w:ins>
      <w:ins w:id="93" w:author="Chen Heller" w:date="2022-09-14T19:47:00Z">
        <w:r w:rsidR="002D40B7">
          <w:rPr>
            <w:rFonts w:hint="cs"/>
            <w:rtl/>
            <w:lang w:eastAsia="ja-JP"/>
          </w:rPr>
          <w:t>.</w:t>
        </w:r>
      </w:ins>
    </w:p>
    <w:p w14:paraId="3FD08D71" w14:textId="4C80BCF9" w:rsidR="007D5385" w:rsidRDefault="007D5385" w:rsidP="007D5385">
      <w:pPr>
        <w:bidi/>
        <w:rPr>
          <w:ins w:id="94" w:author="Chen Heller" w:date="2022-09-14T19:47:00Z"/>
          <w:rtl/>
          <w:lang w:eastAsia="ja-JP"/>
        </w:rPr>
      </w:pPr>
      <w:ins w:id="95" w:author="Chen Heller" w:date="2022-09-14T19:48:00Z">
        <w:r>
          <w:rPr>
            <w:rFonts w:hint="cs"/>
            <w:rtl/>
            <w:lang w:eastAsia="ja-JP"/>
          </w:rPr>
          <w:t xml:space="preserve">לשם כך, </w:t>
        </w:r>
      </w:ins>
      <w:ins w:id="96" w:author="Chen Heller" w:date="2022-09-15T08:01:00Z">
        <w:r w:rsidR="00276370">
          <w:rPr>
            <w:rFonts w:hint="cs"/>
            <w:rtl/>
            <w:lang w:eastAsia="ja-JP"/>
          </w:rPr>
          <w:t xml:space="preserve">עשיתי </w:t>
        </w:r>
      </w:ins>
      <w:ins w:id="97" w:author="Chen Heller" w:date="2022-09-14T19:48:00Z">
        <w:r>
          <w:rPr>
            <w:rFonts w:hint="cs"/>
            <w:rtl/>
            <w:lang w:eastAsia="ja-JP"/>
          </w:rPr>
          <w:t xml:space="preserve">שימוש </w:t>
        </w:r>
      </w:ins>
      <w:ins w:id="98" w:author="Chen Heller" w:date="2022-09-15T08:00:00Z">
        <w:r w:rsidR="001455CB">
          <w:rPr>
            <w:rFonts w:hint="cs"/>
            <w:rtl/>
            <w:lang w:eastAsia="ja-JP"/>
          </w:rPr>
          <w:t>במדדים נוקשים</w:t>
        </w:r>
      </w:ins>
      <w:ins w:id="99" w:author="Chen Heller" w:date="2022-09-14T19:48:00Z">
        <w:r>
          <w:rPr>
            <w:rFonts w:hint="cs"/>
            <w:rtl/>
            <w:lang w:eastAsia="ja-JP"/>
          </w:rPr>
          <w:t xml:space="preserve"> </w:t>
        </w:r>
      </w:ins>
      <w:ins w:id="100" w:author="Chen Heller" w:date="2022-09-15T08:01:00Z">
        <w:r w:rsidR="001455CB">
          <w:rPr>
            <w:rFonts w:hint="cs"/>
            <w:rtl/>
            <w:lang w:eastAsia="ja-JP"/>
          </w:rPr>
          <w:t>ל</w:t>
        </w:r>
      </w:ins>
      <w:ins w:id="101" w:author="Chen Heller" w:date="2022-09-14T19:48:00Z">
        <w:r>
          <w:rPr>
            <w:rFonts w:hint="cs"/>
            <w:rtl/>
            <w:lang w:eastAsia="ja-JP"/>
          </w:rPr>
          <w:t xml:space="preserve">מודעות </w:t>
        </w:r>
      </w:ins>
      <w:ins w:id="102" w:author="Chen Heller" w:date="2022-09-15T08:00:00Z">
        <w:r w:rsidR="001455CB">
          <w:rPr>
            <w:rFonts w:hint="cs"/>
            <w:rtl/>
            <w:lang w:eastAsia="ja-JP"/>
          </w:rPr>
          <w:t xml:space="preserve">בשילוב </w:t>
        </w:r>
      </w:ins>
      <w:ins w:id="103" w:author="Chen Heller" w:date="2022-09-14T19:48:00Z">
        <w:r>
          <w:rPr>
            <w:rFonts w:hint="cs"/>
            <w:rtl/>
            <w:lang w:eastAsia="ja-JP"/>
          </w:rPr>
          <w:t xml:space="preserve">עם </w:t>
        </w:r>
      </w:ins>
      <w:ins w:id="104" w:author="Chen Heller" w:date="2022-09-14T19:52:00Z">
        <w:r w:rsidR="00A217AA">
          <w:rPr>
            <w:rFonts w:hint="cs"/>
            <w:rtl/>
            <w:lang w:eastAsia="ja-JP"/>
          </w:rPr>
          <w:t xml:space="preserve">אמצעים אינטואיטיביים </w:t>
        </w:r>
      </w:ins>
      <w:ins w:id="105" w:author="Chen Heller" w:date="2022-09-15T08:01:00Z">
        <w:r w:rsidR="00276370">
          <w:rPr>
            <w:rFonts w:hint="cs"/>
            <w:rtl/>
            <w:lang w:eastAsia="ja-JP"/>
          </w:rPr>
          <w:t xml:space="preserve">להקלטת תשובות </w:t>
        </w:r>
      </w:ins>
      <w:ins w:id="106" w:author="Chen Heller" w:date="2022-09-14T19:49:00Z">
        <w:r w:rsidR="008668F3">
          <w:rPr>
            <w:rFonts w:hint="cs"/>
            <w:rtl/>
            <w:lang w:eastAsia="ja-JP"/>
          </w:rPr>
          <w:t xml:space="preserve">בסדרה של ארבעה ניסויים. </w:t>
        </w:r>
      </w:ins>
      <w:ins w:id="107" w:author="Chen Heller" w:date="2022-09-14T19:51:00Z">
        <w:r w:rsidR="00A217AA">
          <w:rPr>
            <w:rFonts w:hint="cs"/>
            <w:rtl/>
            <w:lang w:eastAsia="ja-JP"/>
          </w:rPr>
          <w:t>שלושה מחקרי גישוש ראשוניים נערכו על מנת לזהות את התנאים האופטימליים לגילוי של אפקטים לא מודעים באמצעות תנועות הושטה.</w:t>
        </w:r>
      </w:ins>
      <w:ins w:id="108" w:author="Chen Heller" w:date="2022-09-14T19:52:00Z">
        <w:r w:rsidR="003B60CB">
          <w:rPr>
            <w:rFonts w:hint="cs"/>
            <w:rtl/>
            <w:lang w:eastAsia="ja-JP"/>
          </w:rPr>
          <w:t xml:space="preserve"> </w:t>
        </w:r>
      </w:ins>
      <w:ins w:id="109" w:author="Chen Heller" w:date="2022-09-14T19:53:00Z">
        <w:r w:rsidR="003B60CB">
          <w:rPr>
            <w:rFonts w:hint="cs"/>
            <w:rtl/>
            <w:lang w:eastAsia="ja-JP"/>
          </w:rPr>
          <w:t xml:space="preserve">מחקר אישוש רביעי השווה ישירות בין תנועות הושטה לבין מקלדת. </w:t>
        </w:r>
        <w:r w:rsidR="00D12DFB">
          <w:rPr>
            <w:rFonts w:hint="cs"/>
            <w:rtl/>
            <w:lang w:eastAsia="ja-JP"/>
          </w:rPr>
          <w:t>ארבעת המחקרים התבססו על המחקר הקלאסי ש</w:t>
        </w:r>
      </w:ins>
      <w:ins w:id="110" w:author="Chen Heller" w:date="2022-09-14T19:54:00Z">
        <w:r w:rsidR="00D12DFB">
          <w:rPr>
            <w:rFonts w:hint="cs"/>
            <w:rtl/>
            <w:lang w:eastAsia="ja-JP"/>
          </w:rPr>
          <w:t>ל דהאן ושותפי</w:t>
        </w:r>
      </w:ins>
      <w:ins w:id="111" w:author="Chen Heller" w:date="2022-09-15T08:02:00Z">
        <w:r w:rsidR="00D4518B">
          <w:rPr>
            <w:rFonts w:hint="cs"/>
            <w:rtl/>
            <w:lang w:eastAsia="ja-JP"/>
          </w:rPr>
          <w:t>ו</w:t>
        </w:r>
      </w:ins>
      <w:ins w:id="112" w:author="Chen Heller" w:date="2022-09-14T19:54:00Z">
        <w:r w:rsidR="00D12DFB">
          <w:rPr>
            <w:rFonts w:hint="cs"/>
            <w:rtl/>
            <w:lang w:eastAsia="ja-JP"/>
          </w:rPr>
          <w:t xml:space="preserve"> (2001) בו נבדקים </w:t>
        </w:r>
      </w:ins>
      <w:ins w:id="113" w:author="Chen Heller" w:date="2022-09-14T19:56:00Z">
        <w:r w:rsidR="00F47103">
          <w:rPr>
            <w:rFonts w:hint="cs"/>
            <w:rtl/>
            <w:lang w:eastAsia="ja-JP"/>
          </w:rPr>
          <w:t xml:space="preserve">סיווגו </w:t>
        </w:r>
      </w:ins>
      <w:ins w:id="114" w:author="Chen Heller" w:date="2022-09-14T19:54:00Z">
        <w:r w:rsidR="00D12DFB">
          <w:rPr>
            <w:rFonts w:hint="cs"/>
            <w:rtl/>
            <w:lang w:eastAsia="ja-JP"/>
          </w:rPr>
          <w:t xml:space="preserve">סמנטית מילת מטרה אשר </w:t>
        </w:r>
      </w:ins>
      <w:ins w:id="115" w:author="Chen Heller" w:date="2022-09-14T19:56:00Z">
        <w:r w:rsidR="00F47103">
          <w:rPr>
            <w:rFonts w:hint="cs"/>
            <w:rtl/>
            <w:lang w:eastAsia="ja-JP"/>
          </w:rPr>
          <w:t xml:space="preserve">עקבה אחרי </w:t>
        </w:r>
      </w:ins>
      <w:ins w:id="116" w:author="Chen Heller" w:date="2022-09-14T19:54:00Z">
        <w:r w:rsidR="00E81933">
          <w:rPr>
            <w:rFonts w:hint="cs"/>
            <w:rtl/>
            <w:lang w:eastAsia="ja-JP"/>
          </w:rPr>
          <w:t>מילת פריים (</w:t>
        </w:r>
        <w:r w:rsidR="00E81933">
          <w:rPr>
            <w:lang w:eastAsia="ja-JP"/>
          </w:rPr>
          <w:t>prime</w:t>
        </w:r>
        <w:r w:rsidR="00E81933">
          <w:rPr>
            <w:rFonts w:hint="cs"/>
            <w:rtl/>
            <w:lang w:eastAsia="ja-JP"/>
          </w:rPr>
          <w:t xml:space="preserve">) </w:t>
        </w:r>
      </w:ins>
      <w:ins w:id="117" w:author="Chen Heller" w:date="2022-09-14T19:57:00Z">
        <w:r w:rsidR="00CE1295">
          <w:rPr>
            <w:rFonts w:hint="cs"/>
            <w:rtl/>
            <w:lang w:eastAsia="ja-JP"/>
          </w:rPr>
          <w:t xml:space="preserve">זהה/שונה </w:t>
        </w:r>
        <w:r w:rsidR="00F47103">
          <w:rPr>
            <w:rFonts w:hint="cs"/>
            <w:rtl/>
            <w:lang w:eastAsia="ja-JP"/>
          </w:rPr>
          <w:t xml:space="preserve">שהוצגה </w:t>
        </w:r>
      </w:ins>
      <w:ins w:id="118" w:author="Chen Heller" w:date="2022-09-14T19:55:00Z">
        <w:r w:rsidR="00E81933">
          <w:rPr>
            <w:rFonts w:hint="cs"/>
            <w:rtl/>
            <w:lang w:eastAsia="ja-JP"/>
          </w:rPr>
          <w:t>באופן לא מודע.</w:t>
        </w:r>
      </w:ins>
      <w:ins w:id="119" w:author="Chen Heller" w:date="2022-09-14T19:57:00Z">
        <w:r w:rsidR="003900ED">
          <w:rPr>
            <w:rFonts w:hint="cs"/>
            <w:rtl/>
            <w:lang w:eastAsia="ja-JP"/>
          </w:rPr>
          <w:t xml:space="preserve"> הניסוי הראשון הפיק תוצאות שאינן מובהקות</w:t>
        </w:r>
      </w:ins>
      <w:ins w:id="120" w:author="Chen Heller" w:date="2022-09-14T19:58:00Z">
        <w:r w:rsidR="003900ED">
          <w:rPr>
            <w:rFonts w:hint="cs"/>
            <w:rtl/>
            <w:lang w:eastAsia="ja-JP"/>
          </w:rPr>
          <w:t xml:space="preserve">, כנראה בשל זמני התגובה הארוכים </w:t>
        </w:r>
      </w:ins>
      <w:ins w:id="121" w:author="Chen Heller" w:date="2022-09-15T08:02:00Z">
        <w:r w:rsidR="00D4518B">
          <w:rPr>
            <w:rFonts w:hint="cs"/>
            <w:rtl/>
            <w:lang w:eastAsia="ja-JP"/>
          </w:rPr>
          <w:t>של ה</w:t>
        </w:r>
      </w:ins>
      <w:ins w:id="122" w:author="Chen Heller" w:date="2022-09-14T19:58:00Z">
        <w:r w:rsidR="003900ED">
          <w:rPr>
            <w:rFonts w:hint="cs"/>
            <w:rtl/>
            <w:lang w:eastAsia="ja-JP"/>
          </w:rPr>
          <w:t>נבדקים.</w:t>
        </w:r>
        <w:r w:rsidR="00FD08CE">
          <w:rPr>
            <w:rFonts w:hint="cs"/>
            <w:rtl/>
            <w:lang w:eastAsia="ja-JP"/>
          </w:rPr>
          <w:t xml:space="preserve"> </w:t>
        </w:r>
      </w:ins>
      <w:ins w:id="123" w:author="Chen Heller" w:date="2022-09-15T08:04:00Z">
        <w:r w:rsidR="00253320">
          <w:rPr>
            <w:rFonts w:hint="cs"/>
            <w:rtl/>
            <w:lang w:eastAsia="ja-JP"/>
          </w:rPr>
          <w:t>ב</w:t>
        </w:r>
      </w:ins>
      <w:ins w:id="124" w:author="Chen Heller" w:date="2022-09-14T19:58:00Z">
        <w:r w:rsidR="00FD08CE">
          <w:rPr>
            <w:rFonts w:hint="cs"/>
            <w:rtl/>
            <w:lang w:eastAsia="ja-JP"/>
          </w:rPr>
          <w:t xml:space="preserve">ניסוי השני </w:t>
        </w:r>
      </w:ins>
      <w:ins w:id="125" w:author="Chen Heller" w:date="2022-09-15T08:04:00Z">
        <w:r w:rsidR="00CC2641">
          <w:rPr>
            <w:rFonts w:hint="cs"/>
            <w:rtl/>
            <w:lang w:eastAsia="ja-JP"/>
          </w:rPr>
          <w:t xml:space="preserve">הוטלה </w:t>
        </w:r>
      </w:ins>
      <w:ins w:id="126" w:author="Chen Heller" w:date="2022-09-15T08:03:00Z">
        <w:r w:rsidR="00253320">
          <w:rPr>
            <w:rFonts w:hint="cs"/>
            <w:rtl/>
            <w:lang w:eastAsia="ja-JP"/>
          </w:rPr>
          <w:t xml:space="preserve">מגבלה נוקשת יותר על זמן התגובה אשר </w:t>
        </w:r>
      </w:ins>
      <w:ins w:id="127" w:author="Chen Heller" w:date="2022-09-15T08:04:00Z">
        <w:r w:rsidR="00CC2641">
          <w:rPr>
            <w:rFonts w:hint="cs"/>
            <w:rtl/>
            <w:lang w:eastAsia="ja-JP"/>
          </w:rPr>
          <w:t xml:space="preserve">כללה </w:t>
        </w:r>
      </w:ins>
      <w:ins w:id="128" w:author="Chen Heller" w:date="2022-09-15T08:03:00Z">
        <w:r w:rsidR="00253320">
          <w:rPr>
            <w:rFonts w:hint="cs"/>
            <w:rtl/>
            <w:lang w:eastAsia="ja-JP"/>
          </w:rPr>
          <w:t xml:space="preserve">מגבלה על </w:t>
        </w:r>
      </w:ins>
      <w:ins w:id="129" w:author="Chen Heller" w:date="2022-09-14T19:58:00Z">
        <w:r w:rsidR="00FD08CE">
          <w:rPr>
            <w:rFonts w:hint="cs"/>
            <w:rtl/>
            <w:lang w:eastAsia="ja-JP"/>
          </w:rPr>
          <w:t xml:space="preserve">תחילת התנועה </w:t>
        </w:r>
      </w:ins>
      <w:ins w:id="130" w:author="Chen Heller" w:date="2022-09-15T08:03:00Z">
        <w:r w:rsidR="00253320">
          <w:rPr>
            <w:rFonts w:hint="cs"/>
            <w:rtl/>
            <w:lang w:eastAsia="ja-JP"/>
          </w:rPr>
          <w:t xml:space="preserve">ומגבלה על </w:t>
        </w:r>
      </w:ins>
      <w:ins w:id="131" w:author="Chen Heller" w:date="2022-09-14T19:58:00Z">
        <w:r w:rsidR="00FD08CE">
          <w:rPr>
            <w:rFonts w:hint="cs"/>
            <w:rtl/>
            <w:lang w:eastAsia="ja-JP"/>
          </w:rPr>
          <w:t>משך התנועה</w:t>
        </w:r>
      </w:ins>
      <w:ins w:id="132" w:author="Chen Heller" w:date="2022-09-15T08:04:00Z">
        <w:r w:rsidR="00253320">
          <w:rPr>
            <w:rFonts w:hint="cs"/>
            <w:rtl/>
            <w:lang w:eastAsia="ja-JP"/>
          </w:rPr>
          <w:t>.</w:t>
        </w:r>
      </w:ins>
      <w:ins w:id="133" w:author="Chen Heller" w:date="2022-09-14T19:58:00Z">
        <w:r w:rsidR="00FD08CE">
          <w:rPr>
            <w:rFonts w:hint="cs"/>
            <w:rtl/>
            <w:lang w:eastAsia="ja-JP"/>
          </w:rPr>
          <w:t xml:space="preserve"> כמו כן</w:t>
        </w:r>
      </w:ins>
      <w:ins w:id="134" w:author="Chen Heller" w:date="2022-09-15T08:04:00Z">
        <w:r w:rsidR="00253320">
          <w:rPr>
            <w:rFonts w:hint="cs"/>
            <w:rtl/>
            <w:lang w:eastAsia="ja-JP"/>
          </w:rPr>
          <w:t>,</w:t>
        </w:r>
      </w:ins>
      <w:ins w:id="135" w:author="Chen Heller" w:date="2022-09-14T19:58:00Z">
        <w:r w:rsidR="00FD08CE">
          <w:rPr>
            <w:rFonts w:hint="cs"/>
            <w:rtl/>
            <w:lang w:eastAsia="ja-JP"/>
          </w:rPr>
          <w:t xml:space="preserve"> </w:t>
        </w:r>
      </w:ins>
      <w:ins w:id="136" w:author="Chen Heller" w:date="2022-09-15T08:04:00Z">
        <w:r w:rsidR="00CC2641">
          <w:rPr>
            <w:rFonts w:hint="cs"/>
            <w:rtl/>
            <w:lang w:eastAsia="ja-JP"/>
          </w:rPr>
          <w:t xml:space="preserve">ניתן </w:t>
        </w:r>
      </w:ins>
      <w:ins w:id="137" w:author="Chen Heller" w:date="2022-09-14T19:58:00Z">
        <w:r w:rsidR="00FD08CE">
          <w:rPr>
            <w:rFonts w:hint="cs"/>
            <w:rtl/>
            <w:lang w:eastAsia="ja-JP"/>
          </w:rPr>
          <w:t>בלוק (</w:t>
        </w:r>
        <w:r w:rsidR="00FD08CE">
          <w:rPr>
            <w:lang w:eastAsia="ja-JP"/>
          </w:rPr>
          <w:t>block</w:t>
        </w:r>
        <w:r w:rsidR="00FD08CE">
          <w:rPr>
            <w:rFonts w:hint="cs"/>
            <w:rtl/>
            <w:lang w:eastAsia="ja-JP"/>
          </w:rPr>
          <w:t>) אימון נוסף</w:t>
        </w:r>
      </w:ins>
      <w:ins w:id="138" w:author="Chen Heller" w:date="2022-09-14T19:59:00Z">
        <w:r w:rsidR="00FD08CE">
          <w:rPr>
            <w:rFonts w:hint="cs"/>
            <w:rtl/>
            <w:lang w:eastAsia="ja-JP"/>
          </w:rPr>
          <w:t xml:space="preserve"> על מנת לשפר את זמן התגובה.</w:t>
        </w:r>
        <w:r w:rsidR="00B8268F">
          <w:rPr>
            <w:rFonts w:hint="cs"/>
            <w:rtl/>
            <w:lang w:eastAsia="ja-JP"/>
          </w:rPr>
          <w:t xml:space="preserve"> </w:t>
        </w:r>
      </w:ins>
      <w:ins w:id="139" w:author="Chen Heller" w:date="2022-09-14T20:00:00Z">
        <w:r w:rsidR="001A4C28">
          <w:rPr>
            <w:rFonts w:hint="cs"/>
            <w:rtl/>
            <w:lang w:eastAsia="ja-JP"/>
          </w:rPr>
          <w:t xml:space="preserve">כתוצאה </w:t>
        </w:r>
      </w:ins>
      <w:ins w:id="140" w:author="Chen Heller" w:date="2022-09-14T20:01:00Z">
        <w:r w:rsidR="001A4C28">
          <w:rPr>
            <w:rFonts w:hint="cs"/>
            <w:rtl/>
            <w:lang w:eastAsia="ja-JP"/>
          </w:rPr>
          <w:t>מקיצור זמן התגובה, מספר רב של חזרות (</w:t>
        </w:r>
        <w:r w:rsidR="001A4C28">
          <w:rPr>
            <w:lang w:eastAsia="ja-JP"/>
          </w:rPr>
          <w:t>trials</w:t>
        </w:r>
        <w:r w:rsidR="001A4C28">
          <w:rPr>
            <w:rFonts w:hint="cs"/>
            <w:rtl/>
            <w:lang w:eastAsia="ja-JP"/>
          </w:rPr>
          <w:t xml:space="preserve">) לא השולמו בהצלחה ולפיכך נפסלו. </w:t>
        </w:r>
        <w:r w:rsidR="00791D2B">
          <w:rPr>
            <w:rFonts w:hint="cs"/>
            <w:rtl/>
            <w:lang w:eastAsia="ja-JP"/>
          </w:rPr>
          <w:t>לכן בניסוי השלישי נוסף יום אימון נ</w:t>
        </w:r>
      </w:ins>
      <w:ins w:id="141" w:author="Chen Heller" w:date="2022-09-14T20:02:00Z">
        <w:r w:rsidR="00791D2B">
          <w:rPr>
            <w:rFonts w:hint="cs"/>
            <w:rtl/>
            <w:lang w:eastAsia="ja-JP"/>
          </w:rPr>
          <w:t>פרד שנועד לשפר את זמני התגובה של הנבדקים. אף על פי</w:t>
        </w:r>
      </w:ins>
      <w:ins w:id="142" w:author="Chen Heller" w:date="2022-09-14T20:03:00Z">
        <w:r w:rsidR="00156308">
          <w:rPr>
            <w:rFonts w:hint="cs"/>
            <w:rtl/>
            <w:lang w:eastAsia="ja-JP"/>
          </w:rPr>
          <w:t xml:space="preserve"> שמספר החזרות הפסולות לא פחת, </w:t>
        </w:r>
      </w:ins>
      <w:ins w:id="143" w:author="Chen Heller" w:date="2022-09-14T20:04:00Z">
        <w:r w:rsidR="00702292">
          <w:rPr>
            <w:rFonts w:hint="cs"/>
            <w:rtl/>
            <w:lang w:eastAsia="ja-JP"/>
          </w:rPr>
          <w:t>ב</w:t>
        </w:r>
      </w:ins>
      <w:ins w:id="144" w:author="Chen Heller" w:date="2022-09-14T20:03:00Z">
        <w:r w:rsidR="00156308">
          <w:rPr>
            <w:rFonts w:hint="cs"/>
            <w:rtl/>
            <w:lang w:eastAsia="ja-JP"/>
          </w:rPr>
          <w:t>ניסוי</w:t>
        </w:r>
      </w:ins>
      <w:ins w:id="145" w:author="Chen Heller" w:date="2022-09-15T08:05:00Z">
        <w:r w:rsidR="00CC2641">
          <w:rPr>
            <w:rFonts w:hint="cs"/>
            <w:rtl/>
            <w:lang w:eastAsia="ja-JP"/>
          </w:rPr>
          <w:t xml:space="preserve"> השלישי</w:t>
        </w:r>
      </w:ins>
      <w:ins w:id="146" w:author="Chen Heller" w:date="2022-09-14T20:03:00Z">
        <w:r w:rsidR="00156308">
          <w:rPr>
            <w:rFonts w:hint="cs"/>
            <w:rtl/>
            <w:lang w:eastAsia="ja-JP"/>
          </w:rPr>
          <w:t xml:space="preserve"> </w:t>
        </w:r>
      </w:ins>
      <w:ins w:id="147" w:author="Chen Heller" w:date="2022-09-14T20:04:00Z">
        <w:r w:rsidR="00702292">
          <w:rPr>
            <w:rFonts w:hint="cs"/>
            <w:rtl/>
            <w:lang w:eastAsia="ja-JP"/>
          </w:rPr>
          <w:t>התגלה רמז להבדל בין תנאי הניסוי אשר סימ</w:t>
        </w:r>
      </w:ins>
      <w:ins w:id="148" w:author="Chen Heller" w:date="2022-09-14T20:05:00Z">
        <w:r w:rsidR="00702292">
          <w:rPr>
            <w:rFonts w:hint="cs"/>
            <w:rtl/>
            <w:lang w:eastAsia="ja-JP"/>
          </w:rPr>
          <w:t xml:space="preserve">ל </w:t>
        </w:r>
      </w:ins>
      <w:ins w:id="149" w:author="Chen Heller" w:date="2022-09-14T20:04:00Z">
        <w:r w:rsidR="00702292">
          <w:rPr>
            <w:rFonts w:hint="cs"/>
            <w:rtl/>
            <w:lang w:eastAsia="ja-JP"/>
          </w:rPr>
          <w:t>עיבוד לא מודע</w:t>
        </w:r>
      </w:ins>
      <w:ins w:id="150" w:author="Chen Heller" w:date="2022-09-14T20:03:00Z">
        <w:r w:rsidR="00156308">
          <w:rPr>
            <w:rFonts w:hint="cs"/>
            <w:rtl/>
            <w:lang w:eastAsia="ja-JP"/>
          </w:rPr>
          <w:t>.</w:t>
        </w:r>
      </w:ins>
      <w:ins w:id="151" w:author="Chen Heller" w:date="2022-09-14T20:05:00Z">
        <w:r w:rsidR="006B7188">
          <w:rPr>
            <w:rFonts w:hint="cs"/>
            <w:rtl/>
            <w:lang w:eastAsia="ja-JP"/>
          </w:rPr>
          <w:t xml:space="preserve"> </w:t>
        </w:r>
        <w:r w:rsidR="0055300D">
          <w:rPr>
            <w:rFonts w:hint="cs"/>
            <w:rtl/>
            <w:lang w:eastAsia="ja-JP"/>
          </w:rPr>
          <w:t xml:space="preserve">בניסוי הרביעי הושמט יום האימון הנוסף ונכללו </w:t>
        </w:r>
      </w:ins>
      <w:ins w:id="152" w:author="Chen Heller" w:date="2022-09-14T20:06:00Z">
        <w:r w:rsidR="0055300D">
          <w:rPr>
            <w:rFonts w:hint="cs"/>
            <w:rtl/>
            <w:lang w:eastAsia="ja-JP"/>
          </w:rPr>
          <w:t>ש</w:t>
        </w:r>
      </w:ins>
      <w:ins w:id="153" w:author="Chen Heller" w:date="2022-09-14T20:07:00Z">
        <w:r w:rsidR="00D26B4E">
          <w:rPr>
            <w:rFonts w:hint="cs"/>
            <w:rtl/>
            <w:lang w:eastAsia="ja-JP"/>
          </w:rPr>
          <w:t>ת</w:t>
        </w:r>
      </w:ins>
      <w:ins w:id="154" w:author="Chen Heller" w:date="2022-09-14T20:06:00Z">
        <w:r w:rsidR="0055300D">
          <w:rPr>
            <w:rFonts w:hint="cs"/>
            <w:rtl/>
            <w:lang w:eastAsia="ja-JP"/>
          </w:rPr>
          <w:t xml:space="preserve">י </w:t>
        </w:r>
      </w:ins>
      <w:ins w:id="155" w:author="Chen Heller" w:date="2022-09-14T20:07:00Z">
        <w:r w:rsidR="00D26B4E">
          <w:rPr>
            <w:rFonts w:hint="cs"/>
            <w:rtl/>
            <w:lang w:eastAsia="ja-JP"/>
          </w:rPr>
          <w:t>מטלות נפרדות, באחת מהן נבדקים ענו באמצעות מקלדת ובשניה באמצעות תנועות הושטה.</w:t>
        </w:r>
        <w:r w:rsidR="005918CC">
          <w:rPr>
            <w:rFonts w:hint="cs"/>
            <w:rtl/>
            <w:lang w:eastAsia="ja-JP"/>
          </w:rPr>
          <w:t xml:space="preserve"> ש</w:t>
        </w:r>
      </w:ins>
      <w:ins w:id="156" w:author="Chen Heller" w:date="2022-09-14T20:08:00Z">
        <w:r w:rsidR="005918CC">
          <w:rPr>
            <w:rFonts w:hint="cs"/>
            <w:rtl/>
            <w:lang w:eastAsia="ja-JP"/>
          </w:rPr>
          <w:t xml:space="preserve">תי המטלות חשפו אפקט לא מודע, אשר בשילוב עם המדדים הנוקשים למודעות, </w:t>
        </w:r>
      </w:ins>
      <w:ins w:id="157" w:author="Chen Heller" w:date="2022-09-15T08:05:00Z">
        <w:r w:rsidR="004D0526">
          <w:rPr>
            <w:rFonts w:hint="cs"/>
            <w:rtl/>
            <w:lang w:eastAsia="ja-JP"/>
          </w:rPr>
          <w:t>סיפקו</w:t>
        </w:r>
      </w:ins>
      <w:ins w:id="158" w:author="Chen Heller" w:date="2022-09-14T20:08:00Z">
        <w:r w:rsidR="005918CC">
          <w:rPr>
            <w:rFonts w:hint="cs"/>
            <w:rtl/>
            <w:lang w:eastAsia="ja-JP"/>
          </w:rPr>
          <w:t xml:space="preserve"> עדות </w:t>
        </w:r>
      </w:ins>
      <w:ins w:id="159" w:author="Chen Heller" w:date="2022-09-15T08:05:00Z">
        <w:r w:rsidR="004D0526">
          <w:rPr>
            <w:rFonts w:hint="cs"/>
            <w:rtl/>
            <w:lang w:eastAsia="ja-JP"/>
          </w:rPr>
          <w:t xml:space="preserve">שאינה קלה להפרכה </w:t>
        </w:r>
      </w:ins>
      <w:ins w:id="160" w:author="Chen Heller" w:date="2022-09-14T20:08:00Z">
        <w:r w:rsidR="005918CC">
          <w:rPr>
            <w:rFonts w:hint="cs"/>
            <w:rtl/>
            <w:lang w:eastAsia="ja-JP"/>
          </w:rPr>
          <w:t xml:space="preserve">לקיום של עיבוד לא מודע. </w:t>
        </w:r>
      </w:ins>
      <w:ins w:id="161" w:author="Chen Heller" w:date="2022-09-14T20:09:00Z">
        <w:r w:rsidR="005651AA">
          <w:rPr>
            <w:rFonts w:hint="cs"/>
            <w:rtl/>
            <w:lang w:eastAsia="ja-JP"/>
          </w:rPr>
          <w:t xml:space="preserve">בניגוד לממצאים קודמים, האפקט הלא מודע במטלת המעקב אחר תנועה לא היה גדול מזה שהתגלה במטלת המקלדת. </w:t>
        </w:r>
      </w:ins>
      <w:ins w:id="162" w:author="Chen Heller" w:date="2022-09-14T20:10:00Z">
        <w:r w:rsidR="00B77430">
          <w:rPr>
            <w:rFonts w:hint="cs"/>
            <w:rtl/>
            <w:lang w:eastAsia="ja-JP"/>
          </w:rPr>
          <w:t xml:space="preserve">לסיום </w:t>
        </w:r>
      </w:ins>
      <w:ins w:id="163" w:author="Chen Heller" w:date="2022-09-15T08:06:00Z">
        <w:r w:rsidR="00456E29">
          <w:rPr>
            <w:rFonts w:hint="cs"/>
            <w:rtl/>
            <w:lang w:eastAsia="ja-JP"/>
          </w:rPr>
          <w:t xml:space="preserve">מועלות </w:t>
        </w:r>
      </w:ins>
      <w:ins w:id="164" w:author="Chen Heller" w:date="2022-09-14T20:10:00Z">
        <w:r w:rsidR="00B77430">
          <w:rPr>
            <w:rFonts w:hint="cs"/>
            <w:rtl/>
            <w:lang w:eastAsia="ja-JP"/>
          </w:rPr>
          <w:t>הצעות ל</w:t>
        </w:r>
      </w:ins>
      <w:ins w:id="165" w:author="Chen Heller" w:date="2022-09-15T08:06:00Z">
        <w:r w:rsidR="002351FC">
          <w:rPr>
            <w:rFonts w:hint="cs"/>
            <w:rtl/>
            <w:lang w:eastAsia="ja-JP"/>
          </w:rPr>
          <w:t>שינויים ב</w:t>
        </w:r>
      </w:ins>
      <w:ins w:id="166" w:author="Chen Heller" w:date="2022-09-14T20:10:00Z">
        <w:r w:rsidR="00B77430">
          <w:rPr>
            <w:rFonts w:hint="cs"/>
            <w:rtl/>
            <w:lang w:eastAsia="ja-JP"/>
          </w:rPr>
          <w:t xml:space="preserve">מערך הניסוי אשר </w:t>
        </w:r>
      </w:ins>
      <w:ins w:id="167" w:author="Chen Heller" w:date="2022-09-15T08:06:00Z">
        <w:r w:rsidR="002351FC">
          <w:rPr>
            <w:rFonts w:hint="cs"/>
            <w:rtl/>
            <w:lang w:eastAsia="ja-JP"/>
          </w:rPr>
          <w:t xml:space="preserve">יכולים </w:t>
        </w:r>
      </w:ins>
      <w:ins w:id="168" w:author="Chen Heller" w:date="2022-09-14T20:10:00Z">
        <w:r w:rsidR="00B77430">
          <w:rPr>
            <w:rFonts w:hint="cs"/>
            <w:rtl/>
            <w:lang w:eastAsia="ja-JP"/>
          </w:rPr>
          <w:t xml:space="preserve">לשפר אף יותר את הרגישות של </w:t>
        </w:r>
      </w:ins>
      <w:ins w:id="169" w:author="Chen Heller" w:date="2022-09-15T08:07:00Z">
        <w:r w:rsidR="002351FC">
          <w:rPr>
            <w:rFonts w:hint="cs"/>
            <w:rtl/>
            <w:lang w:eastAsia="ja-JP"/>
          </w:rPr>
          <w:t xml:space="preserve">מדד התנועה </w:t>
        </w:r>
      </w:ins>
      <w:ins w:id="170" w:author="Chen Heller" w:date="2022-09-14T20:10:00Z">
        <w:r w:rsidR="00B77430">
          <w:rPr>
            <w:rFonts w:hint="cs"/>
            <w:rtl/>
            <w:lang w:eastAsia="ja-JP"/>
          </w:rPr>
          <w:t>לעיבוד לא מודע.</w:t>
        </w:r>
      </w:ins>
    </w:p>
    <w:p w14:paraId="313F963F" w14:textId="77777777" w:rsidR="00D12C9C" w:rsidRPr="00951A98" w:rsidRDefault="00D12C9C">
      <w:pPr>
        <w:bidi/>
        <w:rPr>
          <w:ins w:id="171" w:author="Chen Heller" w:date="2022-09-14T19:23:00Z"/>
          <w:rtl/>
        </w:rPr>
        <w:pPrChange w:id="172" w:author="Chen Heller" w:date="2022-09-14T19:47:00Z">
          <w:pPr>
            <w:pStyle w:val="Heading2"/>
          </w:pPr>
        </w:pPrChange>
      </w:pPr>
    </w:p>
    <w:p w14:paraId="56434494" w14:textId="3ABDE493" w:rsidR="00337559" w:rsidRDefault="00337559" w:rsidP="006238E0">
      <w:pPr>
        <w:pStyle w:val="Heading2"/>
        <w:rPr>
          <w:lang w:bidi="he-IL"/>
        </w:rPr>
      </w:pPr>
      <w:bookmarkStart w:id="173" w:name="_Toc114137547"/>
      <w:r>
        <w:lastRenderedPageBreak/>
        <w:t>Abstract</w:t>
      </w:r>
      <w:bookmarkEnd w:id="173"/>
    </w:p>
    <w:p w14:paraId="7C352F4A" w14:textId="536BFFB3" w:rsidR="003D683E" w:rsidRDefault="000904B3" w:rsidP="00AA7E94">
      <w:pPr>
        <w:ind w:firstLine="0"/>
      </w:pPr>
      <w:bookmarkStart w:id="174"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ins w:id="175" w:author="Chen Heller" w:date="2022-09-14T21:53:00Z">
        <w:r w:rsidR="00B61341">
          <w:t xml:space="preserve">marginal </w:t>
        </w:r>
      </w:ins>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174"/>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76" w:name="_Toc114137548"/>
      <w:r w:rsidRPr="00BF08EE">
        <w:lastRenderedPageBreak/>
        <w:t>Introduction</w:t>
      </w:r>
      <w:bookmarkEnd w:id="176"/>
    </w:p>
    <w:bookmarkEnd w:id="26"/>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1781CEE3" w:rsidR="004F240A" w:rsidRDefault="004F240A" w:rsidP="00B45AD0">
      <w:r>
        <w:t xml:space="preserve">All three </w:t>
      </w:r>
      <w:r w:rsidR="00A44BFB">
        <w:t>methods</w:t>
      </w:r>
      <w:r w:rsidR="001C015A">
        <w:t>, and others</w:t>
      </w:r>
      <w:del w:id="177" w:author="Chen Heller" w:date="2022-09-15T15:31:00Z">
        <w:r w:rsidR="001C015A" w:rsidDel="007E0DED">
          <w:delText xml:space="preserve"> </w:delText>
        </w:r>
      </w:del>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B45AD0">
        <w:instrText xml:space="preserve"> ADDIN ZOTERO_ITEM CSL_CITATION {"citationID":"bmH36duB","properties":{"formattedCitation":"(Hesselmann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B45AD0" w:rsidRPr="00B45AD0">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3D51D018" w14:textId="18D3E91C" w:rsidR="00976673" w:rsidRDefault="00976673" w:rsidP="006238E0">
      <w:pPr>
        <w:pStyle w:val="Heading3"/>
      </w:pPr>
      <w:bookmarkStart w:id="178" w:name="_Toc114137549"/>
      <w:r>
        <w:t>Contradicting findings</w:t>
      </w:r>
      <w:bookmarkEnd w:id="178"/>
    </w:p>
    <w:p w14:paraId="38C885BB" w14:textId="1D1120FF" w:rsidR="00992077" w:rsidRDefault="00992077" w:rsidP="00F378E9">
      <w:pPr>
        <w:ind w:firstLine="0"/>
      </w:pPr>
      <w:r>
        <w:lastRenderedPageBreak/>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on the other</w:t>
      </w:r>
      <w:r w:rsidR="00411A03">
        <w:t xml:space="preserve"> (the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4AD3B33"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B45AD0">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lOnn5Rov/GnJQR98O","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79" w:name="_Toc114137550"/>
      <w:r>
        <w:t xml:space="preserve">Explaining The </w:t>
      </w:r>
      <w:r w:rsidR="00FC0D0A">
        <w:t>D</w:t>
      </w:r>
      <w:r>
        <w:t xml:space="preserve">iscrepancy between </w:t>
      </w:r>
      <w:r w:rsidR="00FC0D0A">
        <w:t>F</w:t>
      </w:r>
      <w:r>
        <w:t>indings</w:t>
      </w:r>
      <w:bookmarkEnd w:id="179"/>
    </w:p>
    <w:p w14:paraId="0CB98709" w14:textId="50E049F6" w:rsidR="006F73D7" w:rsidRDefault="002411D5" w:rsidP="00D25473">
      <w:pPr>
        <w:ind w:firstLine="0"/>
      </w:pPr>
      <w:r>
        <w:lastRenderedPageBreak/>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80" w:name="_Toc114137551"/>
      <w:r>
        <w:t xml:space="preserve">Comparing </w:t>
      </w:r>
      <w:r w:rsidR="006E4F8B">
        <w:t xml:space="preserve">Motion </w:t>
      </w:r>
      <w:r>
        <w:t>T</w:t>
      </w:r>
      <w:r w:rsidR="006E4F8B">
        <w:t xml:space="preserve">racking </w:t>
      </w:r>
      <w:r>
        <w:t>with K</w:t>
      </w:r>
      <w:r w:rsidR="006E4F8B">
        <w:t>eyboard</w:t>
      </w:r>
      <w:r>
        <w:t xml:space="preserve"> Response</w:t>
      </w:r>
      <w:bookmarkEnd w:id="180"/>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 xml:space="preserve">words are </w:t>
      </w:r>
      <w:r w:rsidR="00861D29">
        <w:lastRenderedPageBreak/>
        <w:t>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81" w:name="_Toc114137552"/>
      <w:r>
        <w:t>Prev</w:t>
      </w:r>
      <w:r w:rsidR="00C71547">
        <w:t>ious</w:t>
      </w:r>
      <w:r>
        <w:t xml:space="preserve"> </w:t>
      </w:r>
      <w:r w:rsidR="000438C2">
        <w:t>Priming Findings Made with Motion Tracking</w:t>
      </w:r>
      <w:bookmarkEnd w:id="181"/>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lastRenderedPageBreak/>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82" w:name="_Hlk110934244"/>
      <w:r w:rsidR="006C164D">
        <w:t xml:space="preserve">When responses were given via a keyboard, </w:t>
      </w:r>
      <w:bookmarkEnd w:id="182"/>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w:t>
      </w:r>
      <w:r w:rsidR="002244FA">
        <w:lastRenderedPageBreak/>
        <w:t xml:space="preserve">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83" w:name="_Toc114137553"/>
      <w:r>
        <w:t>Current Research</w:t>
      </w:r>
      <w:bookmarkEnd w:id="183"/>
    </w:p>
    <w:p w14:paraId="1B63E398" w14:textId="22B13CBF"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in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r w:rsidR="00C77AFC">
        <w:t>as a means to</w:t>
      </w:r>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(Dehaene et al., 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 xml:space="preserve">In the first three </w:t>
      </w:r>
      <w:r w:rsidR="00620379">
        <w:lastRenderedPageBreak/>
        <w:t>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184" w:name="_Toc114137554"/>
      <w:r>
        <w:t>Pilot Experiment</w:t>
      </w:r>
      <w:r w:rsidR="00ED60E1">
        <w:t xml:space="preserve"> 1</w:t>
      </w:r>
      <w:bookmarkEnd w:id="184"/>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185" w:name="_Toc114137555"/>
      <w:r>
        <w:t>Methods</w:t>
      </w:r>
      <w:bookmarkEnd w:id="185"/>
    </w:p>
    <w:p w14:paraId="0D1ADB73" w14:textId="0498850D" w:rsidR="002057FC" w:rsidRPr="00C0305E" w:rsidRDefault="002057FC" w:rsidP="006238E0">
      <w:pPr>
        <w:pStyle w:val="Heading4"/>
      </w:pPr>
      <w:bookmarkStart w:id="186" w:name="_Toc114137556"/>
      <w:r w:rsidRPr="00C0305E">
        <w:t>Participants</w:t>
      </w:r>
      <w:bookmarkEnd w:id="186"/>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187" w:name="_Toc114137557"/>
      <w:r>
        <w:t>Stimuli</w:t>
      </w:r>
      <w:bookmarkEnd w:id="187"/>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(Frost &amp; Plaut,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188" w:name="_Toc114137558"/>
      <w:r>
        <w:t>Apparatus</w:t>
      </w:r>
      <w:bookmarkEnd w:id="188"/>
    </w:p>
    <w:p w14:paraId="7405EC60" w14:textId="24A4F725" w:rsidR="007846C7" w:rsidRPr="007846C7" w:rsidRDefault="007846C7" w:rsidP="00533630">
      <w:pPr>
        <w:ind w:firstLine="0"/>
      </w:pPr>
      <w:r w:rsidRPr="007846C7">
        <w:t xml:space="preserve">The stimulus </w:t>
      </w:r>
      <w:r w:rsidR="00984883">
        <w:t>was</w:t>
      </w:r>
      <w:r w:rsidRPr="007846C7">
        <w:t xml:space="preserve"> displayed on a VPIXX monitor (VIEWPixx /3D Lite LCD display and data acquisition system, version 3.7.6287) using Matlab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ins w:id="189" w:author="Chen Heller" w:date="2022-09-15T08:10:00Z">
        <w:r w:rsidR="00962917">
          <w:t xml:space="preserve"> </w:t>
        </w:r>
      </w:ins>
      <w:r w:rsidRPr="007846C7">
        <w:t xml:space="preserve">and Psychtoolbox </w:t>
      </w:r>
      <w:r w:rsidRPr="007846C7">
        <w:lastRenderedPageBreak/>
        <w:t>3.0.18</w:t>
      </w:r>
      <w:ins w:id="190" w:author="Chen Heller" w:date="2022-09-15T08:11:00Z">
        <w:r w:rsidR="00962917">
          <w:t xml:space="preserve"> </w:t>
        </w:r>
      </w:ins>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D93812">
        <w:t xml:space="preserve">Figure </w:t>
      </w:r>
      <w:r w:rsidR="00D93812">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away from the screen or closer. A system of 6 OptiTrack Flex 13 cameras by NaturalPoint, Inc. track</w:t>
      </w:r>
      <w:r w:rsidR="001B6994">
        <w:t>ed</w:t>
      </w:r>
      <w:r w:rsidRPr="007846C7">
        <w:t xml:space="preserve"> the marker's location using Motive 2.3.0 software</w:t>
      </w:r>
      <w:ins w:id="191" w:author="Chen Heller" w:date="2022-09-15T08:12:00Z">
        <w:r w:rsidR="00533630">
          <w:t xml:space="preserve"> </w:t>
        </w:r>
      </w:ins>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NatNet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r w:rsidR="006D3EC2" w:rsidRPr="006D3EC2">
        <w:rPr>
          <w:rFonts w:ascii="Times New Roman" w:hAnsi="Times New Roman" w:cs="Times New Roman"/>
          <w:i/>
          <w:iCs/>
        </w:rPr>
        <w:t>NatNet SDK</w:t>
      </w:r>
      <w:r w:rsidR="006D3EC2" w:rsidRPr="006D3EC2">
        <w:rPr>
          <w:rFonts w:ascii="Times New Roman" w:hAnsi="Times New Roman" w:cs="Times New Roman"/>
        </w:rPr>
        <w:t>, 2021)</w:t>
      </w:r>
      <w:r w:rsidR="00533630">
        <w:fldChar w:fldCharType="end"/>
      </w:r>
      <w:ins w:id="192" w:author="Chen Heller" w:date="2022-09-15T08:12:00Z">
        <w:r w:rsidR="00533630">
          <w:t xml:space="preserve"> </w:t>
        </w:r>
      </w:ins>
      <w:r w:rsidRPr="007846C7">
        <w:t>and recorded with Matlab.</w:t>
      </w: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9"/>
                    <a:stretch>
                      <a:fillRect/>
                    </a:stretch>
                  </pic:blipFill>
                  <pic:spPr>
                    <a:xfrm>
                      <a:off x="0" y="0"/>
                      <a:ext cx="3025885" cy="2555713"/>
                    </a:xfrm>
                    <a:prstGeom prst="rect">
                      <a:avLst/>
                    </a:prstGeom>
                  </pic:spPr>
                </pic:pic>
              </a:graphicData>
            </a:graphic>
          </wp:inline>
        </w:drawing>
      </w:r>
    </w:p>
    <w:p w14:paraId="4E401CC1" w14:textId="36578171" w:rsidR="007846C7" w:rsidRPr="00F630C9" w:rsidRDefault="0052293C" w:rsidP="0052293C">
      <w:pPr>
        <w:pStyle w:val="Caption"/>
        <w:jc w:val="left"/>
      </w:pPr>
      <w:bookmarkStart w:id="193" w:name="_Ref113902132"/>
      <w:r>
        <w:t xml:space="preserve">Figure </w:t>
      </w:r>
      <w:fldSimple w:instr=" SEQ Figure \* ARABIC ">
        <w:r w:rsidR="007E2512">
          <w:rPr>
            <w:noProof/>
          </w:rPr>
          <w:t>1</w:t>
        </w:r>
      </w:fldSimple>
      <w:bookmarkEnd w:id="193"/>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108D0C20" w14:textId="165BF197" w:rsidR="00566B9F" w:rsidRDefault="00566B9F" w:rsidP="006238E0">
      <w:pPr>
        <w:pStyle w:val="Heading3"/>
      </w:pPr>
      <w:bookmarkStart w:id="194" w:name="_Toc114137559"/>
      <w:r>
        <w:t>Procedure</w:t>
      </w:r>
      <w:bookmarkEnd w:id="194"/>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w:t>
      </w:r>
      <w:r w:rsidR="00591CFE">
        <w:lastRenderedPageBreak/>
        <w:t xml:space="preserve">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8C2B552"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the side of the screen that contains the appropriate category (</w:t>
      </w:r>
      <w:r w:rsidR="002E2682">
        <w:fldChar w:fldCharType="begin"/>
      </w:r>
      <w:r w:rsidR="002E2682">
        <w:instrText xml:space="preserve"> REF _Ref113902081 \h </w:instrText>
      </w:r>
      <w:r w:rsidR="002E2682">
        <w:fldChar w:fldCharType="separate"/>
      </w:r>
      <w:r w:rsidR="002E2682">
        <w:t xml:space="preserve">Figure </w:t>
      </w:r>
      <w:r w:rsidR="002E2682">
        <w:rPr>
          <w:noProof/>
        </w:rPr>
        <w:t>2</w:t>
      </w:r>
      <w:r w:rsidR="002E2682">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r w:rsidRPr="00400416">
        <w:t xml:space="preserve">seconds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clearly", 4 – "Saw the whole prime clearly"). Finally, participants </w:t>
      </w:r>
      <w:r w:rsidR="009C3535">
        <w:t xml:space="preserve">were asked </w:t>
      </w:r>
      <w:r w:rsidRPr="00400416">
        <w:t>to return their finger to the starting point.</w:t>
      </w:r>
    </w:p>
    <w:p w14:paraId="77752D02" w14:textId="77777777" w:rsidR="00652983" w:rsidRDefault="004058A7" w:rsidP="00652983">
      <w:pPr>
        <w:pStyle w:val="NoSpacing"/>
        <w:keepNext/>
        <w:bidi w:val="0"/>
      </w:pPr>
      <w:r w:rsidRPr="004058A7">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6566026" cy="3934143"/>
                    </a:xfrm>
                    <a:prstGeom prst="rect">
                      <a:avLst/>
                    </a:prstGeom>
                  </pic:spPr>
                </pic:pic>
              </a:graphicData>
            </a:graphic>
          </wp:inline>
        </w:drawing>
      </w:r>
    </w:p>
    <w:p w14:paraId="527194B6" w14:textId="7FFB707F" w:rsidR="00400416" w:rsidRPr="00400416" w:rsidRDefault="00652983" w:rsidP="00652983">
      <w:pPr>
        <w:pStyle w:val="Caption"/>
        <w:jc w:val="left"/>
      </w:pPr>
      <w:bookmarkStart w:id="195" w:name="_Ref113902081"/>
      <w:r>
        <w:t xml:space="preserve">Figure </w:t>
      </w:r>
      <w:fldSimple w:instr=" SEQ Figure \* ARABIC ">
        <w:r w:rsidR="007E2512">
          <w:rPr>
            <w:noProof/>
          </w:rPr>
          <w:t>2</w:t>
        </w:r>
      </w:fldSimple>
      <w:bookmarkEnd w:id="195"/>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to know where they should touch in order to make their response.</w:t>
      </w:r>
    </w:p>
    <w:p w14:paraId="22934D29" w14:textId="662CC5DB" w:rsidR="00B33642" w:rsidRDefault="00A17855" w:rsidP="006238E0">
      <w:pPr>
        <w:pStyle w:val="Heading3"/>
      </w:pPr>
      <w:bookmarkStart w:id="196" w:name="_Toc114137560"/>
      <w:r>
        <w:t>Trajectory p</w:t>
      </w:r>
      <w:r w:rsidR="00B33642">
        <w:t>reprocessing</w:t>
      </w:r>
      <w:bookmarkEnd w:id="196"/>
    </w:p>
    <w:p w14:paraId="597DB305" w14:textId="148D8DF5"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(Gallivan &amp; Chapman, 2014)</w:t>
      </w:r>
      <w:r w:rsidR="00E46E50">
        <w:fldChar w:fldCharType="end"/>
      </w:r>
      <w:r w:rsidRPr="00C65950">
        <w:t xml:space="preserve">. </w:t>
      </w:r>
      <w:r>
        <w:t xml:space="preserve">Missing values </w:t>
      </w:r>
      <w:r w:rsidR="00492414">
        <w:t xml:space="preserve">were </w:t>
      </w:r>
      <w:r>
        <w:t>interpolated with the inpaint_nans</w:t>
      </w:r>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a low pass butterworth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w:t>
      </w:r>
      <w:r>
        <w:lastRenderedPageBreak/>
        <w:t xml:space="preserve">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197" w:name="_Toc114137561"/>
      <w:r>
        <w:t>Variables extraction</w:t>
      </w:r>
      <w:bookmarkEnd w:id="197"/>
    </w:p>
    <w:p w14:paraId="3FD2B015" w14:textId="0C0FF272" w:rsidR="001E0823" w:rsidRDefault="00AA1B21" w:rsidP="00723227">
      <w:pPr>
        <w:ind w:firstLine="0"/>
      </w:pPr>
      <w:r>
        <w:t xml:space="preserve">The congruency effect was estimated </w:t>
      </w:r>
      <w:r w:rsidR="00D542A7">
        <w:t>with</w:t>
      </w:r>
      <w:r>
        <w:t xml:space="preserve"> </w:t>
      </w:r>
      <w:del w:id="198" w:author="Chen Heller" w:date="2022-09-16T11:20:00Z">
        <w:r w:rsidDel="003C6B86">
          <w:delText xml:space="preserve">eight </w:delText>
        </w:r>
      </w:del>
      <w:ins w:id="199" w:author="Chen Heller" w:date="2022-09-16T11:20:00Z">
        <w:r w:rsidR="003C6B86">
          <w:t xml:space="preserve">five </w:t>
        </w:r>
      </w:ins>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Movement offset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200" w:name="_Toc114137562"/>
      <w:r>
        <w:t>Exclusion criteria</w:t>
      </w:r>
      <w:bookmarkEnd w:id="200"/>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distance 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201" w:name="_Toc114137563"/>
      <w:r>
        <w:lastRenderedPageBreak/>
        <w:t>Results</w:t>
      </w:r>
      <w:bookmarkEnd w:id="201"/>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t</w:t>
      </w:r>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17D71AD" w14:textId="272C322D" w:rsidR="004D5003" w:rsidRDefault="00EE27A0" w:rsidP="0046480E">
      <w:r>
        <w:t>Congruency effect</w:t>
      </w:r>
      <w:r w:rsidR="00AF0D06">
        <w:t>:</w:t>
      </w:r>
      <w:r>
        <w:t xml:space="preserve"> </w:t>
      </w:r>
      <w:ins w:id="202" w:author="Chen Heller" w:date="2022-09-14T12:03:00Z">
        <w:r w:rsidR="001A3124">
          <w:t xml:space="preserve">All the comparisons between the congruent and incongruent conditions in </w:t>
        </w:r>
      </w:ins>
      <w:ins w:id="203" w:author="Chen Heller" w:date="2022-09-14T12:04:00Z">
        <w:r w:rsidR="001A3124">
          <w:t xml:space="preserve">all four experiments were corrected for multiple comparisons using the Tree-BH </w:t>
        </w:r>
      </w:ins>
      <w:ins w:id="204" w:author="Chen Heller" w:date="2022-09-14T12:05:00Z">
        <w:r w:rsidR="00BB4D09">
          <w:t>(</w:t>
        </w:r>
      </w:ins>
      <w:ins w:id="205" w:author="Chen Heller" w:date="2022-09-14T12:16:00Z">
        <w:r w:rsidR="00D27F4B">
          <w:fldChar w:fldCharType="begin"/>
        </w:r>
        <w:r w:rsidR="00D27F4B">
          <w:instrText xml:space="preserve"> REF _Ref114050197 \h </w:instrText>
        </w:r>
      </w:ins>
      <w:r w:rsidR="00D27F4B">
        <w:fldChar w:fldCharType="separate"/>
      </w:r>
      <w:ins w:id="206" w:author="Chen Heller" w:date="2022-09-14T12:16:00Z">
        <w:r w:rsidR="00D27F4B">
          <w:t xml:space="preserve">Supplementary Figure </w:t>
        </w:r>
        <w:r w:rsidR="00D27F4B">
          <w:rPr>
            <w:noProof/>
          </w:rPr>
          <w:t>1</w:t>
        </w:r>
        <w:r w:rsidR="00D27F4B">
          <w:fldChar w:fldCharType="end"/>
        </w:r>
      </w:ins>
      <w:ins w:id="207" w:author="Chen Heller" w:date="2022-09-14T12:15:00Z">
        <w:r w:rsidR="00D27F4B">
          <w:t xml:space="preserve">) </w:t>
        </w:r>
      </w:ins>
      <w:ins w:id="208" w:author="Chen Heller" w:date="2022-09-14T12:04:00Z">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ins>
      <w:ins w:id="209" w:author="Chen Heller" w:date="2022-09-14T12:16:00Z">
        <w:r w:rsidR="00754A46">
          <w:t xml:space="preserve">. </w:t>
        </w:r>
      </w:ins>
      <w:ins w:id="210" w:author="Chen Heller" w:date="2022-09-14T12:17:00Z">
        <w:r w:rsidR="00754A46">
          <w:t xml:space="preserve">In addition, normality of the residuals was tested with QQ-plot and </w:t>
        </w:r>
        <w:r w:rsidR="00145C16">
          <w:t>variables</w:t>
        </w:r>
      </w:ins>
      <w:ins w:id="211" w:author="Chen Heller" w:date="2022-09-14T12:18:00Z">
        <w:r w:rsidR="00145C16">
          <w:t xml:space="preserve"> that did not pass it were </w:t>
        </w:r>
      </w:ins>
      <w:del w:id="212" w:author="Chen Heller" w:date="2022-09-14T12:18:00Z">
        <w:r w:rsidR="008043D7" w:rsidDel="00145C16">
          <w:delText xml:space="preserve">The traveled distance variable as well as the movement duration </w:delText>
        </w:r>
      </w:del>
      <w:del w:id="213" w:author="Chen Heller" w:date="2022-09-14T10:45:00Z">
        <w:r w:rsidR="008043D7" w:rsidDel="00C85A7F">
          <w:delText xml:space="preserve">and frequency of COM </w:delText>
        </w:r>
      </w:del>
      <w:del w:id="214" w:author="Chen Heller" w:date="2022-09-14T12:18:00Z">
        <w:r w:rsidR="008043D7" w:rsidDel="00145C16">
          <w:delText xml:space="preserve">variables </w:delText>
        </w:r>
        <w:r w:rsidR="00723227" w:rsidDel="00145C16">
          <w:delText xml:space="preserve">were </w:delText>
        </w:r>
      </w:del>
      <w:r w:rsidR="008043D7">
        <w:t>tested with a permutation test</w:t>
      </w:r>
      <w:ins w:id="215" w:author="Chen Heller" w:date="2022-09-14T12:23:00Z">
        <w:r w:rsidR="00006F56">
          <w:t xml:space="preserve"> (For a list</w:t>
        </w:r>
      </w:ins>
      <w:ins w:id="216" w:author="Chen Heller" w:date="2022-09-15T08:13:00Z">
        <w:r w:rsidR="002A45A3">
          <w:t xml:space="preserve"> </w:t>
        </w:r>
      </w:ins>
      <w:ins w:id="217" w:author="Chen Heller" w:date="2022-09-14T12:23:00Z">
        <w:r w:rsidR="00006F56">
          <w:t>of violating variables see</w:t>
        </w:r>
      </w:ins>
      <w:ins w:id="218" w:author="Chen Heller" w:date="2022-09-15T09:54:00Z">
        <w:r w:rsidR="00243F3B">
          <w:t xml:space="preserve"> </w:t>
        </w:r>
      </w:ins>
      <w:ins w:id="219" w:author="Chen Heller" w:date="2022-09-15T09:55:00Z">
        <w:r w:rsidR="00BB21CF">
          <w:fldChar w:fldCharType="begin"/>
        </w:r>
        <w:r w:rsidR="00BB21CF">
          <w:instrText xml:space="preserve"> REF _Ref114128122 \h </w:instrText>
        </w:r>
      </w:ins>
      <w:r w:rsidR="00BB21CF">
        <w:fldChar w:fldCharType="separate"/>
      </w:r>
      <w:ins w:id="220" w:author="Chen Heller" w:date="2022-09-15T09:55:00Z">
        <w:r w:rsidR="00BB21CF">
          <w:t xml:space="preserve">Supplementary Figure </w:t>
        </w:r>
        <w:r w:rsidR="00BB21CF">
          <w:rPr>
            <w:noProof/>
          </w:rPr>
          <w:t>2</w:t>
        </w:r>
        <w:r w:rsidR="00BB21CF">
          <w:fldChar w:fldCharType="end"/>
        </w:r>
      </w:ins>
      <w:ins w:id="221" w:author="Chen Heller" w:date="2022-09-15T08:13:00Z">
        <w:r w:rsidR="007205D7">
          <w:t>; Source code for permutation testing</w:t>
        </w:r>
      </w:ins>
      <w:ins w:id="222" w:author="Chen Heller" w:date="2022-09-15T08:14:00Z">
        <w:r w:rsidR="007205D7">
          <w:t xml:space="preserve">, </w:t>
        </w:r>
      </w:ins>
      <w:r w:rsidR="0046480E">
        <w:fldChar w:fldCharType="begin"/>
      </w:r>
      <w:r w:rsidR="00B45AD0">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46480E">
        <w:fldChar w:fldCharType="separate"/>
      </w:r>
      <w:del w:id="223" w:author="Chen Heller" w:date="2022-09-15T08:27:00Z">
        <w:r w:rsidR="0046480E" w:rsidRPr="0046480E" w:rsidDel="0046480E">
          <w:rPr>
            <w:rFonts w:ascii="Times New Roman" w:hAnsi="Times New Roman" w:cs="Times New Roman"/>
          </w:rPr>
          <w:delText>(</w:delText>
        </w:r>
      </w:del>
      <w:r w:rsidR="0046480E" w:rsidRPr="0046480E">
        <w:rPr>
          <w:rFonts w:ascii="Times New Roman" w:hAnsi="Times New Roman" w:cs="Times New Roman"/>
        </w:rPr>
        <w:t>Kohl, 2019</w:t>
      </w:r>
      <w:del w:id="224" w:author="Chen Heller" w:date="2022-09-15T08:27:00Z">
        <w:r w:rsidR="0046480E" w:rsidRPr="0046480E" w:rsidDel="0046480E">
          <w:rPr>
            <w:rFonts w:ascii="Times New Roman" w:hAnsi="Times New Roman" w:cs="Times New Roman"/>
          </w:rPr>
          <w:delText>)</w:delText>
        </w:r>
      </w:del>
      <w:r w:rsidR="0046480E">
        <w:fldChar w:fldCharType="end"/>
      </w:r>
      <w:ins w:id="225" w:author="Chen Heller" w:date="2022-09-14T12:23:00Z">
        <w:r w:rsidR="0019704E">
          <w:t>)</w:t>
        </w:r>
      </w:ins>
      <w:r w:rsidR="00877E08">
        <w:t xml:space="preserve">. </w:t>
      </w:r>
      <w:del w:id="226" w:author="Chen Heller" w:date="2022-09-14T12:18:00Z">
        <w:r w:rsidR="008043D7" w:rsidDel="00145C16">
          <w:delText xml:space="preserve"> since they violated the normality assumption</w:delText>
        </w:r>
      </w:del>
      <w:r w:rsidR="008043D7">
        <w:t xml:space="preserve">. </w:t>
      </w:r>
      <w:del w:id="227" w:author="Chen Heller" w:date="2022-09-14T12:19:00Z">
        <w:r w:rsidR="006F08A1" w:rsidDel="00783C99">
          <w:delText>After correcting a</w:delText>
        </w:r>
        <w:r w:rsidR="008043D7" w:rsidDel="00783C99">
          <w:delText xml:space="preserve">ll the </w:delText>
        </w:r>
        <w:r w:rsidR="00B507EA" w:rsidDel="00783C99">
          <w:delText>p-values</w:delText>
        </w:r>
        <w:r w:rsidR="0044794B" w:rsidDel="00783C99">
          <w:delText xml:space="preserve"> </w:delText>
        </w:r>
        <w:r w:rsidR="00B507EA" w:rsidDel="00783C99">
          <w:delText>for multiple comparisons</w:delText>
        </w:r>
      </w:del>
      <w:del w:id="228" w:author="Chen Heller" w:date="2022-09-14T12:04:00Z">
        <w:r w:rsidR="00B507EA" w:rsidDel="001A3124">
          <w:delText xml:space="preserve"> using the </w:delText>
        </w:r>
        <w:r w:rsidR="00256119" w:rsidDel="001A3124">
          <w:delText xml:space="preserve">Tree-BH method </w:delText>
        </w:r>
        <w:r w:rsidR="008A048D" w:rsidDel="001A3124">
          <w:delText xml:space="preserve">suggested in </w:delText>
        </w:r>
        <w:r w:rsidR="00283780" w:rsidDel="001A3124">
          <w:fldChar w:fldCharType="begin"/>
        </w:r>
        <w:r w:rsidR="008D13A3" w:rsidDel="001A3124">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283780" w:rsidDel="001A3124">
          <w:fldChar w:fldCharType="separate"/>
        </w:r>
        <w:r w:rsidR="00283780" w:rsidRPr="00283780" w:rsidDel="001A3124">
          <w:rPr>
            <w:rFonts w:ascii="Times New Roman" w:hAnsi="Times New Roman" w:cs="Times New Roman"/>
          </w:rPr>
          <w:delText xml:space="preserve">Bogomolov et al. </w:delText>
        </w:r>
        <w:r w:rsidR="00283780" w:rsidDel="001A3124">
          <w:rPr>
            <w:rFonts w:ascii="Times New Roman" w:hAnsi="Times New Roman" w:cs="Times New Roman"/>
          </w:rPr>
          <w:delText>(</w:delText>
        </w:r>
        <w:r w:rsidR="00283780" w:rsidRPr="00283780" w:rsidDel="001A3124">
          <w:rPr>
            <w:rFonts w:ascii="Times New Roman" w:hAnsi="Times New Roman" w:cs="Times New Roman"/>
          </w:rPr>
          <w:delText>2021</w:delText>
        </w:r>
        <w:r w:rsidR="00283780" w:rsidDel="001A3124">
          <w:fldChar w:fldCharType="end"/>
        </w:r>
        <w:r w:rsidR="00283780" w:rsidDel="001A3124">
          <w:delText>)</w:delText>
        </w:r>
      </w:del>
      <w:del w:id="229" w:author="Chen Heller" w:date="2022-09-14T12:19:00Z">
        <w:r w:rsidR="00723227" w:rsidDel="00783C99">
          <w:delText>,</w:delText>
        </w:r>
        <w:r w:rsidR="006F08A1" w:rsidDel="00783C99">
          <w:delText xml:space="preserve"> </w:delText>
        </w:r>
        <w:r w:rsidR="00355822" w:rsidDel="00783C99">
          <w:delText>n</w:delText>
        </w:r>
      </w:del>
      <w:ins w:id="230" w:author="Chen Heller" w:date="2022-09-15T12:36:00Z">
        <w:r w:rsidR="00F87BD6">
          <w:t>In Experiment 1, n</w:t>
        </w:r>
      </w:ins>
      <w:r w:rsidR="00355822">
        <w:t xml:space="preserve">o </w:t>
      </w:r>
      <w:del w:id="231" w:author="Chen Heller" w:date="2022-09-15T08:29:00Z">
        <w:r w:rsidR="00355822" w:rsidDel="00877E08">
          <w:delText xml:space="preserve">significant </w:delText>
        </w:r>
      </w:del>
      <w:r w:rsidR="00355822">
        <w:t>difference</w:t>
      </w:r>
      <w:r w:rsidR="00877E08">
        <w:t>s</w:t>
      </w:r>
      <w:r w:rsidR="00355822">
        <w:t xml:space="preserve"> </w:t>
      </w:r>
      <w:del w:id="232" w:author="Chen Heller" w:date="2022-09-15T08:29:00Z">
        <w:r w:rsidR="00355822" w:rsidDel="00877E08">
          <w:delText xml:space="preserve">was </w:delText>
        </w:r>
      </w:del>
      <w:ins w:id="233" w:author="Chen Heller" w:date="2022-09-15T08:29:00Z">
        <w:r w:rsidR="00877E08">
          <w:t xml:space="preserve">were </w:t>
        </w:r>
      </w:ins>
      <w:r w:rsidR="00355822">
        <w:t>found between the congruent and incongruent conditions</w:t>
      </w:r>
      <w:del w:id="234" w:author="Chen Heller" w:date="2022-09-15T08:29:00Z">
        <w:r w:rsidR="00355822" w:rsidDel="00877E08">
          <w:delText xml:space="preserve"> </w:delText>
        </w:r>
        <w:r w:rsidR="007C11A2" w:rsidDel="00877E08">
          <w:delText>i</w:delText>
        </w:r>
        <w:r w:rsidR="00355822" w:rsidDel="00877E08">
          <w:delText>n any of the dependent variables</w:delText>
        </w:r>
      </w:del>
      <w:r w:rsidR="00814D48">
        <w:t xml:space="preserve"> (</w:t>
      </w:r>
      <w:r w:rsidR="00814D48">
        <w:fldChar w:fldCharType="begin"/>
      </w:r>
      <w:r w:rsidR="00814D48">
        <w:instrText xml:space="preserve"> REF _Ref113876063 \h </w:instrText>
      </w:r>
      <w:r w:rsidR="00814D48">
        <w:fldChar w:fldCharType="separate"/>
      </w:r>
      <w:r w:rsidR="00814D48">
        <w:t xml:space="preserve">Figure </w:t>
      </w:r>
      <w:r w:rsidR="00814D48">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del w:id="235" w:author="Chen Heller" w:date="2022-09-14T15:40:00Z">
        <w:r w:rsidR="000F51E1" w:rsidDel="007D4EDB">
          <w:delText xml:space="preserve"> </w:delText>
        </w:r>
        <w:r w:rsidR="00245008" w:rsidDel="007D4EDB">
          <w:delText>(M</w:delText>
        </w:r>
        <w:r w:rsidR="00245008" w:rsidDel="007D4EDB">
          <w:rPr>
            <w:vertAlign w:val="subscript"/>
          </w:rPr>
          <w:delText>con</w:delText>
        </w:r>
        <w:r w:rsidR="00245008" w:rsidDel="007D4EDB">
          <w:delText xml:space="preserve"> = 2.80, SD</w:delText>
        </w:r>
        <w:r w:rsidR="00245008" w:rsidDel="007D4EDB">
          <w:rPr>
            <w:vertAlign w:val="subscript"/>
          </w:rPr>
          <w:delText>con</w:delText>
        </w:r>
        <w:r w:rsidR="00245008" w:rsidDel="007D4EDB">
          <w:delText xml:space="preserve"> = 0. 47, M</w:delText>
        </w:r>
        <w:r w:rsidR="00245008" w:rsidDel="007D4EDB">
          <w:rPr>
            <w:vertAlign w:val="subscript"/>
          </w:rPr>
          <w:delText>incon</w:delText>
        </w:r>
        <w:r w:rsidR="00245008" w:rsidDel="007D4EDB">
          <w:delText xml:space="preserve"> = 2.70, SD</w:delText>
        </w:r>
        <w:r w:rsidR="00245008" w:rsidDel="007D4EDB">
          <w:rPr>
            <w:vertAlign w:val="subscript"/>
          </w:rPr>
          <w:delText>incon</w:delText>
        </w:r>
        <w:r w:rsidR="00245008" w:rsidDel="007D4EDB">
          <w:delText xml:space="preserve"> = 0. 50, t</w:delText>
        </w:r>
        <w:r w:rsidR="00245008" w:rsidRPr="00E516F7" w:rsidDel="007D4EDB">
          <w:delText>(9)</w:delText>
        </w:r>
        <w:r w:rsidR="00245008" w:rsidDel="007D4EDB">
          <w:delText xml:space="preserve"> = 2.16, p = 0.169, 95% CI [0, 0.20])</w:delText>
        </w:r>
      </w:del>
      <w:r w:rsidR="00245008">
        <w:t xml:space="preserve"> </w:t>
      </w:r>
      <w:r w:rsidR="000F51E1">
        <w:t xml:space="preserve">and reaction time which was </w:t>
      </w:r>
      <w:r w:rsidR="00C60609">
        <w:t xml:space="preserve">numerically </w:t>
      </w:r>
      <w:r w:rsidR="000F51E1">
        <w:t>longer</w:t>
      </w:r>
      <w:del w:id="236" w:author="Chen Heller" w:date="2022-09-15T12:36:00Z">
        <w:r w:rsidR="00C60609" w:rsidDel="00B46358">
          <w:delText xml:space="preserve"> in the incongruent condition</w:delText>
        </w:r>
      </w:del>
      <w:r w:rsidR="00935BF6">
        <w:t xml:space="preserve"> (</w:t>
      </w:r>
      <w:r w:rsidR="00935BF6">
        <w:fldChar w:fldCharType="begin"/>
      </w:r>
      <w:r w:rsidR="00935BF6">
        <w:instrText xml:space="preserve"> REF _Ref114067851 \h </w:instrText>
      </w:r>
      <w:r w:rsidR="00935BF6">
        <w:fldChar w:fldCharType="separate"/>
      </w:r>
      <w:ins w:id="237" w:author="Chen Heller" w:date="2022-09-14T17:04:00Z">
        <w:r w:rsidR="00935BF6">
          <w:t xml:space="preserve">Table </w:t>
        </w:r>
      </w:ins>
      <w:ins w:id="238" w:author="Chen Heller" w:date="2022-09-14T17:06:00Z">
        <w:r w:rsidR="00935BF6">
          <w:rPr>
            <w:noProof/>
          </w:rPr>
          <w:t>1</w:t>
        </w:r>
      </w:ins>
      <w:r w:rsidR="00935BF6">
        <w:fldChar w:fldCharType="end"/>
      </w:r>
      <w:r w:rsidR="00935BF6">
        <w:t>).</w:t>
      </w:r>
      <w:del w:id="239" w:author="Chen Heller" w:date="2022-09-14T15:40:00Z">
        <w:r w:rsidR="00C60609" w:rsidDel="007D4EDB">
          <w:delText xml:space="preserve"> (M</w:delText>
        </w:r>
        <w:r w:rsidR="00C60609" w:rsidDel="007D4EDB">
          <w:rPr>
            <w:vertAlign w:val="subscript"/>
          </w:rPr>
          <w:delText>con</w:delText>
        </w:r>
        <w:r w:rsidR="00C60609" w:rsidDel="007D4EDB">
          <w:delText xml:space="preserve"> = 433.96ms, SD</w:delText>
        </w:r>
        <w:r w:rsidR="00C60609" w:rsidDel="007D4EDB">
          <w:rPr>
            <w:vertAlign w:val="subscript"/>
          </w:rPr>
          <w:delText>con</w:delText>
        </w:r>
        <w:r w:rsidR="00C60609" w:rsidDel="007D4EDB">
          <w:delText xml:space="preserve"> = 125.26, M</w:delText>
        </w:r>
        <w:r w:rsidR="00C60609" w:rsidDel="007D4EDB">
          <w:rPr>
            <w:vertAlign w:val="subscript"/>
          </w:rPr>
          <w:delText>incon</w:delText>
        </w:r>
        <w:r w:rsidR="00C60609" w:rsidDel="007D4EDB">
          <w:delText xml:space="preserve"> = 441.88ms, SD</w:delText>
        </w:r>
        <w:r w:rsidR="00C60609" w:rsidDel="007D4EDB">
          <w:rPr>
            <w:vertAlign w:val="subscript"/>
          </w:rPr>
          <w:delText>incon</w:delText>
        </w:r>
        <w:r w:rsidR="00C60609" w:rsidDel="007D4EDB">
          <w:delText xml:space="preserve"> = 125.81, t</w:delText>
        </w:r>
        <w:r w:rsidR="00C60609" w:rsidRPr="00E516F7" w:rsidDel="007D4EDB">
          <w:delText>(9)</w:delText>
        </w:r>
        <w:r w:rsidR="00C60609" w:rsidDel="007D4EDB">
          <w:delText xml:space="preserve"> = -2.07, p = 0.169, 95% CI [-16.55, 0.71</w:delText>
        </w:r>
        <w:r w:rsidR="00117697" w:rsidDel="007D4EDB">
          <w:delText>]</w:delText>
        </w:r>
        <w:r w:rsidR="00C60609" w:rsidDel="007D4EDB">
          <w:delText xml:space="preserve">). </w:delText>
        </w:r>
        <w:r w:rsidR="00800ED7" w:rsidDel="007D4EDB">
          <w:delText>T</w:delText>
        </w:r>
        <w:r w:rsidR="00037672" w:rsidDel="007D4EDB">
          <w:delText xml:space="preserve">he </w:delText>
        </w:r>
        <w:r w:rsidR="00666006" w:rsidDel="007D4EDB">
          <w:delText xml:space="preserve">distance traveled </w:delText>
        </w:r>
        <w:r w:rsidR="00640A55" w:rsidDel="007D4EDB">
          <w:delText>o</w:delText>
        </w:r>
        <w:r w:rsidR="00666006" w:rsidDel="007D4EDB">
          <w:delText xml:space="preserve">n the congruent </w:delText>
        </w:r>
        <w:r w:rsidR="001601EF" w:rsidDel="007D4EDB">
          <w:delText xml:space="preserve"> </w:delText>
        </w:r>
        <w:r w:rsidR="00666006" w:rsidDel="007D4EDB">
          <w:delText xml:space="preserve">and incongruent </w:delText>
        </w:r>
        <w:r w:rsidR="00B0099D" w:rsidDel="007D4EDB">
          <w:delText xml:space="preserve"> </w:delText>
        </w:r>
        <w:r w:rsidR="00640A55" w:rsidDel="007D4EDB">
          <w:delText xml:space="preserve">conditions </w:delText>
        </w:r>
        <w:r w:rsidR="00666006" w:rsidDel="007D4EDB">
          <w:delText>did not differ</w:delText>
        </w:r>
        <w:r w:rsidR="00562AD9" w:rsidDel="007D4EDB">
          <w:delText xml:space="preserve"> (</w:delText>
        </w:r>
        <w:r w:rsidR="000C25E6" w:rsidDel="007D4EDB">
          <w:delText>M</w:delText>
        </w:r>
        <w:r w:rsidR="000C25E6" w:rsidDel="007D4EDB">
          <w:rPr>
            <w:vertAlign w:val="subscript"/>
          </w:rPr>
          <w:delText>con</w:delText>
        </w:r>
        <w:r w:rsidR="000C25E6" w:rsidDel="007D4EDB">
          <w:delText xml:space="preserve"> = 40.88, SD</w:delText>
        </w:r>
        <w:r w:rsidR="000C25E6" w:rsidDel="007D4EDB">
          <w:rPr>
            <w:vertAlign w:val="subscript"/>
          </w:rPr>
          <w:delText>con</w:delText>
        </w:r>
        <w:r w:rsidR="000C25E6" w:rsidDel="007D4EDB">
          <w:delText xml:space="preserve"> = 1.49, M</w:delText>
        </w:r>
        <w:r w:rsidR="000C25E6" w:rsidDel="007D4EDB">
          <w:rPr>
            <w:vertAlign w:val="subscript"/>
          </w:rPr>
          <w:delText>incon</w:delText>
        </w:r>
        <w:r w:rsidR="000C25E6" w:rsidDel="007D4EDB">
          <w:delText xml:space="preserve"> = 41.06, SD</w:delText>
        </w:r>
        <w:r w:rsidR="000C25E6" w:rsidDel="007D4EDB">
          <w:rPr>
            <w:vertAlign w:val="subscript"/>
          </w:rPr>
          <w:delText>incon</w:delText>
        </w:r>
        <w:r w:rsidR="000C25E6" w:rsidDel="007D4EDB">
          <w:delText xml:space="preserve"> = 1.59</w:delText>
        </w:r>
        <w:r w:rsidR="00B0099D" w:rsidDel="007D4EDB">
          <w:delText>, p = 0.</w:delText>
        </w:r>
        <w:r w:rsidR="00BF6918" w:rsidDel="007D4EDB">
          <w:delText>694</w:delText>
        </w:r>
        <w:r w:rsidR="00B0099D" w:rsidDel="007D4EDB">
          <w:delText>, 95% CI [-</w:delText>
        </w:r>
        <w:r w:rsidR="00F52F72" w:rsidDel="007D4EDB">
          <w:delText>0.51</w:delText>
        </w:r>
        <w:r w:rsidR="00234B6D" w:rsidDel="007D4EDB">
          <w:delText>,</w:delText>
        </w:r>
        <w:r w:rsidR="00B0099D" w:rsidDel="007D4EDB">
          <w:delText xml:space="preserve"> 0.</w:delText>
        </w:r>
        <w:r w:rsidR="00C37DDB" w:rsidDel="007D4EDB">
          <w:delText xml:space="preserve"> </w:delText>
        </w:r>
        <w:r w:rsidR="00B0099D" w:rsidDel="007D4EDB">
          <w:delText>1</w:delText>
        </w:r>
        <w:r w:rsidR="00C37DDB" w:rsidDel="007D4EDB">
          <w:delText>7</w:delText>
        </w:r>
        <w:r w:rsidR="00B0099D" w:rsidDel="007D4EDB">
          <w:delText>]</w:delText>
        </w:r>
        <w:r w:rsidR="00562AD9" w:rsidDel="007D4EDB">
          <w:delText>)</w:delText>
        </w:r>
        <w:r w:rsidR="005D66C8" w:rsidDel="007D4EDB">
          <w:delText xml:space="preserve"> </w:delText>
        </w:r>
        <w:r w:rsidR="000575A4" w:rsidDel="007D4EDB">
          <w:delText>and neither did the</w:delText>
        </w:r>
        <w:r w:rsidR="009B63EB" w:rsidDel="007D4EDB">
          <w:delText xml:space="preserve"> COM</w:delText>
        </w:r>
        <w:r w:rsidR="000575A4" w:rsidDel="007D4EDB">
          <w:delText xml:space="preserve"> frequency </w:delText>
        </w:r>
        <w:r w:rsidR="00EC601F" w:rsidDel="007D4EDB">
          <w:delText>(M</w:delText>
        </w:r>
        <w:r w:rsidR="000575A4" w:rsidDel="007D4EDB">
          <w:rPr>
            <w:vertAlign w:val="subscript"/>
          </w:rPr>
          <w:delText>con</w:delText>
        </w:r>
        <w:r w:rsidR="00EC601F" w:rsidDel="007D4EDB">
          <w:delText xml:space="preserve"> = </w:delText>
        </w:r>
        <w:r w:rsidR="004E0807" w:rsidDel="007D4EDB">
          <w:delText>0.21</w:delText>
        </w:r>
        <w:r w:rsidR="00EC601F" w:rsidDel="007D4EDB">
          <w:delText xml:space="preserve">, </w:delText>
        </w:r>
        <w:r w:rsidR="00AC73D8" w:rsidDel="007D4EDB">
          <w:delText>SD</w:delText>
        </w:r>
        <w:r w:rsidR="000575A4" w:rsidDel="007D4EDB">
          <w:rPr>
            <w:vertAlign w:val="subscript"/>
          </w:rPr>
          <w:delText>con</w:delText>
        </w:r>
        <w:r w:rsidR="00EC601F" w:rsidDel="007D4EDB">
          <w:delText xml:space="preserve"> = </w:delText>
        </w:r>
        <w:r w:rsidR="004E0807" w:rsidDel="007D4EDB">
          <w:delText>0.06</w:delText>
        </w:r>
        <w:r w:rsidR="009B63EB" w:rsidDel="007D4EDB">
          <w:delText xml:space="preserve">, </w:delText>
        </w:r>
        <w:r w:rsidR="00EC601F" w:rsidDel="007D4EDB">
          <w:delText>M</w:delText>
        </w:r>
        <w:r w:rsidR="009B63EB" w:rsidDel="007D4EDB">
          <w:rPr>
            <w:vertAlign w:val="subscript"/>
          </w:rPr>
          <w:delText>incon</w:delText>
        </w:r>
        <w:r w:rsidR="00EC601F" w:rsidDel="007D4EDB">
          <w:delText xml:space="preserve"> = </w:delText>
        </w:r>
        <w:r w:rsidR="004E0807" w:rsidDel="007D4EDB">
          <w:delText>0.2</w:delText>
        </w:r>
        <w:r w:rsidR="00306903" w:rsidDel="007D4EDB">
          <w:delText>0</w:delText>
        </w:r>
        <w:r w:rsidR="00EC601F" w:rsidDel="007D4EDB">
          <w:delText xml:space="preserve">, </w:delText>
        </w:r>
        <w:r w:rsidR="00AC73D8" w:rsidDel="007D4EDB">
          <w:delText>SD</w:delText>
        </w:r>
        <w:r w:rsidR="009B63EB" w:rsidDel="007D4EDB">
          <w:rPr>
            <w:vertAlign w:val="subscript"/>
          </w:rPr>
          <w:delText>icon</w:delText>
        </w:r>
        <w:r w:rsidR="00EC601F" w:rsidDel="007D4EDB">
          <w:delText xml:space="preserve"> = </w:delText>
        </w:r>
        <w:r w:rsidR="004E0807" w:rsidDel="007D4EDB">
          <w:delText>0.08</w:delText>
        </w:r>
        <w:r w:rsidR="00EC601F" w:rsidDel="007D4EDB">
          <w:delText>, p = 0.</w:delText>
        </w:r>
        <w:r w:rsidR="00BF6918" w:rsidDel="007D4EDB">
          <w:delText>89</w:delText>
        </w:r>
        <w:r w:rsidR="00C37DDB" w:rsidDel="007D4EDB">
          <w:delText>6</w:delText>
        </w:r>
        <w:r w:rsidR="00EC601F" w:rsidDel="007D4EDB">
          <w:delText>, 95% CI [-</w:delText>
        </w:r>
      </w:del>
      <w:del w:id="240" w:author="Chen Heller" w:date="2022-09-14T10:50:00Z">
        <w:r w:rsidR="00EC601F" w:rsidDel="00EF531A">
          <w:delText>0.</w:delText>
        </w:r>
        <w:r w:rsidR="008776A8" w:rsidDel="00EF531A">
          <w:delText>02</w:delText>
        </w:r>
      </w:del>
      <w:del w:id="241" w:author="Chen Heller" w:date="2022-09-14T15:40:00Z">
        <w:r w:rsidR="00EC601F" w:rsidDel="007D4EDB">
          <w:delText>, 0.</w:delText>
        </w:r>
      </w:del>
      <w:del w:id="242" w:author="Chen Heller" w:date="2022-09-14T10:50:00Z">
        <w:r w:rsidR="008776A8" w:rsidDel="00EF531A">
          <w:delText>03</w:delText>
        </w:r>
      </w:del>
      <w:del w:id="243" w:author="Chen Heller" w:date="2022-09-14T15:40:00Z">
        <w:r w:rsidR="00EC601F" w:rsidDel="007D4EDB">
          <w:delText>]</w:delText>
        </w:r>
        <w:r w:rsidR="009B63EB" w:rsidDel="007D4EDB">
          <w:delText>)</w:delText>
        </w:r>
        <w:r w:rsidR="00727E11" w:rsidDel="007D4EDB">
          <w:delText xml:space="preserve"> or the movement duration (M</w:delText>
        </w:r>
        <w:r w:rsidR="00727E11" w:rsidDel="007D4EDB">
          <w:rPr>
            <w:vertAlign w:val="subscript"/>
          </w:rPr>
          <w:delText>con</w:delText>
        </w:r>
        <w:r w:rsidR="00727E11" w:rsidDel="007D4EDB">
          <w:delText xml:space="preserve"> = 558.15ms, SD</w:delText>
        </w:r>
        <w:r w:rsidR="00727E11" w:rsidDel="007D4EDB">
          <w:rPr>
            <w:vertAlign w:val="subscript"/>
          </w:rPr>
          <w:delText>con</w:delText>
        </w:r>
        <w:r w:rsidR="00727E11" w:rsidDel="007D4EDB">
          <w:delText xml:space="preserve"> = 80.72, M</w:delText>
        </w:r>
        <w:r w:rsidR="00727E11" w:rsidDel="007D4EDB">
          <w:rPr>
            <w:vertAlign w:val="subscript"/>
          </w:rPr>
          <w:delText>incon</w:delText>
        </w:r>
        <w:r w:rsidR="00727E11" w:rsidDel="007D4EDB">
          <w:delText xml:space="preserve"> = 557.91ms, SD</w:delText>
        </w:r>
        <w:r w:rsidR="00727E11" w:rsidDel="007D4EDB">
          <w:rPr>
            <w:vertAlign w:val="subscript"/>
          </w:rPr>
          <w:delText>incon</w:delText>
        </w:r>
        <w:r w:rsidR="00727E11" w:rsidDel="007D4EDB">
          <w:delText xml:space="preserve"> = 81.61, p = 0.896, 95% CI [-5.96, 5.60])</w:delText>
        </w:r>
        <w:r w:rsidR="008B6F3C" w:rsidDel="007D4EDB">
          <w:delText>.</w:delText>
        </w:r>
      </w:del>
    </w:p>
    <w:p w14:paraId="0A8511A4" w14:textId="77777777" w:rsidR="004545CA" w:rsidRDefault="004545CA" w:rsidP="004545CA">
      <w:pPr>
        <w:ind w:firstLine="0"/>
      </w:pPr>
    </w:p>
    <w:p w14:paraId="77E035F3" w14:textId="3012CD4B" w:rsidR="004545CA" w:rsidRDefault="004545CA">
      <w:pPr>
        <w:pStyle w:val="Caption"/>
        <w:keepNext/>
        <w:rPr>
          <w:ins w:id="244" w:author="Chen Heller" w:date="2022-09-14T17:04:00Z"/>
        </w:rPr>
        <w:pPrChange w:id="245" w:author="Chen Heller" w:date="2022-09-14T17:04:00Z">
          <w:pPr/>
        </w:pPrChange>
      </w:pPr>
      <w:bookmarkStart w:id="246" w:name="_Ref114067851"/>
      <w:ins w:id="247" w:author="Chen Heller" w:date="2022-09-14T17:04:00Z">
        <w:r>
          <w:t xml:space="preserve">Table </w:t>
        </w:r>
        <w:r>
          <w:fldChar w:fldCharType="begin"/>
        </w:r>
        <w:r>
          <w:instrText xml:space="preserve"> SEQ Table \* ARABIC </w:instrText>
        </w:r>
      </w:ins>
      <w:r>
        <w:fldChar w:fldCharType="separate"/>
      </w:r>
      <w:ins w:id="248" w:author="Chen Heller" w:date="2022-09-14T17:06:00Z">
        <w:r w:rsidR="002436A8">
          <w:rPr>
            <w:noProof/>
          </w:rPr>
          <w:t>1</w:t>
        </w:r>
      </w:ins>
      <w:ins w:id="249" w:author="Chen Heller" w:date="2022-09-14T17:04:00Z">
        <w:r>
          <w:fldChar w:fldCharType="end"/>
        </w:r>
        <w:bookmarkEnd w:id="246"/>
        <w:r>
          <w:t>.</w:t>
        </w:r>
        <w:r w:rsidR="00401F39">
          <w:t xml:space="preserve"> Results of Experiment 1</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250"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843"/>
        <w:gridCol w:w="1843"/>
        <w:gridCol w:w="709"/>
        <w:gridCol w:w="992"/>
        <w:gridCol w:w="1417"/>
        <w:gridCol w:w="709"/>
        <w:tblGridChange w:id="251">
          <w:tblGrid>
            <w:gridCol w:w="142"/>
            <w:gridCol w:w="142"/>
            <w:gridCol w:w="142"/>
            <w:gridCol w:w="1984"/>
            <w:gridCol w:w="142"/>
            <w:gridCol w:w="1701"/>
            <w:gridCol w:w="142"/>
            <w:gridCol w:w="1701"/>
            <w:gridCol w:w="142"/>
            <w:gridCol w:w="567"/>
            <w:gridCol w:w="142"/>
            <w:gridCol w:w="850"/>
            <w:gridCol w:w="142"/>
            <w:gridCol w:w="1275"/>
            <w:gridCol w:w="142"/>
            <w:gridCol w:w="567"/>
            <w:gridCol w:w="142"/>
          </w:tblGrid>
        </w:tblGridChange>
      </w:tblGrid>
      <w:tr w:rsidR="00DC6616" w14:paraId="026EA126" w14:textId="77777777" w:rsidTr="00D03187">
        <w:trPr>
          <w:trHeight w:val="510"/>
          <w:ins w:id="252" w:author="Chen Heller" w:date="2022-09-14T21:54:00Z"/>
          <w:trPrChange w:id="253" w:author="Chen Heller" w:date="2022-09-15T10:42:00Z">
            <w:trPr>
              <w:gridAfter w:val="0"/>
              <w:trHeight w:val="510"/>
            </w:trPr>
          </w:trPrChange>
        </w:trPr>
        <w:tc>
          <w:tcPr>
            <w:tcW w:w="284" w:type="dxa"/>
            <w:tcBorders>
              <w:top w:val="single" w:sz="12" w:space="0" w:color="auto"/>
            </w:tcBorders>
            <w:tcPrChange w:id="254" w:author="Chen Heller" w:date="2022-09-15T10:42:00Z">
              <w:tcPr>
                <w:tcW w:w="284" w:type="dxa"/>
                <w:gridSpan w:val="2"/>
              </w:tcPr>
            </w:tcPrChange>
          </w:tcPr>
          <w:p w14:paraId="0DBA713A" w14:textId="77777777" w:rsidR="00DC6616" w:rsidRDefault="00DC6616" w:rsidP="00EA2CED">
            <w:pPr>
              <w:ind w:firstLine="0"/>
              <w:rPr>
                <w:ins w:id="255" w:author="Chen Heller" w:date="2022-09-14T21:54:00Z"/>
              </w:rPr>
            </w:pPr>
          </w:p>
        </w:tc>
        <w:tc>
          <w:tcPr>
            <w:tcW w:w="2268" w:type="dxa"/>
            <w:tcBorders>
              <w:top w:val="single" w:sz="12" w:space="0" w:color="auto"/>
            </w:tcBorders>
            <w:tcPrChange w:id="256" w:author="Chen Heller" w:date="2022-09-15T10:42:00Z">
              <w:tcPr>
                <w:tcW w:w="2126" w:type="dxa"/>
                <w:gridSpan w:val="2"/>
              </w:tcPr>
            </w:tcPrChange>
          </w:tcPr>
          <w:p w14:paraId="44966F39" w14:textId="77777777" w:rsidR="00DC6616" w:rsidRDefault="00DC6616" w:rsidP="00EA2CED">
            <w:pPr>
              <w:ind w:firstLine="0"/>
              <w:rPr>
                <w:ins w:id="257" w:author="Chen Heller" w:date="2022-09-14T21:54:00Z"/>
              </w:rPr>
            </w:pPr>
          </w:p>
        </w:tc>
        <w:tc>
          <w:tcPr>
            <w:tcW w:w="1843" w:type="dxa"/>
            <w:tcBorders>
              <w:top w:val="single" w:sz="12" w:space="0" w:color="auto"/>
              <w:bottom w:val="single" w:sz="12" w:space="0" w:color="auto"/>
            </w:tcBorders>
            <w:tcPrChange w:id="258" w:author="Chen Heller" w:date="2022-09-15T10:42:00Z">
              <w:tcPr>
                <w:tcW w:w="1843" w:type="dxa"/>
                <w:gridSpan w:val="2"/>
                <w:tcBorders>
                  <w:bottom w:val="single" w:sz="12" w:space="0" w:color="auto"/>
                </w:tcBorders>
              </w:tcPr>
            </w:tcPrChange>
          </w:tcPr>
          <w:p w14:paraId="5A35BD8A" w14:textId="77777777" w:rsidR="00DC6616" w:rsidRPr="00EA2CED" w:rsidRDefault="00DC6616" w:rsidP="00EA2CED">
            <w:pPr>
              <w:ind w:firstLine="0"/>
              <w:jc w:val="center"/>
              <w:rPr>
                <w:ins w:id="259" w:author="Chen Heller" w:date="2022-09-14T21:54:00Z"/>
                <w:b/>
                <w:bCs/>
              </w:rPr>
            </w:pPr>
            <w:ins w:id="260" w:author="Chen Heller" w:date="2022-09-14T21:54:00Z">
              <w:r w:rsidRPr="00EA2CED">
                <w:rPr>
                  <w:b/>
                  <w:bCs/>
                </w:rPr>
                <w:t>Congruent</w:t>
              </w:r>
            </w:ins>
          </w:p>
        </w:tc>
        <w:tc>
          <w:tcPr>
            <w:tcW w:w="1843" w:type="dxa"/>
            <w:tcBorders>
              <w:top w:val="single" w:sz="12" w:space="0" w:color="auto"/>
              <w:bottom w:val="single" w:sz="12" w:space="0" w:color="auto"/>
            </w:tcBorders>
            <w:tcPrChange w:id="261" w:author="Chen Heller" w:date="2022-09-15T10:42:00Z">
              <w:tcPr>
                <w:tcW w:w="1843" w:type="dxa"/>
                <w:gridSpan w:val="2"/>
                <w:tcBorders>
                  <w:bottom w:val="single" w:sz="12" w:space="0" w:color="auto"/>
                </w:tcBorders>
              </w:tcPr>
            </w:tcPrChange>
          </w:tcPr>
          <w:p w14:paraId="5AB53D2F" w14:textId="77777777" w:rsidR="00DC6616" w:rsidRPr="00EA2CED" w:rsidRDefault="00DC6616">
            <w:pPr>
              <w:ind w:firstLine="0"/>
              <w:jc w:val="center"/>
              <w:rPr>
                <w:ins w:id="262" w:author="Chen Heller" w:date="2022-09-14T21:54:00Z"/>
                <w:b/>
                <w:bCs/>
              </w:rPr>
              <w:pPrChange w:id="263" w:author="Chen Heller" w:date="2022-09-15T10:19:00Z">
                <w:pPr>
                  <w:ind w:firstLine="0"/>
                </w:pPr>
              </w:pPrChange>
            </w:pPr>
            <w:ins w:id="264" w:author="Chen Heller" w:date="2022-09-14T21:54:00Z">
              <w:r w:rsidRPr="00EA2CED">
                <w:rPr>
                  <w:b/>
                  <w:bCs/>
                </w:rPr>
                <w:t>Incongruent</w:t>
              </w:r>
            </w:ins>
          </w:p>
        </w:tc>
        <w:tc>
          <w:tcPr>
            <w:tcW w:w="709" w:type="dxa"/>
            <w:tcBorders>
              <w:top w:val="single" w:sz="12" w:space="0" w:color="auto"/>
            </w:tcBorders>
            <w:tcPrChange w:id="265" w:author="Chen Heller" w:date="2022-09-15T10:42:00Z">
              <w:tcPr>
                <w:tcW w:w="709" w:type="dxa"/>
                <w:gridSpan w:val="2"/>
              </w:tcPr>
            </w:tcPrChange>
          </w:tcPr>
          <w:p w14:paraId="75F91D0C" w14:textId="77777777" w:rsidR="00DC6616" w:rsidRPr="00EA2CED" w:rsidRDefault="00DC6616" w:rsidP="00EA2CED">
            <w:pPr>
              <w:ind w:firstLine="0"/>
              <w:jc w:val="center"/>
              <w:rPr>
                <w:ins w:id="266" w:author="Chen Heller" w:date="2022-09-14T21:54:00Z"/>
                <w:b/>
                <w:bCs/>
              </w:rPr>
            </w:pPr>
          </w:p>
        </w:tc>
        <w:tc>
          <w:tcPr>
            <w:tcW w:w="992" w:type="dxa"/>
            <w:tcBorders>
              <w:top w:val="single" w:sz="12" w:space="0" w:color="auto"/>
            </w:tcBorders>
            <w:tcPrChange w:id="267" w:author="Chen Heller" w:date="2022-09-15T10:42:00Z">
              <w:tcPr>
                <w:tcW w:w="992" w:type="dxa"/>
                <w:gridSpan w:val="2"/>
              </w:tcPr>
            </w:tcPrChange>
          </w:tcPr>
          <w:p w14:paraId="70DC418E" w14:textId="77777777" w:rsidR="00DC6616" w:rsidRPr="00EA2CED" w:rsidRDefault="00DC6616" w:rsidP="00EA2CED">
            <w:pPr>
              <w:ind w:firstLine="0"/>
              <w:jc w:val="center"/>
              <w:rPr>
                <w:ins w:id="268" w:author="Chen Heller" w:date="2022-09-14T21:54:00Z"/>
                <w:b/>
                <w:bCs/>
              </w:rPr>
            </w:pPr>
          </w:p>
        </w:tc>
        <w:tc>
          <w:tcPr>
            <w:tcW w:w="1417" w:type="dxa"/>
            <w:tcBorders>
              <w:top w:val="single" w:sz="12" w:space="0" w:color="auto"/>
            </w:tcBorders>
            <w:tcPrChange w:id="269" w:author="Chen Heller" w:date="2022-09-15T10:42:00Z">
              <w:tcPr>
                <w:tcW w:w="1417" w:type="dxa"/>
                <w:gridSpan w:val="2"/>
              </w:tcPr>
            </w:tcPrChange>
          </w:tcPr>
          <w:p w14:paraId="4CCBC984" w14:textId="77777777" w:rsidR="00DC6616" w:rsidRDefault="00DC6616" w:rsidP="00EA2CED">
            <w:pPr>
              <w:ind w:firstLine="0"/>
              <w:rPr>
                <w:ins w:id="270" w:author="Chen Heller" w:date="2022-09-14T21:54:00Z"/>
              </w:rPr>
            </w:pPr>
          </w:p>
        </w:tc>
        <w:tc>
          <w:tcPr>
            <w:tcW w:w="709" w:type="dxa"/>
            <w:tcBorders>
              <w:top w:val="single" w:sz="12" w:space="0" w:color="auto"/>
            </w:tcBorders>
            <w:tcPrChange w:id="271" w:author="Chen Heller" w:date="2022-09-15T10:42:00Z">
              <w:tcPr>
                <w:tcW w:w="709" w:type="dxa"/>
                <w:gridSpan w:val="2"/>
              </w:tcPr>
            </w:tcPrChange>
          </w:tcPr>
          <w:p w14:paraId="40FE9A34" w14:textId="77777777" w:rsidR="00DC6616" w:rsidRDefault="00DC6616" w:rsidP="00EA2CED">
            <w:pPr>
              <w:ind w:firstLine="0"/>
              <w:rPr>
                <w:ins w:id="272" w:author="Chen Heller" w:date="2022-09-14T21:54:00Z"/>
              </w:rPr>
            </w:pPr>
          </w:p>
        </w:tc>
      </w:tr>
      <w:tr w:rsidR="00DC6616" w14:paraId="43206B7C" w14:textId="77777777" w:rsidTr="00D03187">
        <w:trPr>
          <w:trHeight w:val="254"/>
          <w:ins w:id="273" w:author="Chen Heller" w:date="2022-09-14T21:54:00Z"/>
          <w:trPrChange w:id="274" w:author="Chen Heller" w:date="2022-09-15T10:42:00Z">
            <w:trPr>
              <w:gridAfter w:val="0"/>
              <w:trHeight w:val="254"/>
            </w:trPr>
          </w:trPrChange>
        </w:trPr>
        <w:tc>
          <w:tcPr>
            <w:tcW w:w="284" w:type="dxa"/>
            <w:tcBorders>
              <w:bottom w:val="single" w:sz="12" w:space="0" w:color="auto"/>
            </w:tcBorders>
            <w:tcPrChange w:id="275" w:author="Chen Heller" w:date="2022-09-15T10:42:00Z">
              <w:tcPr>
                <w:tcW w:w="284" w:type="dxa"/>
                <w:gridSpan w:val="2"/>
                <w:tcBorders>
                  <w:bottom w:val="single" w:sz="12" w:space="0" w:color="auto"/>
                </w:tcBorders>
              </w:tcPr>
            </w:tcPrChange>
          </w:tcPr>
          <w:p w14:paraId="6928E3A0" w14:textId="77777777" w:rsidR="00DC6616" w:rsidRPr="00EA2CED" w:rsidRDefault="00DC6616" w:rsidP="00EA2CED">
            <w:pPr>
              <w:ind w:firstLine="0"/>
              <w:rPr>
                <w:ins w:id="276" w:author="Chen Heller" w:date="2022-09-14T21:54:00Z"/>
                <w:b/>
                <w:bCs/>
              </w:rPr>
            </w:pPr>
          </w:p>
        </w:tc>
        <w:tc>
          <w:tcPr>
            <w:tcW w:w="2268" w:type="dxa"/>
            <w:tcBorders>
              <w:bottom w:val="single" w:sz="12" w:space="0" w:color="auto"/>
            </w:tcBorders>
            <w:tcPrChange w:id="277" w:author="Chen Heller" w:date="2022-09-15T10:42:00Z">
              <w:tcPr>
                <w:tcW w:w="2126" w:type="dxa"/>
                <w:gridSpan w:val="2"/>
                <w:tcBorders>
                  <w:bottom w:val="single" w:sz="12" w:space="0" w:color="auto"/>
                </w:tcBorders>
              </w:tcPr>
            </w:tcPrChange>
          </w:tcPr>
          <w:p w14:paraId="60B17380" w14:textId="77777777" w:rsidR="00DC6616" w:rsidRPr="00EA2CED" w:rsidRDefault="00DC6616" w:rsidP="00EA2CED">
            <w:pPr>
              <w:ind w:firstLine="0"/>
              <w:rPr>
                <w:ins w:id="278" w:author="Chen Heller" w:date="2022-09-14T21:54:00Z"/>
                <w:b/>
                <w:bCs/>
              </w:rPr>
            </w:pPr>
          </w:p>
        </w:tc>
        <w:tc>
          <w:tcPr>
            <w:tcW w:w="1843" w:type="dxa"/>
            <w:tcBorders>
              <w:top w:val="single" w:sz="12" w:space="0" w:color="auto"/>
              <w:bottom w:val="single" w:sz="12" w:space="0" w:color="auto"/>
            </w:tcBorders>
            <w:tcPrChange w:id="279" w:author="Chen Heller" w:date="2022-09-15T10:42:00Z">
              <w:tcPr>
                <w:tcW w:w="1843" w:type="dxa"/>
                <w:gridSpan w:val="2"/>
                <w:tcBorders>
                  <w:top w:val="single" w:sz="12" w:space="0" w:color="auto"/>
                  <w:bottom w:val="single" w:sz="12" w:space="0" w:color="auto"/>
                </w:tcBorders>
              </w:tcPr>
            </w:tcPrChange>
          </w:tcPr>
          <w:p w14:paraId="12A8E871" w14:textId="77777777" w:rsidR="00DC6616" w:rsidRPr="00EA2CED" w:rsidRDefault="00DC6616" w:rsidP="00EA2CED">
            <w:pPr>
              <w:ind w:firstLine="0"/>
              <w:rPr>
                <w:ins w:id="280" w:author="Chen Heller" w:date="2022-09-14T21:54:00Z"/>
                <w:b/>
                <w:bCs/>
              </w:rPr>
            </w:pPr>
            <w:ins w:id="281" w:author="Chen Heller" w:date="2022-09-14T21:54:00Z">
              <w:r>
                <w:rPr>
                  <w:b/>
                  <w:bCs/>
                </w:rPr>
                <w:t>M (SD)</w:t>
              </w:r>
            </w:ins>
          </w:p>
        </w:tc>
        <w:tc>
          <w:tcPr>
            <w:tcW w:w="1843" w:type="dxa"/>
            <w:tcBorders>
              <w:top w:val="single" w:sz="12" w:space="0" w:color="auto"/>
              <w:bottom w:val="single" w:sz="12" w:space="0" w:color="auto"/>
            </w:tcBorders>
            <w:tcPrChange w:id="282" w:author="Chen Heller" w:date="2022-09-15T10:42:00Z">
              <w:tcPr>
                <w:tcW w:w="1843" w:type="dxa"/>
                <w:gridSpan w:val="2"/>
                <w:tcBorders>
                  <w:top w:val="single" w:sz="12" w:space="0" w:color="auto"/>
                  <w:bottom w:val="single" w:sz="12" w:space="0" w:color="auto"/>
                </w:tcBorders>
              </w:tcPr>
            </w:tcPrChange>
          </w:tcPr>
          <w:p w14:paraId="74EA02F3" w14:textId="77777777" w:rsidR="00DC6616" w:rsidRPr="00EA2CED" w:rsidRDefault="00DC6616" w:rsidP="00EA2CED">
            <w:pPr>
              <w:ind w:firstLine="0"/>
              <w:rPr>
                <w:ins w:id="283" w:author="Chen Heller" w:date="2022-09-14T21:54:00Z"/>
                <w:b/>
                <w:bCs/>
              </w:rPr>
            </w:pPr>
            <w:ins w:id="284" w:author="Chen Heller" w:date="2022-09-14T21:54:00Z">
              <w:r>
                <w:rPr>
                  <w:b/>
                  <w:bCs/>
                </w:rPr>
                <w:t>M (SD)</w:t>
              </w:r>
            </w:ins>
          </w:p>
        </w:tc>
        <w:tc>
          <w:tcPr>
            <w:tcW w:w="709" w:type="dxa"/>
            <w:tcBorders>
              <w:bottom w:val="single" w:sz="12" w:space="0" w:color="auto"/>
            </w:tcBorders>
            <w:tcPrChange w:id="285" w:author="Chen Heller" w:date="2022-09-15T10:42:00Z">
              <w:tcPr>
                <w:tcW w:w="709" w:type="dxa"/>
                <w:gridSpan w:val="2"/>
                <w:tcBorders>
                  <w:bottom w:val="single" w:sz="12" w:space="0" w:color="auto"/>
                </w:tcBorders>
              </w:tcPr>
            </w:tcPrChange>
          </w:tcPr>
          <w:p w14:paraId="5080248E" w14:textId="77777777" w:rsidR="00DC6616" w:rsidRPr="00EA2CED" w:rsidRDefault="00DC6616" w:rsidP="00EA2CED">
            <w:pPr>
              <w:ind w:firstLine="0"/>
              <w:rPr>
                <w:ins w:id="286" w:author="Chen Heller" w:date="2022-09-14T21:54:00Z"/>
                <w:b/>
                <w:bCs/>
              </w:rPr>
            </w:pPr>
            <w:ins w:id="287" w:author="Chen Heller" w:date="2022-09-14T21:54:00Z">
              <w:r>
                <w:rPr>
                  <w:b/>
                  <w:bCs/>
                </w:rPr>
                <w:t>t(9)</w:t>
              </w:r>
            </w:ins>
          </w:p>
        </w:tc>
        <w:tc>
          <w:tcPr>
            <w:tcW w:w="992" w:type="dxa"/>
            <w:tcBorders>
              <w:bottom w:val="single" w:sz="12" w:space="0" w:color="auto"/>
            </w:tcBorders>
            <w:tcPrChange w:id="288" w:author="Chen Heller" w:date="2022-09-15T10:42:00Z">
              <w:tcPr>
                <w:tcW w:w="992" w:type="dxa"/>
                <w:gridSpan w:val="2"/>
                <w:tcBorders>
                  <w:bottom w:val="single" w:sz="12" w:space="0" w:color="auto"/>
                </w:tcBorders>
              </w:tcPr>
            </w:tcPrChange>
          </w:tcPr>
          <w:p w14:paraId="5F073439" w14:textId="77777777" w:rsidR="00DC6616" w:rsidRPr="00EA2CED" w:rsidRDefault="00DC6616" w:rsidP="00EA2CED">
            <w:pPr>
              <w:ind w:firstLine="0"/>
              <w:rPr>
                <w:ins w:id="289" w:author="Chen Heller" w:date="2022-09-14T21:54:00Z"/>
                <w:b/>
                <w:bCs/>
              </w:rPr>
            </w:pPr>
            <w:ins w:id="290" w:author="Chen Heller" w:date="2022-09-14T21:54:00Z">
              <w:r>
                <w:rPr>
                  <w:b/>
                  <w:bCs/>
                </w:rPr>
                <w:t>p</w:t>
              </w:r>
            </w:ins>
          </w:p>
        </w:tc>
        <w:tc>
          <w:tcPr>
            <w:tcW w:w="1417" w:type="dxa"/>
            <w:tcBorders>
              <w:bottom w:val="single" w:sz="12" w:space="0" w:color="auto"/>
            </w:tcBorders>
            <w:tcPrChange w:id="291" w:author="Chen Heller" w:date="2022-09-15T10:42:00Z">
              <w:tcPr>
                <w:tcW w:w="1417" w:type="dxa"/>
                <w:gridSpan w:val="2"/>
                <w:tcBorders>
                  <w:bottom w:val="single" w:sz="12" w:space="0" w:color="auto"/>
                </w:tcBorders>
              </w:tcPr>
            </w:tcPrChange>
          </w:tcPr>
          <w:p w14:paraId="326B6A57" w14:textId="77777777" w:rsidR="00DC6616" w:rsidRPr="00EA2CED" w:rsidRDefault="00DC6616" w:rsidP="00EA2CED">
            <w:pPr>
              <w:ind w:firstLine="0"/>
              <w:rPr>
                <w:ins w:id="292" w:author="Chen Heller" w:date="2022-09-14T21:54:00Z"/>
                <w:b/>
                <w:bCs/>
              </w:rPr>
            </w:pPr>
            <w:ins w:id="293" w:author="Chen Heller" w:date="2022-09-14T21:54:00Z">
              <w:r>
                <w:rPr>
                  <w:b/>
                  <w:bCs/>
                </w:rPr>
                <w:t>CI</w:t>
              </w:r>
            </w:ins>
          </w:p>
        </w:tc>
        <w:tc>
          <w:tcPr>
            <w:tcW w:w="709" w:type="dxa"/>
            <w:tcBorders>
              <w:bottom w:val="single" w:sz="12" w:space="0" w:color="auto"/>
            </w:tcBorders>
            <w:tcPrChange w:id="294" w:author="Chen Heller" w:date="2022-09-15T10:42:00Z">
              <w:tcPr>
                <w:tcW w:w="709" w:type="dxa"/>
                <w:gridSpan w:val="2"/>
                <w:tcBorders>
                  <w:bottom w:val="single" w:sz="12" w:space="0" w:color="auto"/>
                </w:tcBorders>
              </w:tcPr>
            </w:tcPrChange>
          </w:tcPr>
          <w:p w14:paraId="5DDB5A34" w14:textId="77777777" w:rsidR="00DC6616" w:rsidRPr="00EA2CED" w:rsidRDefault="00DC6616" w:rsidP="00EA2CED">
            <w:pPr>
              <w:ind w:firstLine="0"/>
              <w:rPr>
                <w:ins w:id="295" w:author="Chen Heller" w:date="2022-09-14T21:54:00Z"/>
                <w:b/>
                <w:bCs/>
              </w:rPr>
            </w:pPr>
            <w:ins w:id="296" w:author="Chen Heller" w:date="2022-09-14T21:54:00Z">
              <w:r>
                <w:rPr>
                  <w:b/>
                  <w:bCs/>
                </w:rPr>
                <w:t>d</w:t>
              </w:r>
            </w:ins>
          </w:p>
        </w:tc>
      </w:tr>
      <w:tr w:rsidR="00DC6616" w14:paraId="18F6486A" w14:textId="77777777" w:rsidTr="00D03187">
        <w:trPr>
          <w:trHeight w:val="313"/>
          <w:ins w:id="297" w:author="Chen Heller" w:date="2022-09-14T21:54:00Z"/>
          <w:trPrChange w:id="298" w:author="Chen Heller" w:date="2022-09-15T10:42:00Z">
            <w:trPr>
              <w:gridAfter w:val="0"/>
              <w:trHeight w:val="313"/>
            </w:trPr>
          </w:trPrChange>
        </w:trPr>
        <w:tc>
          <w:tcPr>
            <w:tcW w:w="10065" w:type="dxa"/>
            <w:gridSpan w:val="8"/>
            <w:tcBorders>
              <w:top w:val="single" w:sz="12" w:space="0" w:color="auto"/>
            </w:tcBorders>
            <w:tcPrChange w:id="299" w:author="Chen Heller" w:date="2022-09-15T10:42:00Z">
              <w:tcPr>
                <w:tcW w:w="9923" w:type="dxa"/>
                <w:gridSpan w:val="16"/>
                <w:tcBorders>
                  <w:top w:val="single" w:sz="12" w:space="0" w:color="auto"/>
                </w:tcBorders>
              </w:tcPr>
            </w:tcPrChange>
          </w:tcPr>
          <w:p w14:paraId="4DC851C8" w14:textId="77777777" w:rsidR="00DC6616" w:rsidRDefault="00DC6616" w:rsidP="00EA2CED">
            <w:pPr>
              <w:ind w:firstLine="0"/>
              <w:rPr>
                <w:ins w:id="300" w:author="Chen Heller" w:date="2022-09-14T21:54:00Z"/>
              </w:rPr>
            </w:pPr>
            <w:ins w:id="301" w:author="Chen Heller" w:date="2022-09-14T21:54:00Z">
              <w:r>
                <w:rPr>
                  <w:b/>
                  <w:bCs/>
                </w:rPr>
                <w:t>Reaching</w:t>
              </w:r>
            </w:ins>
          </w:p>
        </w:tc>
      </w:tr>
      <w:tr w:rsidR="00DC6616" w14:paraId="5FEFCA42" w14:textId="77777777" w:rsidTr="00D03187">
        <w:trPr>
          <w:trHeight w:val="490"/>
          <w:ins w:id="302" w:author="Chen Heller" w:date="2022-09-14T21:54:00Z"/>
          <w:trPrChange w:id="303" w:author="Chen Heller" w:date="2022-09-15T10:42:00Z">
            <w:trPr>
              <w:gridAfter w:val="0"/>
              <w:trHeight w:val="490"/>
            </w:trPr>
          </w:trPrChange>
        </w:trPr>
        <w:tc>
          <w:tcPr>
            <w:tcW w:w="284" w:type="dxa"/>
            <w:vMerge w:val="restart"/>
            <w:tcBorders>
              <w:bottom w:val="single" w:sz="12" w:space="0" w:color="auto"/>
            </w:tcBorders>
            <w:tcPrChange w:id="304" w:author="Chen Heller" w:date="2022-09-15T10:42:00Z">
              <w:tcPr>
                <w:tcW w:w="284" w:type="dxa"/>
                <w:gridSpan w:val="2"/>
                <w:vMerge w:val="restart"/>
                <w:tcBorders>
                  <w:bottom w:val="single" w:sz="12" w:space="0" w:color="auto"/>
                </w:tcBorders>
              </w:tcPr>
            </w:tcPrChange>
          </w:tcPr>
          <w:p w14:paraId="3B44CD6B" w14:textId="77777777" w:rsidR="00DC6616" w:rsidRPr="00EA2CED" w:rsidRDefault="00DC6616" w:rsidP="00EA2CED">
            <w:pPr>
              <w:ind w:firstLine="0"/>
              <w:rPr>
                <w:ins w:id="305" w:author="Chen Heller" w:date="2022-09-14T21:54:00Z"/>
                <w:b/>
                <w:bCs/>
              </w:rPr>
            </w:pPr>
          </w:p>
        </w:tc>
        <w:tc>
          <w:tcPr>
            <w:tcW w:w="2268" w:type="dxa"/>
            <w:tcPrChange w:id="306" w:author="Chen Heller" w:date="2022-09-15T10:42:00Z">
              <w:tcPr>
                <w:tcW w:w="2126" w:type="dxa"/>
                <w:gridSpan w:val="2"/>
              </w:tcPr>
            </w:tcPrChange>
          </w:tcPr>
          <w:p w14:paraId="59896394" w14:textId="77777777" w:rsidR="00DC6616" w:rsidRPr="00EA2CED" w:rsidRDefault="00DC6616" w:rsidP="00EA2CED">
            <w:pPr>
              <w:ind w:firstLine="0"/>
              <w:rPr>
                <w:ins w:id="307" w:author="Chen Heller" w:date="2022-09-14T21:54:00Z"/>
                <w:b/>
                <w:bCs/>
              </w:rPr>
            </w:pPr>
            <w:ins w:id="308" w:author="Chen Heller" w:date="2022-09-14T21:54:00Z">
              <w:r w:rsidRPr="00EA2CED">
                <w:rPr>
                  <w:b/>
                  <w:bCs/>
                </w:rPr>
                <w:t>Reach area</w:t>
              </w:r>
            </w:ins>
          </w:p>
        </w:tc>
        <w:tc>
          <w:tcPr>
            <w:tcW w:w="1843" w:type="dxa"/>
            <w:tcPrChange w:id="309" w:author="Chen Heller" w:date="2022-09-15T10:42:00Z">
              <w:tcPr>
                <w:tcW w:w="1843" w:type="dxa"/>
                <w:gridSpan w:val="2"/>
              </w:tcPr>
            </w:tcPrChange>
          </w:tcPr>
          <w:p w14:paraId="06BDF937" w14:textId="77777777" w:rsidR="00DC6616" w:rsidRDefault="00DC6616" w:rsidP="00EA2CED">
            <w:pPr>
              <w:ind w:firstLine="0"/>
              <w:rPr>
                <w:ins w:id="310" w:author="Chen Heller" w:date="2022-09-14T21:54:00Z"/>
              </w:rPr>
            </w:pPr>
            <w:ins w:id="311" w:author="Chen Heller" w:date="2022-09-14T21:54:00Z">
              <w:r>
                <w:t>2.80 (0.47)</w:t>
              </w:r>
            </w:ins>
          </w:p>
        </w:tc>
        <w:tc>
          <w:tcPr>
            <w:tcW w:w="1843" w:type="dxa"/>
            <w:tcPrChange w:id="312" w:author="Chen Heller" w:date="2022-09-15T10:42:00Z">
              <w:tcPr>
                <w:tcW w:w="1843" w:type="dxa"/>
                <w:gridSpan w:val="2"/>
              </w:tcPr>
            </w:tcPrChange>
          </w:tcPr>
          <w:p w14:paraId="410E5B4B" w14:textId="77777777" w:rsidR="00DC6616" w:rsidRDefault="00DC6616" w:rsidP="00EA2CED">
            <w:pPr>
              <w:ind w:firstLine="0"/>
              <w:rPr>
                <w:ins w:id="313" w:author="Chen Heller" w:date="2022-09-14T21:54:00Z"/>
              </w:rPr>
            </w:pPr>
            <w:ins w:id="314" w:author="Chen Heller" w:date="2022-09-14T21:54:00Z">
              <w:r>
                <w:t>2.70 (0.50)</w:t>
              </w:r>
            </w:ins>
          </w:p>
        </w:tc>
        <w:tc>
          <w:tcPr>
            <w:tcW w:w="709" w:type="dxa"/>
            <w:tcPrChange w:id="315" w:author="Chen Heller" w:date="2022-09-15T10:42:00Z">
              <w:tcPr>
                <w:tcW w:w="709" w:type="dxa"/>
                <w:gridSpan w:val="2"/>
              </w:tcPr>
            </w:tcPrChange>
          </w:tcPr>
          <w:p w14:paraId="5ED11B72" w14:textId="77777777" w:rsidR="00DC6616" w:rsidRDefault="00DC6616" w:rsidP="00EA2CED">
            <w:pPr>
              <w:ind w:firstLine="0"/>
              <w:rPr>
                <w:ins w:id="316" w:author="Chen Heller" w:date="2022-09-14T21:54:00Z"/>
              </w:rPr>
            </w:pPr>
            <w:ins w:id="317" w:author="Chen Heller" w:date="2022-09-14T21:54:00Z">
              <w:r>
                <w:t>2.16</w:t>
              </w:r>
            </w:ins>
          </w:p>
        </w:tc>
        <w:tc>
          <w:tcPr>
            <w:tcW w:w="992" w:type="dxa"/>
            <w:tcPrChange w:id="318" w:author="Chen Heller" w:date="2022-09-15T10:42:00Z">
              <w:tcPr>
                <w:tcW w:w="992" w:type="dxa"/>
                <w:gridSpan w:val="2"/>
              </w:tcPr>
            </w:tcPrChange>
          </w:tcPr>
          <w:p w14:paraId="1716BE08" w14:textId="77777777" w:rsidR="00DC6616" w:rsidRDefault="00DC6616" w:rsidP="00EA2CED">
            <w:pPr>
              <w:ind w:firstLine="0"/>
              <w:rPr>
                <w:ins w:id="319" w:author="Chen Heller" w:date="2022-09-14T21:54:00Z"/>
              </w:rPr>
            </w:pPr>
            <w:ins w:id="320" w:author="Chen Heller" w:date="2022-09-14T21:54:00Z">
              <w:r>
                <w:t>0.169</w:t>
              </w:r>
            </w:ins>
          </w:p>
        </w:tc>
        <w:tc>
          <w:tcPr>
            <w:tcW w:w="1417" w:type="dxa"/>
            <w:tcPrChange w:id="321" w:author="Chen Heller" w:date="2022-09-15T10:42:00Z">
              <w:tcPr>
                <w:tcW w:w="1417" w:type="dxa"/>
                <w:gridSpan w:val="2"/>
              </w:tcPr>
            </w:tcPrChange>
          </w:tcPr>
          <w:p w14:paraId="5E84F5AC" w14:textId="77777777" w:rsidR="00DC6616" w:rsidRDefault="00DC6616" w:rsidP="00EA2CED">
            <w:pPr>
              <w:ind w:firstLine="0"/>
              <w:rPr>
                <w:ins w:id="322" w:author="Chen Heller" w:date="2022-09-14T21:54:00Z"/>
              </w:rPr>
            </w:pPr>
            <w:ins w:id="323" w:author="Chen Heller" w:date="2022-09-14T21:54:00Z">
              <w:r>
                <w:t>0, 0.20</w:t>
              </w:r>
            </w:ins>
          </w:p>
        </w:tc>
        <w:tc>
          <w:tcPr>
            <w:tcW w:w="709" w:type="dxa"/>
            <w:tcPrChange w:id="324" w:author="Chen Heller" w:date="2022-09-15T10:42:00Z">
              <w:tcPr>
                <w:tcW w:w="709" w:type="dxa"/>
                <w:gridSpan w:val="2"/>
              </w:tcPr>
            </w:tcPrChange>
          </w:tcPr>
          <w:p w14:paraId="2DD1AD3D" w14:textId="77777777" w:rsidR="00DC6616" w:rsidRDefault="00DC6616" w:rsidP="00EA2CED">
            <w:pPr>
              <w:ind w:firstLine="0"/>
              <w:rPr>
                <w:ins w:id="325" w:author="Chen Heller" w:date="2022-09-14T21:54:00Z"/>
              </w:rPr>
            </w:pPr>
            <w:ins w:id="326" w:author="Chen Heller" w:date="2022-09-14T21:54:00Z">
              <w:r>
                <w:t>0.69</w:t>
              </w:r>
            </w:ins>
          </w:p>
        </w:tc>
      </w:tr>
      <w:tr w:rsidR="00DC6616" w14:paraId="1AEC86DC" w14:textId="77777777" w:rsidTr="00D03187">
        <w:trPr>
          <w:trHeight w:val="490"/>
          <w:ins w:id="327" w:author="Chen Heller" w:date="2022-09-14T21:54:00Z"/>
          <w:trPrChange w:id="328" w:author="Chen Heller" w:date="2022-09-15T10:42:00Z">
            <w:trPr>
              <w:gridAfter w:val="0"/>
              <w:trHeight w:val="490"/>
            </w:trPr>
          </w:trPrChange>
        </w:trPr>
        <w:tc>
          <w:tcPr>
            <w:tcW w:w="284" w:type="dxa"/>
            <w:vMerge/>
            <w:tcBorders>
              <w:top w:val="single" w:sz="12" w:space="0" w:color="auto"/>
              <w:bottom w:val="single" w:sz="12" w:space="0" w:color="auto"/>
            </w:tcBorders>
            <w:tcPrChange w:id="329" w:author="Chen Heller" w:date="2022-09-15T10:42:00Z">
              <w:tcPr>
                <w:tcW w:w="284" w:type="dxa"/>
                <w:gridSpan w:val="2"/>
                <w:vMerge/>
                <w:tcBorders>
                  <w:top w:val="single" w:sz="12" w:space="0" w:color="auto"/>
                  <w:bottom w:val="single" w:sz="12" w:space="0" w:color="auto"/>
                </w:tcBorders>
              </w:tcPr>
            </w:tcPrChange>
          </w:tcPr>
          <w:p w14:paraId="0D2F42A9" w14:textId="77777777" w:rsidR="00DC6616" w:rsidRPr="00EA2CED" w:rsidRDefault="00DC6616" w:rsidP="00EA2CED">
            <w:pPr>
              <w:ind w:firstLine="0"/>
              <w:rPr>
                <w:ins w:id="330" w:author="Chen Heller" w:date="2022-09-14T21:54:00Z"/>
                <w:b/>
                <w:bCs/>
              </w:rPr>
            </w:pPr>
          </w:p>
        </w:tc>
        <w:tc>
          <w:tcPr>
            <w:tcW w:w="2268" w:type="dxa"/>
            <w:tcPrChange w:id="331" w:author="Chen Heller" w:date="2022-09-15T10:42:00Z">
              <w:tcPr>
                <w:tcW w:w="2126" w:type="dxa"/>
                <w:gridSpan w:val="2"/>
              </w:tcPr>
            </w:tcPrChange>
          </w:tcPr>
          <w:p w14:paraId="691D0A75" w14:textId="77777777" w:rsidR="00DC6616" w:rsidRPr="00EA2CED" w:rsidRDefault="00DC6616" w:rsidP="00EA2CED">
            <w:pPr>
              <w:ind w:firstLine="0"/>
              <w:rPr>
                <w:ins w:id="332" w:author="Chen Heller" w:date="2022-09-14T21:54:00Z"/>
                <w:b/>
                <w:bCs/>
              </w:rPr>
            </w:pPr>
            <w:ins w:id="333" w:author="Chen Heller" w:date="2022-09-14T21:54:00Z">
              <w:r w:rsidRPr="00EA2CED">
                <w:rPr>
                  <w:b/>
                  <w:bCs/>
                </w:rPr>
                <w:t>Traveled distance</w:t>
              </w:r>
            </w:ins>
          </w:p>
        </w:tc>
        <w:tc>
          <w:tcPr>
            <w:tcW w:w="1843" w:type="dxa"/>
            <w:tcPrChange w:id="334" w:author="Chen Heller" w:date="2022-09-15T10:42:00Z">
              <w:tcPr>
                <w:tcW w:w="1843" w:type="dxa"/>
                <w:gridSpan w:val="2"/>
              </w:tcPr>
            </w:tcPrChange>
          </w:tcPr>
          <w:p w14:paraId="1A272C22" w14:textId="77777777" w:rsidR="00DC6616" w:rsidRDefault="00DC6616" w:rsidP="00EA2CED">
            <w:pPr>
              <w:ind w:firstLine="0"/>
              <w:rPr>
                <w:ins w:id="335" w:author="Chen Heller" w:date="2022-09-14T21:54:00Z"/>
              </w:rPr>
            </w:pPr>
            <w:ins w:id="336" w:author="Chen Heller" w:date="2022-09-14T21:54:00Z">
              <w:r>
                <w:t>40.88 (1.49)</w:t>
              </w:r>
            </w:ins>
          </w:p>
        </w:tc>
        <w:tc>
          <w:tcPr>
            <w:tcW w:w="1843" w:type="dxa"/>
            <w:tcPrChange w:id="337" w:author="Chen Heller" w:date="2022-09-15T10:42:00Z">
              <w:tcPr>
                <w:tcW w:w="1843" w:type="dxa"/>
                <w:gridSpan w:val="2"/>
              </w:tcPr>
            </w:tcPrChange>
          </w:tcPr>
          <w:p w14:paraId="6BD4D0F7" w14:textId="77777777" w:rsidR="00DC6616" w:rsidRDefault="00DC6616" w:rsidP="00EA2CED">
            <w:pPr>
              <w:ind w:firstLine="0"/>
              <w:rPr>
                <w:ins w:id="338" w:author="Chen Heller" w:date="2022-09-14T21:54:00Z"/>
              </w:rPr>
            </w:pPr>
            <w:ins w:id="339" w:author="Chen Heller" w:date="2022-09-14T21:54:00Z">
              <w:r>
                <w:t>41.06 (1.59)</w:t>
              </w:r>
            </w:ins>
          </w:p>
        </w:tc>
        <w:tc>
          <w:tcPr>
            <w:tcW w:w="709" w:type="dxa"/>
            <w:tcPrChange w:id="340" w:author="Chen Heller" w:date="2022-09-15T10:42:00Z">
              <w:tcPr>
                <w:tcW w:w="709" w:type="dxa"/>
                <w:gridSpan w:val="2"/>
              </w:tcPr>
            </w:tcPrChange>
          </w:tcPr>
          <w:p w14:paraId="5E6191E8" w14:textId="77777777" w:rsidR="00DC6616" w:rsidRDefault="00DC6616" w:rsidP="00EA2CED">
            <w:pPr>
              <w:ind w:firstLine="0"/>
              <w:rPr>
                <w:ins w:id="341" w:author="Chen Heller" w:date="2022-09-14T21:54:00Z"/>
              </w:rPr>
            </w:pPr>
          </w:p>
        </w:tc>
        <w:tc>
          <w:tcPr>
            <w:tcW w:w="992" w:type="dxa"/>
            <w:tcPrChange w:id="342" w:author="Chen Heller" w:date="2022-09-15T10:42:00Z">
              <w:tcPr>
                <w:tcW w:w="992" w:type="dxa"/>
                <w:gridSpan w:val="2"/>
              </w:tcPr>
            </w:tcPrChange>
          </w:tcPr>
          <w:p w14:paraId="60276CFC" w14:textId="77777777" w:rsidR="00DC6616" w:rsidRDefault="00DC6616" w:rsidP="00EA2CED">
            <w:pPr>
              <w:ind w:firstLine="0"/>
              <w:rPr>
                <w:ins w:id="343" w:author="Chen Heller" w:date="2022-09-14T21:54:00Z"/>
              </w:rPr>
            </w:pPr>
            <w:ins w:id="344" w:author="Chen Heller" w:date="2022-09-14T21:54:00Z">
              <w:r>
                <w:t>0.694</w:t>
              </w:r>
            </w:ins>
          </w:p>
        </w:tc>
        <w:tc>
          <w:tcPr>
            <w:tcW w:w="1417" w:type="dxa"/>
            <w:tcPrChange w:id="345" w:author="Chen Heller" w:date="2022-09-15T10:42:00Z">
              <w:tcPr>
                <w:tcW w:w="1417" w:type="dxa"/>
                <w:gridSpan w:val="2"/>
              </w:tcPr>
            </w:tcPrChange>
          </w:tcPr>
          <w:p w14:paraId="638CFB7A" w14:textId="77777777" w:rsidR="00DC6616" w:rsidRDefault="00DC6616" w:rsidP="00EA2CED">
            <w:pPr>
              <w:ind w:firstLine="0"/>
              <w:rPr>
                <w:ins w:id="346" w:author="Chen Heller" w:date="2022-09-14T21:54:00Z"/>
              </w:rPr>
            </w:pPr>
            <w:ins w:id="347" w:author="Chen Heller" w:date="2022-09-14T21:54:00Z">
              <w:r>
                <w:t>-0.51, 0.17</w:t>
              </w:r>
            </w:ins>
          </w:p>
        </w:tc>
        <w:tc>
          <w:tcPr>
            <w:tcW w:w="709" w:type="dxa"/>
            <w:tcPrChange w:id="348" w:author="Chen Heller" w:date="2022-09-15T10:42:00Z">
              <w:tcPr>
                <w:tcW w:w="709" w:type="dxa"/>
                <w:gridSpan w:val="2"/>
              </w:tcPr>
            </w:tcPrChange>
          </w:tcPr>
          <w:p w14:paraId="329861CB" w14:textId="77777777" w:rsidR="00DC6616" w:rsidRDefault="00DC6616" w:rsidP="00EA2CED">
            <w:pPr>
              <w:ind w:firstLine="0"/>
              <w:rPr>
                <w:ins w:id="349" w:author="Chen Heller" w:date="2022-09-14T21:54:00Z"/>
              </w:rPr>
            </w:pPr>
            <w:ins w:id="350" w:author="Chen Heller" w:date="2022-09-14T21:54:00Z">
              <w:r>
                <w:t>0.30</w:t>
              </w:r>
            </w:ins>
          </w:p>
        </w:tc>
      </w:tr>
      <w:tr w:rsidR="00DC6616" w14:paraId="752E12A2" w14:textId="77777777" w:rsidTr="00D03187">
        <w:trPr>
          <w:trHeight w:val="490"/>
          <w:ins w:id="351" w:author="Chen Heller" w:date="2022-09-14T21:54:00Z"/>
          <w:trPrChange w:id="352" w:author="Chen Heller" w:date="2022-09-15T10:42:00Z">
            <w:trPr>
              <w:gridAfter w:val="0"/>
              <w:trHeight w:val="490"/>
            </w:trPr>
          </w:trPrChange>
        </w:trPr>
        <w:tc>
          <w:tcPr>
            <w:tcW w:w="284" w:type="dxa"/>
            <w:vMerge/>
            <w:tcBorders>
              <w:top w:val="single" w:sz="12" w:space="0" w:color="auto"/>
              <w:bottom w:val="single" w:sz="12" w:space="0" w:color="auto"/>
            </w:tcBorders>
            <w:tcPrChange w:id="353" w:author="Chen Heller" w:date="2022-09-15T10:42:00Z">
              <w:tcPr>
                <w:tcW w:w="284" w:type="dxa"/>
                <w:gridSpan w:val="2"/>
                <w:vMerge/>
                <w:tcBorders>
                  <w:top w:val="single" w:sz="12" w:space="0" w:color="auto"/>
                  <w:bottom w:val="single" w:sz="12" w:space="0" w:color="auto"/>
                </w:tcBorders>
              </w:tcPr>
            </w:tcPrChange>
          </w:tcPr>
          <w:p w14:paraId="7EFE5ECA" w14:textId="77777777" w:rsidR="00DC6616" w:rsidRPr="00EA2CED" w:rsidRDefault="00DC6616" w:rsidP="00EA2CED">
            <w:pPr>
              <w:ind w:firstLine="0"/>
              <w:rPr>
                <w:ins w:id="354" w:author="Chen Heller" w:date="2022-09-14T21:54:00Z"/>
                <w:b/>
                <w:bCs/>
              </w:rPr>
            </w:pPr>
          </w:p>
        </w:tc>
        <w:tc>
          <w:tcPr>
            <w:tcW w:w="2268" w:type="dxa"/>
            <w:tcPrChange w:id="355" w:author="Chen Heller" w:date="2022-09-15T10:42:00Z">
              <w:tcPr>
                <w:tcW w:w="2126" w:type="dxa"/>
                <w:gridSpan w:val="2"/>
              </w:tcPr>
            </w:tcPrChange>
          </w:tcPr>
          <w:p w14:paraId="7F876669" w14:textId="77777777" w:rsidR="00DC6616" w:rsidRPr="00EA2CED" w:rsidRDefault="00DC6616" w:rsidP="00EA2CED">
            <w:pPr>
              <w:ind w:firstLine="0"/>
              <w:rPr>
                <w:ins w:id="356" w:author="Chen Heller" w:date="2022-09-14T21:54:00Z"/>
                <w:b/>
                <w:bCs/>
              </w:rPr>
            </w:pPr>
            <w:ins w:id="357" w:author="Chen Heller" w:date="2022-09-14T21:54:00Z">
              <w:r w:rsidRPr="00EA2CED">
                <w:rPr>
                  <w:b/>
                  <w:bCs/>
                </w:rPr>
                <w:t>Reaction time</w:t>
              </w:r>
            </w:ins>
          </w:p>
        </w:tc>
        <w:tc>
          <w:tcPr>
            <w:tcW w:w="1843" w:type="dxa"/>
            <w:tcPrChange w:id="358" w:author="Chen Heller" w:date="2022-09-15T10:42:00Z">
              <w:tcPr>
                <w:tcW w:w="1843" w:type="dxa"/>
                <w:gridSpan w:val="2"/>
              </w:tcPr>
            </w:tcPrChange>
          </w:tcPr>
          <w:p w14:paraId="0870D43E" w14:textId="77777777" w:rsidR="00DC6616" w:rsidRDefault="00DC6616" w:rsidP="00EA2CED">
            <w:pPr>
              <w:ind w:firstLine="0"/>
              <w:rPr>
                <w:ins w:id="359" w:author="Chen Heller" w:date="2022-09-14T21:54:00Z"/>
              </w:rPr>
            </w:pPr>
            <w:ins w:id="360" w:author="Chen Heller" w:date="2022-09-14T21:54:00Z">
              <w:r>
                <w:t>433.96 (125.26)</w:t>
              </w:r>
            </w:ins>
          </w:p>
        </w:tc>
        <w:tc>
          <w:tcPr>
            <w:tcW w:w="1843" w:type="dxa"/>
            <w:tcPrChange w:id="361" w:author="Chen Heller" w:date="2022-09-15T10:42:00Z">
              <w:tcPr>
                <w:tcW w:w="1843" w:type="dxa"/>
                <w:gridSpan w:val="2"/>
              </w:tcPr>
            </w:tcPrChange>
          </w:tcPr>
          <w:p w14:paraId="6B8AF901" w14:textId="77777777" w:rsidR="00DC6616" w:rsidRDefault="00DC6616" w:rsidP="00EA2CED">
            <w:pPr>
              <w:ind w:firstLine="0"/>
              <w:rPr>
                <w:ins w:id="362" w:author="Chen Heller" w:date="2022-09-14T21:54:00Z"/>
              </w:rPr>
            </w:pPr>
            <w:ins w:id="363" w:author="Chen Heller" w:date="2022-09-14T21:54:00Z">
              <w:r>
                <w:t>441.88 (125.81)</w:t>
              </w:r>
            </w:ins>
          </w:p>
        </w:tc>
        <w:tc>
          <w:tcPr>
            <w:tcW w:w="709" w:type="dxa"/>
            <w:tcPrChange w:id="364" w:author="Chen Heller" w:date="2022-09-15T10:42:00Z">
              <w:tcPr>
                <w:tcW w:w="709" w:type="dxa"/>
                <w:gridSpan w:val="2"/>
              </w:tcPr>
            </w:tcPrChange>
          </w:tcPr>
          <w:p w14:paraId="4D7F9B31" w14:textId="77777777" w:rsidR="00DC6616" w:rsidRDefault="00DC6616" w:rsidP="00EA2CED">
            <w:pPr>
              <w:ind w:firstLine="0"/>
              <w:rPr>
                <w:ins w:id="365" w:author="Chen Heller" w:date="2022-09-14T21:54:00Z"/>
              </w:rPr>
            </w:pPr>
            <w:ins w:id="366" w:author="Chen Heller" w:date="2022-09-14T21:54:00Z">
              <w:r>
                <w:t>2.07</w:t>
              </w:r>
            </w:ins>
          </w:p>
        </w:tc>
        <w:tc>
          <w:tcPr>
            <w:tcW w:w="992" w:type="dxa"/>
            <w:tcPrChange w:id="367" w:author="Chen Heller" w:date="2022-09-15T10:42:00Z">
              <w:tcPr>
                <w:tcW w:w="992" w:type="dxa"/>
                <w:gridSpan w:val="2"/>
              </w:tcPr>
            </w:tcPrChange>
          </w:tcPr>
          <w:p w14:paraId="33717C25" w14:textId="77777777" w:rsidR="00DC6616" w:rsidRDefault="00DC6616" w:rsidP="00EA2CED">
            <w:pPr>
              <w:ind w:firstLine="0"/>
              <w:rPr>
                <w:ins w:id="368" w:author="Chen Heller" w:date="2022-09-14T21:54:00Z"/>
              </w:rPr>
            </w:pPr>
            <w:ins w:id="369" w:author="Chen Heller" w:date="2022-09-14T21:54:00Z">
              <w:r>
                <w:t>0.169</w:t>
              </w:r>
            </w:ins>
          </w:p>
        </w:tc>
        <w:tc>
          <w:tcPr>
            <w:tcW w:w="1417" w:type="dxa"/>
            <w:tcPrChange w:id="370" w:author="Chen Heller" w:date="2022-09-15T10:42:00Z">
              <w:tcPr>
                <w:tcW w:w="1417" w:type="dxa"/>
                <w:gridSpan w:val="2"/>
              </w:tcPr>
            </w:tcPrChange>
          </w:tcPr>
          <w:p w14:paraId="23B46D03" w14:textId="77777777" w:rsidR="00DC6616" w:rsidRDefault="00DC6616" w:rsidP="00EA2CED">
            <w:pPr>
              <w:ind w:firstLine="0"/>
              <w:rPr>
                <w:ins w:id="371" w:author="Chen Heller" w:date="2022-09-14T21:54:00Z"/>
              </w:rPr>
            </w:pPr>
            <w:ins w:id="372" w:author="Chen Heller" w:date="2022-09-14T21:54:00Z">
              <w:r>
                <w:t>-16.55, 0.71</w:t>
              </w:r>
            </w:ins>
          </w:p>
        </w:tc>
        <w:tc>
          <w:tcPr>
            <w:tcW w:w="709" w:type="dxa"/>
            <w:tcPrChange w:id="373" w:author="Chen Heller" w:date="2022-09-15T10:42:00Z">
              <w:tcPr>
                <w:tcW w:w="709" w:type="dxa"/>
                <w:gridSpan w:val="2"/>
              </w:tcPr>
            </w:tcPrChange>
          </w:tcPr>
          <w:p w14:paraId="5BC6D033" w14:textId="77777777" w:rsidR="00DC6616" w:rsidRDefault="00DC6616" w:rsidP="00EA2CED">
            <w:pPr>
              <w:ind w:firstLine="0"/>
              <w:rPr>
                <w:ins w:id="374" w:author="Chen Heller" w:date="2022-09-14T21:54:00Z"/>
              </w:rPr>
            </w:pPr>
            <w:ins w:id="375" w:author="Chen Heller" w:date="2022-09-14T21:54:00Z">
              <w:r>
                <w:t>0.66</w:t>
              </w:r>
            </w:ins>
          </w:p>
        </w:tc>
      </w:tr>
      <w:tr w:rsidR="00DC6616" w14:paraId="2DAEA853" w14:textId="77777777" w:rsidTr="00D03187">
        <w:trPr>
          <w:trHeight w:val="490"/>
          <w:ins w:id="376" w:author="Chen Heller" w:date="2022-09-14T21:54:00Z"/>
          <w:trPrChange w:id="377" w:author="Chen Heller" w:date="2022-09-15T10:42:00Z">
            <w:trPr>
              <w:gridAfter w:val="0"/>
              <w:trHeight w:val="490"/>
            </w:trPr>
          </w:trPrChange>
        </w:trPr>
        <w:tc>
          <w:tcPr>
            <w:tcW w:w="284" w:type="dxa"/>
            <w:vMerge/>
            <w:tcBorders>
              <w:top w:val="single" w:sz="12" w:space="0" w:color="auto"/>
              <w:bottom w:val="single" w:sz="12" w:space="0" w:color="auto"/>
            </w:tcBorders>
            <w:tcPrChange w:id="378" w:author="Chen Heller" w:date="2022-09-15T10:42:00Z">
              <w:tcPr>
                <w:tcW w:w="284" w:type="dxa"/>
                <w:gridSpan w:val="2"/>
                <w:vMerge/>
                <w:tcBorders>
                  <w:top w:val="single" w:sz="12" w:space="0" w:color="auto"/>
                  <w:bottom w:val="single" w:sz="12" w:space="0" w:color="auto"/>
                </w:tcBorders>
              </w:tcPr>
            </w:tcPrChange>
          </w:tcPr>
          <w:p w14:paraId="038DD674" w14:textId="77777777" w:rsidR="00DC6616" w:rsidRPr="00EA2CED" w:rsidRDefault="00DC6616" w:rsidP="00EA2CED">
            <w:pPr>
              <w:ind w:firstLine="0"/>
              <w:rPr>
                <w:ins w:id="379" w:author="Chen Heller" w:date="2022-09-14T21:54:00Z"/>
                <w:b/>
                <w:bCs/>
              </w:rPr>
            </w:pPr>
          </w:p>
        </w:tc>
        <w:tc>
          <w:tcPr>
            <w:tcW w:w="2268" w:type="dxa"/>
            <w:tcPrChange w:id="380" w:author="Chen Heller" w:date="2022-09-15T10:42:00Z">
              <w:tcPr>
                <w:tcW w:w="2126" w:type="dxa"/>
                <w:gridSpan w:val="2"/>
              </w:tcPr>
            </w:tcPrChange>
          </w:tcPr>
          <w:p w14:paraId="7368CE85" w14:textId="403A210D" w:rsidR="00DC6616" w:rsidRPr="00EA2CED" w:rsidRDefault="00DC6616" w:rsidP="00EA2CED">
            <w:pPr>
              <w:ind w:firstLine="0"/>
              <w:rPr>
                <w:ins w:id="381" w:author="Chen Heller" w:date="2022-09-14T21:54:00Z"/>
                <w:b/>
                <w:bCs/>
              </w:rPr>
            </w:pPr>
            <w:ins w:id="382" w:author="Chen Heller" w:date="2022-09-14T21:54:00Z">
              <w:r w:rsidRPr="00EA2CED">
                <w:rPr>
                  <w:b/>
                  <w:bCs/>
                </w:rPr>
                <w:t xml:space="preserve">Movement </w:t>
              </w:r>
            </w:ins>
            <w:ins w:id="383" w:author="Chen Heller" w:date="2022-09-15T10:42:00Z">
              <w:r w:rsidR="00D03187">
                <w:rPr>
                  <w:b/>
                  <w:bCs/>
                </w:rPr>
                <w:t>duration</w:t>
              </w:r>
            </w:ins>
          </w:p>
        </w:tc>
        <w:tc>
          <w:tcPr>
            <w:tcW w:w="1843" w:type="dxa"/>
            <w:tcPrChange w:id="384" w:author="Chen Heller" w:date="2022-09-15T10:42:00Z">
              <w:tcPr>
                <w:tcW w:w="1843" w:type="dxa"/>
                <w:gridSpan w:val="2"/>
              </w:tcPr>
            </w:tcPrChange>
          </w:tcPr>
          <w:p w14:paraId="16C7AEDE" w14:textId="77777777" w:rsidR="00DC6616" w:rsidRDefault="00DC6616" w:rsidP="00EA2CED">
            <w:pPr>
              <w:ind w:firstLine="0"/>
              <w:rPr>
                <w:ins w:id="385" w:author="Chen Heller" w:date="2022-09-14T21:54:00Z"/>
              </w:rPr>
            </w:pPr>
            <w:ins w:id="386" w:author="Chen Heller" w:date="2022-09-14T21:54:00Z">
              <w:r>
                <w:t>558.15 (80.72)</w:t>
              </w:r>
            </w:ins>
          </w:p>
        </w:tc>
        <w:tc>
          <w:tcPr>
            <w:tcW w:w="1843" w:type="dxa"/>
            <w:tcPrChange w:id="387" w:author="Chen Heller" w:date="2022-09-15T10:42:00Z">
              <w:tcPr>
                <w:tcW w:w="1843" w:type="dxa"/>
                <w:gridSpan w:val="2"/>
              </w:tcPr>
            </w:tcPrChange>
          </w:tcPr>
          <w:p w14:paraId="058C3984" w14:textId="77777777" w:rsidR="00DC6616" w:rsidRDefault="00DC6616" w:rsidP="00EA2CED">
            <w:pPr>
              <w:ind w:firstLine="0"/>
              <w:rPr>
                <w:ins w:id="388" w:author="Chen Heller" w:date="2022-09-14T21:54:00Z"/>
              </w:rPr>
            </w:pPr>
            <w:ins w:id="389" w:author="Chen Heller" w:date="2022-09-14T21:54:00Z">
              <w:r>
                <w:t>557.91 (81.61)</w:t>
              </w:r>
            </w:ins>
          </w:p>
        </w:tc>
        <w:tc>
          <w:tcPr>
            <w:tcW w:w="709" w:type="dxa"/>
            <w:tcPrChange w:id="390" w:author="Chen Heller" w:date="2022-09-15T10:42:00Z">
              <w:tcPr>
                <w:tcW w:w="709" w:type="dxa"/>
                <w:gridSpan w:val="2"/>
              </w:tcPr>
            </w:tcPrChange>
          </w:tcPr>
          <w:p w14:paraId="6F873FA3" w14:textId="77777777" w:rsidR="00DC6616" w:rsidRDefault="00DC6616" w:rsidP="00EA2CED">
            <w:pPr>
              <w:ind w:firstLine="0"/>
              <w:rPr>
                <w:ins w:id="391" w:author="Chen Heller" w:date="2022-09-14T21:54:00Z"/>
              </w:rPr>
            </w:pPr>
          </w:p>
        </w:tc>
        <w:tc>
          <w:tcPr>
            <w:tcW w:w="992" w:type="dxa"/>
            <w:tcPrChange w:id="392" w:author="Chen Heller" w:date="2022-09-15T10:42:00Z">
              <w:tcPr>
                <w:tcW w:w="992" w:type="dxa"/>
                <w:gridSpan w:val="2"/>
              </w:tcPr>
            </w:tcPrChange>
          </w:tcPr>
          <w:p w14:paraId="32A14361" w14:textId="77777777" w:rsidR="00DC6616" w:rsidRDefault="00DC6616" w:rsidP="00EA2CED">
            <w:pPr>
              <w:ind w:firstLine="0"/>
              <w:rPr>
                <w:ins w:id="393" w:author="Chen Heller" w:date="2022-09-14T21:54:00Z"/>
              </w:rPr>
            </w:pPr>
            <w:ins w:id="394" w:author="Chen Heller" w:date="2022-09-14T21:54:00Z">
              <w:r>
                <w:t>0.896</w:t>
              </w:r>
            </w:ins>
          </w:p>
        </w:tc>
        <w:tc>
          <w:tcPr>
            <w:tcW w:w="1417" w:type="dxa"/>
            <w:tcPrChange w:id="395" w:author="Chen Heller" w:date="2022-09-15T10:42:00Z">
              <w:tcPr>
                <w:tcW w:w="1417" w:type="dxa"/>
                <w:gridSpan w:val="2"/>
              </w:tcPr>
            </w:tcPrChange>
          </w:tcPr>
          <w:p w14:paraId="6FA2C11E" w14:textId="77777777" w:rsidR="00DC6616" w:rsidRDefault="00DC6616" w:rsidP="00EA2CED">
            <w:pPr>
              <w:ind w:firstLine="0"/>
              <w:rPr>
                <w:ins w:id="396" w:author="Chen Heller" w:date="2022-09-14T21:54:00Z"/>
              </w:rPr>
            </w:pPr>
            <w:ins w:id="397" w:author="Chen Heller" w:date="2022-09-14T21:54:00Z">
              <w:r>
                <w:t>-5.96, 5.60</w:t>
              </w:r>
            </w:ins>
          </w:p>
        </w:tc>
        <w:tc>
          <w:tcPr>
            <w:tcW w:w="709" w:type="dxa"/>
            <w:tcPrChange w:id="398" w:author="Chen Heller" w:date="2022-09-15T10:42:00Z">
              <w:tcPr>
                <w:tcW w:w="709" w:type="dxa"/>
                <w:gridSpan w:val="2"/>
              </w:tcPr>
            </w:tcPrChange>
          </w:tcPr>
          <w:p w14:paraId="51D796C8" w14:textId="77777777" w:rsidR="00DC6616" w:rsidRDefault="00DC6616" w:rsidP="00EA2CED">
            <w:pPr>
              <w:ind w:firstLine="0"/>
              <w:rPr>
                <w:ins w:id="399" w:author="Chen Heller" w:date="2022-09-14T21:54:00Z"/>
              </w:rPr>
            </w:pPr>
            <w:ins w:id="400" w:author="Chen Heller" w:date="2022-09-14T21:54:00Z">
              <w:r>
                <w:t>0.02</w:t>
              </w:r>
            </w:ins>
          </w:p>
        </w:tc>
      </w:tr>
      <w:tr w:rsidR="00DC6616" w14:paraId="7D715023" w14:textId="77777777" w:rsidTr="00D03187">
        <w:trPr>
          <w:trHeight w:val="490"/>
          <w:ins w:id="401" w:author="Chen Heller" w:date="2022-09-14T21:54:00Z"/>
          <w:trPrChange w:id="402" w:author="Chen Heller" w:date="2022-09-15T10:42:00Z">
            <w:trPr>
              <w:gridBefore w:val="1"/>
              <w:trHeight w:val="490"/>
            </w:trPr>
          </w:trPrChange>
        </w:trPr>
        <w:tc>
          <w:tcPr>
            <w:tcW w:w="284" w:type="dxa"/>
            <w:vMerge/>
            <w:tcBorders>
              <w:top w:val="single" w:sz="12" w:space="0" w:color="auto"/>
              <w:bottom w:val="single" w:sz="12" w:space="0" w:color="auto"/>
            </w:tcBorders>
            <w:tcPrChange w:id="403" w:author="Chen Heller" w:date="2022-09-15T10:42:00Z">
              <w:tcPr>
                <w:tcW w:w="284" w:type="dxa"/>
                <w:gridSpan w:val="2"/>
                <w:vMerge/>
                <w:tcBorders>
                  <w:top w:val="single" w:sz="12" w:space="0" w:color="auto"/>
                  <w:bottom w:val="single" w:sz="12" w:space="0" w:color="auto"/>
                </w:tcBorders>
              </w:tcPr>
            </w:tcPrChange>
          </w:tcPr>
          <w:p w14:paraId="2A3BF10D" w14:textId="77777777" w:rsidR="00DC6616" w:rsidRPr="00EA2CED" w:rsidRDefault="00DC6616" w:rsidP="00EA2CED">
            <w:pPr>
              <w:ind w:firstLine="0"/>
              <w:rPr>
                <w:ins w:id="404" w:author="Chen Heller" w:date="2022-09-14T21:54:00Z"/>
                <w:b/>
                <w:bCs/>
              </w:rPr>
            </w:pPr>
          </w:p>
        </w:tc>
        <w:tc>
          <w:tcPr>
            <w:tcW w:w="2268" w:type="dxa"/>
            <w:tcBorders>
              <w:bottom w:val="single" w:sz="12" w:space="0" w:color="auto"/>
            </w:tcBorders>
            <w:tcPrChange w:id="405" w:author="Chen Heller" w:date="2022-09-15T10:42:00Z">
              <w:tcPr>
                <w:tcW w:w="2126" w:type="dxa"/>
                <w:gridSpan w:val="2"/>
              </w:tcPr>
            </w:tcPrChange>
          </w:tcPr>
          <w:p w14:paraId="589B59B6" w14:textId="77777777" w:rsidR="00DC6616" w:rsidRPr="00EA2CED" w:rsidRDefault="00DC6616" w:rsidP="00EA2CED">
            <w:pPr>
              <w:ind w:firstLine="0"/>
              <w:rPr>
                <w:ins w:id="406" w:author="Chen Heller" w:date="2022-09-14T21:54:00Z"/>
                <w:b/>
                <w:bCs/>
              </w:rPr>
            </w:pPr>
            <w:ins w:id="407" w:author="Chen Heller" w:date="2022-09-14T21:54:00Z">
              <w:r w:rsidRPr="00EA2CED">
                <w:rPr>
                  <w:b/>
                  <w:bCs/>
                </w:rPr>
                <w:t>COM</w:t>
              </w:r>
            </w:ins>
          </w:p>
        </w:tc>
        <w:tc>
          <w:tcPr>
            <w:tcW w:w="1843" w:type="dxa"/>
            <w:tcBorders>
              <w:bottom w:val="single" w:sz="12" w:space="0" w:color="auto"/>
            </w:tcBorders>
            <w:tcPrChange w:id="408" w:author="Chen Heller" w:date="2022-09-15T10:42:00Z">
              <w:tcPr>
                <w:tcW w:w="1843" w:type="dxa"/>
                <w:gridSpan w:val="2"/>
              </w:tcPr>
            </w:tcPrChange>
          </w:tcPr>
          <w:p w14:paraId="5ACD7AB9" w14:textId="77777777" w:rsidR="00DC6616" w:rsidRDefault="00DC6616" w:rsidP="00EA2CED">
            <w:pPr>
              <w:ind w:firstLine="0"/>
              <w:rPr>
                <w:ins w:id="409" w:author="Chen Heller" w:date="2022-09-14T21:54:00Z"/>
              </w:rPr>
            </w:pPr>
            <w:ins w:id="410" w:author="Chen Heller" w:date="2022-09-14T21:54:00Z">
              <w:r>
                <w:t>0.21 (0.06)</w:t>
              </w:r>
            </w:ins>
          </w:p>
        </w:tc>
        <w:tc>
          <w:tcPr>
            <w:tcW w:w="1843" w:type="dxa"/>
            <w:tcBorders>
              <w:bottom w:val="single" w:sz="12" w:space="0" w:color="auto"/>
            </w:tcBorders>
            <w:tcPrChange w:id="411" w:author="Chen Heller" w:date="2022-09-15T10:42:00Z">
              <w:tcPr>
                <w:tcW w:w="1843" w:type="dxa"/>
                <w:gridSpan w:val="2"/>
              </w:tcPr>
            </w:tcPrChange>
          </w:tcPr>
          <w:p w14:paraId="17EA02B8" w14:textId="77777777" w:rsidR="00DC6616" w:rsidRDefault="00DC6616" w:rsidP="00EA2CED">
            <w:pPr>
              <w:ind w:firstLine="0"/>
              <w:rPr>
                <w:ins w:id="412" w:author="Chen Heller" w:date="2022-09-14T21:54:00Z"/>
              </w:rPr>
            </w:pPr>
            <w:ins w:id="413" w:author="Chen Heller" w:date="2022-09-14T21:54:00Z">
              <w:r>
                <w:t>0.20 (0.08)</w:t>
              </w:r>
            </w:ins>
          </w:p>
        </w:tc>
        <w:tc>
          <w:tcPr>
            <w:tcW w:w="709" w:type="dxa"/>
            <w:tcBorders>
              <w:bottom w:val="single" w:sz="12" w:space="0" w:color="auto"/>
            </w:tcBorders>
            <w:tcPrChange w:id="414" w:author="Chen Heller" w:date="2022-09-15T10:42:00Z">
              <w:tcPr>
                <w:tcW w:w="709" w:type="dxa"/>
                <w:gridSpan w:val="2"/>
              </w:tcPr>
            </w:tcPrChange>
          </w:tcPr>
          <w:p w14:paraId="07771BD2" w14:textId="77777777" w:rsidR="00DC6616" w:rsidRDefault="00DC6616" w:rsidP="00EA2CED">
            <w:pPr>
              <w:ind w:firstLine="0"/>
              <w:rPr>
                <w:ins w:id="415" w:author="Chen Heller" w:date="2022-09-14T21:54:00Z"/>
              </w:rPr>
            </w:pPr>
            <w:ins w:id="416" w:author="Chen Heller" w:date="2022-09-14T21:54:00Z">
              <w:r>
                <w:t>0.30</w:t>
              </w:r>
            </w:ins>
          </w:p>
        </w:tc>
        <w:tc>
          <w:tcPr>
            <w:tcW w:w="992" w:type="dxa"/>
            <w:tcBorders>
              <w:bottom w:val="single" w:sz="12" w:space="0" w:color="auto"/>
            </w:tcBorders>
            <w:tcPrChange w:id="417" w:author="Chen Heller" w:date="2022-09-15T10:42:00Z">
              <w:tcPr>
                <w:tcW w:w="992" w:type="dxa"/>
                <w:gridSpan w:val="2"/>
              </w:tcPr>
            </w:tcPrChange>
          </w:tcPr>
          <w:p w14:paraId="7F730BFF" w14:textId="77777777" w:rsidR="00DC6616" w:rsidRDefault="00DC6616" w:rsidP="00EA2CED">
            <w:pPr>
              <w:ind w:firstLine="0"/>
              <w:rPr>
                <w:ins w:id="418" w:author="Chen Heller" w:date="2022-09-14T21:54:00Z"/>
              </w:rPr>
            </w:pPr>
            <w:ins w:id="419" w:author="Chen Heller" w:date="2022-09-14T21:54:00Z">
              <w:r>
                <w:t>0.896</w:t>
              </w:r>
            </w:ins>
          </w:p>
        </w:tc>
        <w:tc>
          <w:tcPr>
            <w:tcW w:w="1417" w:type="dxa"/>
            <w:tcBorders>
              <w:bottom w:val="single" w:sz="12" w:space="0" w:color="auto"/>
            </w:tcBorders>
            <w:tcPrChange w:id="420" w:author="Chen Heller" w:date="2022-09-15T10:42:00Z">
              <w:tcPr>
                <w:tcW w:w="1417" w:type="dxa"/>
                <w:gridSpan w:val="2"/>
              </w:tcPr>
            </w:tcPrChange>
          </w:tcPr>
          <w:p w14:paraId="7BA02520" w14:textId="77777777" w:rsidR="00DC6616" w:rsidRDefault="00DC6616" w:rsidP="00EA2CED">
            <w:pPr>
              <w:ind w:firstLine="0"/>
              <w:rPr>
                <w:ins w:id="421" w:author="Chen Heller" w:date="2022-09-14T21:54:00Z"/>
              </w:rPr>
            </w:pPr>
            <w:ins w:id="422" w:author="Chen Heller" w:date="2022-09-14T21:54:00Z">
              <w:r>
                <w:t>-0.03, 0.04</w:t>
              </w:r>
            </w:ins>
          </w:p>
        </w:tc>
        <w:tc>
          <w:tcPr>
            <w:tcW w:w="709" w:type="dxa"/>
            <w:tcBorders>
              <w:bottom w:val="single" w:sz="12" w:space="0" w:color="auto"/>
            </w:tcBorders>
            <w:tcPrChange w:id="423" w:author="Chen Heller" w:date="2022-09-15T10:42:00Z">
              <w:tcPr>
                <w:tcW w:w="709" w:type="dxa"/>
                <w:gridSpan w:val="2"/>
              </w:tcPr>
            </w:tcPrChange>
          </w:tcPr>
          <w:p w14:paraId="49BD479E" w14:textId="77777777" w:rsidR="00DC6616" w:rsidRDefault="00DC6616" w:rsidP="00EA2CED">
            <w:pPr>
              <w:ind w:firstLine="0"/>
              <w:rPr>
                <w:ins w:id="424" w:author="Chen Heller" w:date="2022-09-14T21:54:00Z"/>
              </w:rPr>
            </w:pPr>
            <w:ins w:id="425" w:author="Chen Heller" w:date="2022-09-14T21:54:00Z">
              <w:r>
                <w:t>0.10</w:t>
              </w:r>
            </w:ins>
          </w:p>
        </w:tc>
      </w:tr>
      <w:tr w:rsidR="00DC6616" w14:paraId="7A5492FA" w14:textId="77777777" w:rsidTr="00D03187">
        <w:trPr>
          <w:trHeight w:val="490"/>
          <w:ins w:id="426" w:author="Chen Heller" w:date="2022-09-14T21:54:00Z"/>
          <w:trPrChange w:id="427" w:author="Chen Heller" w:date="2022-09-15T10:42:00Z">
            <w:trPr>
              <w:gridAfter w:val="0"/>
              <w:trHeight w:val="490"/>
            </w:trPr>
          </w:trPrChange>
        </w:trPr>
        <w:tc>
          <w:tcPr>
            <w:tcW w:w="10065" w:type="dxa"/>
            <w:gridSpan w:val="8"/>
            <w:tcBorders>
              <w:top w:val="single" w:sz="12" w:space="0" w:color="auto"/>
            </w:tcBorders>
            <w:tcPrChange w:id="428" w:author="Chen Heller" w:date="2022-09-15T10:42:00Z">
              <w:tcPr>
                <w:tcW w:w="9923" w:type="dxa"/>
                <w:gridSpan w:val="16"/>
                <w:tcBorders>
                  <w:top w:val="single" w:sz="12" w:space="0" w:color="auto"/>
                </w:tcBorders>
              </w:tcPr>
            </w:tcPrChange>
          </w:tcPr>
          <w:p w14:paraId="7F1C4373" w14:textId="4671AC89" w:rsidR="00DC6616" w:rsidRDefault="00DC6616" w:rsidP="00EA2CED">
            <w:pPr>
              <w:spacing w:line="240" w:lineRule="auto"/>
              <w:ind w:firstLine="0"/>
              <w:rPr>
                <w:ins w:id="429" w:author="Chen Heller" w:date="2022-09-14T21:54:00Z"/>
              </w:rPr>
            </w:pPr>
            <w:ins w:id="430" w:author="Chen Heller" w:date="2022-09-14T21:54:00Z">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ins>
            <w:ins w:id="431" w:author="Chen Heller" w:date="2022-09-15T12:41:00Z">
              <w:r w:rsidR="00F80191" w:rsidRPr="00EA2CED">
                <w:rPr>
                  <w:sz w:val="22"/>
                  <w:szCs w:val="22"/>
                </w:rPr>
                <w:t xml:space="preserve">t-test score, </w:t>
              </w:r>
              <w:r w:rsidR="00F80191">
                <w:rPr>
                  <w:sz w:val="22"/>
                  <w:szCs w:val="22"/>
                </w:rPr>
                <w:t xml:space="preserve">only for variables whose residuals distributed normally. </w:t>
              </w:r>
            </w:ins>
            <w:ins w:id="432" w:author="Chen Heller" w:date="2022-09-14T21:54: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tc>
      </w:tr>
    </w:tbl>
    <w:p w14:paraId="604FF448" w14:textId="77777777" w:rsidR="00961F77" w:rsidRDefault="00961F77" w:rsidP="004D5003">
      <w:pPr>
        <w:ind w:firstLine="0"/>
      </w:pPr>
    </w:p>
    <w:p w14:paraId="79292204" w14:textId="77777777" w:rsidR="00961F77" w:rsidRDefault="00961F77" w:rsidP="004D5003">
      <w:pPr>
        <w:ind w:firstLine="0"/>
      </w:pPr>
    </w:p>
    <w:p w14:paraId="5D8CD174" w14:textId="39095326" w:rsidR="005A4C44" w:rsidRPr="005A4C44" w:rsidRDefault="005A4C44" w:rsidP="005A4C44">
      <w:pPr>
        <w:ind w:firstLine="0"/>
      </w:pPr>
      <w:r w:rsidRPr="005A4C44">
        <w:rPr>
          <w:noProof/>
        </w:rPr>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2B1941A6" w:rsidR="00106015" w:rsidRDefault="00A63387" w:rsidP="008D35B7">
      <w:pPr>
        <w:pStyle w:val="Caption"/>
      </w:pPr>
      <w:bookmarkStart w:id="433" w:name="_Ref113876063"/>
      <w:r>
        <w:t xml:space="preserve">Figure </w:t>
      </w:r>
      <w:fldSimple w:instr=" SEQ Figure \* ARABIC ">
        <w:r w:rsidR="007E2512">
          <w:rPr>
            <w:noProof/>
          </w:rPr>
          <w:t>3</w:t>
        </w:r>
      </w:fldSimple>
      <w:bookmarkEnd w:id="433"/>
      <w:r>
        <w:t xml:space="preserve">. </w:t>
      </w:r>
      <w:bookmarkStart w:id="434"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del w:id="435" w:author="Chen Heller" w:date="2022-09-14T18:59:00Z">
        <w:r w:rsidR="00A664C3" w:rsidDel="00D965AD">
          <w:delText>f</w:delText>
        </w:r>
      </w:del>
      <w:ins w:id="436" w:author="Chen Heller" w:date="2022-09-14T18:59:00Z">
        <w:r w:rsidR="00D965AD">
          <w:t>e</w:t>
        </w:r>
      </w:ins>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w:t>
      </w:r>
      <w:del w:id="437" w:author="Chen Heller" w:date="2022-09-14T18:59:00Z">
        <w:r w:rsidR="009A4D8B" w:rsidDel="00AF42AC">
          <w:delText>standard error (</w:delText>
        </w:r>
      </w:del>
      <w:r w:rsidR="009A4D8B">
        <w:t>SE</w:t>
      </w:r>
      <w:del w:id="438" w:author="Chen Heller" w:date="2022-09-14T18:59:00Z">
        <w:r w:rsidR="009A4D8B" w:rsidDel="00AF42AC">
          <w:delText>)</w:delText>
        </w:r>
      </w:del>
      <w:r w:rsidR="009A4D8B">
        <w:t>.</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434"/>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439" w:name="_Toc114137564"/>
      <w:r>
        <w:t>Discussion</w:t>
      </w:r>
      <w:bookmarkEnd w:id="439"/>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440" w:name="_Toc114137565"/>
      <w:r>
        <w:t xml:space="preserve">Pilot </w:t>
      </w:r>
      <w:r w:rsidR="00ED60E1">
        <w:t>Exp</w:t>
      </w:r>
      <w:r>
        <w:t>eriment</w:t>
      </w:r>
      <w:r w:rsidR="00ED60E1">
        <w:t xml:space="preserve"> 2</w:t>
      </w:r>
      <w:bookmarkEnd w:id="440"/>
    </w:p>
    <w:p w14:paraId="43984158" w14:textId="1055630A"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ins w:id="441" w:author="Chen Heller" w:date="2022-09-15T10:31:00Z">
        <w:r w:rsidR="00B35555">
          <w:t>-</w:t>
        </w:r>
      </w:ins>
      <w:del w:id="442" w:author="Chen Heller" w:date="2022-09-15T10:31:00Z">
        <w:r w:rsidR="000610E4" w:rsidDel="00B35555">
          <w:delText xml:space="preserve"> </w:delText>
        </w:r>
      </w:del>
      <w:r w:rsidR="000610E4">
        <w:t xml:space="preserve">window given for </w:t>
      </w:r>
      <w:del w:id="443" w:author="Chen Heller" w:date="2022-09-13T12:47:00Z">
        <w:r w:rsidR="000610E4" w:rsidDel="001D1446">
          <w:delText>a</w:delText>
        </w:r>
      </w:del>
      <w:r w:rsidR="000610E4">
        <w:t xml:space="preserve"> response. Under </w:t>
      </w:r>
      <w:del w:id="444" w:author="Chen Heller" w:date="2022-09-13T12:47:00Z">
        <w:r w:rsidR="000610E4" w:rsidDel="001D1446">
          <w:delText xml:space="preserve">these </w:delText>
        </w:r>
      </w:del>
      <w:ins w:id="445" w:author="Chen Heller" w:date="2022-09-13T12:47:00Z">
        <w:r w:rsidR="001D1446">
          <w:t xml:space="preserve">that </w:t>
        </w:r>
      </w:ins>
      <w:r w:rsidR="000610E4">
        <w:t>condition</w:t>
      </w:r>
      <w:del w:id="446" w:author="Chen Heller" w:date="2022-09-13T12:47:00Z">
        <w:r w:rsidR="000610E4" w:rsidDel="001D1446">
          <w:delText>s</w:delText>
        </w:r>
      </w:del>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actually </w:t>
      </w:r>
      <w:r w:rsidR="006F51CB">
        <w:t xml:space="preserve">made </w:t>
      </w:r>
      <w:r w:rsidR="001D6512">
        <w:t xml:space="preserve">before the movement </w:t>
      </w:r>
      <w:r w:rsidR="006F51CB">
        <w:t xml:space="preserve">has </w:t>
      </w:r>
      <w:r w:rsidR="001D6512">
        <w:t xml:space="preserve">started. </w:t>
      </w:r>
      <w:ins w:id="447" w:author="Chen Heller" w:date="2022-09-13T12:50:00Z">
        <w:r w:rsidR="00202F84">
          <w:t>Thus</w:t>
        </w:r>
      </w:ins>
      <w:ins w:id="448" w:author="Chen Heller" w:date="2022-09-15T10:32:00Z">
        <w:r w:rsidR="00314D89">
          <w:t>,</w:t>
        </w:r>
      </w:ins>
      <w:ins w:id="449" w:author="Chen Heller" w:date="2022-09-13T12:50:00Z">
        <w:r w:rsidR="00202F84">
          <w:t xml:space="preserve"> participants </w:t>
        </w:r>
      </w:ins>
      <w:ins w:id="450" w:author="Chen Heller" w:date="2022-09-15T10:32:00Z">
        <w:r w:rsidR="009D2FEF">
          <w:t>initiated a r</w:t>
        </w:r>
      </w:ins>
      <w:ins w:id="451" w:author="Chen Heller" w:date="2022-09-13T12:50:00Z">
        <w:r w:rsidR="00202F84">
          <w:t>each</w:t>
        </w:r>
      </w:ins>
      <w:ins w:id="452" w:author="Chen Heller" w:date="2022-09-15T10:32:00Z">
        <w:r w:rsidR="009D2FEF">
          <w:t>ing movement</w:t>
        </w:r>
      </w:ins>
      <w:ins w:id="453" w:author="Chen Heller" w:date="2022-09-13T12:50:00Z">
        <w:r w:rsidR="00202F84">
          <w:t xml:space="preserve"> directly </w:t>
        </w:r>
      </w:ins>
      <w:ins w:id="454" w:author="Chen Heller" w:date="2022-09-15T10:32:00Z">
        <w:r w:rsidR="009D2FEF">
          <w:t xml:space="preserve">at </w:t>
        </w:r>
      </w:ins>
      <w:ins w:id="455" w:author="Chen Heller" w:date="2022-09-13T12:50:00Z">
        <w:r w:rsidR="00202F84">
          <w:t xml:space="preserve">their final answer without </w:t>
        </w:r>
      </w:ins>
      <w:ins w:id="456" w:author="Chen Heller" w:date="2022-09-13T12:51:00Z">
        <w:r w:rsidR="006F2914">
          <w:t xml:space="preserve">revealing any of the processes that lead to choosing it. </w:t>
        </w:r>
      </w:ins>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45EC229A" w14:textId="1946F80C" w:rsidR="002B4328" w:rsidRDefault="002945D9" w:rsidP="00137C62">
      <w:r>
        <w:lastRenderedPageBreak/>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make </w:t>
      </w:r>
      <w:r w:rsidR="002745C1">
        <w:t xml:space="preserve">a </w:t>
      </w:r>
      <w:r w:rsidR="0036328E">
        <w:t>decision before starting their movement.</w:t>
      </w:r>
    </w:p>
    <w:p w14:paraId="19BBC9B1" w14:textId="38FFCBE9" w:rsidR="007429C1" w:rsidRPr="00BA41CF" w:rsidRDefault="007429C1" w:rsidP="006238E0">
      <w:pPr>
        <w:pStyle w:val="Heading3"/>
      </w:pPr>
      <w:bookmarkStart w:id="457" w:name="_Toc114137566"/>
      <w:r>
        <w:t>Methods</w:t>
      </w:r>
      <w:bookmarkEnd w:id="457"/>
    </w:p>
    <w:p w14:paraId="54353DE0" w14:textId="77777777" w:rsidR="007429C1" w:rsidRDefault="007429C1" w:rsidP="006238E0">
      <w:pPr>
        <w:pStyle w:val="Heading4"/>
      </w:pPr>
      <w:bookmarkStart w:id="458" w:name="_Toc114137567"/>
      <w:r>
        <w:t>Participants</w:t>
      </w:r>
      <w:bookmarkEnd w:id="458"/>
    </w:p>
    <w:p w14:paraId="1993AB85" w14:textId="5219E5D7"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excluded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459" w:name="_Toc114137568"/>
      <w:r>
        <w:t>Stimuli</w:t>
      </w:r>
      <w:r w:rsidR="00CA2666">
        <w:t xml:space="preserve">, </w:t>
      </w:r>
      <w:r>
        <w:t>Apparatus</w:t>
      </w:r>
      <w:r w:rsidR="00CA2666">
        <w:t xml:space="preserve"> and </w:t>
      </w:r>
      <w:r>
        <w:t>Procedure</w:t>
      </w:r>
      <w:bookmarkEnd w:id="459"/>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460" w:name="_Toc114137569"/>
      <w:r>
        <w:t>Exclusion criteria</w:t>
      </w:r>
      <w:bookmarkEnd w:id="460"/>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w:t>
      </w:r>
      <w:r>
        <w:lastRenderedPageBreak/>
        <w:t xml:space="preserve">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461" w:name="_Toc114137570"/>
      <w:r>
        <w:lastRenderedPageBreak/>
        <w:t>Results</w:t>
      </w:r>
      <w:bookmarkEnd w:id="461"/>
    </w:p>
    <w:p w14:paraId="437897F0" w14:textId="56285217" w:rsidR="000E54E1" w:rsidRDefault="00BA4221" w:rsidP="00974448">
      <w:pPr>
        <w:ind w:firstLine="0"/>
      </w:pPr>
      <w:r>
        <w:t xml:space="preserve">Prime visibility: </w:t>
      </w:r>
      <w:del w:id="462" w:author="Chen Heller" w:date="2022-09-14T13:39:00Z">
        <w:r w:rsidDel="0053128B">
          <w:delText>overall</w:delText>
        </w:r>
      </w:del>
      <w:ins w:id="463" w:author="Chen Heller" w:date="2022-09-14T13:44:00Z">
        <w:r w:rsidR="001F7E99">
          <w:t>i</w:t>
        </w:r>
      </w:ins>
      <w:ins w:id="464" w:author="Chen Heller" w:date="2022-09-14T13:39:00Z">
        <w:r w:rsidR="0053128B">
          <w:t>n total</w:t>
        </w:r>
      </w:ins>
      <w:r>
        <w:t xml:space="preserve">, </w:t>
      </w:r>
      <w:ins w:id="465" w:author="Chen Heller" w:date="2022-09-14T13:42:00Z">
        <w:r w:rsidR="00402BB2">
          <w:t xml:space="preserve">visibility rating of 1 was given in </w:t>
        </w:r>
      </w:ins>
      <w:r w:rsidR="003F2C2D">
        <w:t>81.63</w:t>
      </w:r>
      <w:r>
        <w:t>% of the trials</w:t>
      </w:r>
      <w:del w:id="466" w:author="Chen Heller" w:date="2022-09-14T13:42:00Z">
        <w:r w:rsidDel="002E11F6">
          <w:delText xml:space="preserve"> were rated as</w:delText>
        </w:r>
        <w:r w:rsidDel="00402BB2">
          <w:delText xml:space="preserve"> visibility 1</w:delText>
        </w:r>
      </w:del>
      <w:r>
        <w:t>,</w:t>
      </w:r>
      <w:ins w:id="467" w:author="Chen Heller" w:date="2022-09-14T13:42:00Z">
        <w:r w:rsidR="002E11F6">
          <w:t xml:space="preserve"> visibility rating of 2 in</w:t>
        </w:r>
      </w:ins>
      <w:r>
        <w:t xml:space="preserve"> </w:t>
      </w:r>
      <w:r w:rsidR="003F2C2D">
        <w:t>16.07</w:t>
      </w:r>
      <w:r>
        <w:t xml:space="preserve">% </w:t>
      </w:r>
      <w:del w:id="468" w:author="Chen Heller" w:date="2022-09-14T13:42:00Z">
        <w:r w:rsidDel="002E11F6">
          <w:delText>as visibility 2</w:delText>
        </w:r>
      </w:del>
      <w:ins w:id="469" w:author="Chen Heller" w:date="2022-09-14T13:42:00Z">
        <w:r w:rsidR="002E11F6">
          <w:t>of the trials</w:t>
        </w:r>
      </w:ins>
      <w:r>
        <w:t>,</w:t>
      </w:r>
      <w:ins w:id="470" w:author="Chen Heller" w:date="2022-09-14T13:42:00Z">
        <w:r w:rsidR="002E11F6">
          <w:t xml:space="preserve"> visibility rating of 3 in</w:t>
        </w:r>
      </w:ins>
      <w:r>
        <w:t xml:space="preserve"> </w:t>
      </w:r>
      <w:r w:rsidR="003F2C2D">
        <w:t>1.83</w:t>
      </w:r>
      <w:r>
        <w:t xml:space="preserve">% </w:t>
      </w:r>
      <w:del w:id="471" w:author="Chen Heller" w:date="2022-09-14T13:43:00Z">
        <w:r w:rsidDel="002E11F6">
          <w:delText>as visibility 3</w:delText>
        </w:r>
      </w:del>
      <w:ins w:id="472" w:author="Chen Heller" w:date="2022-09-14T13:43:00Z">
        <w:r w:rsidR="002E11F6">
          <w:t>of the trials</w:t>
        </w:r>
      </w:ins>
      <w:r>
        <w:t xml:space="preserve"> and</w:t>
      </w:r>
      <w:ins w:id="473" w:author="Chen Heller" w:date="2022-09-14T13:43:00Z">
        <w:r w:rsidR="002E11F6">
          <w:t xml:space="preserve"> visibility rating of 4 in</w:t>
        </w:r>
      </w:ins>
      <w:r>
        <w:t xml:space="preserve"> </w:t>
      </w:r>
      <w:r w:rsidR="00E65DB2">
        <w:t>0.</w:t>
      </w:r>
      <w:r w:rsidR="003F2C2D">
        <w:t>46</w:t>
      </w:r>
      <w:r>
        <w:t xml:space="preserve">% </w:t>
      </w:r>
      <w:del w:id="474" w:author="Chen Heller" w:date="2022-09-14T13:43:00Z">
        <w:r w:rsidDel="002E11F6">
          <w:delText>as visibility 4</w:delText>
        </w:r>
      </w:del>
      <w:ins w:id="475" w:author="Chen Heller" w:date="2022-09-14T13:43:00Z">
        <w:r w:rsidR="002E11F6">
          <w:t>of the trials</w:t>
        </w:r>
      </w:ins>
      <w:r>
        <w:t xml:space="preserve">. </w:t>
      </w:r>
      <w:ins w:id="476" w:author="Chen Heller" w:date="2022-09-14T13:31:00Z">
        <w:r w:rsidR="000561B8">
          <w:t xml:space="preserve">Subjectively invisible stimulus was recognized at chance level, </w:t>
        </w:r>
      </w:ins>
      <w:r w:rsidR="00D826D9">
        <w:t>M = 50.2</w:t>
      </w:r>
      <w:r w:rsidR="00D23156">
        <w:t>6</w:t>
      </w:r>
      <w:r w:rsidR="00D826D9">
        <w:t>%, SD = 2.57, t</w:t>
      </w:r>
      <w:r w:rsidR="00D826D9" w:rsidRPr="00974448">
        <w:t>(8)</w:t>
      </w:r>
      <w:r w:rsidR="00D826D9">
        <w:t xml:space="preserve"> = 0.30, p = 0.77</w:t>
      </w:r>
      <w:r w:rsidR="00D23156">
        <w:t>0</w:t>
      </w:r>
      <w:r w:rsidR="00D826D9">
        <w:t>, 95% CI = [48.27, 52.24].</w:t>
      </w:r>
      <w:r w:rsidR="008116EA" w:rsidRPr="008116EA">
        <w:t xml:space="preserve"> </w:t>
      </w:r>
      <w:del w:id="477" w:author="Chen Heller" w:date="2022-09-14T13:31:00Z">
        <w:r w:rsidR="008116EA" w:rsidDel="000561B8">
          <w:delText>Thus</w:delText>
        </w:r>
      </w:del>
      <w:ins w:id="478" w:author="Chen Heller" w:date="2022-09-14T13:31:00Z">
        <w:r w:rsidR="005534BA">
          <w:t xml:space="preserve">To conclude, </w:t>
        </w:r>
      </w:ins>
      <w:ins w:id="479" w:author="Chen Heller" w:date="2022-09-14T13:33:00Z">
        <w:r w:rsidR="0077608B">
          <w:t xml:space="preserve">it appears that </w:t>
        </w:r>
      </w:ins>
      <w:ins w:id="480" w:author="Chen Heller" w:date="2022-09-14T13:31:00Z">
        <w:r w:rsidR="005534BA">
          <w:t xml:space="preserve">the </w:t>
        </w:r>
      </w:ins>
      <w:ins w:id="481" w:author="Chen Heller" w:date="2022-09-14T13:32:00Z">
        <w:r w:rsidR="005534BA">
          <w:t xml:space="preserve">masking </w:t>
        </w:r>
      </w:ins>
      <w:ins w:id="482" w:author="Chen Heller" w:date="2022-09-14T13:33:00Z">
        <w:r w:rsidR="00D11242">
          <w:t>successfully</w:t>
        </w:r>
      </w:ins>
      <w:ins w:id="483" w:author="Chen Heller" w:date="2022-09-14T13:32:00Z">
        <w:r w:rsidR="005534BA">
          <w:t xml:space="preserve"> rendered the stimuli </w:t>
        </w:r>
      </w:ins>
      <w:ins w:id="484" w:author="Chen Heller" w:date="2022-09-14T13:33:00Z">
        <w:r w:rsidR="005534BA">
          <w:t>invisible.</w:t>
        </w:r>
      </w:ins>
      <w:del w:id="485" w:author="Chen Heller" w:date="2022-09-14T13:32:00Z">
        <w:r w:rsidR="008116EA" w:rsidDel="005534BA">
          <w:delText xml:space="preserve">, both the subjective and the objective measures </w:delText>
        </w:r>
        <w:r w:rsidR="008979D8" w:rsidDel="005534BA">
          <w:delText>suggest</w:delText>
        </w:r>
        <w:r w:rsidR="008116EA" w:rsidDel="005534BA">
          <w:delText xml:space="preserve"> that masking was effective in rendering the stimuli invisible.</w:delText>
        </w:r>
      </w:del>
    </w:p>
    <w:p w14:paraId="35416620" w14:textId="7C6B6B54" w:rsidR="00F71D0B" w:rsidRDefault="000E54E1" w:rsidP="00063B24">
      <w:r>
        <w:t xml:space="preserve">Congruency effect: </w:t>
      </w:r>
      <w:del w:id="486" w:author="Chen Heller" w:date="2022-09-14T12:22:00Z">
        <w:r w:rsidR="008979D8" w:rsidDel="00006F56">
          <w:delText xml:space="preserve">Multiple comparisons correction was </w:delText>
        </w:r>
        <w:r w:rsidR="00F97E82" w:rsidDel="00006F56">
          <w:delText>similar to Exp 1.</w:delText>
        </w:r>
        <w:r w:rsidR="00F63B44" w:rsidDel="00006F56">
          <w:delText>,</w:delText>
        </w:r>
        <w:r w:rsidR="00F97E82" w:rsidDel="00006F56">
          <w:delText xml:space="preserve"> except for the tree </w:delText>
        </w:r>
        <w:r w:rsidR="005E3BE0" w:rsidDel="00006F56">
          <w:delText>hierarchy</w:delText>
        </w:r>
        <w:r w:rsidR="009352B8" w:rsidDel="00006F56">
          <w:delText xml:space="preserve">, which in </w:delText>
        </w:r>
        <w:r w:rsidR="00BB6FB1" w:rsidDel="00006F56">
          <w:delText>the current experiment</w:delText>
        </w:r>
        <w:r w:rsidR="009352B8" w:rsidDel="00006F56">
          <w:delText xml:space="preserve"> </w:delText>
        </w:r>
        <w:r w:rsidR="00F97E82" w:rsidDel="00006F56">
          <w:delText>separated the confirmatory reach area analysis from the rest of the exploratory variables</w:delText>
        </w:r>
        <w:r w:rsidR="008979D8" w:rsidDel="00006F56">
          <w:delText>.</w:delText>
        </w:r>
        <w:r w:rsidDel="00006F56">
          <w:delText xml:space="preserve"> </w:delText>
        </w:r>
      </w:del>
      <w:del w:id="487" w:author="Chen Heller" w:date="2022-09-14T12:24:00Z">
        <w:r w:rsidR="0038592D" w:rsidDel="0019704E">
          <w:delText>A permutation test was used t</w:delText>
        </w:r>
        <w:r w:rsidR="006F18CB" w:rsidDel="0019704E">
          <w:delText xml:space="preserve">o correct for a violation of normality in </w:delText>
        </w:r>
      </w:del>
      <w:del w:id="488" w:author="Chen Heller" w:date="2022-09-14T10:56:00Z">
        <w:r w:rsidR="006F18CB" w:rsidDel="002426A6">
          <w:delText xml:space="preserve">traveled distance, </w:delText>
        </w:r>
      </w:del>
      <w:del w:id="489" w:author="Chen Heller" w:date="2022-09-14T12:24:00Z">
        <w:r w:rsidR="006F18CB" w:rsidDel="0019704E">
          <w:delText>frequency of COM, reaction time, movement duration and reach area</w:delText>
        </w:r>
        <w:r w:rsidR="0038592D" w:rsidDel="0019704E">
          <w:delText>.</w:delText>
        </w:r>
      </w:del>
      <w:r w:rsidR="006F18CB">
        <w:t xml:space="preserve"> </w:t>
      </w:r>
      <w:r w:rsidR="00D826D9">
        <w:t xml:space="preserve">Similarly to </w:t>
      </w:r>
      <w:del w:id="490" w:author="Chen Heller" w:date="2022-09-14T13:08:00Z">
        <w:r w:rsidR="00520C6C" w:rsidDel="00035FA8">
          <w:delText>Exp 1</w:delText>
        </w:r>
      </w:del>
      <w:ins w:id="491" w:author="Chen Heller" w:date="2022-09-14T13:08:00Z">
        <w:r w:rsidR="00035FA8">
          <w:t>Experiment 1</w:t>
        </w:r>
      </w:ins>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520C6C">
        <w:t xml:space="preserve">Figure </w:t>
      </w:r>
      <w:r w:rsidR="00520C6C">
        <w:rPr>
          <w:noProof/>
        </w:rPr>
        <w:t>4</w:t>
      </w:r>
      <w:r w:rsidR="00520C6C">
        <w:fldChar w:fldCharType="end"/>
      </w:r>
      <w:ins w:id="492" w:author="Chen Heller" w:date="2022-09-14T17:11:00Z">
        <w:r w:rsidR="00F55B59">
          <w:t xml:space="preserve">; </w:t>
        </w:r>
        <w:r w:rsidR="00F55B59">
          <w:fldChar w:fldCharType="begin"/>
        </w:r>
        <w:r w:rsidR="00F55B59">
          <w:instrText xml:space="preserve"> REF _Ref114067886 \h </w:instrText>
        </w:r>
      </w:ins>
      <w:r w:rsidR="00F55B59">
        <w:fldChar w:fldCharType="separate"/>
      </w:r>
      <w:ins w:id="493" w:author="Chen Heller" w:date="2022-09-14T17:11:00Z">
        <w:r w:rsidR="00F55B59">
          <w:t xml:space="preserve">Table </w:t>
        </w:r>
        <w:r w:rsidR="00F55B59">
          <w:rPr>
            <w:noProof/>
          </w:rPr>
          <w:t>2</w:t>
        </w:r>
        <w:r w:rsidR="00F55B59">
          <w:fldChar w:fldCharType="end"/>
        </w:r>
      </w:ins>
      <w:r w:rsidR="00520C6C">
        <w:t>)</w:t>
      </w:r>
      <w:del w:id="494" w:author="Chen Heller" w:date="2022-09-14T15:50:00Z">
        <w:r w:rsidR="00C7418C" w:rsidDel="00650AE3">
          <w:delText xml:space="preserve">: </w:delText>
        </w:r>
        <w:r w:rsidR="00D826D9" w:rsidDel="00650AE3">
          <w:delText>traveled distance (</w:delText>
        </w:r>
        <w:r w:rsidR="00A92D4E" w:rsidDel="00650AE3">
          <w:delText>M</w:delText>
        </w:r>
        <w:r w:rsidR="00A92D4E" w:rsidDel="00650AE3">
          <w:rPr>
            <w:vertAlign w:val="subscript"/>
          </w:rPr>
          <w:delText>con</w:delText>
        </w:r>
        <w:r w:rsidR="00A92D4E" w:rsidDel="00650AE3">
          <w:delText xml:space="preserve"> = </w:delText>
        </w:r>
        <w:r w:rsidR="00461724" w:rsidDel="00650AE3">
          <w:delText>37.20</w:delText>
        </w:r>
        <w:r w:rsidR="00A92D4E" w:rsidDel="00650AE3">
          <w:delText>, SD</w:delText>
        </w:r>
        <w:r w:rsidR="00A92D4E" w:rsidDel="00650AE3">
          <w:rPr>
            <w:vertAlign w:val="subscript"/>
          </w:rPr>
          <w:delText>con</w:delText>
        </w:r>
        <w:r w:rsidR="00A92D4E" w:rsidDel="00650AE3">
          <w:delText xml:space="preserve"> = </w:delText>
        </w:r>
        <w:r w:rsidR="00461724" w:rsidDel="00650AE3">
          <w:delText>1.09</w:delText>
        </w:r>
        <w:r w:rsidR="00A92D4E" w:rsidDel="00650AE3">
          <w:delText>, M</w:delText>
        </w:r>
        <w:r w:rsidR="00A92D4E" w:rsidDel="00650AE3">
          <w:softHyphen/>
        </w:r>
        <w:r w:rsidR="00A92D4E" w:rsidDel="00650AE3">
          <w:softHyphen/>
        </w:r>
        <w:r w:rsidR="00A92D4E" w:rsidDel="00650AE3">
          <w:rPr>
            <w:vertAlign w:val="subscript"/>
          </w:rPr>
          <w:delText>incon</w:delText>
        </w:r>
        <w:r w:rsidR="00A92D4E" w:rsidDel="00650AE3">
          <w:delText xml:space="preserve"> = </w:delText>
        </w:r>
        <w:r w:rsidR="00461724" w:rsidDel="00650AE3">
          <w:delText>37.67</w:delText>
        </w:r>
        <w:r w:rsidR="00A92D4E" w:rsidDel="00650AE3">
          <w:delText>, SD</w:delText>
        </w:r>
        <w:r w:rsidR="00A92D4E" w:rsidDel="00650AE3">
          <w:rPr>
            <w:vertAlign w:val="subscript"/>
          </w:rPr>
          <w:delText>incon</w:delText>
        </w:r>
        <w:r w:rsidR="00A92D4E" w:rsidDel="00650AE3">
          <w:delText xml:space="preserve"> = </w:delText>
        </w:r>
        <w:r w:rsidR="00461724" w:rsidDel="00650AE3">
          <w:delText>1.17</w:delText>
        </w:r>
        <w:r w:rsidR="00A92D4E" w:rsidDel="00650AE3">
          <w:delText xml:space="preserve">, </w:delText>
        </w:r>
        <w:r w:rsidR="00D826D9" w:rsidDel="00650AE3">
          <w:delText xml:space="preserve">p = </w:delText>
        </w:r>
      </w:del>
      <w:del w:id="495" w:author="Chen Heller" w:date="2022-09-14T11:29:00Z">
        <w:r w:rsidR="00D826D9" w:rsidDel="00010729">
          <w:delText>0.</w:delText>
        </w:r>
        <w:r w:rsidR="009120F3" w:rsidDel="00010729">
          <w:delText>536</w:delText>
        </w:r>
      </w:del>
      <w:del w:id="496" w:author="Chen Heller" w:date="2022-09-14T15:50:00Z">
        <w:r w:rsidR="00D826D9" w:rsidDel="00650AE3">
          <w:delText>, 95% CI [</w:delText>
        </w:r>
      </w:del>
      <w:del w:id="497" w:author="Chen Heller" w:date="2022-09-14T10:58:00Z">
        <w:r w:rsidR="00D826D9" w:rsidDel="00236E07">
          <w:delText>-</w:delText>
        </w:r>
        <w:r w:rsidR="00EA3A38" w:rsidDel="00236E07">
          <w:delText>1.17</w:delText>
        </w:r>
        <w:r w:rsidR="00D826D9" w:rsidDel="00236E07">
          <w:delText>, 0.</w:delText>
        </w:r>
        <w:r w:rsidR="00EA3A38" w:rsidDel="00236E07">
          <w:delText>23</w:delText>
        </w:r>
      </w:del>
      <w:del w:id="498" w:author="Chen Heller" w:date="2022-09-14T15:50:00Z">
        <w:r w:rsidR="00D826D9" w:rsidDel="00650AE3">
          <w:delText>]), frequency of COM (</w:delText>
        </w:r>
        <w:r w:rsidR="006E42FF" w:rsidDel="00650AE3">
          <w:delText>M</w:delText>
        </w:r>
        <w:r w:rsidR="006E42FF" w:rsidDel="00650AE3">
          <w:rPr>
            <w:vertAlign w:val="subscript"/>
          </w:rPr>
          <w:delText>con</w:delText>
        </w:r>
        <w:r w:rsidR="006E42FF" w:rsidDel="00650AE3">
          <w:delText xml:space="preserve"> = 0.26, SD</w:delText>
        </w:r>
        <w:r w:rsidR="006E42FF" w:rsidDel="00650AE3">
          <w:rPr>
            <w:vertAlign w:val="subscript"/>
          </w:rPr>
          <w:delText>con</w:delText>
        </w:r>
        <w:r w:rsidR="006E42FF" w:rsidDel="00650AE3">
          <w:delText xml:space="preserve"> = 0.08, M</w:delText>
        </w:r>
        <w:r w:rsidR="006E42FF" w:rsidDel="00650AE3">
          <w:softHyphen/>
        </w:r>
        <w:r w:rsidR="006E42FF" w:rsidDel="00650AE3">
          <w:softHyphen/>
        </w:r>
        <w:r w:rsidR="006E42FF" w:rsidDel="00650AE3">
          <w:rPr>
            <w:vertAlign w:val="subscript"/>
          </w:rPr>
          <w:delText>incon</w:delText>
        </w:r>
        <w:r w:rsidR="006E42FF" w:rsidDel="00650AE3">
          <w:delText xml:space="preserve"> = 0.27, SD</w:delText>
        </w:r>
        <w:r w:rsidR="006E42FF" w:rsidDel="00650AE3">
          <w:rPr>
            <w:vertAlign w:val="subscript"/>
          </w:rPr>
          <w:delText>incon</w:delText>
        </w:r>
        <w:r w:rsidR="006E42FF" w:rsidDel="00650AE3">
          <w:delText xml:space="preserve"> = 0.12</w:delText>
        </w:r>
        <w:r w:rsidR="00D826D9" w:rsidDel="00650AE3">
          <w:delText>, p = 0.</w:delText>
        </w:r>
        <w:r w:rsidR="00EF6FDF" w:rsidDel="00650AE3">
          <w:delText>781</w:delText>
        </w:r>
        <w:r w:rsidR="00D826D9" w:rsidDel="00650AE3">
          <w:delText>, 95% CI [-0.</w:delText>
        </w:r>
        <w:r w:rsidR="007810DC" w:rsidDel="00650AE3">
          <w:delText>08</w:delText>
        </w:r>
        <w:r w:rsidR="00D826D9" w:rsidDel="00650AE3">
          <w:delText>, 0.</w:delText>
        </w:r>
        <w:r w:rsidR="007810DC" w:rsidDel="00650AE3">
          <w:delText>05</w:delText>
        </w:r>
        <w:r w:rsidR="00D826D9" w:rsidDel="00650AE3">
          <w:delText>]), reaction time (</w:delText>
        </w:r>
        <w:r w:rsidR="006E42FF" w:rsidDel="00650AE3">
          <w:delText>M</w:delText>
        </w:r>
        <w:r w:rsidR="006E42FF" w:rsidDel="00650AE3">
          <w:rPr>
            <w:vertAlign w:val="subscript"/>
          </w:rPr>
          <w:delText>con</w:delText>
        </w:r>
        <w:r w:rsidR="006E42FF" w:rsidDel="00650AE3">
          <w:delText xml:space="preserve"> = 140.4</w:delText>
        </w:r>
        <w:r w:rsidR="00A330B5" w:rsidDel="00650AE3">
          <w:delText>4</w:delText>
        </w:r>
        <w:r w:rsidR="006E42FF" w:rsidDel="00650AE3">
          <w:delText>ms, SD</w:delText>
        </w:r>
        <w:r w:rsidR="006E42FF" w:rsidDel="00650AE3">
          <w:rPr>
            <w:vertAlign w:val="subscript"/>
          </w:rPr>
          <w:delText>con</w:delText>
        </w:r>
        <w:r w:rsidR="006E42FF" w:rsidDel="00650AE3">
          <w:delText xml:space="preserve"> = 34.2</w:delText>
        </w:r>
        <w:r w:rsidR="00A330B5" w:rsidDel="00650AE3">
          <w:delText>3</w:delText>
        </w:r>
        <w:r w:rsidR="006E42FF" w:rsidDel="00650AE3">
          <w:delText>, M</w:delText>
        </w:r>
        <w:r w:rsidR="006E42FF" w:rsidDel="00650AE3">
          <w:softHyphen/>
        </w:r>
        <w:r w:rsidR="006E42FF" w:rsidDel="00650AE3">
          <w:softHyphen/>
        </w:r>
        <w:r w:rsidR="006E42FF" w:rsidDel="00650AE3">
          <w:rPr>
            <w:vertAlign w:val="subscript"/>
          </w:rPr>
          <w:delText>incon</w:delText>
        </w:r>
        <w:r w:rsidR="006E42FF" w:rsidDel="00650AE3">
          <w:delText xml:space="preserve"> = </w:delText>
        </w:r>
        <w:r w:rsidR="002443DB" w:rsidDel="00650AE3">
          <w:delText>144.2</w:delText>
        </w:r>
        <w:r w:rsidR="00A330B5" w:rsidDel="00650AE3">
          <w:delText>7</w:delText>
        </w:r>
        <w:r w:rsidR="002443DB" w:rsidDel="00650AE3">
          <w:delText>ms</w:delText>
        </w:r>
        <w:r w:rsidR="006E42FF" w:rsidDel="00650AE3">
          <w:delText>, SD</w:delText>
        </w:r>
        <w:r w:rsidR="006E42FF" w:rsidDel="00650AE3">
          <w:rPr>
            <w:vertAlign w:val="subscript"/>
          </w:rPr>
          <w:delText>incon</w:delText>
        </w:r>
        <w:r w:rsidR="006E42FF" w:rsidDel="00650AE3">
          <w:delText xml:space="preserve"> = </w:delText>
        </w:r>
        <w:r w:rsidR="002443DB" w:rsidDel="00650AE3">
          <w:delText>33.2</w:delText>
        </w:r>
        <w:r w:rsidR="00A330B5" w:rsidDel="00650AE3">
          <w:delText>1</w:delText>
        </w:r>
        <w:r w:rsidR="006E42FF" w:rsidDel="00650AE3">
          <w:delText>,</w:delText>
        </w:r>
        <w:r w:rsidR="00D826D9" w:rsidDel="00650AE3">
          <w:delText xml:space="preserve"> p = </w:delText>
        </w:r>
      </w:del>
      <w:del w:id="499" w:author="Chen Heller" w:date="2022-09-14T11:30:00Z">
        <w:r w:rsidR="00D826D9" w:rsidDel="00010729">
          <w:delText>0.</w:delText>
        </w:r>
        <w:r w:rsidR="00F51554" w:rsidDel="00010729">
          <w:delText>536</w:delText>
        </w:r>
      </w:del>
      <w:del w:id="500" w:author="Chen Heller" w:date="2022-09-14T15:50:00Z">
        <w:r w:rsidR="00D826D9" w:rsidDel="00650AE3">
          <w:delText>, 95% CI [-</w:delText>
        </w:r>
        <w:r w:rsidR="007810DC" w:rsidDel="00650AE3">
          <w:delText>9.62</w:delText>
        </w:r>
        <w:r w:rsidR="00D826D9" w:rsidDel="00650AE3">
          <w:delText xml:space="preserve">, </w:delText>
        </w:r>
        <w:r w:rsidR="007810DC" w:rsidDel="00650AE3">
          <w:delText>1.93</w:delText>
        </w:r>
        <w:r w:rsidR="00D826D9" w:rsidDel="00650AE3">
          <w:delText>])</w:delText>
        </w:r>
        <w:r w:rsidR="004C6B61" w:rsidDel="00650AE3">
          <w:delText>,</w:delText>
        </w:r>
        <w:r w:rsidR="00D826D9" w:rsidDel="00650AE3">
          <w:delText xml:space="preserve"> movement duration (</w:delText>
        </w:r>
        <w:r w:rsidR="00B274FE" w:rsidDel="00650AE3">
          <w:delText>M</w:delText>
        </w:r>
        <w:r w:rsidR="00B274FE" w:rsidDel="00650AE3">
          <w:rPr>
            <w:vertAlign w:val="subscript"/>
          </w:rPr>
          <w:delText>con</w:delText>
        </w:r>
        <w:r w:rsidR="00B274FE" w:rsidDel="00650AE3">
          <w:delText xml:space="preserve"> = 416.5</w:delText>
        </w:r>
        <w:r w:rsidR="001428B9" w:rsidDel="00650AE3">
          <w:delText>6</w:delText>
        </w:r>
        <w:r w:rsidR="00B274FE" w:rsidDel="00650AE3">
          <w:delText>ms, SD</w:delText>
        </w:r>
        <w:r w:rsidR="00B274FE" w:rsidDel="00650AE3">
          <w:rPr>
            <w:vertAlign w:val="subscript"/>
          </w:rPr>
          <w:delText>con</w:delText>
        </w:r>
        <w:r w:rsidR="00B274FE" w:rsidDel="00650AE3">
          <w:delText xml:space="preserve"> = 60.5</w:delText>
        </w:r>
        <w:r w:rsidR="001428B9" w:rsidDel="00650AE3">
          <w:delText>7</w:delText>
        </w:r>
        <w:r w:rsidR="00B274FE" w:rsidDel="00650AE3">
          <w:delText>, M</w:delText>
        </w:r>
        <w:r w:rsidR="00B274FE" w:rsidDel="00650AE3">
          <w:softHyphen/>
        </w:r>
        <w:r w:rsidR="00B274FE" w:rsidDel="00650AE3">
          <w:softHyphen/>
        </w:r>
        <w:r w:rsidR="00B274FE" w:rsidDel="00650AE3">
          <w:rPr>
            <w:vertAlign w:val="subscript"/>
          </w:rPr>
          <w:delText>incon</w:delText>
        </w:r>
        <w:r w:rsidR="00B274FE" w:rsidDel="00650AE3">
          <w:delText xml:space="preserve"> = 423.9</w:delText>
        </w:r>
        <w:r w:rsidR="001428B9" w:rsidDel="00650AE3">
          <w:delText>6</w:delText>
        </w:r>
        <w:r w:rsidR="00B274FE" w:rsidDel="00650AE3">
          <w:delText>, SD</w:delText>
        </w:r>
        <w:r w:rsidR="00B274FE" w:rsidDel="00650AE3">
          <w:rPr>
            <w:vertAlign w:val="subscript"/>
          </w:rPr>
          <w:delText>incon</w:delText>
        </w:r>
        <w:r w:rsidR="00B274FE" w:rsidDel="00650AE3">
          <w:delText xml:space="preserve"> = </w:delText>
        </w:r>
        <w:r w:rsidR="005E0F70" w:rsidDel="00650AE3">
          <w:delText>45.4</w:delText>
        </w:r>
        <w:r w:rsidR="003850CA" w:rsidDel="00650AE3">
          <w:delText>0</w:delText>
        </w:r>
        <w:r w:rsidR="00B274FE" w:rsidDel="00650AE3">
          <w:delText>,</w:delText>
        </w:r>
        <w:r w:rsidR="00D826D9" w:rsidDel="00650AE3">
          <w:delText xml:space="preserve"> p = </w:delText>
        </w:r>
      </w:del>
      <w:del w:id="501" w:author="Chen Heller" w:date="2022-09-14T11:30:00Z">
        <w:r w:rsidR="00D826D9" w:rsidDel="00010729">
          <w:delText>0.</w:delText>
        </w:r>
        <w:r w:rsidR="00F51554" w:rsidDel="00010729">
          <w:delText>536</w:delText>
        </w:r>
      </w:del>
      <w:del w:id="502" w:author="Chen Heller" w:date="2022-09-14T15:50:00Z">
        <w:r w:rsidR="00D826D9" w:rsidDel="00650AE3">
          <w:delText>, 95% CI [-</w:delText>
        </w:r>
        <w:r w:rsidR="009759B7" w:rsidDel="00650AE3">
          <w:delText>17.63</w:delText>
        </w:r>
        <w:r w:rsidR="00D826D9" w:rsidDel="00650AE3">
          <w:delText xml:space="preserve">, </w:delText>
        </w:r>
        <w:r w:rsidR="009759B7" w:rsidDel="00650AE3">
          <w:delText>2.74</w:delText>
        </w:r>
        <w:r w:rsidR="00D826D9" w:rsidDel="00650AE3">
          <w:delText>])</w:delText>
        </w:r>
        <w:r w:rsidR="005D712D" w:rsidDel="00650AE3">
          <w:delText xml:space="preserve"> </w:delText>
        </w:r>
        <w:r w:rsidR="004C6B61" w:rsidDel="00650AE3">
          <w:delText>and</w:delText>
        </w:r>
        <w:r w:rsidR="00D826D9" w:rsidDel="00650AE3">
          <w:delText xml:space="preserve"> reach area </w:delText>
        </w:r>
        <w:r w:rsidR="004C6B61" w:rsidDel="00650AE3">
          <w:delText>(</w:delText>
        </w:r>
        <w:r w:rsidR="00266304" w:rsidDel="00650AE3">
          <w:delText>M</w:delText>
        </w:r>
        <w:r w:rsidR="00266304" w:rsidDel="00650AE3">
          <w:rPr>
            <w:vertAlign w:val="subscript"/>
          </w:rPr>
          <w:delText>con</w:delText>
        </w:r>
        <w:r w:rsidR="00266304" w:rsidDel="00650AE3">
          <w:delText xml:space="preserve"> = </w:delText>
        </w:r>
        <w:r w:rsidR="000B4BF7" w:rsidDel="00650AE3">
          <w:delText>1.50</w:delText>
        </w:r>
        <w:r w:rsidR="00266304" w:rsidDel="00650AE3">
          <w:delText>, SD</w:delText>
        </w:r>
        <w:r w:rsidR="00266304" w:rsidDel="00650AE3">
          <w:rPr>
            <w:vertAlign w:val="subscript"/>
          </w:rPr>
          <w:delText>con</w:delText>
        </w:r>
        <w:r w:rsidR="00266304" w:rsidDel="00650AE3">
          <w:delText xml:space="preserve"> = 0. 28, M</w:delText>
        </w:r>
        <w:r w:rsidR="00266304" w:rsidDel="00650AE3">
          <w:rPr>
            <w:vertAlign w:val="subscript"/>
          </w:rPr>
          <w:delText>incon</w:delText>
        </w:r>
        <w:r w:rsidR="00266304" w:rsidDel="00650AE3">
          <w:delText xml:space="preserve"> = </w:delText>
        </w:r>
        <w:r w:rsidR="00937753" w:rsidDel="00650AE3">
          <w:delText>1.39</w:delText>
        </w:r>
        <w:r w:rsidR="00266304" w:rsidDel="00650AE3">
          <w:delText>, SD</w:delText>
        </w:r>
        <w:r w:rsidR="00266304" w:rsidDel="00650AE3">
          <w:rPr>
            <w:vertAlign w:val="subscript"/>
          </w:rPr>
          <w:delText>incon</w:delText>
        </w:r>
        <w:r w:rsidR="00266304" w:rsidDel="00650AE3">
          <w:delText xml:space="preserve"> = 0. 64,</w:delText>
        </w:r>
        <w:r w:rsidR="00D826D9" w:rsidDel="00650AE3">
          <w:delText xml:space="preserve"> p = 0.</w:delText>
        </w:r>
        <w:r w:rsidR="00045AE5" w:rsidDel="00650AE3">
          <w:delText>69</w:delText>
        </w:r>
        <w:r w:rsidR="00937753" w:rsidDel="00650AE3">
          <w:delText>9</w:delText>
        </w:r>
        <w:r w:rsidR="00D826D9" w:rsidDel="00650AE3">
          <w:delText>, 95% CI [-</w:delText>
        </w:r>
        <w:r w:rsidR="00D33A97" w:rsidDel="00650AE3">
          <w:delText>0.1</w:delText>
        </w:r>
        <w:r w:rsidR="00C87267" w:rsidDel="00650AE3">
          <w:delText>4</w:delText>
        </w:r>
        <w:r w:rsidR="00D826D9" w:rsidDel="00650AE3">
          <w:delText xml:space="preserve">, </w:delText>
        </w:r>
        <w:r w:rsidR="00D33A97" w:rsidDel="00650AE3">
          <w:delText>0.3</w:delText>
        </w:r>
        <w:r w:rsidR="00C87267" w:rsidDel="00650AE3">
          <w:delText>6</w:delText>
        </w:r>
        <w:r w:rsidR="00D826D9" w:rsidDel="00650AE3">
          <w:delText>]</w:delText>
        </w:r>
        <w:r w:rsidR="004C6B61" w:rsidDel="00650AE3">
          <w:delText>)</w:delText>
        </w:r>
        <w:r w:rsidR="00C7418C" w:rsidDel="00650AE3">
          <w:delText>.</w:delText>
        </w:r>
      </w:del>
      <w:ins w:id="503" w:author="Chen Heller" w:date="2022-09-14T15:50:00Z">
        <w:r w:rsidR="00650AE3">
          <w:t>.</w:t>
        </w:r>
      </w:ins>
    </w:p>
    <w:p w14:paraId="1BB611DA" w14:textId="77777777" w:rsidR="003B10E1" w:rsidRDefault="003B10E1" w:rsidP="003B10E1">
      <w:pPr>
        <w:ind w:firstLine="0"/>
      </w:pPr>
    </w:p>
    <w:p w14:paraId="4043F815" w14:textId="5CFCD788" w:rsidR="003B10E1" w:rsidRDefault="003B10E1">
      <w:pPr>
        <w:pStyle w:val="Caption"/>
        <w:keepNext/>
        <w:rPr>
          <w:ins w:id="504" w:author="Chen Heller" w:date="2022-09-14T17:02:00Z"/>
        </w:rPr>
        <w:pPrChange w:id="505" w:author="Chen Heller" w:date="2022-09-14T17:02:00Z">
          <w:pPr/>
        </w:pPrChange>
      </w:pPr>
      <w:bookmarkStart w:id="506" w:name="_Ref114067886"/>
      <w:ins w:id="507" w:author="Chen Heller" w:date="2022-09-14T17:02:00Z">
        <w:r>
          <w:t xml:space="preserve">Table </w:t>
        </w:r>
        <w:r>
          <w:fldChar w:fldCharType="begin"/>
        </w:r>
        <w:r>
          <w:instrText xml:space="preserve"> SEQ Table \* ARABIC </w:instrText>
        </w:r>
      </w:ins>
      <w:r>
        <w:fldChar w:fldCharType="separate"/>
      </w:r>
      <w:ins w:id="508" w:author="Chen Heller" w:date="2022-09-14T17:06:00Z">
        <w:r w:rsidR="002436A8">
          <w:rPr>
            <w:noProof/>
          </w:rPr>
          <w:t>2</w:t>
        </w:r>
      </w:ins>
      <w:ins w:id="509" w:author="Chen Heller" w:date="2022-09-14T17:02:00Z">
        <w:r>
          <w:fldChar w:fldCharType="end"/>
        </w:r>
        <w:bookmarkEnd w:id="506"/>
        <w:r>
          <w:t>. Results of Experiment 2</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510"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701"/>
        <w:gridCol w:w="1701"/>
        <w:gridCol w:w="709"/>
        <w:gridCol w:w="992"/>
        <w:gridCol w:w="1701"/>
        <w:gridCol w:w="709"/>
        <w:tblGridChange w:id="511">
          <w:tblGrid>
            <w:gridCol w:w="142"/>
            <w:gridCol w:w="142"/>
            <w:gridCol w:w="142"/>
            <w:gridCol w:w="1984"/>
            <w:gridCol w:w="142"/>
            <w:gridCol w:w="1559"/>
            <w:gridCol w:w="142"/>
            <w:gridCol w:w="1559"/>
            <w:gridCol w:w="142"/>
            <w:gridCol w:w="567"/>
            <w:gridCol w:w="142"/>
            <w:gridCol w:w="850"/>
            <w:gridCol w:w="142"/>
            <w:gridCol w:w="1559"/>
            <w:gridCol w:w="142"/>
            <w:gridCol w:w="567"/>
            <w:gridCol w:w="142"/>
          </w:tblGrid>
        </w:tblGridChange>
      </w:tblGrid>
      <w:tr w:rsidR="00F625AB" w14:paraId="4F1C32EA" w14:textId="77777777" w:rsidTr="00D03187">
        <w:trPr>
          <w:trHeight w:val="510"/>
          <w:ins w:id="512" w:author="Chen Heller" w:date="2022-09-14T21:55:00Z"/>
          <w:trPrChange w:id="513" w:author="Chen Heller" w:date="2022-09-15T10:42:00Z">
            <w:trPr>
              <w:gridAfter w:val="0"/>
              <w:trHeight w:val="510"/>
            </w:trPr>
          </w:trPrChange>
        </w:trPr>
        <w:tc>
          <w:tcPr>
            <w:tcW w:w="284" w:type="dxa"/>
            <w:tcBorders>
              <w:top w:val="single" w:sz="12" w:space="0" w:color="auto"/>
            </w:tcBorders>
            <w:tcPrChange w:id="514" w:author="Chen Heller" w:date="2022-09-15T10:42:00Z">
              <w:tcPr>
                <w:tcW w:w="284" w:type="dxa"/>
                <w:gridSpan w:val="2"/>
              </w:tcPr>
            </w:tcPrChange>
          </w:tcPr>
          <w:p w14:paraId="317E9E24" w14:textId="77777777" w:rsidR="00F625AB" w:rsidRDefault="00F625AB" w:rsidP="00EA2CED">
            <w:pPr>
              <w:ind w:firstLine="0"/>
              <w:rPr>
                <w:ins w:id="515" w:author="Chen Heller" w:date="2022-09-14T21:55:00Z"/>
              </w:rPr>
            </w:pPr>
          </w:p>
        </w:tc>
        <w:tc>
          <w:tcPr>
            <w:tcW w:w="2268" w:type="dxa"/>
            <w:tcBorders>
              <w:top w:val="single" w:sz="12" w:space="0" w:color="auto"/>
            </w:tcBorders>
            <w:tcPrChange w:id="516" w:author="Chen Heller" w:date="2022-09-15T10:42:00Z">
              <w:tcPr>
                <w:tcW w:w="2126" w:type="dxa"/>
                <w:gridSpan w:val="2"/>
              </w:tcPr>
            </w:tcPrChange>
          </w:tcPr>
          <w:p w14:paraId="6185A4B1" w14:textId="77777777" w:rsidR="00F625AB" w:rsidRDefault="00F625AB" w:rsidP="00EA2CED">
            <w:pPr>
              <w:ind w:firstLine="0"/>
              <w:rPr>
                <w:ins w:id="517" w:author="Chen Heller" w:date="2022-09-14T21:55:00Z"/>
              </w:rPr>
            </w:pPr>
          </w:p>
        </w:tc>
        <w:tc>
          <w:tcPr>
            <w:tcW w:w="1701" w:type="dxa"/>
            <w:tcBorders>
              <w:top w:val="single" w:sz="12" w:space="0" w:color="auto"/>
              <w:bottom w:val="single" w:sz="12" w:space="0" w:color="auto"/>
            </w:tcBorders>
            <w:tcPrChange w:id="518" w:author="Chen Heller" w:date="2022-09-15T10:42:00Z">
              <w:tcPr>
                <w:tcW w:w="1701" w:type="dxa"/>
                <w:gridSpan w:val="2"/>
                <w:tcBorders>
                  <w:bottom w:val="single" w:sz="12" w:space="0" w:color="auto"/>
                </w:tcBorders>
              </w:tcPr>
            </w:tcPrChange>
          </w:tcPr>
          <w:p w14:paraId="5F0BFD6E" w14:textId="77777777" w:rsidR="00F625AB" w:rsidRPr="00EA2CED" w:rsidRDefault="00F625AB" w:rsidP="00EA2CED">
            <w:pPr>
              <w:ind w:firstLine="0"/>
              <w:jc w:val="center"/>
              <w:rPr>
                <w:ins w:id="519" w:author="Chen Heller" w:date="2022-09-14T21:55:00Z"/>
                <w:b/>
                <w:bCs/>
              </w:rPr>
            </w:pPr>
            <w:ins w:id="520" w:author="Chen Heller" w:date="2022-09-14T21:55:00Z">
              <w:r w:rsidRPr="00EA2CED">
                <w:rPr>
                  <w:b/>
                  <w:bCs/>
                </w:rPr>
                <w:t>Congruent</w:t>
              </w:r>
            </w:ins>
          </w:p>
        </w:tc>
        <w:tc>
          <w:tcPr>
            <w:tcW w:w="1701" w:type="dxa"/>
            <w:tcBorders>
              <w:top w:val="single" w:sz="12" w:space="0" w:color="auto"/>
              <w:bottom w:val="single" w:sz="12" w:space="0" w:color="auto"/>
            </w:tcBorders>
            <w:tcPrChange w:id="521" w:author="Chen Heller" w:date="2022-09-15T10:42:00Z">
              <w:tcPr>
                <w:tcW w:w="1701" w:type="dxa"/>
                <w:gridSpan w:val="2"/>
                <w:tcBorders>
                  <w:bottom w:val="single" w:sz="12" w:space="0" w:color="auto"/>
                </w:tcBorders>
              </w:tcPr>
            </w:tcPrChange>
          </w:tcPr>
          <w:p w14:paraId="6A064AB6" w14:textId="77777777" w:rsidR="00F625AB" w:rsidRPr="00EA2CED" w:rsidRDefault="00F625AB">
            <w:pPr>
              <w:ind w:firstLine="0"/>
              <w:jc w:val="center"/>
              <w:rPr>
                <w:ins w:id="522" w:author="Chen Heller" w:date="2022-09-14T21:55:00Z"/>
                <w:b/>
                <w:bCs/>
              </w:rPr>
              <w:pPrChange w:id="523" w:author="Chen Heller" w:date="2022-09-15T10:19:00Z">
                <w:pPr>
                  <w:ind w:firstLine="0"/>
                </w:pPr>
              </w:pPrChange>
            </w:pPr>
            <w:ins w:id="524" w:author="Chen Heller" w:date="2022-09-14T21:55:00Z">
              <w:r w:rsidRPr="00EA2CED">
                <w:rPr>
                  <w:b/>
                  <w:bCs/>
                </w:rPr>
                <w:t>Incongruent</w:t>
              </w:r>
            </w:ins>
          </w:p>
        </w:tc>
        <w:tc>
          <w:tcPr>
            <w:tcW w:w="709" w:type="dxa"/>
            <w:tcBorders>
              <w:top w:val="single" w:sz="12" w:space="0" w:color="auto"/>
            </w:tcBorders>
            <w:tcPrChange w:id="525" w:author="Chen Heller" w:date="2022-09-15T10:42:00Z">
              <w:tcPr>
                <w:tcW w:w="709" w:type="dxa"/>
                <w:gridSpan w:val="2"/>
              </w:tcPr>
            </w:tcPrChange>
          </w:tcPr>
          <w:p w14:paraId="0E6D1B96" w14:textId="77777777" w:rsidR="00F625AB" w:rsidRPr="00EA2CED" w:rsidRDefault="00F625AB" w:rsidP="00EA2CED">
            <w:pPr>
              <w:ind w:firstLine="0"/>
              <w:jc w:val="center"/>
              <w:rPr>
                <w:ins w:id="526" w:author="Chen Heller" w:date="2022-09-14T21:55:00Z"/>
                <w:b/>
                <w:bCs/>
              </w:rPr>
            </w:pPr>
          </w:p>
        </w:tc>
        <w:tc>
          <w:tcPr>
            <w:tcW w:w="992" w:type="dxa"/>
            <w:tcBorders>
              <w:top w:val="single" w:sz="12" w:space="0" w:color="auto"/>
            </w:tcBorders>
            <w:tcPrChange w:id="527" w:author="Chen Heller" w:date="2022-09-15T10:42:00Z">
              <w:tcPr>
                <w:tcW w:w="992" w:type="dxa"/>
                <w:gridSpan w:val="2"/>
              </w:tcPr>
            </w:tcPrChange>
          </w:tcPr>
          <w:p w14:paraId="0AC7F973" w14:textId="77777777" w:rsidR="00F625AB" w:rsidRPr="00EA2CED" w:rsidRDefault="00F625AB" w:rsidP="00EA2CED">
            <w:pPr>
              <w:ind w:firstLine="0"/>
              <w:jc w:val="center"/>
              <w:rPr>
                <w:ins w:id="528" w:author="Chen Heller" w:date="2022-09-14T21:55:00Z"/>
                <w:b/>
                <w:bCs/>
              </w:rPr>
            </w:pPr>
          </w:p>
        </w:tc>
        <w:tc>
          <w:tcPr>
            <w:tcW w:w="1701" w:type="dxa"/>
            <w:tcBorders>
              <w:top w:val="single" w:sz="12" w:space="0" w:color="auto"/>
            </w:tcBorders>
            <w:tcPrChange w:id="529" w:author="Chen Heller" w:date="2022-09-15T10:42:00Z">
              <w:tcPr>
                <w:tcW w:w="1701" w:type="dxa"/>
                <w:gridSpan w:val="2"/>
              </w:tcPr>
            </w:tcPrChange>
          </w:tcPr>
          <w:p w14:paraId="34B96DD8" w14:textId="77777777" w:rsidR="00F625AB" w:rsidRDefault="00F625AB" w:rsidP="00EA2CED">
            <w:pPr>
              <w:ind w:firstLine="0"/>
              <w:rPr>
                <w:ins w:id="530" w:author="Chen Heller" w:date="2022-09-14T21:55:00Z"/>
              </w:rPr>
            </w:pPr>
          </w:p>
        </w:tc>
        <w:tc>
          <w:tcPr>
            <w:tcW w:w="709" w:type="dxa"/>
            <w:tcBorders>
              <w:top w:val="single" w:sz="12" w:space="0" w:color="auto"/>
            </w:tcBorders>
            <w:tcPrChange w:id="531" w:author="Chen Heller" w:date="2022-09-15T10:42:00Z">
              <w:tcPr>
                <w:tcW w:w="709" w:type="dxa"/>
                <w:gridSpan w:val="2"/>
              </w:tcPr>
            </w:tcPrChange>
          </w:tcPr>
          <w:p w14:paraId="48B7D2BB" w14:textId="77777777" w:rsidR="00F625AB" w:rsidRDefault="00F625AB" w:rsidP="00EA2CED">
            <w:pPr>
              <w:ind w:firstLine="0"/>
              <w:rPr>
                <w:ins w:id="532" w:author="Chen Heller" w:date="2022-09-14T21:55:00Z"/>
              </w:rPr>
            </w:pPr>
          </w:p>
        </w:tc>
      </w:tr>
      <w:tr w:rsidR="00F625AB" w14:paraId="42B7061E" w14:textId="77777777" w:rsidTr="00D03187">
        <w:trPr>
          <w:trHeight w:val="254"/>
          <w:ins w:id="533" w:author="Chen Heller" w:date="2022-09-14T21:55:00Z"/>
          <w:trPrChange w:id="534" w:author="Chen Heller" w:date="2022-09-15T10:42:00Z">
            <w:trPr>
              <w:gridAfter w:val="0"/>
              <w:trHeight w:val="254"/>
            </w:trPr>
          </w:trPrChange>
        </w:trPr>
        <w:tc>
          <w:tcPr>
            <w:tcW w:w="284" w:type="dxa"/>
            <w:tcBorders>
              <w:bottom w:val="single" w:sz="12" w:space="0" w:color="auto"/>
            </w:tcBorders>
            <w:tcPrChange w:id="535" w:author="Chen Heller" w:date="2022-09-15T10:42:00Z">
              <w:tcPr>
                <w:tcW w:w="284" w:type="dxa"/>
                <w:gridSpan w:val="2"/>
                <w:tcBorders>
                  <w:bottom w:val="single" w:sz="12" w:space="0" w:color="auto"/>
                </w:tcBorders>
              </w:tcPr>
            </w:tcPrChange>
          </w:tcPr>
          <w:p w14:paraId="07DA12D4" w14:textId="77777777" w:rsidR="00F625AB" w:rsidRPr="00EA2CED" w:rsidRDefault="00F625AB" w:rsidP="00EA2CED">
            <w:pPr>
              <w:ind w:firstLine="0"/>
              <w:rPr>
                <w:ins w:id="536" w:author="Chen Heller" w:date="2022-09-14T21:55:00Z"/>
                <w:b/>
                <w:bCs/>
              </w:rPr>
            </w:pPr>
          </w:p>
        </w:tc>
        <w:tc>
          <w:tcPr>
            <w:tcW w:w="2268" w:type="dxa"/>
            <w:tcBorders>
              <w:bottom w:val="single" w:sz="12" w:space="0" w:color="auto"/>
            </w:tcBorders>
            <w:tcPrChange w:id="537" w:author="Chen Heller" w:date="2022-09-15T10:42:00Z">
              <w:tcPr>
                <w:tcW w:w="2126" w:type="dxa"/>
                <w:gridSpan w:val="2"/>
                <w:tcBorders>
                  <w:bottom w:val="single" w:sz="12" w:space="0" w:color="auto"/>
                </w:tcBorders>
              </w:tcPr>
            </w:tcPrChange>
          </w:tcPr>
          <w:p w14:paraId="5410FDFF" w14:textId="77777777" w:rsidR="00F625AB" w:rsidRPr="00EA2CED" w:rsidRDefault="00F625AB" w:rsidP="00EA2CED">
            <w:pPr>
              <w:ind w:firstLine="0"/>
              <w:rPr>
                <w:ins w:id="538" w:author="Chen Heller" w:date="2022-09-14T21:55:00Z"/>
                <w:b/>
                <w:bCs/>
              </w:rPr>
            </w:pPr>
          </w:p>
        </w:tc>
        <w:tc>
          <w:tcPr>
            <w:tcW w:w="1701" w:type="dxa"/>
            <w:tcBorders>
              <w:top w:val="single" w:sz="12" w:space="0" w:color="auto"/>
              <w:bottom w:val="single" w:sz="12" w:space="0" w:color="auto"/>
            </w:tcBorders>
            <w:tcPrChange w:id="539" w:author="Chen Heller" w:date="2022-09-15T10:42:00Z">
              <w:tcPr>
                <w:tcW w:w="1701" w:type="dxa"/>
                <w:gridSpan w:val="2"/>
                <w:tcBorders>
                  <w:top w:val="single" w:sz="12" w:space="0" w:color="auto"/>
                  <w:bottom w:val="single" w:sz="12" w:space="0" w:color="auto"/>
                </w:tcBorders>
              </w:tcPr>
            </w:tcPrChange>
          </w:tcPr>
          <w:p w14:paraId="2AECF535" w14:textId="77777777" w:rsidR="00F625AB" w:rsidRPr="00EA2CED" w:rsidRDefault="00F625AB" w:rsidP="00EA2CED">
            <w:pPr>
              <w:ind w:firstLine="0"/>
              <w:rPr>
                <w:ins w:id="540" w:author="Chen Heller" w:date="2022-09-14T21:55:00Z"/>
                <w:b/>
                <w:bCs/>
              </w:rPr>
            </w:pPr>
            <w:ins w:id="541" w:author="Chen Heller" w:date="2022-09-14T21:55:00Z">
              <w:r>
                <w:rPr>
                  <w:b/>
                  <w:bCs/>
                </w:rPr>
                <w:t>M (SD)</w:t>
              </w:r>
            </w:ins>
          </w:p>
        </w:tc>
        <w:tc>
          <w:tcPr>
            <w:tcW w:w="1701" w:type="dxa"/>
            <w:tcBorders>
              <w:top w:val="single" w:sz="12" w:space="0" w:color="auto"/>
              <w:bottom w:val="single" w:sz="12" w:space="0" w:color="auto"/>
            </w:tcBorders>
            <w:tcPrChange w:id="542" w:author="Chen Heller" w:date="2022-09-15T10:42:00Z">
              <w:tcPr>
                <w:tcW w:w="1701" w:type="dxa"/>
                <w:gridSpan w:val="2"/>
                <w:tcBorders>
                  <w:top w:val="single" w:sz="12" w:space="0" w:color="auto"/>
                  <w:bottom w:val="single" w:sz="12" w:space="0" w:color="auto"/>
                </w:tcBorders>
              </w:tcPr>
            </w:tcPrChange>
          </w:tcPr>
          <w:p w14:paraId="5F87B65D" w14:textId="77777777" w:rsidR="00F625AB" w:rsidRPr="00EA2CED" w:rsidRDefault="00F625AB" w:rsidP="00EA2CED">
            <w:pPr>
              <w:ind w:firstLine="0"/>
              <w:rPr>
                <w:ins w:id="543" w:author="Chen Heller" w:date="2022-09-14T21:55:00Z"/>
                <w:b/>
                <w:bCs/>
              </w:rPr>
            </w:pPr>
            <w:ins w:id="544" w:author="Chen Heller" w:date="2022-09-14T21:55:00Z">
              <w:r>
                <w:rPr>
                  <w:b/>
                  <w:bCs/>
                </w:rPr>
                <w:t>M (SD)</w:t>
              </w:r>
            </w:ins>
          </w:p>
        </w:tc>
        <w:tc>
          <w:tcPr>
            <w:tcW w:w="709" w:type="dxa"/>
            <w:tcBorders>
              <w:bottom w:val="single" w:sz="12" w:space="0" w:color="auto"/>
            </w:tcBorders>
            <w:tcPrChange w:id="545" w:author="Chen Heller" w:date="2022-09-15T10:42:00Z">
              <w:tcPr>
                <w:tcW w:w="709" w:type="dxa"/>
                <w:gridSpan w:val="2"/>
                <w:tcBorders>
                  <w:bottom w:val="single" w:sz="12" w:space="0" w:color="auto"/>
                </w:tcBorders>
              </w:tcPr>
            </w:tcPrChange>
          </w:tcPr>
          <w:p w14:paraId="746BEBE4" w14:textId="77777777" w:rsidR="00F625AB" w:rsidRPr="00EA2CED" w:rsidRDefault="00F625AB" w:rsidP="00EA2CED">
            <w:pPr>
              <w:ind w:firstLine="0"/>
              <w:rPr>
                <w:ins w:id="546" w:author="Chen Heller" w:date="2022-09-14T21:55:00Z"/>
                <w:b/>
                <w:bCs/>
              </w:rPr>
            </w:pPr>
            <w:ins w:id="547" w:author="Chen Heller" w:date="2022-09-14T21:55:00Z">
              <w:r>
                <w:rPr>
                  <w:b/>
                  <w:bCs/>
                </w:rPr>
                <w:t>t(8)</w:t>
              </w:r>
            </w:ins>
          </w:p>
        </w:tc>
        <w:tc>
          <w:tcPr>
            <w:tcW w:w="992" w:type="dxa"/>
            <w:tcBorders>
              <w:bottom w:val="single" w:sz="12" w:space="0" w:color="auto"/>
            </w:tcBorders>
            <w:tcPrChange w:id="548" w:author="Chen Heller" w:date="2022-09-15T10:42:00Z">
              <w:tcPr>
                <w:tcW w:w="992" w:type="dxa"/>
                <w:gridSpan w:val="2"/>
                <w:tcBorders>
                  <w:bottom w:val="single" w:sz="12" w:space="0" w:color="auto"/>
                </w:tcBorders>
              </w:tcPr>
            </w:tcPrChange>
          </w:tcPr>
          <w:p w14:paraId="6B458F6C" w14:textId="77777777" w:rsidR="00F625AB" w:rsidRPr="00EA2CED" w:rsidRDefault="00F625AB" w:rsidP="00EA2CED">
            <w:pPr>
              <w:ind w:firstLine="0"/>
              <w:rPr>
                <w:ins w:id="549" w:author="Chen Heller" w:date="2022-09-14T21:55:00Z"/>
                <w:b/>
                <w:bCs/>
              </w:rPr>
            </w:pPr>
            <w:ins w:id="550" w:author="Chen Heller" w:date="2022-09-14T21:55:00Z">
              <w:r>
                <w:rPr>
                  <w:b/>
                  <w:bCs/>
                </w:rPr>
                <w:t>p</w:t>
              </w:r>
            </w:ins>
          </w:p>
        </w:tc>
        <w:tc>
          <w:tcPr>
            <w:tcW w:w="1701" w:type="dxa"/>
            <w:tcBorders>
              <w:bottom w:val="single" w:sz="12" w:space="0" w:color="auto"/>
            </w:tcBorders>
            <w:tcPrChange w:id="551" w:author="Chen Heller" w:date="2022-09-15T10:42:00Z">
              <w:tcPr>
                <w:tcW w:w="1701" w:type="dxa"/>
                <w:gridSpan w:val="2"/>
                <w:tcBorders>
                  <w:bottom w:val="single" w:sz="12" w:space="0" w:color="auto"/>
                </w:tcBorders>
              </w:tcPr>
            </w:tcPrChange>
          </w:tcPr>
          <w:p w14:paraId="669C1D57" w14:textId="77777777" w:rsidR="00F625AB" w:rsidRPr="00EA2CED" w:rsidRDefault="00F625AB" w:rsidP="00EA2CED">
            <w:pPr>
              <w:ind w:firstLine="0"/>
              <w:rPr>
                <w:ins w:id="552" w:author="Chen Heller" w:date="2022-09-14T21:55:00Z"/>
                <w:b/>
                <w:bCs/>
              </w:rPr>
            </w:pPr>
            <w:ins w:id="553" w:author="Chen Heller" w:date="2022-09-14T21:55:00Z">
              <w:r>
                <w:rPr>
                  <w:b/>
                  <w:bCs/>
                </w:rPr>
                <w:t>CI</w:t>
              </w:r>
            </w:ins>
          </w:p>
        </w:tc>
        <w:tc>
          <w:tcPr>
            <w:tcW w:w="709" w:type="dxa"/>
            <w:tcBorders>
              <w:bottom w:val="single" w:sz="12" w:space="0" w:color="auto"/>
            </w:tcBorders>
            <w:tcPrChange w:id="554" w:author="Chen Heller" w:date="2022-09-15T10:42:00Z">
              <w:tcPr>
                <w:tcW w:w="709" w:type="dxa"/>
                <w:gridSpan w:val="2"/>
                <w:tcBorders>
                  <w:bottom w:val="single" w:sz="12" w:space="0" w:color="auto"/>
                </w:tcBorders>
              </w:tcPr>
            </w:tcPrChange>
          </w:tcPr>
          <w:p w14:paraId="0E1E7D3B" w14:textId="77777777" w:rsidR="00F625AB" w:rsidRPr="00EA2CED" w:rsidRDefault="00F625AB" w:rsidP="00EA2CED">
            <w:pPr>
              <w:ind w:firstLine="0"/>
              <w:rPr>
                <w:ins w:id="555" w:author="Chen Heller" w:date="2022-09-14T21:55:00Z"/>
                <w:b/>
                <w:bCs/>
              </w:rPr>
            </w:pPr>
            <w:ins w:id="556" w:author="Chen Heller" w:date="2022-09-14T21:55:00Z">
              <w:r>
                <w:rPr>
                  <w:b/>
                  <w:bCs/>
                </w:rPr>
                <w:t>d</w:t>
              </w:r>
            </w:ins>
          </w:p>
        </w:tc>
      </w:tr>
      <w:tr w:rsidR="00F625AB" w14:paraId="7E3A973E" w14:textId="77777777" w:rsidTr="003538C4">
        <w:trPr>
          <w:trHeight w:val="313"/>
          <w:ins w:id="557" w:author="Chen Heller" w:date="2022-09-14T21:55:00Z"/>
          <w:trPrChange w:id="558" w:author="Chen Heller" w:date="2022-09-15T10:42:00Z">
            <w:trPr>
              <w:gridAfter w:val="0"/>
              <w:trHeight w:val="313"/>
            </w:trPr>
          </w:trPrChange>
        </w:trPr>
        <w:tc>
          <w:tcPr>
            <w:tcW w:w="10065" w:type="dxa"/>
            <w:gridSpan w:val="8"/>
            <w:tcBorders>
              <w:top w:val="single" w:sz="12" w:space="0" w:color="auto"/>
            </w:tcBorders>
            <w:tcPrChange w:id="559" w:author="Chen Heller" w:date="2022-09-15T10:42:00Z">
              <w:tcPr>
                <w:tcW w:w="9923" w:type="dxa"/>
                <w:gridSpan w:val="16"/>
                <w:tcBorders>
                  <w:top w:val="single" w:sz="12" w:space="0" w:color="auto"/>
                </w:tcBorders>
              </w:tcPr>
            </w:tcPrChange>
          </w:tcPr>
          <w:p w14:paraId="027283E5" w14:textId="77777777" w:rsidR="00F625AB" w:rsidRDefault="00F625AB" w:rsidP="00EA2CED">
            <w:pPr>
              <w:ind w:firstLine="0"/>
              <w:rPr>
                <w:ins w:id="560" w:author="Chen Heller" w:date="2022-09-14T21:55:00Z"/>
              </w:rPr>
            </w:pPr>
            <w:ins w:id="561" w:author="Chen Heller" w:date="2022-09-14T21:55:00Z">
              <w:r>
                <w:rPr>
                  <w:b/>
                  <w:bCs/>
                </w:rPr>
                <w:t>Reaching</w:t>
              </w:r>
            </w:ins>
          </w:p>
        </w:tc>
      </w:tr>
      <w:tr w:rsidR="00F625AB" w14:paraId="60E71E84" w14:textId="77777777" w:rsidTr="00D03187">
        <w:trPr>
          <w:trHeight w:val="490"/>
          <w:ins w:id="562" w:author="Chen Heller" w:date="2022-09-14T21:55:00Z"/>
          <w:trPrChange w:id="563" w:author="Chen Heller" w:date="2022-09-15T10:42:00Z">
            <w:trPr>
              <w:gridAfter w:val="0"/>
              <w:trHeight w:val="490"/>
            </w:trPr>
          </w:trPrChange>
        </w:trPr>
        <w:tc>
          <w:tcPr>
            <w:tcW w:w="284" w:type="dxa"/>
            <w:vMerge w:val="restart"/>
            <w:tcBorders>
              <w:bottom w:val="single" w:sz="12" w:space="0" w:color="auto"/>
            </w:tcBorders>
            <w:tcPrChange w:id="564" w:author="Chen Heller" w:date="2022-09-15T10:42:00Z">
              <w:tcPr>
                <w:tcW w:w="284" w:type="dxa"/>
                <w:gridSpan w:val="2"/>
                <w:vMerge w:val="restart"/>
                <w:tcBorders>
                  <w:bottom w:val="single" w:sz="12" w:space="0" w:color="auto"/>
                </w:tcBorders>
              </w:tcPr>
            </w:tcPrChange>
          </w:tcPr>
          <w:p w14:paraId="28C9286D" w14:textId="77777777" w:rsidR="00F625AB" w:rsidRPr="00EA2CED" w:rsidRDefault="00F625AB" w:rsidP="00EA2CED">
            <w:pPr>
              <w:ind w:firstLine="0"/>
              <w:rPr>
                <w:ins w:id="565" w:author="Chen Heller" w:date="2022-09-14T21:55:00Z"/>
                <w:b/>
                <w:bCs/>
              </w:rPr>
            </w:pPr>
          </w:p>
        </w:tc>
        <w:tc>
          <w:tcPr>
            <w:tcW w:w="2268" w:type="dxa"/>
            <w:tcPrChange w:id="566" w:author="Chen Heller" w:date="2022-09-15T10:42:00Z">
              <w:tcPr>
                <w:tcW w:w="2126" w:type="dxa"/>
                <w:gridSpan w:val="2"/>
              </w:tcPr>
            </w:tcPrChange>
          </w:tcPr>
          <w:p w14:paraId="4820B497" w14:textId="77777777" w:rsidR="00F625AB" w:rsidRPr="00EA2CED" w:rsidRDefault="00F625AB" w:rsidP="00EA2CED">
            <w:pPr>
              <w:ind w:firstLine="0"/>
              <w:rPr>
                <w:ins w:id="567" w:author="Chen Heller" w:date="2022-09-14T21:55:00Z"/>
                <w:b/>
                <w:bCs/>
              </w:rPr>
            </w:pPr>
            <w:ins w:id="568" w:author="Chen Heller" w:date="2022-09-14T21:55:00Z">
              <w:r w:rsidRPr="00EA2CED">
                <w:rPr>
                  <w:b/>
                  <w:bCs/>
                </w:rPr>
                <w:t>Reach area</w:t>
              </w:r>
            </w:ins>
          </w:p>
        </w:tc>
        <w:tc>
          <w:tcPr>
            <w:tcW w:w="1701" w:type="dxa"/>
            <w:tcPrChange w:id="569" w:author="Chen Heller" w:date="2022-09-15T10:42:00Z">
              <w:tcPr>
                <w:tcW w:w="1701" w:type="dxa"/>
                <w:gridSpan w:val="2"/>
              </w:tcPr>
            </w:tcPrChange>
          </w:tcPr>
          <w:p w14:paraId="29BCDA47" w14:textId="77777777" w:rsidR="00F625AB" w:rsidRDefault="00F625AB" w:rsidP="00EA2CED">
            <w:pPr>
              <w:ind w:firstLine="0"/>
              <w:rPr>
                <w:ins w:id="570" w:author="Chen Heller" w:date="2022-09-14T21:55:00Z"/>
              </w:rPr>
            </w:pPr>
            <w:ins w:id="571" w:author="Chen Heller" w:date="2022-09-14T21:55:00Z">
              <w:r>
                <w:t>1.50 (0.28)</w:t>
              </w:r>
            </w:ins>
          </w:p>
        </w:tc>
        <w:tc>
          <w:tcPr>
            <w:tcW w:w="1701" w:type="dxa"/>
            <w:tcPrChange w:id="572" w:author="Chen Heller" w:date="2022-09-15T10:42:00Z">
              <w:tcPr>
                <w:tcW w:w="1701" w:type="dxa"/>
                <w:gridSpan w:val="2"/>
              </w:tcPr>
            </w:tcPrChange>
          </w:tcPr>
          <w:p w14:paraId="4D0E8BF7" w14:textId="77777777" w:rsidR="00F625AB" w:rsidRDefault="00F625AB" w:rsidP="00EA2CED">
            <w:pPr>
              <w:ind w:firstLine="0"/>
              <w:rPr>
                <w:ins w:id="573" w:author="Chen Heller" w:date="2022-09-14T21:55:00Z"/>
              </w:rPr>
            </w:pPr>
            <w:ins w:id="574" w:author="Chen Heller" w:date="2022-09-14T21:55:00Z">
              <w:r>
                <w:t>1.39 (0.64)</w:t>
              </w:r>
            </w:ins>
          </w:p>
        </w:tc>
        <w:tc>
          <w:tcPr>
            <w:tcW w:w="709" w:type="dxa"/>
            <w:tcPrChange w:id="575" w:author="Chen Heller" w:date="2022-09-15T10:42:00Z">
              <w:tcPr>
                <w:tcW w:w="709" w:type="dxa"/>
                <w:gridSpan w:val="2"/>
              </w:tcPr>
            </w:tcPrChange>
          </w:tcPr>
          <w:p w14:paraId="421C6915" w14:textId="77777777" w:rsidR="00F625AB" w:rsidRDefault="00F625AB" w:rsidP="00EA2CED">
            <w:pPr>
              <w:ind w:firstLine="0"/>
              <w:rPr>
                <w:ins w:id="576" w:author="Chen Heller" w:date="2022-09-14T21:55:00Z"/>
              </w:rPr>
            </w:pPr>
          </w:p>
        </w:tc>
        <w:tc>
          <w:tcPr>
            <w:tcW w:w="992" w:type="dxa"/>
            <w:tcPrChange w:id="577" w:author="Chen Heller" w:date="2022-09-15T10:42:00Z">
              <w:tcPr>
                <w:tcW w:w="992" w:type="dxa"/>
                <w:gridSpan w:val="2"/>
              </w:tcPr>
            </w:tcPrChange>
          </w:tcPr>
          <w:p w14:paraId="56F8291D" w14:textId="77777777" w:rsidR="00F625AB" w:rsidRDefault="00F625AB" w:rsidP="00EA2CED">
            <w:pPr>
              <w:ind w:firstLine="0"/>
              <w:rPr>
                <w:ins w:id="578" w:author="Chen Heller" w:date="2022-09-14T21:55:00Z"/>
              </w:rPr>
            </w:pPr>
            <w:ins w:id="579" w:author="Chen Heller" w:date="2022-09-14T21:55:00Z">
              <w:r>
                <w:t>0.699</w:t>
              </w:r>
            </w:ins>
          </w:p>
        </w:tc>
        <w:tc>
          <w:tcPr>
            <w:tcW w:w="1701" w:type="dxa"/>
            <w:tcPrChange w:id="580" w:author="Chen Heller" w:date="2022-09-15T10:42:00Z">
              <w:tcPr>
                <w:tcW w:w="1701" w:type="dxa"/>
                <w:gridSpan w:val="2"/>
              </w:tcPr>
            </w:tcPrChange>
          </w:tcPr>
          <w:p w14:paraId="094E1940" w14:textId="77777777" w:rsidR="00F625AB" w:rsidRDefault="00F625AB" w:rsidP="00EA2CED">
            <w:pPr>
              <w:ind w:firstLine="0"/>
              <w:rPr>
                <w:ins w:id="581" w:author="Chen Heller" w:date="2022-09-14T21:55:00Z"/>
              </w:rPr>
            </w:pPr>
            <w:ins w:id="582" w:author="Chen Heller" w:date="2022-09-14T21:55:00Z">
              <w:r>
                <w:t>-0.14, 0.36</w:t>
              </w:r>
            </w:ins>
          </w:p>
        </w:tc>
        <w:tc>
          <w:tcPr>
            <w:tcW w:w="709" w:type="dxa"/>
            <w:tcPrChange w:id="583" w:author="Chen Heller" w:date="2022-09-15T10:42:00Z">
              <w:tcPr>
                <w:tcW w:w="709" w:type="dxa"/>
                <w:gridSpan w:val="2"/>
              </w:tcPr>
            </w:tcPrChange>
          </w:tcPr>
          <w:p w14:paraId="142B6C51" w14:textId="77777777" w:rsidR="00F625AB" w:rsidRDefault="00F625AB" w:rsidP="00EA2CED">
            <w:pPr>
              <w:ind w:firstLine="0"/>
              <w:rPr>
                <w:ins w:id="584" w:author="Chen Heller" w:date="2022-09-14T21:55:00Z"/>
              </w:rPr>
            </w:pPr>
            <w:ins w:id="585" w:author="Chen Heller" w:date="2022-09-14T21:55:00Z">
              <w:r>
                <w:t>0.23</w:t>
              </w:r>
            </w:ins>
          </w:p>
        </w:tc>
      </w:tr>
      <w:tr w:rsidR="00F625AB" w14:paraId="546D8528" w14:textId="77777777" w:rsidTr="00D03187">
        <w:trPr>
          <w:trHeight w:val="490"/>
          <w:ins w:id="586" w:author="Chen Heller" w:date="2022-09-14T21:55:00Z"/>
          <w:trPrChange w:id="587" w:author="Chen Heller" w:date="2022-09-15T10:42:00Z">
            <w:trPr>
              <w:gridAfter w:val="0"/>
              <w:trHeight w:val="490"/>
            </w:trPr>
          </w:trPrChange>
        </w:trPr>
        <w:tc>
          <w:tcPr>
            <w:tcW w:w="284" w:type="dxa"/>
            <w:vMerge/>
            <w:tcBorders>
              <w:top w:val="single" w:sz="12" w:space="0" w:color="auto"/>
              <w:bottom w:val="single" w:sz="12" w:space="0" w:color="auto"/>
            </w:tcBorders>
            <w:tcPrChange w:id="588" w:author="Chen Heller" w:date="2022-09-15T10:42:00Z">
              <w:tcPr>
                <w:tcW w:w="284" w:type="dxa"/>
                <w:gridSpan w:val="2"/>
                <w:vMerge/>
                <w:tcBorders>
                  <w:top w:val="single" w:sz="12" w:space="0" w:color="auto"/>
                  <w:bottom w:val="single" w:sz="12" w:space="0" w:color="auto"/>
                </w:tcBorders>
              </w:tcPr>
            </w:tcPrChange>
          </w:tcPr>
          <w:p w14:paraId="1D8A858C" w14:textId="77777777" w:rsidR="00F625AB" w:rsidRPr="00EA2CED" w:rsidRDefault="00F625AB" w:rsidP="00EA2CED">
            <w:pPr>
              <w:ind w:firstLine="0"/>
              <w:rPr>
                <w:ins w:id="589" w:author="Chen Heller" w:date="2022-09-14T21:55:00Z"/>
                <w:b/>
                <w:bCs/>
              </w:rPr>
            </w:pPr>
          </w:p>
        </w:tc>
        <w:tc>
          <w:tcPr>
            <w:tcW w:w="2268" w:type="dxa"/>
            <w:tcPrChange w:id="590" w:author="Chen Heller" w:date="2022-09-15T10:42:00Z">
              <w:tcPr>
                <w:tcW w:w="2126" w:type="dxa"/>
                <w:gridSpan w:val="2"/>
              </w:tcPr>
            </w:tcPrChange>
          </w:tcPr>
          <w:p w14:paraId="66320C4C" w14:textId="77777777" w:rsidR="00F625AB" w:rsidRPr="00EA2CED" w:rsidRDefault="00F625AB" w:rsidP="00EA2CED">
            <w:pPr>
              <w:ind w:firstLine="0"/>
              <w:rPr>
                <w:ins w:id="591" w:author="Chen Heller" w:date="2022-09-14T21:55:00Z"/>
                <w:b/>
                <w:bCs/>
              </w:rPr>
            </w:pPr>
            <w:ins w:id="592" w:author="Chen Heller" w:date="2022-09-14T21:55:00Z">
              <w:r w:rsidRPr="00EA2CED">
                <w:rPr>
                  <w:b/>
                  <w:bCs/>
                </w:rPr>
                <w:t>Traveled distance</w:t>
              </w:r>
            </w:ins>
          </w:p>
        </w:tc>
        <w:tc>
          <w:tcPr>
            <w:tcW w:w="1701" w:type="dxa"/>
            <w:tcPrChange w:id="593" w:author="Chen Heller" w:date="2022-09-15T10:42:00Z">
              <w:tcPr>
                <w:tcW w:w="1701" w:type="dxa"/>
                <w:gridSpan w:val="2"/>
              </w:tcPr>
            </w:tcPrChange>
          </w:tcPr>
          <w:p w14:paraId="290EA18B" w14:textId="77777777" w:rsidR="00F625AB" w:rsidRDefault="00F625AB" w:rsidP="00EA2CED">
            <w:pPr>
              <w:ind w:firstLine="0"/>
              <w:rPr>
                <w:ins w:id="594" w:author="Chen Heller" w:date="2022-09-14T21:55:00Z"/>
              </w:rPr>
            </w:pPr>
            <w:ins w:id="595" w:author="Chen Heller" w:date="2022-09-14T21:55:00Z">
              <w:r>
                <w:t>37.20 (1.09)</w:t>
              </w:r>
            </w:ins>
          </w:p>
        </w:tc>
        <w:tc>
          <w:tcPr>
            <w:tcW w:w="1701" w:type="dxa"/>
            <w:tcPrChange w:id="596" w:author="Chen Heller" w:date="2022-09-15T10:42:00Z">
              <w:tcPr>
                <w:tcW w:w="1701" w:type="dxa"/>
                <w:gridSpan w:val="2"/>
              </w:tcPr>
            </w:tcPrChange>
          </w:tcPr>
          <w:p w14:paraId="3158147C" w14:textId="77777777" w:rsidR="00F625AB" w:rsidRDefault="00F625AB" w:rsidP="00EA2CED">
            <w:pPr>
              <w:ind w:firstLine="0"/>
              <w:rPr>
                <w:ins w:id="597" w:author="Chen Heller" w:date="2022-09-14T21:55:00Z"/>
              </w:rPr>
            </w:pPr>
            <w:ins w:id="598" w:author="Chen Heller" w:date="2022-09-14T21:55:00Z">
              <w:r>
                <w:t>37.67 (1.17)</w:t>
              </w:r>
            </w:ins>
          </w:p>
        </w:tc>
        <w:tc>
          <w:tcPr>
            <w:tcW w:w="709" w:type="dxa"/>
            <w:tcPrChange w:id="599" w:author="Chen Heller" w:date="2022-09-15T10:42:00Z">
              <w:tcPr>
                <w:tcW w:w="709" w:type="dxa"/>
                <w:gridSpan w:val="2"/>
              </w:tcPr>
            </w:tcPrChange>
          </w:tcPr>
          <w:p w14:paraId="1B169B5C" w14:textId="77777777" w:rsidR="00F625AB" w:rsidRDefault="00F625AB" w:rsidP="00EA2CED">
            <w:pPr>
              <w:ind w:firstLine="0"/>
              <w:rPr>
                <w:ins w:id="600" w:author="Chen Heller" w:date="2022-09-14T21:55:00Z"/>
              </w:rPr>
            </w:pPr>
            <w:ins w:id="601" w:author="Chen Heller" w:date="2022-09-14T21:55:00Z">
              <w:r>
                <w:t>1</w:t>
              </w:r>
            </w:ins>
          </w:p>
        </w:tc>
        <w:tc>
          <w:tcPr>
            <w:tcW w:w="992" w:type="dxa"/>
            <w:tcPrChange w:id="602" w:author="Chen Heller" w:date="2022-09-15T10:42:00Z">
              <w:tcPr>
                <w:tcW w:w="992" w:type="dxa"/>
                <w:gridSpan w:val="2"/>
              </w:tcPr>
            </w:tcPrChange>
          </w:tcPr>
          <w:p w14:paraId="4D52E8BF" w14:textId="77777777" w:rsidR="00F625AB" w:rsidRDefault="00F625AB" w:rsidP="00EA2CED">
            <w:pPr>
              <w:ind w:firstLine="0"/>
              <w:rPr>
                <w:ins w:id="603" w:author="Chen Heller" w:date="2022-09-14T21:55:00Z"/>
              </w:rPr>
            </w:pPr>
            <w:ins w:id="604" w:author="Chen Heller" w:date="2022-09-14T21:55:00Z">
              <w:r>
                <w:t>0.342</w:t>
              </w:r>
            </w:ins>
          </w:p>
        </w:tc>
        <w:tc>
          <w:tcPr>
            <w:tcW w:w="1701" w:type="dxa"/>
            <w:tcPrChange w:id="605" w:author="Chen Heller" w:date="2022-09-15T10:42:00Z">
              <w:tcPr>
                <w:tcW w:w="1701" w:type="dxa"/>
                <w:gridSpan w:val="2"/>
              </w:tcPr>
            </w:tcPrChange>
          </w:tcPr>
          <w:p w14:paraId="00B7B671" w14:textId="77777777" w:rsidR="00F625AB" w:rsidRDefault="00F625AB" w:rsidP="00EA2CED">
            <w:pPr>
              <w:ind w:firstLine="0"/>
              <w:rPr>
                <w:ins w:id="606" w:author="Chen Heller" w:date="2022-09-14T21:55:00Z"/>
              </w:rPr>
            </w:pPr>
            <w:ins w:id="607" w:author="Chen Heller" w:date="2022-09-14T21:55:00Z">
              <w:r>
                <w:t>-1.54, 0.60</w:t>
              </w:r>
            </w:ins>
          </w:p>
        </w:tc>
        <w:tc>
          <w:tcPr>
            <w:tcW w:w="709" w:type="dxa"/>
            <w:tcPrChange w:id="608" w:author="Chen Heller" w:date="2022-09-15T10:42:00Z">
              <w:tcPr>
                <w:tcW w:w="709" w:type="dxa"/>
                <w:gridSpan w:val="2"/>
              </w:tcPr>
            </w:tcPrChange>
          </w:tcPr>
          <w:p w14:paraId="22DEB25E" w14:textId="77777777" w:rsidR="00F625AB" w:rsidRDefault="00F625AB" w:rsidP="00EA2CED">
            <w:pPr>
              <w:ind w:firstLine="0"/>
              <w:rPr>
                <w:ins w:id="609" w:author="Chen Heller" w:date="2022-09-14T21:55:00Z"/>
              </w:rPr>
            </w:pPr>
            <w:ins w:id="610" w:author="Chen Heller" w:date="2022-09-14T21:55:00Z">
              <w:r>
                <w:t>0.34</w:t>
              </w:r>
            </w:ins>
          </w:p>
        </w:tc>
      </w:tr>
      <w:tr w:rsidR="00F625AB" w14:paraId="3477F4C1" w14:textId="77777777" w:rsidTr="00D03187">
        <w:trPr>
          <w:trHeight w:val="490"/>
          <w:ins w:id="611" w:author="Chen Heller" w:date="2022-09-14T21:55:00Z"/>
          <w:trPrChange w:id="612" w:author="Chen Heller" w:date="2022-09-15T10:42:00Z">
            <w:trPr>
              <w:gridAfter w:val="0"/>
              <w:trHeight w:val="490"/>
            </w:trPr>
          </w:trPrChange>
        </w:trPr>
        <w:tc>
          <w:tcPr>
            <w:tcW w:w="284" w:type="dxa"/>
            <w:vMerge/>
            <w:tcBorders>
              <w:top w:val="single" w:sz="12" w:space="0" w:color="auto"/>
              <w:bottom w:val="single" w:sz="12" w:space="0" w:color="auto"/>
            </w:tcBorders>
            <w:tcPrChange w:id="613" w:author="Chen Heller" w:date="2022-09-15T10:42:00Z">
              <w:tcPr>
                <w:tcW w:w="284" w:type="dxa"/>
                <w:gridSpan w:val="2"/>
                <w:vMerge/>
                <w:tcBorders>
                  <w:top w:val="single" w:sz="12" w:space="0" w:color="auto"/>
                  <w:bottom w:val="single" w:sz="12" w:space="0" w:color="auto"/>
                </w:tcBorders>
              </w:tcPr>
            </w:tcPrChange>
          </w:tcPr>
          <w:p w14:paraId="089A400A" w14:textId="77777777" w:rsidR="00F625AB" w:rsidRPr="00EA2CED" w:rsidRDefault="00F625AB" w:rsidP="00EA2CED">
            <w:pPr>
              <w:ind w:firstLine="0"/>
              <w:rPr>
                <w:ins w:id="614" w:author="Chen Heller" w:date="2022-09-14T21:55:00Z"/>
                <w:b/>
                <w:bCs/>
              </w:rPr>
            </w:pPr>
          </w:p>
        </w:tc>
        <w:tc>
          <w:tcPr>
            <w:tcW w:w="2268" w:type="dxa"/>
            <w:tcPrChange w:id="615" w:author="Chen Heller" w:date="2022-09-15T10:42:00Z">
              <w:tcPr>
                <w:tcW w:w="2126" w:type="dxa"/>
                <w:gridSpan w:val="2"/>
              </w:tcPr>
            </w:tcPrChange>
          </w:tcPr>
          <w:p w14:paraId="20977C07" w14:textId="77777777" w:rsidR="00F625AB" w:rsidRPr="00EA2CED" w:rsidRDefault="00F625AB" w:rsidP="00EA2CED">
            <w:pPr>
              <w:ind w:firstLine="0"/>
              <w:rPr>
                <w:ins w:id="616" w:author="Chen Heller" w:date="2022-09-14T21:55:00Z"/>
                <w:b/>
                <w:bCs/>
              </w:rPr>
            </w:pPr>
            <w:ins w:id="617" w:author="Chen Heller" w:date="2022-09-14T21:55:00Z">
              <w:r w:rsidRPr="00EA2CED">
                <w:rPr>
                  <w:b/>
                  <w:bCs/>
                </w:rPr>
                <w:t>Reaction time</w:t>
              </w:r>
            </w:ins>
          </w:p>
        </w:tc>
        <w:tc>
          <w:tcPr>
            <w:tcW w:w="1701" w:type="dxa"/>
            <w:tcPrChange w:id="618" w:author="Chen Heller" w:date="2022-09-15T10:42:00Z">
              <w:tcPr>
                <w:tcW w:w="1701" w:type="dxa"/>
                <w:gridSpan w:val="2"/>
              </w:tcPr>
            </w:tcPrChange>
          </w:tcPr>
          <w:p w14:paraId="6E7DDB74" w14:textId="77777777" w:rsidR="00F625AB" w:rsidRDefault="00F625AB" w:rsidP="00EA2CED">
            <w:pPr>
              <w:ind w:firstLine="0"/>
              <w:rPr>
                <w:ins w:id="619" w:author="Chen Heller" w:date="2022-09-14T21:55:00Z"/>
              </w:rPr>
            </w:pPr>
            <w:ins w:id="620" w:author="Chen Heller" w:date="2022-09-14T21:55:00Z">
              <w:r>
                <w:t>140.44 (34.23)</w:t>
              </w:r>
            </w:ins>
          </w:p>
        </w:tc>
        <w:tc>
          <w:tcPr>
            <w:tcW w:w="1701" w:type="dxa"/>
            <w:tcPrChange w:id="621" w:author="Chen Heller" w:date="2022-09-15T10:42:00Z">
              <w:tcPr>
                <w:tcW w:w="1701" w:type="dxa"/>
                <w:gridSpan w:val="2"/>
              </w:tcPr>
            </w:tcPrChange>
          </w:tcPr>
          <w:p w14:paraId="6D58D2D8" w14:textId="77777777" w:rsidR="00F625AB" w:rsidRDefault="00F625AB" w:rsidP="00EA2CED">
            <w:pPr>
              <w:ind w:firstLine="0"/>
              <w:rPr>
                <w:ins w:id="622" w:author="Chen Heller" w:date="2022-09-14T21:55:00Z"/>
              </w:rPr>
            </w:pPr>
            <w:ins w:id="623" w:author="Chen Heller" w:date="2022-09-14T21:55:00Z">
              <w:r>
                <w:t>144.27 (33.21)</w:t>
              </w:r>
            </w:ins>
          </w:p>
        </w:tc>
        <w:tc>
          <w:tcPr>
            <w:tcW w:w="709" w:type="dxa"/>
            <w:tcPrChange w:id="624" w:author="Chen Heller" w:date="2022-09-15T10:42:00Z">
              <w:tcPr>
                <w:tcW w:w="709" w:type="dxa"/>
                <w:gridSpan w:val="2"/>
              </w:tcPr>
            </w:tcPrChange>
          </w:tcPr>
          <w:p w14:paraId="039DA348" w14:textId="77777777" w:rsidR="00F625AB" w:rsidRDefault="00F625AB" w:rsidP="00EA2CED">
            <w:pPr>
              <w:ind w:firstLine="0"/>
              <w:rPr>
                <w:ins w:id="625" w:author="Chen Heller" w:date="2022-09-14T21:55:00Z"/>
              </w:rPr>
            </w:pPr>
          </w:p>
        </w:tc>
        <w:tc>
          <w:tcPr>
            <w:tcW w:w="992" w:type="dxa"/>
            <w:tcPrChange w:id="626" w:author="Chen Heller" w:date="2022-09-15T10:42:00Z">
              <w:tcPr>
                <w:tcW w:w="992" w:type="dxa"/>
                <w:gridSpan w:val="2"/>
              </w:tcPr>
            </w:tcPrChange>
          </w:tcPr>
          <w:p w14:paraId="518DA98B" w14:textId="77777777" w:rsidR="00F625AB" w:rsidRDefault="00F625AB" w:rsidP="00EA2CED">
            <w:pPr>
              <w:ind w:firstLine="0"/>
              <w:rPr>
                <w:ins w:id="627" w:author="Chen Heller" w:date="2022-09-14T21:55:00Z"/>
              </w:rPr>
            </w:pPr>
            <w:ins w:id="628" w:author="Chen Heller" w:date="2022-09-14T21:55:00Z">
              <w:r>
                <w:t>0.273</w:t>
              </w:r>
            </w:ins>
          </w:p>
        </w:tc>
        <w:tc>
          <w:tcPr>
            <w:tcW w:w="1701" w:type="dxa"/>
            <w:tcPrChange w:id="629" w:author="Chen Heller" w:date="2022-09-15T10:42:00Z">
              <w:tcPr>
                <w:tcW w:w="1701" w:type="dxa"/>
                <w:gridSpan w:val="2"/>
              </w:tcPr>
            </w:tcPrChange>
          </w:tcPr>
          <w:p w14:paraId="42AE0FAA" w14:textId="77777777" w:rsidR="00F625AB" w:rsidRDefault="00F625AB" w:rsidP="00EA2CED">
            <w:pPr>
              <w:ind w:firstLine="0"/>
              <w:rPr>
                <w:ins w:id="630" w:author="Chen Heller" w:date="2022-09-14T21:55:00Z"/>
              </w:rPr>
            </w:pPr>
            <w:ins w:id="631" w:author="Chen Heller" w:date="2022-09-14T21:55:00Z">
              <w:r>
                <w:t>-9.62, 1.93</w:t>
              </w:r>
            </w:ins>
          </w:p>
        </w:tc>
        <w:tc>
          <w:tcPr>
            <w:tcW w:w="709" w:type="dxa"/>
            <w:tcPrChange w:id="632" w:author="Chen Heller" w:date="2022-09-15T10:42:00Z">
              <w:tcPr>
                <w:tcW w:w="709" w:type="dxa"/>
                <w:gridSpan w:val="2"/>
              </w:tcPr>
            </w:tcPrChange>
          </w:tcPr>
          <w:p w14:paraId="2A9BC241" w14:textId="77777777" w:rsidR="00F625AB" w:rsidRDefault="00F625AB" w:rsidP="00EA2CED">
            <w:pPr>
              <w:ind w:firstLine="0"/>
              <w:rPr>
                <w:ins w:id="633" w:author="Chen Heller" w:date="2022-09-14T21:55:00Z"/>
              </w:rPr>
            </w:pPr>
            <w:ins w:id="634" w:author="Chen Heller" w:date="2022-09-14T21:55:00Z">
              <w:r>
                <w:t>0.40</w:t>
              </w:r>
            </w:ins>
          </w:p>
        </w:tc>
      </w:tr>
      <w:tr w:rsidR="00F625AB" w14:paraId="4916FD57" w14:textId="77777777" w:rsidTr="00D03187">
        <w:trPr>
          <w:trHeight w:val="490"/>
          <w:ins w:id="635" w:author="Chen Heller" w:date="2022-09-14T21:55:00Z"/>
          <w:trPrChange w:id="636" w:author="Chen Heller" w:date="2022-09-15T10:42:00Z">
            <w:trPr>
              <w:gridBefore w:val="1"/>
              <w:trHeight w:val="490"/>
            </w:trPr>
          </w:trPrChange>
        </w:trPr>
        <w:tc>
          <w:tcPr>
            <w:tcW w:w="284" w:type="dxa"/>
            <w:vMerge/>
            <w:tcBorders>
              <w:top w:val="single" w:sz="12" w:space="0" w:color="auto"/>
              <w:bottom w:val="single" w:sz="12" w:space="0" w:color="auto"/>
            </w:tcBorders>
            <w:tcPrChange w:id="637" w:author="Chen Heller" w:date="2022-09-15T10:42:00Z">
              <w:tcPr>
                <w:tcW w:w="284" w:type="dxa"/>
                <w:gridSpan w:val="2"/>
                <w:vMerge/>
                <w:tcBorders>
                  <w:top w:val="single" w:sz="12" w:space="0" w:color="auto"/>
                  <w:bottom w:val="single" w:sz="12" w:space="0" w:color="auto"/>
                </w:tcBorders>
              </w:tcPr>
            </w:tcPrChange>
          </w:tcPr>
          <w:p w14:paraId="78F57257" w14:textId="77777777" w:rsidR="00F625AB" w:rsidRPr="00EA2CED" w:rsidRDefault="00F625AB" w:rsidP="00EA2CED">
            <w:pPr>
              <w:ind w:firstLine="0"/>
              <w:rPr>
                <w:ins w:id="638" w:author="Chen Heller" w:date="2022-09-14T21:55:00Z"/>
                <w:b/>
                <w:bCs/>
              </w:rPr>
            </w:pPr>
          </w:p>
        </w:tc>
        <w:tc>
          <w:tcPr>
            <w:tcW w:w="2268" w:type="dxa"/>
            <w:tcPrChange w:id="639" w:author="Chen Heller" w:date="2022-09-15T10:42:00Z">
              <w:tcPr>
                <w:tcW w:w="2126" w:type="dxa"/>
                <w:gridSpan w:val="2"/>
              </w:tcPr>
            </w:tcPrChange>
          </w:tcPr>
          <w:p w14:paraId="7B3078D3" w14:textId="4A9FB142" w:rsidR="00F625AB" w:rsidRPr="00EA2CED" w:rsidRDefault="00F625AB" w:rsidP="00EA2CED">
            <w:pPr>
              <w:ind w:firstLine="0"/>
              <w:rPr>
                <w:ins w:id="640" w:author="Chen Heller" w:date="2022-09-14T21:55:00Z"/>
                <w:b/>
                <w:bCs/>
              </w:rPr>
            </w:pPr>
            <w:ins w:id="641" w:author="Chen Heller" w:date="2022-09-14T21:55:00Z">
              <w:r w:rsidRPr="00EA2CED">
                <w:rPr>
                  <w:b/>
                  <w:bCs/>
                </w:rPr>
                <w:t xml:space="preserve">Movement </w:t>
              </w:r>
            </w:ins>
            <w:ins w:id="642" w:author="Chen Heller" w:date="2022-09-15T10:42:00Z">
              <w:r w:rsidR="003538C4">
                <w:rPr>
                  <w:b/>
                  <w:bCs/>
                </w:rPr>
                <w:t>duration</w:t>
              </w:r>
            </w:ins>
          </w:p>
        </w:tc>
        <w:tc>
          <w:tcPr>
            <w:tcW w:w="1701" w:type="dxa"/>
            <w:tcPrChange w:id="643" w:author="Chen Heller" w:date="2022-09-15T10:42:00Z">
              <w:tcPr>
                <w:tcW w:w="1701" w:type="dxa"/>
                <w:gridSpan w:val="2"/>
              </w:tcPr>
            </w:tcPrChange>
          </w:tcPr>
          <w:p w14:paraId="0D98355C" w14:textId="77777777" w:rsidR="00F625AB" w:rsidRDefault="00F625AB" w:rsidP="00EA2CED">
            <w:pPr>
              <w:ind w:firstLine="0"/>
              <w:rPr>
                <w:ins w:id="644" w:author="Chen Heller" w:date="2022-09-14T21:55:00Z"/>
              </w:rPr>
            </w:pPr>
            <w:ins w:id="645" w:author="Chen Heller" w:date="2022-09-14T21:55:00Z">
              <w:r>
                <w:t>416.56 (60.57)</w:t>
              </w:r>
            </w:ins>
          </w:p>
        </w:tc>
        <w:tc>
          <w:tcPr>
            <w:tcW w:w="1701" w:type="dxa"/>
            <w:tcPrChange w:id="646" w:author="Chen Heller" w:date="2022-09-15T10:42:00Z">
              <w:tcPr>
                <w:tcW w:w="1701" w:type="dxa"/>
                <w:gridSpan w:val="2"/>
              </w:tcPr>
            </w:tcPrChange>
          </w:tcPr>
          <w:p w14:paraId="2343C3E5" w14:textId="77777777" w:rsidR="00F625AB" w:rsidRDefault="00F625AB" w:rsidP="00EA2CED">
            <w:pPr>
              <w:ind w:firstLine="0"/>
              <w:rPr>
                <w:ins w:id="647" w:author="Chen Heller" w:date="2022-09-14T21:55:00Z"/>
              </w:rPr>
            </w:pPr>
            <w:ins w:id="648" w:author="Chen Heller" w:date="2022-09-14T21:55:00Z">
              <w:r>
                <w:t>423.96 (45.40)</w:t>
              </w:r>
            </w:ins>
          </w:p>
        </w:tc>
        <w:tc>
          <w:tcPr>
            <w:tcW w:w="709" w:type="dxa"/>
            <w:tcPrChange w:id="649" w:author="Chen Heller" w:date="2022-09-15T10:42:00Z">
              <w:tcPr>
                <w:tcW w:w="709" w:type="dxa"/>
                <w:gridSpan w:val="2"/>
              </w:tcPr>
            </w:tcPrChange>
          </w:tcPr>
          <w:p w14:paraId="79BEE7E1" w14:textId="77777777" w:rsidR="00F625AB" w:rsidRDefault="00F625AB" w:rsidP="00EA2CED">
            <w:pPr>
              <w:ind w:firstLine="0"/>
              <w:rPr>
                <w:ins w:id="650" w:author="Chen Heller" w:date="2022-09-14T21:55:00Z"/>
              </w:rPr>
            </w:pPr>
          </w:p>
        </w:tc>
        <w:tc>
          <w:tcPr>
            <w:tcW w:w="992" w:type="dxa"/>
            <w:tcPrChange w:id="651" w:author="Chen Heller" w:date="2022-09-15T10:42:00Z">
              <w:tcPr>
                <w:tcW w:w="992" w:type="dxa"/>
                <w:gridSpan w:val="2"/>
              </w:tcPr>
            </w:tcPrChange>
          </w:tcPr>
          <w:p w14:paraId="2BD28BB7" w14:textId="77777777" w:rsidR="00F625AB" w:rsidRDefault="00F625AB" w:rsidP="00EA2CED">
            <w:pPr>
              <w:ind w:firstLine="0"/>
              <w:rPr>
                <w:ins w:id="652" w:author="Chen Heller" w:date="2022-09-14T21:55:00Z"/>
              </w:rPr>
            </w:pPr>
            <w:ins w:id="653" w:author="Chen Heller" w:date="2022-09-14T21:55:00Z">
              <w:r>
                <w:t>0.316</w:t>
              </w:r>
            </w:ins>
          </w:p>
        </w:tc>
        <w:tc>
          <w:tcPr>
            <w:tcW w:w="1701" w:type="dxa"/>
            <w:tcPrChange w:id="654" w:author="Chen Heller" w:date="2022-09-15T10:42:00Z">
              <w:tcPr>
                <w:tcW w:w="1701" w:type="dxa"/>
                <w:gridSpan w:val="2"/>
              </w:tcPr>
            </w:tcPrChange>
          </w:tcPr>
          <w:p w14:paraId="4746B163" w14:textId="77777777" w:rsidR="00F625AB" w:rsidRDefault="00F625AB" w:rsidP="00EA2CED">
            <w:pPr>
              <w:ind w:firstLine="0"/>
              <w:rPr>
                <w:ins w:id="655" w:author="Chen Heller" w:date="2022-09-14T21:55:00Z"/>
              </w:rPr>
            </w:pPr>
            <w:ins w:id="656" w:author="Chen Heller" w:date="2022-09-14T21:55:00Z">
              <w:r>
                <w:t>-17.63, 2.74</w:t>
              </w:r>
            </w:ins>
          </w:p>
        </w:tc>
        <w:tc>
          <w:tcPr>
            <w:tcW w:w="709" w:type="dxa"/>
            <w:tcPrChange w:id="657" w:author="Chen Heller" w:date="2022-09-15T10:42:00Z">
              <w:tcPr>
                <w:tcW w:w="709" w:type="dxa"/>
                <w:gridSpan w:val="2"/>
              </w:tcPr>
            </w:tcPrChange>
          </w:tcPr>
          <w:p w14:paraId="7E100EDC" w14:textId="77777777" w:rsidR="00F625AB" w:rsidRDefault="00F625AB" w:rsidP="00EA2CED">
            <w:pPr>
              <w:ind w:firstLine="0"/>
              <w:rPr>
                <w:ins w:id="658" w:author="Chen Heller" w:date="2022-09-14T21:55:00Z"/>
              </w:rPr>
            </w:pPr>
            <w:ins w:id="659" w:author="Chen Heller" w:date="2022-09-14T21:55:00Z">
              <w:r>
                <w:t>0.40</w:t>
              </w:r>
            </w:ins>
          </w:p>
        </w:tc>
      </w:tr>
      <w:tr w:rsidR="00F625AB" w14:paraId="1A30158E" w14:textId="77777777" w:rsidTr="00D03187">
        <w:trPr>
          <w:trHeight w:val="490"/>
          <w:ins w:id="660" w:author="Chen Heller" w:date="2022-09-14T21:55:00Z"/>
          <w:trPrChange w:id="661" w:author="Chen Heller" w:date="2022-09-15T10:42:00Z">
            <w:trPr>
              <w:gridBefore w:val="1"/>
              <w:trHeight w:val="490"/>
            </w:trPr>
          </w:trPrChange>
        </w:trPr>
        <w:tc>
          <w:tcPr>
            <w:tcW w:w="284" w:type="dxa"/>
            <w:vMerge/>
            <w:tcBorders>
              <w:top w:val="single" w:sz="12" w:space="0" w:color="auto"/>
              <w:bottom w:val="single" w:sz="12" w:space="0" w:color="auto"/>
            </w:tcBorders>
            <w:tcPrChange w:id="662" w:author="Chen Heller" w:date="2022-09-15T10:42:00Z">
              <w:tcPr>
                <w:tcW w:w="284" w:type="dxa"/>
                <w:gridSpan w:val="2"/>
                <w:vMerge/>
                <w:tcBorders>
                  <w:top w:val="single" w:sz="12" w:space="0" w:color="auto"/>
                  <w:bottom w:val="single" w:sz="12" w:space="0" w:color="auto"/>
                </w:tcBorders>
              </w:tcPr>
            </w:tcPrChange>
          </w:tcPr>
          <w:p w14:paraId="1201D058" w14:textId="77777777" w:rsidR="00F625AB" w:rsidRPr="00EA2CED" w:rsidRDefault="00F625AB" w:rsidP="00EA2CED">
            <w:pPr>
              <w:ind w:firstLine="0"/>
              <w:rPr>
                <w:ins w:id="663" w:author="Chen Heller" w:date="2022-09-14T21:55:00Z"/>
                <w:b/>
                <w:bCs/>
              </w:rPr>
            </w:pPr>
          </w:p>
        </w:tc>
        <w:tc>
          <w:tcPr>
            <w:tcW w:w="2268" w:type="dxa"/>
            <w:tcBorders>
              <w:bottom w:val="single" w:sz="12" w:space="0" w:color="auto"/>
            </w:tcBorders>
            <w:tcPrChange w:id="664" w:author="Chen Heller" w:date="2022-09-15T10:42:00Z">
              <w:tcPr>
                <w:tcW w:w="2126" w:type="dxa"/>
                <w:gridSpan w:val="2"/>
                <w:tcBorders>
                  <w:bottom w:val="single" w:sz="12" w:space="0" w:color="auto"/>
                </w:tcBorders>
              </w:tcPr>
            </w:tcPrChange>
          </w:tcPr>
          <w:p w14:paraId="6AA27C5C" w14:textId="77777777" w:rsidR="00F625AB" w:rsidRPr="00EA2CED" w:rsidRDefault="00F625AB" w:rsidP="00EA2CED">
            <w:pPr>
              <w:ind w:firstLine="0"/>
              <w:rPr>
                <w:ins w:id="665" w:author="Chen Heller" w:date="2022-09-14T21:55:00Z"/>
                <w:b/>
                <w:bCs/>
              </w:rPr>
            </w:pPr>
            <w:ins w:id="666" w:author="Chen Heller" w:date="2022-09-14T21:55:00Z">
              <w:r w:rsidRPr="00EA2CED">
                <w:rPr>
                  <w:b/>
                  <w:bCs/>
                </w:rPr>
                <w:t>COM</w:t>
              </w:r>
            </w:ins>
          </w:p>
        </w:tc>
        <w:tc>
          <w:tcPr>
            <w:tcW w:w="1701" w:type="dxa"/>
            <w:tcBorders>
              <w:bottom w:val="single" w:sz="12" w:space="0" w:color="auto"/>
            </w:tcBorders>
            <w:tcPrChange w:id="667" w:author="Chen Heller" w:date="2022-09-15T10:42:00Z">
              <w:tcPr>
                <w:tcW w:w="1701" w:type="dxa"/>
                <w:gridSpan w:val="2"/>
                <w:tcBorders>
                  <w:bottom w:val="single" w:sz="12" w:space="0" w:color="auto"/>
                </w:tcBorders>
              </w:tcPr>
            </w:tcPrChange>
          </w:tcPr>
          <w:p w14:paraId="7689BEB1" w14:textId="77777777" w:rsidR="00F625AB" w:rsidRDefault="00F625AB" w:rsidP="00EA2CED">
            <w:pPr>
              <w:ind w:firstLine="0"/>
              <w:rPr>
                <w:ins w:id="668" w:author="Chen Heller" w:date="2022-09-14T21:55:00Z"/>
              </w:rPr>
            </w:pPr>
            <w:ins w:id="669" w:author="Chen Heller" w:date="2022-09-14T21:55:00Z">
              <w:r>
                <w:t>0.26 (0.08)</w:t>
              </w:r>
            </w:ins>
          </w:p>
        </w:tc>
        <w:tc>
          <w:tcPr>
            <w:tcW w:w="1701" w:type="dxa"/>
            <w:tcBorders>
              <w:bottom w:val="single" w:sz="12" w:space="0" w:color="auto"/>
            </w:tcBorders>
            <w:tcPrChange w:id="670" w:author="Chen Heller" w:date="2022-09-15T10:42:00Z">
              <w:tcPr>
                <w:tcW w:w="1701" w:type="dxa"/>
                <w:gridSpan w:val="2"/>
                <w:tcBorders>
                  <w:bottom w:val="single" w:sz="12" w:space="0" w:color="auto"/>
                </w:tcBorders>
              </w:tcPr>
            </w:tcPrChange>
          </w:tcPr>
          <w:p w14:paraId="1D65945F" w14:textId="77777777" w:rsidR="00F625AB" w:rsidRDefault="00F625AB" w:rsidP="00EA2CED">
            <w:pPr>
              <w:ind w:firstLine="0"/>
              <w:rPr>
                <w:ins w:id="671" w:author="Chen Heller" w:date="2022-09-14T21:55:00Z"/>
              </w:rPr>
            </w:pPr>
            <w:ins w:id="672" w:author="Chen Heller" w:date="2022-09-14T21:55:00Z">
              <w:r>
                <w:t>0.27 (0.12)</w:t>
              </w:r>
            </w:ins>
          </w:p>
        </w:tc>
        <w:tc>
          <w:tcPr>
            <w:tcW w:w="709" w:type="dxa"/>
            <w:tcBorders>
              <w:bottom w:val="single" w:sz="12" w:space="0" w:color="auto"/>
            </w:tcBorders>
            <w:tcPrChange w:id="673" w:author="Chen Heller" w:date="2022-09-15T10:42:00Z">
              <w:tcPr>
                <w:tcW w:w="709" w:type="dxa"/>
                <w:gridSpan w:val="2"/>
                <w:tcBorders>
                  <w:bottom w:val="single" w:sz="12" w:space="0" w:color="auto"/>
                </w:tcBorders>
              </w:tcPr>
            </w:tcPrChange>
          </w:tcPr>
          <w:p w14:paraId="5CF9D4F4" w14:textId="77777777" w:rsidR="00F625AB" w:rsidRDefault="00F625AB" w:rsidP="00EA2CED">
            <w:pPr>
              <w:ind w:firstLine="0"/>
              <w:rPr>
                <w:ins w:id="674" w:author="Chen Heller" w:date="2022-09-14T21:55:00Z"/>
              </w:rPr>
            </w:pPr>
          </w:p>
        </w:tc>
        <w:tc>
          <w:tcPr>
            <w:tcW w:w="992" w:type="dxa"/>
            <w:tcBorders>
              <w:bottom w:val="single" w:sz="12" w:space="0" w:color="auto"/>
            </w:tcBorders>
            <w:tcPrChange w:id="675" w:author="Chen Heller" w:date="2022-09-15T10:42:00Z">
              <w:tcPr>
                <w:tcW w:w="992" w:type="dxa"/>
                <w:gridSpan w:val="2"/>
                <w:tcBorders>
                  <w:bottom w:val="single" w:sz="12" w:space="0" w:color="auto"/>
                </w:tcBorders>
              </w:tcPr>
            </w:tcPrChange>
          </w:tcPr>
          <w:p w14:paraId="776B89AD" w14:textId="77777777" w:rsidR="00F625AB" w:rsidRDefault="00F625AB" w:rsidP="00EA2CED">
            <w:pPr>
              <w:ind w:firstLine="0"/>
              <w:rPr>
                <w:ins w:id="676" w:author="Chen Heller" w:date="2022-09-14T21:55:00Z"/>
              </w:rPr>
            </w:pPr>
            <w:ins w:id="677" w:author="Chen Heller" w:date="2022-09-14T21:55:00Z">
              <w:r>
                <w:t>0.781</w:t>
              </w:r>
            </w:ins>
          </w:p>
        </w:tc>
        <w:tc>
          <w:tcPr>
            <w:tcW w:w="1701" w:type="dxa"/>
            <w:tcBorders>
              <w:bottom w:val="single" w:sz="12" w:space="0" w:color="auto"/>
            </w:tcBorders>
            <w:tcPrChange w:id="678" w:author="Chen Heller" w:date="2022-09-15T10:42:00Z">
              <w:tcPr>
                <w:tcW w:w="1701" w:type="dxa"/>
                <w:gridSpan w:val="2"/>
                <w:tcBorders>
                  <w:bottom w:val="single" w:sz="12" w:space="0" w:color="auto"/>
                </w:tcBorders>
              </w:tcPr>
            </w:tcPrChange>
          </w:tcPr>
          <w:p w14:paraId="738DA768" w14:textId="77777777" w:rsidR="00F625AB" w:rsidRDefault="00F625AB" w:rsidP="00EA2CED">
            <w:pPr>
              <w:ind w:firstLine="0"/>
              <w:rPr>
                <w:ins w:id="679" w:author="Chen Heller" w:date="2022-09-14T21:55:00Z"/>
              </w:rPr>
            </w:pPr>
            <w:ins w:id="680" w:author="Chen Heller" w:date="2022-09-14T21:55:00Z">
              <w:r>
                <w:t>-0.08, 0.05</w:t>
              </w:r>
            </w:ins>
          </w:p>
        </w:tc>
        <w:tc>
          <w:tcPr>
            <w:tcW w:w="709" w:type="dxa"/>
            <w:tcBorders>
              <w:bottom w:val="single" w:sz="12" w:space="0" w:color="auto"/>
            </w:tcBorders>
            <w:tcPrChange w:id="681" w:author="Chen Heller" w:date="2022-09-15T10:42:00Z">
              <w:tcPr>
                <w:tcW w:w="709" w:type="dxa"/>
                <w:gridSpan w:val="2"/>
                <w:tcBorders>
                  <w:bottom w:val="single" w:sz="12" w:space="0" w:color="auto"/>
                </w:tcBorders>
              </w:tcPr>
            </w:tcPrChange>
          </w:tcPr>
          <w:p w14:paraId="1C5C40D6" w14:textId="77777777" w:rsidR="00F625AB" w:rsidRDefault="00F625AB" w:rsidP="00EA2CED">
            <w:pPr>
              <w:ind w:firstLine="0"/>
              <w:rPr>
                <w:ins w:id="682" w:author="Chen Heller" w:date="2022-09-14T21:55:00Z"/>
              </w:rPr>
            </w:pPr>
            <w:ins w:id="683" w:author="Chen Heller" w:date="2022-09-14T21:55:00Z">
              <w:r>
                <w:t>0.13</w:t>
              </w:r>
            </w:ins>
          </w:p>
        </w:tc>
      </w:tr>
      <w:tr w:rsidR="00F625AB" w14:paraId="3E212A02" w14:textId="77777777" w:rsidTr="003538C4">
        <w:trPr>
          <w:trHeight w:val="490"/>
          <w:ins w:id="684" w:author="Chen Heller" w:date="2022-09-14T21:55:00Z"/>
          <w:trPrChange w:id="685" w:author="Chen Heller" w:date="2022-09-15T10:42:00Z">
            <w:trPr>
              <w:gridAfter w:val="0"/>
              <w:trHeight w:val="490"/>
            </w:trPr>
          </w:trPrChange>
        </w:trPr>
        <w:tc>
          <w:tcPr>
            <w:tcW w:w="10065" w:type="dxa"/>
            <w:gridSpan w:val="8"/>
            <w:tcBorders>
              <w:top w:val="single" w:sz="12" w:space="0" w:color="auto"/>
            </w:tcBorders>
            <w:tcPrChange w:id="686" w:author="Chen Heller" w:date="2022-09-15T10:42:00Z">
              <w:tcPr>
                <w:tcW w:w="9923" w:type="dxa"/>
                <w:gridSpan w:val="16"/>
                <w:tcBorders>
                  <w:top w:val="single" w:sz="12" w:space="0" w:color="auto"/>
                </w:tcBorders>
              </w:tcPr>
            </w:tcPrChange>
          </w:tcPr>
          <w:p w14:paraId="41B7AAD3" w14:textId="30E4B10C" w:rsidR="00F625AB" w:rsidRDefault="00F625AB" w:rsidP="00EA2CED">
            <w:pPr>
              <w:spacing w:line="240" w:lineRule="auto"/>
              <w:ind w:firstLine="0"/>
              <w:rPr>
                <w:ins w:id="687" w:author="Chen Heller" w:date="2022-09-14T21:55:00Z"/>
              </w:rPr>
            </w:pPr>
            <w:ins w:id="688" w:author="Chen Heller" w:date="2022-09-14T21:55:00Z">
              <w:r w:rsidRPr="00EA2CED">
                <w:rPr>
                  <w:i/>
                  <w:iCs/>
                  <w:sz w:val="22"/>
                  <w:szCs w:val="22"/>
                </w:rPr>
                <w:t xml:space="preserve">Note. </w:t>
              </w:r>
              <w:r w:rsidRPr="00EA2CED">
                <w:rPr>
                  <w:sz w:val="22"/>
                  <w:szCs w:val="22"/>
                </w:rPr>
                <w:t>t</w:t>
              </w:r>
              <w:r>
                <w:rPr>
                  <w:sz w:val="22"/>
                  <w:szCs w:val="22"/>
                </w:rPr>
                <w:t>(df)</w:t>
              </w:r>
              <w:r w:rsidRPr="00EA2CED">
                <w:rPr>
                  <w:sz w:val="22"/>
                  <w:szCs w:val="22"/>
                </w:rPr>
                <w:t xml:space="preserve"> = t-test score, </w:t>
              </w:r>
            </w:ins>
            <w:ins w:id="689" w:author="Chen Heller" w:date="2022-09-15T12:39:00Z">
              <w:r w:rsidR="00532562">
                <w:rPr>
                  <w:sz w:val="22"/>
                  <w:szCs w:val="22"/>
                </w:rPr>
                <w:t xml:space="preserve">only for variables </w:t>
              </w:r>
            </w:ins>
            <w:ins w:id="690" w:author="Chen Heller" w:date="2022-09-15T12:40:00Z">
              <w:r w:rsidR="00B161C6">
                <w:rPr>
                  <w:sz w:val="22"/>
                  <w:szCs w:val="22"/>
                </w:rPr>
                <w:t xml:space="preserve">whose residuals distributed normally. </w:t>
              </w:r>
            </w:ins>
            <w:ins w:id="691" w:author="Chen Heller" w:date="2022-09-14T21:55: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324D4C26" w:rsidR="00AE66BB" w:rsidRDefault="00C072CE" w:rsidP="00463368">
      <w:pPr>
        <w:pStyle w:val="Caption"/>
        <w:jc w:val="left"/>
      </w:pPr>
      <w:bookmarkStart w:id="692" w:name="_Ref113877160"/>
      <w:r>
        <w:t xml:space="preserve">Figure </w:t>
      </w:r>
      <w:fldSimple w:instr=" SEQ Figure \* ARABIC ">
        <w:r w:rsidR="007E2512">
          <w:rPr>
            <w:noProof/>
          </w:rPr>
          <w:t>4</w:t>
        </w:r>
      </w:fldSimple>
      <w:bookmarkEnd w:id="692"/>
      <w:r>
        <w:t xml:space="preserve">. </w:t>
      </w:r>
      <w:bookmarkStart w:id="693" w:name="_Hlk113877123"/>
      <w:r w:rsidRPr="00C072CE">
        <w:t xml:space="preserve">Results of Experiment </w:t>
      </w:r>
      <w:r>
        <w:t>2</w:t>
      </w:r>
      <w:r w:rsidRPr="00C072CE">
        <w:t xml:space="preserve">. </w:t>
      </w:r>
      <w:ins w:id="694" w:author="Chen Heller" w:date="2022-09-14T18:53:00Z">
        <w:r w:rsidR="00D640C9">
          <w:t>(a</w:t>
        </w:r>
        <w:commentRangeStart w:id="695"/>
        <w:r w:rsidR="00D640C9">
          <w:t>) Reaching trajectories in trials where a correct answer was given by choosing the left and right targets, averaged across all participants. Shaded areas are the SE. (b-</w:t>
        </w:r>
      </w:ins>
      <w:ins w:id="696" w:author="Chen Heller" w:date="2022-09-14T18:58:00Z">
        <w:r w:rsidR="00426563">
          <w:t>e</w:t>
        </w:r>
      </w:ins>
      <w:ins w:id="697" w:author="Chen Heller" w:date="2022-09-14T18:53:00Z">
        <w:r w:rsidR="00D640C9">
          <w:t xml:space="preserve">) Dots are single participant averages while the red/blue horizontal lines are the average of all participants. Black error bars symbol the </w:t>
        </w:r>
      </w:ins>
      <w:ins w:id="698" w:author="Chen Heller" w:date="2022-09-14T18:58:00Z">
        <w:r w:rsidR="003050A0">
          <w:t>SE</w:t>
        </w:r>
      </w:ins>
      <w:ins w:id="699" w:author="Chen Heller" w:date="2022-09-14T18:53:00Z">
        <w:r w:rsidR="00D640C9">
          <w:t>. Full/dashed grey lines represent a numerical incline/decline (respectively) between the congruent and incongruent conditions</w:t>
        </w:r>
      </w:ins>
      <w:commentRangeEnd w:id="695"/>
      <w:ins w:id="700" w:author="Chen Heller" w:date="2022-09-15T12:43:00Z">
        <w:r w:rsidR="006919D4">
          <w:rPr>
            <w:rStyle w:val="CommentReference"/>
            <w:i w:val="0"/>
            <w:iCs w:val="0"/>
            <w:color w:val="auto"/>
          </w:rPr>
          <w:commentReference w:id="695"/>
        </w:r>
      </w:ins>
      <w:del w:id="701" w:author="Chen Heller" w:date="2022-09-14T18:53:00Z">
        <w:r w:rsidRPr="00C072CE" w:rsidDel="00D640C9">
          <w:delText xml:space="preserve">(a) Reaching trajectories </w:delText>
        </w:r>
        <w:r w:rsidR="00A927FB" w:rsidDel="00D640C9">
          <w:delText xml:space="preserve">of valid trials </w:delText>
        </w:r>
        <w:r w:rsidRPr="00C072CE" w:rsidDel="00D640C9">
          <w:delText>to left and right targets, averaged across all participants. (b-f) Dots are single participant averages while the red/blue horizontal lines are the average of all participants. Black error bars symbol the standard error (SE). Full/dashed grey line</w:delText>
        </w:r>
        <w:r w:rsidR="00DB70BA" w:rsidDel="00D640C9">
          <w:delText>s</w:delText>
        </w:r>
        <w:r w:rsidRPr="00C072CE" w:rsidDel="00D640C9">
          <w:delText xml:space="preserve"> represent a numerical incline/decline between the congruent and incongruent conditions</w:delText>
        </w:r>
      </w:del>
      <w:r w:rsidRPr="00C072CE">
        <w:t>.</w:t>
      </w:r>
      <w:bookmarkEnd w:id="693"/>
    </w:p>
    <w:p w14:paraId="478CC092" w14:textId="77777777" w:rsidR="005948F8" w:rsidRPr="005948F8" w:rsidRDefault="005948F8" w:rsidP="005948F8"/>
    <w:p w14:paraId="65366A3D" w14:textId="27CF7643" w:rsidR="00D826D9" w:rsidRDefault="00D826D9" w:rsidP="006238E0">
      <w:pPr>
        <w:pStyle w:val="Heading3"/>
      </w:pPr>
      <w:bookmarkStart w:id="702" w:name="_Toc114137571"/>
      <w:r>
        <w:t>Discussion</w:t>
      </w:r>
      <w:bookmarkEnd w:id="702"/>
    </w:p>
    <w:p w14:paraId="1ACEDBB1" w14:textId="7B606CA5" w:rsidR="00D44019" w:rsidRDefault="005B4E48" w:rsidP="00463368">
      <w:pPr>
        <w:ind w:firstLine="0"/>
      </w:pPr>
      <w:r>
        <w:t xml:space="preserve">In </w:t>
      </w:r>
      <w:del w:id="703" w:author="Chen Heller" w:date="2022-09-14T13:09:00Z">
        <w:r w:rsidDel="00035FA8">
          <w:delText>Exp 2</w:delText>
        </w:r>
      </w:del>
      <w:ins w:id="704" w:author="Chen Heller" w:date="2022-09-14T13:09:00Z">
        <w:r w:rsidR="00035FA8">
          <w:t>Experiment 2</w:t>
        </w:r>
      </w:ins>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w:t>
      </w:r>
      <w:r>
        <w:lastRenderedPageBreak/>
        <w:t>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714A8A">
        <w:t xml:space="preserve">Figure </w:t>
      </w:r>
      <w:r w:rsidR="00714A8A">
        <w:rPr>
          <w:noProof/>
        </w:rPr>
        <w:t>4</w:t>
      </w:r>
      <w:r w:rsidR="00714A8A">
        <w:fldChar w:fldCharType="end"/>
      </w:r>
      <w:r w:rsidR="00714A8A">
        <w:t>, (</w:t>
      </w:r>
      <w:del w:id="705" w:author="Chen Heller" w:date="2022-09-15T10:33:00Z">
        <w:r w:rsidR="00714A8A" w:rsidDel="00494307">
          <w:delText>b</w:delText>
        </w:r>
      </w:del>
      <w:ins w:id="706" w:author="Chen Heller" w:date="2022-09-15T10:33:00Z">
        <w:r w:rsidR="00494307">
          <w:t>d</w:t>
        </w:r>
      </w:ins>
      <w:r w:rsidR="00714A8A">
        <w:t>))</w:t>
      </w:r>
      <w:r w:rsidR="00D826D9" w:rsidRPr="00E93521">
        <w:t>.</w:t>
      </w:r>
      <w:ins w:id="707" w:author="Chen Heller" w:date="2022-09-14T13:19:00Z">
        <w:r w:rsidR="00A81DB8">
          <w:t xml:space="preserve"> Indeed</w:t>
        </w:r>
      </w:ins>
      <w:ins w:id="708" w:author="Chen Heller" w:date="2022-09-15T10:33:00Z">
        <w:r w:rsidR="00494307">
          <w:t>,</w:t>
        </w:r>
      </w:ins>
      <w:ins w:id="709" w:author="Chen Heller" w:date="2022-09-14T13:19:00Z">
        <w:r w:rsidR="00A81DB8">
          <w:t xml:space="preserve"> a post-hoc analysis revealed </w:t>
        </w:r>
      </w:ins>
      <w:ins w:id="710" w:author="Chen Heller" w:date="2022-09-14T13:20:00Z">
        <w:r w:rsidR="00FE25BD">
          <w:t xml:space="preserve">that </w:t>
        </w:r>
      </w:ins>
      <w:ins w:id="711" w:author="Chen Heller" w:date="2022-09-15T10:34:00Z">
        <w:r w:rsidR="00EC3DA9">
          <w:t xml:space="preserve">when </w:t>
        </w:r>
      </w:ins>
      <w:ins w:id="712" w:author="Chen Heller" w:date="2022-09-14T13:20:00Z">
        <w:r w:rsidR="00FE25BD">
          <w:t>this participant</w:t>
        </w:r>
      </w:ins>
      <w:ins w:id="713" w:author="Chen Heller" w:date="2022-09-15T10:34:00Z">
        <w:r w:rsidR="00EC3DA9">
          <w:t xml:space="preserve"> is excluded</w:t>
        </w:r>
      </w:ins>
      <w:ins w:id="714" w:author="Chen Heller" w:date="2022-09-14T13:20:00Z">
        <w:r w:rsidR="00FE25BD">
          <w:t xml:space="preserve"> a</w:t>
        </w:r>
      </w:ins>
      <w:ins w:id="715" w:author="Chen Heller" w:date="2022-09-15T10:34:00Z">
        <w:r w:rsidR="00EC3DA9">
          <w:t>n effect is found in the</w:t>
        </w:r>
      </w:ins>
      <w:ins w:id="716" w:author="Chen Heller" w:date="2022-09-15T12:47:00Z">
        <w:r w:rsidR="00FA1183">
          <w:t xml:space="preserve"> reach</w:t>
        </w:r>
      </w:ins>
      <w:ins w:id="717" w:author="Chen Heller" w:date="2022-09-15T10:34:00Z">
        <w:r w:rsidR="00EC3DA9">
          <w:t xml:space="preserve"> </w:t>
        </w:r>
      </w:ins>
      <w:ins w:id="718" w:author="Chen Heller" w:date="2022-09-14T13:20:00Z">
        <w:r w:rsidR="00FE25BD">
          <w:t>area</w:t>
        </w:r>
      </w:ins>
      <w:ins w:id="719" w:author="Chen Heller" w:date="2022-09-15T12:47:00Z">
        <w:r w:rsidR="00FA1183">
          <w:t xml:space="preserve"> variab</w:t>
        </w:r>
      </w:ins>
      <w:ins w:id="720" w:author="Chen Heller" w:date="2022-09-15T12:48:00Z">
        <w:r w:rsidR="00FA1183">
          <w:t>le</w:t>
        </w:r>
      </w:ins>
      <w:ins w:id="721" w:author="Chen Heller" w:date="2022-09-14T13:20:00Z">
        <w:r w:rsidR="00FE25BD">
          <w:t>.</w:t>
        </w:r>
      </w:ins>
      <w:r w:rsidR="00D826D9" w:rsidRPr="00E93521">
        <w:t xml:space="preserve"> </w:t>
      </w:r>
      <w:r w:rsidR="00C75FB9">
        <w:t xml:space="preserve">Expectedly, </w:t>
      </w:r>
      <w:r w:rsidR="009D64F9">
        <w:t xml:space="preserve">reducing the allowed </w:t>
      </w:r>
      <w:r w:rsidR="00145BDF">
        <w:t>reaction</w:t>
      </w:r>
      <w:r w:rsidR="009D64F9">
        <w:t xml:space="preserve"> time </w:t>
      </w:r>
      <w:r w:rsidR="00BC32D6">
        <w:t>in this 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5BD0ACD" w14:textId="21BABC62" w:rsidR="00197453" w:rsidRDefault="00197453" w:rsidP="008F0674">
      <w:pPr>
        <w:pStyle w:val="NoSpacing"/>
        <w:bidi w:val="0"/>
      </w:pPr>
    </w:p>
    <w:p w14:paraId="2C206D09" w14:textId="6D0EC5AF" w:rsidR="00ED60E1" w:rsidRDefault="008E682E" w:rsidP="006238E0">
      <w:pPr>
        <w:pStyle w:val="Heading2"/>
        <w:rPr>
          <w:rtl/>
        </w:rPr>
      </w:pPr>
      <w:bookmarkStart w:id="722" w:name="_Toc114137572"/>
      <w:r>
        <w:t xml:space="preserve">Pilot </w:t>
      </w:r>
      <w:r w:rsidR="00ED60E1">
        <w:t>Exp</w:t>
      </w:r>
      <w:r>
        <w:t>eriment</w:t>
      </w:r>
      <w:r w:rsidR="00ED60E1">
        <w:t xml:space="preserve"> 3</w:t>
      </w:r>
      <w:bookmarkEnd w:id="722"/>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leading to less exclusions. This in turn was expected to increase the signal-to-noise ratio, and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723" w:name="_Toc114137573"/>
      <w:r>
        <w:t>Methods</w:t>
      </w:r>
      <w:bookmarkEnd w:id="723"/>
    </w:p>
    <w:p w14:paraId="3B29F863" w14:textId="77777777" w:rsidR="00D826D9" w:rsidRDefault="00D826D9" w:rsidP="006238E0">
      <w:pPr>
        <w:pStyle w:val="Heading4"/>
      </w:pPr>
      <w:bookmarkStart w:id="724" w:name="_Toc114137574"/>
      <w:r>
        <w:t>Participants</w:t>
      </w:r>
      <w:bookmarkEnd w:id="724"/>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725" w:name="_Toc114137575"/>
      <w:r>
        <w:t>Stimuli</w:t>
      </w:r>
      <w:r w:rsidR="008E682E">
        <w:t>, Apparatus and Procedure</w:t>
      </w:r>
      <w:bookmarkEnd w:id="725"/>
    </w:p>
    <w:p w14:paraId="1151CE81" w14:textId="3D858295"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 in </w:t>
      </w:r>
      <w:r w:rsidR="00960D0C" w:rsidRPr="00C65950">
        <w:t>Gallivan &amp; Chapman</w:t>
      </w:r>
      <w:r w:rsidR="00960D0C">
        <w:t xml:space="preserve"> </w:t>
      </w:r>
      <w:r w:rsidR="00FA1F2E">
        <w:lastRenderedPageBreak/>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(Gallivan &amp; Chapman, 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726" w:name="_Toc114137576"/>
      <w:r>
        <w:t>Results</w:t>
      </w:r>
      <w:bookmarkEnd w:id="726"/>
    </w:p>
    <w:p w14:paraId="3C8905BD" w14:textId="0AAFCE3B" w:rsidR="0045341F" w:rsidRDefault="00BA4221" w:rsidP="00EE6512">
      <w:pPr>
        <w:ind w:firstLine="0"/>
      </w:pPr>
      <w:r>
        <w:t xml:space="preserve">Prime visibility: </w:t>
      </w:r>
      <w:del w:id="727" w:author="Chen Heller" w:date="2022-09-14T13:40:00Z">
        <w:r w:rsidDel="004824F3">
          <w:delText>overall,</w:delText>
        </w:r>
      </w:del>
      <w:ins w:id="728" w:author="Chen Heller" w:date="2022-09-14T13:40:00Z">
        <w:r w:rsidR="004824F3">
          <w:t>PAS visibility ratings of 1/2/3/4 were given in</w:t>
        </w:r>
      </w:ins>
      <w:r>
        <w:t xml:space="preserve"> </w:t>
      </w:r>
      <w:r w:rsidR="00E97DDA">
        <w:t>76.29</w:t>
      </w:r>
      <w:r>
        <w:t>%</w:t>
      </w:r>
      <w:del w:id="729" w:author="Chen Heller" w:date="2022-09-14T13:41:00Z">
        <w:r w:rsidDel="004824F3">
          <w:delText xml:space="preserve"> of the trials were rated as visibility 1, </w:delText>
        </w:r>
      </w:del>
      <w:ins w:id="730" w:author="Chen Heller" w:date="2022-09-14T13:41:00Z">
        <w:r w:rsidR="004824F3">
          <w:t>/</w:t>
        </w:r>
      </w:ins>
      <w:r w:rsidR="00935D83">
        <w:t>2</w:t>
      </w:r>
      <w:r w:rsidR="00E97DDA">
        <w:t>0</w:t>
      </w:r>
      <w:r w:rsidR="00935D83">
        <w:t>.</w:t>
      </w:r>
      <w:r w:rsidR="00E97DDA">
        <w:t>0</w:t>
      </w:r>
      <w:r w:rsidR="00935D83">
        <w:t>8</w:t>
      </w:r>
      <w:r>
        <w:t>%</w:t>
      </w:r>
      <w:del w:id="731" w:author="Chen Heller" w:date="2022-09-14T13:41:00Z">
        <w:r w:rsidDel="004824F3">
          <w:delText xml:space="preserve"> as visibility 2, </w:delText>
        </w:r>
      </w:del>
      <w:ins w:id="732" w:author="Chen Heller" w:date="2022-09-14T13:41:00Z">
        <w:r w:rsidR="004824F3">
          <w:t>/</w:t>
        </w:r>
      </w:ins>
      <w:r w:rsidR="00E97DDA">
        <w:t>2</w:t>
      </w:r>
      <w:r w:rsidR="00935D83">
        <w:t>.</w:t>
      </w:r>
      <w:r w:rsidR="00E97DDA">
        <w:t>85</w:t>
      </w:r>
      <w:r>
        <w:t>%</w:t>
      </w:r>
      <w:del w:id="733" w:author="Chen Heller" w:date="2022-09-14T13:41:00Z">
        <w:r w:rsidDel="004824F3">
          <w:delText xml:space="preserve"> as visibility 3 and </w:delText>
        </w:r>
      </w:del>
      <w:ins w:id="734" w:author="Chen Heller" w:date="2022-09-14T13:41:00Z">
        <w:r w:rsidR="004824F3">
          <w:t>/</w:t>
        </w:r>
      </w:ins>
      <w:r w:rsidR="00E97DDA">
        <w:t>0</w:t>
      </w:r>
      <w:r w:rsidR="00935D83">
        <w:t>.</w:t>
      </w:r>
      <w:r w:rsidR="00E97DDA">
        <w:t>76</w:t>
      </w:r>
      <w:r>
        <w:t>%</w:t>
      </w:r>
      <w:del w:id="735" w:author="Chen Heller" w:date="2022-09-14T13:41:00Z">
        <w:r w:rsidDel="004824F3">
          <w:delText xml:space="preserve"> as visibility 4</w:delText>
        </w:r>
      </w:del>
      <w:ins w:id="736" w:author="Chen Heller" w:date="2022-09-14T13:41:00Z">
        <w:r w:rsidR="004824F3">
          <w:t xml:space="preserve"> of the trials, respectively</w:t>
        </w:r>
      </w:ins>
      <w:r>
        <w:t xml:space="preserve">. </w:t>
      </w:r>
      <w:del w:id="737" w:author="Chen Heller" w:date="2022-09-14T13:33:00Z">
        <w:r w:rsidR="00D826D9" w:rsidDel="00397BE4">
          <w:delText>When participants rated the prime as invisible, they were not better than chance at recognizing it</w:delText>
        </w:r>
      </w:del>
      <w:ins w:id="738" w:author="Chen Heller" w:date="2022-09-14T13:33:00Z">
        <w:r w:rsidR="00397BE4">
          <w:t>Chance level recognition was observed for stimuli that was reported as invisible</w:t>
        </w:r>
      </w:ins>
      <w:r w:rsidR="00D826D9">
        <w:t xml:space="preserve">, </w:t>
      </w:r>
      <w:commentRangeStart w:id="739"/>
      <w:r w:rsidR="00D826D9">
        <w:t>M = 47.4</w:t>
      </w:r>
      <w:r w:rsidR="00174F24">
        <w:t>6</w:t>
      </w:r>
      <w:r w:rsidR="00D826D9">
        <w:t xml:space="preserve">%, </w:t>
      </w:r>
      <w:commentRangeEnd w:id="739"/>
      <w:r w:rsidR="008351C5">
        <w:rPr>
          <w:rStyle w:val="CommentReference"/>
        </w:rPr>
        <w:commentReference w:id="739"/>
      </w:r>
      <w:r w:rsidR="00D826D9">
        <w:t>SD = 3.4</w:t>
      </w:r>
      <w:r w:rsidR="00E52E97">
        <w:t>5</w:t>
      </w:r>
      <w:r w:rsidR="00D826D9">
        <w:t>, t</w:t>
      </w:r>
      <w:r w:rsidR="00D826D9" w:rsidRPr="00EE6512">
        <w:t>(6)</w:t>
      </w:r>
      <w:r w:rsidR="00D826D9">
        <w:t xml:space="preserve"> = -1.94, p = 0.1</w:t>
      </w:r>
      <w:r w:rsidR="00174F24">
        <w:t>00</w:t>
      </w:r>
      <w:r w:rsidR="00D826D9">
        <w:t>, 95% CI = [44.26, 50.65].</w:t>
      </w:r>
      <w:r w:rsidR="008116EA">
        <w:t xml:space="preserve"> Thus, </w:t>
      </w:r>
      <w:r w:rsidR="008351C5">
        <w:t>akin to previous experiments, masking was effective.</w:t>
      </w:r>
    </w:p>
    <w:p w14:paraId="79B2248F" w14:textId="6CE91D36" w:rsidR="00810BEA" w:rsidRDefault="0045341F" w:rsidP="00212789">
      <w:r>
        <w:t xml:space="preserve">Congruency effect: </w:t>
      </w:r>
      <w:del w:id="740" w:author="Chen Heller" w:date="2022-09-14T12:26:00Z">
        <w:r w:rsidR="00D011EC" w:rsidDel="004130C2">
          <w:delText xml:space="preserve">Multiple comparisons correction </w:delText>
        </w:r>
        <w:r w:rsidR="007A0FCA" w:rsidDel="004130C2">
          <w:delText xml:space="preserve">procedure </w:delText>
        </w:r>
        <w:r w:rsidR="00D011EC" w:rsidDel="004130C2">
          <w:delText xml:space="preserve">was </w:delText>
        </w:r>
        <w:r w:rsidR="00A941E4" w:rsidDel="004130C2">
          <w:delText xml:space="preserve">identical to </w:delText>
        </w:r>
        <w:r w:rsidR="0000070C" w:rsidDel="004130C2">
          <w:delText>Exp 2.</w:delText>
        </w:r>
      </w:del>
      <w:del w:id="741" w:author="Chen Heller" w:date="2022-09-14T08:53:00Z">
        <w:r w:rsidDel="005D094A">
          <w:delText xml:space="preserve"> </w:delText>
        </w:r>
        <w:r w:rsidR="00824724" w:rsidDel="005D094A">
          <w:delText>Additionally, t</w:delText>
        </w:r>
        <w:r w:rsidR="00E132B1" w:rsidDel="005D094A">
          <w:delText xml:space="preserve">he movement duration variable as well as the </w:delText>
        </w:r>
        <w:r w:rsidR="006F660F" w:rsidDel="005D094A">
          <w:delText>reach area</w:delText>
        </w:r>
        <w:r w:rsidR="002D00F6" w:rsidDel="005D094A">
          <w:delText xml:space="preserve"> and the traveled distance </w:delText>
        </w:r>
        <w:r w:rsidR="006F660F" w:rsidDel="005D094A">
          <w:delText xml:space="preserve">variables, </w:delText>
        </w:r>
        <w:r w:rsidR="00824724" w:rsidDel="005D094A">
          <w:delText xml:space="preserve">were tested using permutation since they </w:delText>
        </w:r>
        <w:r w:rsidR="006F660F" w:rsidDel="005D094A">
          <w:delText>violated the normality assumption.</w:delText>
        </w:r>
      </w:del>
      <w:r w:rsidR="00E132B1">
        <w:t xml:space="preserve"> </w:t>
      </w:r>
      <w:r w:rsidR="00D826D9">
        <w:t xml:space="preserve">Contrary to </w:t>
      </w:r>
      <w:r w:rsidR="000A2BD0">
        <w:t>Experiment 2</w:t>
      </w:r>
      <w:r w:rsidR="00D826D9">
        <w:t xml:space="preserve">, </w:t>
      </w:r>
      <w:del w:id="742" w:author="Chen Heller" w:date="2022-09-14T12:27:00Z">
        <w:r w:rsidR="00D63E64" w:rsidDel="00DF710B">
          <w:delText xml:space="preserve">a </w:delText>
        </w:r>
        <w:r w:rsidR="000C5896" w:rsidDel="00DF710B">
          <w:delText xml:space="preserve">difference was detected in the reach </w:delText>
        </w:r>
      </w:del>
      <w:del w:id="743" w:author="Chen Heller" w:date="2022-09-14T17:11:00Z">
        <w:r w:rsidR="00853A02" w:rsidDel="00006789">
          <w:pgNum/>
        </w:r>
        <w:r w:rsidR="00853A02" w:rsidDel="00006789">
          <w:delText>rea</w:delText>
        </w:r>
      </w:del>
      <w:ins w:id="744" w:author="Chen Heller" w:date="2022-09-14T17:11:00Z">
        <w:r w:rsidR="00006789">
          <w:t>a p</w:t>
        </w:r>
      </w:ins>
      <w:ins w:id="745" w:author="Chen Heller" w:date="2022-09-14T12:28:00Z">
        <w:r w:rsidR="00DF710B">
          <w:t xml:space="preserve">rominent difference was found </w:t>
        </w:r>
        <w:r w:rsidR="00536CFE">
          <w:t xml:space="preserve">in </w:t>
        </w:r>
      </w:ins>
      <w:ins w:id="746" w:author="Chen Heller" w:date="2022-09-14T12:27:00Z">
        <w:r w:rsidR="00DF710B">
          <w:t xml:space="preserve">reach area </w:t>
        </w:r>
      </w:ins>
      <w:ins w:id="747" w:author="Chen Heller" w:date="2022-09-14T12:28:00Z">
        <w:r w:rsidR="00536CFE">
          <w:t>which</w:t>
        </w:r>
        <w:r w:rsidR="00536CFE" w:rsidRPr="00536CFE">
          <w:t xml:space="preserve"> </w:t>
        </w:r>
        <w:r w:rsidR="00536CFE">
          <w:t xml:space="preserve">was smaller in the incongruent condition than in the congruent one </w:t>
        </w:r>
      </w:ins>
      <w:del w:id="748" w:author="Chen Heller" w:date="2022-09-14T12:28:00Z">
        <w:r w:rsidR="000C5896" w:rsidDel="00536CFE">
          <w:delText xml:space="preserve"> </w:delText>
        </w:r>
      </w:del>
      <w:r w:rsidR="000C3552">
        <w:t>(</w:t>
      </w:r>
      <w:r w:rsidR="000C3552">
        <w:fldChar w:fldCharType="begin"/>
      </w:r>
      <w:r w:rsidR="000C3552">
        <w:instrText xml:space="preserve"> REF _Ref113877436 \h </w:instrText>
      </w:r>
      <w:r w:rsidR="000C3552">
        <w:fldChar w:fldCharType="separate"/>
      </w:r>
      <w:r w:rsidR="000C3552">
        <w:t xml:space="preserve">Figure </w:t>
      </w:r>
      <w:r w:rsidR="000C3552">
        <w:rPr>
          <w:noProof/>
        </w:rPr>
        <w:t>5</w:t>
      </w:r>
      <w:r w:rsidR="000C3552">
        <w:fldChar w:fldCharType="end"/>
      </w:r>
      <w:del w:id="749" w:author="Chen Heller" w:date="2022-09-14T12:33:00Z">
        <w:r w:rsidR="000C3552" w:rsidDel="0043758C">
          <w:delText>)</w:delText>
        </w:r>
        <w:r w:rsidR="00FA5A84" w:rsidDel="0043758C">
          <w:delText>,</w:delText>
        </w:r>
        <w:r w:rsidR="000C3552" w:rsidDel="0043758C">
          <w:delText xml:space="preserve"> </w:delText>
        </w:r>
      </w:del>
      <w:ins w:id="750" w:author="Chen Heller" w:date="2022-09-14T12:33:00Z">
        <w:r w:rsidR="0043758C">
          <w:t>). H</w:t>
        </w:r>
      </w:ins>
      <w:ins w:id="751" w:author="Chen Heller" w:date="2022-09-14T12:28:00Z">
        <w:r w:rsidR="00536CFE">
          <w:t>owever this difference</w:t>
        </w:r>
      </w:ins>
      <w:ins w:id="752" w:author="Chen Heller" w:date="2022-09-14T12:34:00Z">
        <w:r w:rsidR="0043758C">
          <w:t xml:space="preserve">, </w:t>
        </w:r>
      </w:ins>
      <w:ins w:id="753" w:author="Chen Heller" w:date="2022-09-14T17:11:00Z">
        <w:r w:rsidR="00956ED9">
          <w:t xml:space="preserve">as well as </w:t>
        </w:r>
      </w:ins>
      <w:ins w:id="754" w:author="Chen Heller" w:date="2022-09-14T12:34:00Z">
        <w:r w:rsidR="0043758C">
          <w:t>the difference in the other dependent variables</w:t>
        </w:r>
      </w:ins>
      <w:ins w:id="755" w:author="Chen Heller" w:date="2022-09-14T17:12:00Z">
        <w:r w:rsidR="00956ED9">
          <w:t xml:space="preserve"> (</w:t>
        </w:r>
        <w:r w:rsidR="00956ED9">
          <w:fldChar w:fldCharType="begin"/>
        </w:r>
        <w:r w:rsidR="00956ED9">
          <w:instrText xml:space="preserve"> REF _Ref114067946 \h </w:instrText>
        </w:r>
      </w:ins>
      <w:r w:rsidR="00956ED9">
        <w:fldChar w:fldCharType="separate"/>
      </w:r>
      <w:ins w:id="756" w:author="Chen Heller" w:date="2022-09-14T17:12:00Z">
        <w:r w:rsidR="00956ED9">
          <w:t xml:space="preserve">Table </w:t>
        </w:r>
        <w:r w:rsidR="00956ED9">
          <w:rPr>
            <w:noProof/>
          </w:rPr>
          <w:t>3</w:t>
        </w:r>
        <w:r w:rsidR="00956ED9">
          <w:fldChar w:fldCharType="end"/>
        </w:r>
        <w:r w:rsidR="00956ED9">
          <w:t>)</w:t>
        </w:r>
      </w:ins>
      <w:ins w:id="757" w:author="Chen Heller" w:date="2022-09-14T12:34:00Z">
        <w:r w:rsidR="0043758C">
          <w:t xml:space="preserve">, </w:t>
        </w:r>
      </w:ins>
      <w:ins w:id="758" w:author="Chen Heller" w:date="2022-09-14T12:28:00Z">
        <w:r w:rsidR="00536CFE">
          <w:t xml:space="preserve">did not survive the </w:t>
        </w:r>
      </w:ins>
      <w:ins w:id="759" w:author="Chen Heller" w:date="2022-09-14T12:29:00Z">
        <w:r w:rsidR="00536CFE">
          <w:t>multiple comparisons correction</w:t>
        </w:r>
      </w:ins>
      <w:ins w:id="760" w:author="Chen Heller" w:date="2022-09-14T12:34:00Z">
        <w:r w:rsidR="0043758C">
          <w:t>.</w:t>
        </w:r>
      </w:ins>
      <w:ins w:id="761" w:author="Chen Heller" w:date="2022-09-14T12:29:00Z">
        <w:r w:rsidR="00536CFE">
          <w:t xml:space="preserve"> </w:t>
        </w:r>
      </w:ins>
      <w:del w:id="762" w:author="Chen Heller" w:date="2022-09-14T12:28:00Z">
        <w:r w:rsidR="000C5896" w:rsidDel="00536CFE">
          <w:delText xml:space="preserve">which was </w:delText>
        </w:r>
        <w:r w:rsidR="001B2C33" w:rsidDel="00536CFE">
          <w:delText xml:space="preserve">smaller in </w:delText>
        </w:r>
        <w:r w:rsidR="000C5896" w:rsidDel="00536CFE">
          <w:delText xml:space="preserve">the </w:delText>
        </w:r>
        <w:r w:rsidR="001B2C33" w:rsidDel="00536CFE">
          <w:delText>in</w:delText>
        </w:r>
        <w:r w:rsidR="000C5896" w:rsidDel="00536CFE">
          <w:delText>congruent condition</w:delText>
        </w:r>
        <w:r w:rsidR="006B2277" w:rsidDel="00536CFE">
          <w:delText xml:space="preserve"> than in the congruent one</w:delText>
        </w:r>
        <w:r w:rsidR="000C5896" w:rsidDel="00536CFE">
          <w:delText xml:space="preserve"> </w:delText>
        </w:r>
      </w:del>
      <w:del w:id="763" w:author="Chen Heller" w:date="2022-09-14T17:12:00Z">
        <w:r w:rsidR="000C5896" w:rsidDel="00956ED9">
          <w:delText>(M</w:delText>
        </w:r>
        <w:r w:rsidR="000C5896" w:rsidDel="00956ED9">
          <w:rPr>
            <w:vertAlign w:val="subscript"/>
          </w:rPr>
          <w:delText>con</w:delText>
        </w:r>
        <w:r w:rsidR="000C5896" w:rsidDel="00956ED9">
          <w:delText xml:space="preserve"> = 2, SD</w:delText>
        </w:r>
        <w:r w:rsidR="000C5896" w:rsidDel="00956ED9">
          <w:rPr>
            <w:vertAlign w:val="subscript"/>
          </w:rPr>
          <w:delText>con</w:delText>
        </w:r>
        <w:r w:rsidR="000C5896" w:rsidDel="00956ED9">
          <w:delText xml:space="preserve"> = 0.30, M</w:delText>
        </w:r>
        <w:r w:rsidR="000C5896" w:rsidDel="00956ED9">
          <w:rPr>
            <w:vertAlign w:val="subscript"/>
          </w:rPr>
          <w:delText>incon</w:delText>
        </w:r>
        <w:r w:rsidR="000C5896" w:rsidDel="00956ED9">
          <w:delText xml:space="preserve"> = 1.73, SD</w:delText>
        </w:r>
        <w:r w:rsidR="000C5896" w:rsidDel="00956ED9">
          <w:rPr>
            <w:vertAlign w:val="subscript"/>
          </w:rPr>
          <w:delText>incon</w:delText>
        </w:r>
        <w:r w:rsidR="000C5896" w:rsidDel="00956ED9">
          <w:delText xml:space="preserve"> = 0.25, p = 0.023, 95% CI [</w:delText>
        </w:r>
      </w:del>
      <w:del w:id="764" w:author="Chen Heller" w:date="2022-09-14T08:56:00Z">
        <w:r w:rsidR="000C5896" w:rsidDel="00BD3F24">
          <w:delText>0.11, 0.42</w:delText>
        </w:r>
      </w:del>
      <w:del w:id="765" w:author="Chen Heller" w:date="2022-09-14T17:12:00Z">
        <w:r w:rsidR="000C5896" w:rsidDel="00956ED9">
          <w:delText>]</w:delText>
        </w:r>
        <w:r w:rsidR="005F2363" w:rsidDel="00956ED9">
          <w:delText xml:space="preserve">, Cohen's d = </w:delText>
        </w:r>
        <w:r w:rsidR="00C847A3" w:rsidDel="00956ED9">
          <w:delText>1.14</w:delText>
        </w:r>
        <w:r w:rsidR="000C5896" w:rsidDel="00956ED9">
          <w:delText xml:space="preserve">). </w:delText>
        </w:r>
      </w:del>
      <w:del w:id="766" w:author="Chen Heller" w:date="2022-09-14T12:34:00Z">
        <w:r w:rsidR="002A0697" w:rsidDel="0043758C">
          <w:delText>On the other hand,</w:delText>
        </w:r>
        <w:r w:rsidR="000C5896" w:rsidDel="0043758C">
          <w:delText xml:space="preserve"> </w:delText>
        </w:r>
        <w:r w:rsidR="00D63E64" w:rsidDel="0043758C">
          <w:delText>the</w:delText>
        </w:r>
        <w:r w:rsidR="00CF4F56" w:rsidDel="0043758C">
          <w:delText xml:space="preserve"> congruency effect was absent in the </w:delText>
        </w:r>
      </w:del>
      <w:del w:id="767" w:author="Chen Heller" w:date="2022-09-14T17:12:00Z">
        <w:r w:rsidR="00CF4F56" w:rsidDel="00956ED9">
          <w:delText>traveled distance (M</w:delText>
        </w:r>
        <w:r w:rsidR="00CF4F56" w:rsidDel="00956ED9">
          <w:rPr>
            <w:vertAlign w:val="subscript"/>
          </w:rPr>
          <w:delText>con</w:delText>
        </w:r>
        <w:r w:rsidR="00CF4F56" w:rsidDel="00956ED9">
          <w:delText xml:space="preserve"> = 38.27, SD</w:delText>
        </w:r>
        <w:r w:rsidR="00CF4F56" w:rsidDel="00956ED9">
          <w:rPr>
            <w:vertAlign w:val="subscript"/>
          </w:rPr>
          <w:delText>con</w:delText>
        </w:r>
        <w:r w:rsidR="00CF4F56" w:rsidDel="00956ED9">
          <w:delText xml:space="preserve"> = 1.25, M</w:delText>
        </w:r>
        <w:r w:rsidR="00CF4F56" w:rsidDel="00956ED9">
          <w:rPr>
            <w:vertAlign w:val="subscript"/>
          </w:rPr>
          <w:delText>incon</w:delText>
        </w:r>
        <w:r w:rsidR="00CF4F56" w:rsidDel="00956ED9">
          <w:delText xml:space="preserve"> = 39.23, SD</w:delText>
        </w:r>
        <w:r w:rsidR="00CF4F56" w:rsidDel="00956ED9">
          <w:rPr>
            <w:vertAlign w:val="subscript"/>
          </w:rPr>
          <w:delText>incon</w:delText>
        </w:r>
        <w:r w:rsidR="00CF4F56" w:rsidDel="00956ED9">
          <w:delText xml:space="preserve"> = 1.74, p = </w:delText>
        </w:r>
      </w:del>
      <w:del w:id="768" w:author="Chen Heller" w:date="2022-09-14T11:32:00Z">
        <w:r w:rsidR="00CF4F56" w:rsidDel="00586E85">
          <w:delText>0.125</w:delText>
        </w:r>
      </w:del>
      <w:del w:id="769" w:author="Chen Heller" w:date="2022-09-14T17:12:00Z">
        <w:r w:rsidR="00CF4F56" w:rsidDel="00956ED9">
          <w:delText>, 95% CI [</w:delText>
        </w:r>
      </w:del>
      <w:del w:id="770" w:author="Chen Heller" w:date="2022-09-14T08:56:00Z">
        <w:r w:rsidR="00CF4F56" w:rsidDel="00BD3F24">
          <w:delText>-1.40, -0.51</w:delText>
        </w:r>
      </w:del>
      <w:del w:id="771" w:author="Chen Heller" w:date="2022-09-14T17:12:00Z">
        <w:r w:rsidR="00CF4F56" w:rsidDel="00956ED9">
          <w:delText xml:space="preserve">]), </w:delText>
        </w:r>
        <w:r w:rsidR="002A0697" w:rsidDel="00956ED9">
          <w:delText>the frequency of COM (M</w:delText>
        </w:r>
        <w:r w:rsidR="002A0697" w:rsidDel="00956ED9">
          <w:rPr>
            <w:vertAlign w:val="subscript"/>
          </w:rPr>
          <w:delText>con</w:delText>
        </w:r>
        <w:r w:rsidR="002A0697" w:rsidDel="00956ED9">
          <w:delText xml:space="preserve"> = 0.20, SD</w:delText>
        </w:r>
        <w:r w:rsidR="002A0697" w:rsidDel="00956ED9">
          <w:rPr>
            <w:vertAlign w:val="subscript"/>
          </w:rPr>
          <w:delText>con</w:delText>
        </w:r>
        <w:r w:rsidR="002A0697" w:rsidDel="00956ED9">
          <w:delText xml:space="preserve"> = 0.13, M</w:delText>
        </w:r>
        <w:r w:rsidR="002A0697" w:rsidDel="00956ED9">
          <w:rPr>
            <w:vertAlign w:val="subscript"/>
          </w:rPr>
          <w:delText>incon</w:delText>
        </w:r>
        <w:r w:rsidR="002A0697" w:rsidDel="00956ED9">
          <w:delText xml:space="preserve"> = 0.20, SD</w:delText>
        </w:r>
        <w:r w:rsidR="002A0697" w:rsidDel="00956ED9">
          <w:rPr>
            <w:vertAlign w:val="subscript"/>
          </w:rPr>
          <w:delText>incon</w:delText>
        </w:r>
        <w:r w:rsidR="002A0697" w:rsidDel="00956ED9">
          <w:delText xml:space="preserve"> = 0.15, t</w:delText>
        </w:r>
        <w:r w:rsidR="002A0697" w:rsidRPr="00632924" w:rsidDel="00956ED9">
          <w:delText>(</w:delText>
        </w:r>
        <w:r w:rsidR="002A0697" w:rsidDel="00956ED9">
          <w:delText>6</w:delText>
        </w:r>
        <w:r w:rsidR="002A0697" w:rsidRPr="00632924" w:rsidDel="00956ED9">
          <w:delText>)</w:delText>
        </w:r>
        <w:r w:rsidR="002A0697" w:rsidDel="00956ED9">
          <w:delText xml:space="preserve"> = -0.05, p = 0.959, 95% CI [-0.10, 0.10]), the reaction time (M</w:delText>
        </w:r>
        <w:r w:rsidR="002A0697" w:rsidDel="00956ED9">
          <w:rPr>
            <w:vertAlign w:val="subscript"/>
          </w:rPr>
          <w:delText>con</w:delText>
        </w:r>
        <w:r w:rsidR="002A0697" w:rsidDel="00956ED9">
          <w:delText xml:space="preserve"> = 164.46ms, SD</w:delText>
        </w:r>
        <w:r w:rsidR="002A0697" w:rsidDel="00956ED9">
          <w:rPr>
            <w:vertAlign w:val="subscript"/>
          </w:rPr>
          <w:delText>con</w:delText>
        </w:r>
        <w:r w:rsidR="002A0697" w:rsidDel="00956ED9">
          <w:delText xml:space="preserve"> = 26.10, M</w:delText>
        </w:r>
        <w:r w:rsidR="002A0697" w:rsidDel="00956ED9">
          <w:rPr>
            <w:vertAlign w:val="subscript"/>
          </w:rPr>
          <w:delText>incon</w:delText>
        </w:r>
        <w:r w:rsidR="002A0697" w:rsidDel="00956ED9">
          <w:delText xml:space="preserve"> </w:delText>
        </w:r>
        <w:r w:rsidR="002A0697" w:rsidDel="00956ED9">
          <w:lastRenderedPageBreak/>
          <w:delText>= 175.93ms, SD</w:delText>
        </w:r>
        <w:r w:rsidR="002A0697" w:rsidDel="00956ED9">
          <w:rPr>
            <w:vertAlign w:val="subscript"/>
          </w:rPr>
          <w:delText>incon</w:delText>
        </w:r>
        <w:r w:rsidR="002A0697" w:rsidDel="00956ED9">
          <w:delText xml:space="preserve"> = 15.40, t</w:delText>
        </w:r>
        <w:r w:rsidR="002A0697" w:rsidRPr="00632924" w:rsidDel="00956ED9">
          <w:delText>(6)</w:delText>
        </w:r>
        <w:r w:rsidR="002A0697" w:rsidDel="00956ED9">
          <w:delText xml:space="preserve"> = -2.22, p = </w:delText>
        </w:r>
      </w:del>
      <w:del w:id="772" w:author="Chen Heller" w:date="2022-09-14T11:32:00Z">
        <w:r w:rsidR="002A0697" w:rsidDel="00586E85">
          <w:delText>0.125</w:delText>
        </w:r>
      </w:del>
      <w:del w:id="773" w:author="Chen Heller" w:date="2022-09-14T17:12:00Z">
        <w:r w:rsidR="002A0697" w:rsidDel="00956ED9">
          <w:delText>, 95% CI [-24.08, 1.12]) and the movement duration (M</w:delText>
        </w:r>
        <w:r w:rsidR="002A0697" w:rsidDel="00956ED9">
          <w:rPr>
            <w:vertAlign w:val="subscript"/>
          </w:rPr>
          <w:delText>con</w:delText>
        </w:r>
        <w:r w:rsidR="002A0697" w:rsidDel="00956ED9">
          <w:delText xml:space="preserve"> = 391.95ms, SD</w:delText>
        </w:r>
        <w:r w:rsidR="002A0697" w:rsidDel="00956ED9">
          <w:rPr>
            <w:vertAlign w:val="subscript"/>
          </w:rPr>
          <w:delText>con</w:delText>
        </w:r>
        <w:r w:rsidR="002A0697" w:rsidDel="00956ED9">
          <w:delText xml:space="preserve"> = 32.91, M</w:delText>
        </w:r>
        <w:r w:rsidR="002A0697" w:rsidDel="00956ED9">
          <w:rPr>
            <w:vertAlign w:val="subscript"/>
          </w:rPr>
          <w:delText>incon</w:delText>
        </w:r>
        <w:r w:rsidR="002A0697" w:rsidDel="00956ED9">
          <w:delText xml:space="preserve"> = 403.35ms, SD</w:delText>
        </w:r>
        <w:r w:rsidR="002A0697" w:rsidDel="00956ED9">
          <w:rPr>
            <w:vertAlign w:val="subscript"/>
          </w:rPr>
          <w:delText>incon</w:delText>
        </w:r>
        <w:r w:rsidR="002A0697" w:rsidDel="00956ED9">
          <w:delText xml:space="preserve"> = 25.40, p = </w:delText>
        </w:r>
      </w:del>
      <w:del w:id="774" w:author="Chen Heller" w:date="2022-09-14T11:32:00Z">
        <w:r w:rsidR="002A0697" w:rsidDel="00586E85">
          <w:delText>0.125</w:delText>
        </w:r>
      </w:del>
      <w:del w:id="775" w:author="Chen Heller" w:date="2022-09-14T17:12:00Z">
        <w:r w:rsidR="002A0697" w:rsidDel="00956ED9">
          <w:delText>, 95% CI [</w:delText>
        </w:r>
      </w:del>
      <w:del w:id="776" w:author="Chen Heller" w:date="2022-09-14T08:56:00Z">
        <w:r w:rsidR="002A0697" w:rsidDel="00BD3F24">
          <w:delText>-20.18, -3.05</w:delText>
        </w:r>
      </w:del>
      <w:del w:id="777" w:author="Chen Heller" w:date="2022-09-14T17:12:00Z">
        <w:r w:rsidR="002A0697" w:rsidDel="00956ED9">
          <w:delText>])</w:delText>
        </w:r>
        <w:r w:rsidR="0097052D" w:rsidDel="00956ED9">
          <w:delText>.</w:delText>
        </w:r>
      </w:del>
      <w:r w:rsidR="00D826D9">
        <w:t xml:space="preserve"> </w:t>
      </w:r>
    </w:p>
    <w:p w14:paraId="42C02537" w14:textId="6FA7E8E5" w:rsidR="00D826D9" w:rsidRDefault="00810BEA" w:rsidP="00212789">
      <w:r>
        <w:t>Different from my expectation</w:t>
      </w:r>
      <w:r w:rsidR="00A57CA5">
        <w:t xml:space="preserve">, </w:t>
      </w:r>
      <w:r>
        <w:t xml:space="preserve">no </w:t>
      </w:r>
      <w:r w:rsidR="00385C79">
        <w:t>difference</w:t>
      </w:r>
      <w:r>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t</w:t>
      </w:r>
      <w:r w:rsidR="00A47FEC" w:rsidRPr="008351C5">
        <w:t>(</w:t>
      </w:r>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ins w:id="778" w:author="Chen Heller" w:date="2022-09-14T13:09:00Z">
        <w:r w:rsidR="002F313C" w:rsidRPr="002F313C">
          <w:t>Experiment 2</w:t>
        </w:r>
      </w:ins>
      <w:del w:id="779" w:author="Chen Heller" w:date="2022-09-14T13:09:00Z">
        <w:r w:rsidR="00461EEA" w:rsidDel="002F313C">
          <w:delText>Exp 2.</w:delText>
        </w:r>
      </w:del>
      <w:r w:rsidR="00461EEA">
        <w:t xml:space="preserve"> </w:t>
      </w:r>
      <w:ins w:id="780" w:author="Chen Heller" w:date="2022-09-15T09:56:00Z">
        <w:r w:rsidR="00E27440">
          <w:t>a</w:t>
        </w:r>
      </w:ins>
      <w:del w:id="781" w:author="Chen Heller" w:date="2022-09-15T09:56:00Z">
        <w:r w:rsidR="00547992" w:rsidDel="00E27440">
          <w:delText>A</w:delText>
        </w:r>
      </w:del>
      <w:r w:rsidR="00461EEA">
        <w:t xml:space="preserve">nd </w:t>
      </w:r>
      <w:ins w:id="782" w:author="Chen Heller" w:date="2022-09-14T13:10:00Z">
        <w:r w:rsidR="002F313C" w:rsidRPr="002F313C">
          <w:t>Experiment 3</w:t>
        </w:r>
      </w:ins>
      <w:del w:id="783" w:author="Chen Heller" w:date="2022-09-14T13:10:00Z">
        <w:r w:rsidR="00461EEA" w:rsidDel="002F313C">
          <w:delText>Exp 3</w:delText>
        </w:r>
        <w:r w:rsidR="00634E13" w:rsidDel="002F313C">
          <w:delText>.</w:delText>
        </w:r>
      </w:del>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t</w:t>
      </w:r>
      <w:r w:rsidR="00DD7902" w:rsidRPr="00113020">
        <w:t>(</w:t>
      </w:r>
      <w:r w:rsidR="00DD7902">
        <w:t>14</w:t>
      </w:r>
      <w:r w:rsidR="00DD7902" w:rsidRPr="00113020">
        <w:t>)</w:t>
      </w:r>
      <w:r w:rsidR="00DD7902">
        <w:t xml:space="preserve"> = -1.87, p = 0.082, 95% CI [-154.25, 10.51]</w:t>
      </w:r>
      <w:ins w:id="784" w:author="Chen Heller" w:date="2022-09-15T09:56:00Z">
        <w:r w:rsidR="00E27440">
          <w:t>; For a</w:t>
        </w:r>
      </w:ins>
      <w:ins w:id="785" w:author="Chen Heller" w:date="2022-09-15T09:59:00Z">
        <w:r w:rsidR="00FA4EF0">
          <w:t xml:space="preserve">n elaborative </w:t>
        </w:r>
      </w:ins>
      <w:ins w:id="786" w:author="Chen Heller" w:date="2022-09-15T09:56:00Z">
        <w:r w:rsidR="00E27440">
          <w:t xml:space="preserve">description of </w:t>
        </w:r>
      </w:ins>
      <w:ins w:id="787" w:author="Chen Heller" w:date="2022-09-15T12:49:00Z">
        <w:r w:rsidR="001A1554">
          <w:t xml:space="preserve">the </w:t>
        </w:r>
      </w:ins>
      <w:ins w:id="788" w:author="Chen Heller" w:date="2022-09-15T09:59:00Z">
        <w:r w:rsidR="00FA4EF0">
          <w:t xml:space="preserve">excluded </w:t>
        </w:r>
      </w:ins>
      <w:ins w:id="789" w:author="Chen Heller" w:date="2022-09-15T09:57:00Z">
        <w:r w:rsidR="00114D69">
          <w:t>trials see</w:t>
        </w:r>
        <w:r w:rsidR="00E27440">
          <w:t xml:space="preserve"> </w:t>
        </w:r>
      </w:ins>
      <w:ins w:id="790" w:author="Chen Heller" w:date="2022-09-15T10:28:00Z">
        <w:r w:rsidR="006A1DF9">
          <w:fldChar w:fldCharType="begin"/>
        </w:r>
        <w:r w:rsidR="006A1DF9">
          <w:instrText xml:space="preserve"> REF _Ref114130120 \h </w:instrText>
        </w:r>
      </w:ins>
      <w:r w:rsidR="006A1DF9">
        <w:fldChar w:fldCharType="separate"/>
      </w:r>
      <w:ins w:id="791" w:author="Chen Heller" w:date="2022-09-15T10:28:00Z">
        <w:r w:rsidR="006A1DF9">
          <w:t xml:space="preserve">Supplementary Table </w:t>
        </w:r>
        <w:r w:rsidR="006A1DF9">
          <w:rPr>
            <w:noProof/>
          </w:rPr>
          <w:t>1</w:t>
        </w:r>
        <w:r w:rsidR="006A1DF9">
          <w:fldChar w:fldCharType="end"/>
        </w:r>
      </w:ins>
      <w:r w:rsidR="00634E13">
        <w:t>).</w:t>
      </w:r>
      <w:del w:id="792" w:author="Chen Heller" w:date="2022-09-15T09:59:00Z">
        <w:r w:rsidR="00D826D9" w:rsidDel="00A36939">
          <w:delText xml:space="preserve"> </w:delText>
        </w:r>
        <w:r w:rsidR="006E74E9" w:rsidDel="00A36939">
          <w:delText xml:space="preserve">More specifically, </w:delText>
        </w:r>
        <w:r w:rsidR="003334B5" w:rsidDel="00A36939">
          <w:delText>a</w:delText>
        </w:r>
        <w:r w:rsidR="007B7FD0" w:rsidDel="00A36939">
          <w:delText>n</w:delText>
        </w:r>
        <w:r w:rsidR="003334B5" w:rsidDel="00A36939">
          <w:delText xml:space="preserve"> increase was found in the number of short trajectories (</w:delText>
        </w:r>
        <w:r w:rsidR="00E1425A" w:rsidDel="00A36939">
          <w:delText>M</w:delText>
        </w:r>
        <w:r w:rsidR="00E1425A" w:rsidDel="00A36939">
          <w:rPr>
            <w:vertAlign w:val="subscript"/>
          </w:rPr>
          <w:delText>2</w:delText>
        </w:r>
        <w:r w:rsidR="00E1425A" w:rsidDel="00A36939">
          <w:delText xml:space="preserve"> = 14.55, SD</w:delText>
        </w:r>
        <w:r w:rsidR="00E1425A" w:rsidDel="00A36939">
          <w:rPr>
            <w:vertAlign w:val="subscript"/>
          </w:rPr>
          <w:delText>2</w:delText>
        </w:r>
        <w:r w:rsidR="00E1425A" w:rsidDel="00A36939">
          <w:delText xml:space="preserve"> = 17.59, M</w:delText>
        </w:r>
        <w:r w:rsidR="00E1425A" w:rsidDel="00A36939">
          <w:rPr>
            <w:vertAlign w:val="subscript"/>
          </w:rPr>
          <w:delText>3</w:delText>
        </w:r>
        <w:r w:rsidR="00E1425A" w:rsidDel="00A36939">
          <w:delText xml:space="preserve"> = 70.28, SD</w:delText>
        </w:r>
        <w:r w:rsidR="00E1425A" w:rsidDel="00A36939">
          <w:rPr>
            <w:vertAlign w:val="subscript"/>
          </w:rPr>
          <w:delText>3</w:delText>
        </w:r>
        <w:r w:rsidR="00E1425A" w:rsidDel="00A36939">
          <w:delText xml:space="preserve"> = 42.75, t</w:delText>
        </w:r>
        <w:r w:rsidR="00E1425A" w:rsidRPr="00113020" w:rsidDel="00A36939">
          <w:delText>(</w:delText>
        </w:r>
        <w:r w:rsidR="00E1425A" w:rsidDel="00A36939">
          <w:delText>14</w:delText>
        </w:r>
        <w:r w:rsidR="00E1425A" w:rsidRPr="00113020" w:rsidDel="00A36939">
          <w:delText>)</w:delText>
        </w:r>
        <w:r w:rsidR="00E1425A" w:rsidDel="00A36939">
          <w:delText xml:space="preserve"> = 3.56, p = 0.003, 95% CI [22.23, 89.22]</w:delText>
        </w:r>
        <w:r w:rsidR="003334B5" w:rsidDel="00A36939">
          <w:delText>)</w:delText>
        </w:r>
        <w:r w:rsidR="00D826D9" w:rsidDel="00A36939">
          <w:delText xml:space="preserve"> </w:delText>
        </w:r>
        <w:r w:rsidR="003334B5" w:rsidDel="00A36939">
          <w:delText>while an increasing trend was found for the number of early responses (</w:delText>
        </w:r>
        <w:r w:rsidR="00E1425A" w:rsidDel="00A36939">
          <w:delText>M</w:delText>
        </w:r>
        <w:r w:rsidR="00E1425A" w:rsidDel="00A36939">
          <w:rPr>
            <w:vertAlign w:val="subscript"/>
          </w:rPr>
          <w:delText>2</w:delText>
        </w:r>
        <w:r w:rsidR="00E1425A" w:rsidDel="00A36939">
          <w:delText xml:space="preserve"> = 36.77, SD</w:delText>
        </w:r>
        <w:r w:rsidR="00E1425A" w:rsidDel="00A36939">
          <w:rPr>
            <w:vertAlign w:val="subscript"/>
          </w:rPr>
          <w:delText>2</w:delText>
        </w:r>
        <w:r w:rsidR="00E1425A" w:rsidDel="00A36939">
          <w:delText xml:space="preserve"> = 40.96, M</w:delText>
        </w:r>
        <w:r w:rsidR="00E1425A" w:rsidDel="00A36939">
          <w:rPr>
            <w:vertAlign w:val="subscript"/>
          </w:rPr>
          <w:delText>3</w:delText>
        </w:r>
        <w:r w:rsidR="00E1425A" w:rsidDel="00A36939">
          <w:delText xml:space="preserve"> = 68, SD</w:delText>
        </w:r>
        <w:r w:rsidR="00E1425A" w:rsidDel="00A36939">
          <w:rPr>
            <w:vertAlign w:val="subscript"/>
          </w:rPr>
          <w:delText>3</w:delText>
        </w:r>
        <w:r w:rsidR="00E1425A" w:rsidDel="00A36939">
          <w:delText xml:space="preserve"> = 65.20, t</w:delText>
        </w:r>
        <w:r w:rsidR="00E1425A" w:rsidRPr="00113020" w:rsidDel="00A36939">
          <w:delText>(</w:delText>
        </w:r>
        <w:r w:rsidR="00E1425A" w:rsidDel="00A36939">
          <w:delText>14</w:delText>
        </w:r>
        <w:r w:rsidR="00E1425A" w:rsidRPr="00113020" w:rsidDel="00A36939">
          <w:delText>)</w:delText>
        </w:r>
        <w:r w:rsidR="00E1425A" w:rsidDel="00A36939">
          <w:delText xml:space="preserve"> = 1.17, p = 0.259, 95% CI [-25.77, 88.22]</w:delText>
        </w:r>
        <w:r w:rsidR="003334B5" w:rsidDel="00A36939">
          <w:delText xml:space="preserve">). Contrastingly, </w:delText>
        </w:r>
        <w:r w:rsidR="00E1425A" w:rsidDel="00A36939">
          <w:delText>and in-line with my expectations, decreasing trends were found for the number of late responses (M</w:delText>
        </w:r>
        <w:r w:rsidR="00E1425A" w:rsidDel="00A36939">
          <w:rPr>
            <w:vertAlign w:val="subscript"/>
          </w:rPr>
          <w:delText>2</w:delText>
        </w:r>
        <w:r w:rsidR="00E1425A" w:rsidDel="00A36939">
          <w:delText xml:space="preserve"> = 58.88, SD</w:delText>
        </w:r>
        <w:r w:rsidR="00E1425A" w:rsidDel="00A36939">
          <w:rPr>
            <w:vertAlign w:val="subscript"/>
          </w:rPr>
          <w:delText>2</w:delText>
        </w:r>
        <w:r w:rsidR="00E1425A" w:rsidDel="00A36939">
          <w:delText xml:space="preserve"> = 21.60, M</w:delText>
        </w:r>
        <w:r w:rsidR="00E1425A" w:rsidDel="00A36939">
          <w:rPr>
            <w:vertAlign w:val="subscript"/>
          </w:rPr>
          <w:delText>3</w:delText>
        </w:r>
        <w:r w:rsidR="00E1425A" w:rsidDel="00A36939">
          <w:delText xml:space="preserve"> = 54.57, SD</w:delText>
        </w:r>
        <w:r w:rsidR="00E1425A" w:rsidDel="00A36939">
          <w:rPr>
            <w:vertAlign w:val="subscript"/>
          </w:rPr>
          <w:delText>3</w:delText>
        </w:r>
        <w:r w:rsidR="00E1425A" w:rsidDel="00A36939">
          <w:delText xml:space="preserve"> = 28.37, t</w:delText>
        </w:r>
        <w:r w:rsidR="00E1425A" w:rsidRPr="00113020" w:rsidDel="00A36939">
          <w:delText>(</w:delText>
        </w:r>
        <w:r w:rsidR="00E1425A" w:rsidDel="00A36939">
          <w:delText>14</w:delText>
        </w:r>
        <w:r w:rsidR="00E1425A" w:rsidRPr="00113020" w:rsidDel="00A36939">
          <w:delText>)</w:delText>
        </w:r>
        <w:r w:rsidR="00E1425A" w:rsidDel="00A36939">
          <w:delText xml:space="preserve"> = -0.34, p = 0.734, 95% CI [-31.05, 22.41]), slow movements (M</w:delText>
        </w:r>
        <w:r w:rsidR="00E1425A" w:rsidDel="00A36939">
          <w:rPr>
            <w:vertAlign w:val="subscript"/>
          </w:rPr>
          <w:delText>2</w:delText>
        </w:r>
        <w:r w:rsidR="00E1425A" w:rsidDel="00A36939">
          <w:delText xml:space="preserve"> = 9.66, SD</w:delText>
        </w:r>
        <w:r w:rsidR="00E1425A" w:rsidDel="00A36939">
          <w:rPr>
            <w:vertAlign w:val="subscript"/>
          </w:rPr>
          <w:delText>2</w:delText>
        </w:r>
        <w:r w:rsidR="00E1425A" w:rsidDel="00A36939">
          <w:delText xml:space="preserve"> = 18.06, M</w:delText>
        </w:r>
        <w:r w:rsidR="00E1425A" w:rsidDel="00A36939">
          <w:rPr>
            <w:vertAlign w:val="subscript"/>
          </w:rPr>
          <w:delText>3</w:delText>
        </w:r>
        <w:r w:rsidR="00E1425A" w:rsidDel="00A36939">
          <w:delText xml:space="preserve"> = 0.57, SD</w:delText>
        </w:r>
        <w:r w:rsidR="00E1425A" w:rsidDel="00A36939">
          <w:rPr>
            <w:vertAlign w:val="subscript"/>
          </w:rPr>
          <w:delText>3</w:delText>
        </w:r>
        <w:r w:rsidR="00E1425A" w:rsidDel="00A36939">
          <w:delText xml:space="preserve"> = 0.78, t</w:delText>
        </w:r>
        <w:r w:rsidR="00E1425A" w:rsidRPr="00113020" w:rsidDel="00A36939">
          <w:delText>(</w:delText>
        </w:r>
        <w:r w:rsidR="00E1425A" w:rsidDel="00A36939">
          <w:delText>14</w:delText>
        </w:r>
        <w:r w:rsidR="00E1425A" w:rsidRPr="00113020" w:rsidDel="00A36939">
          <w:delText>)</w:delText>
        </w:r>
        <w:r w:rsidR="00E1425A" w:rsidDel="00A36939">
          <w:delText xml:space="preserve"> = -1.32, p = 0.207, 95% CI [--23.86, 5.67]) and incorrect answers (M</w:delText>
        </w:r>
        <w:r w:rsidR="00E1425A" w:rsidDel="00A36939">
          <w:rPr>
            <w:vertAlign w:val="subscript"/>
          </w:rPr>
          <w:delText>2</w:delText>
        </w:r>
        <w:r w:rsidR="00E1425A" w:rsidDel="00A36939">
          <w:delText xml:space="preserve"> = 72.11, SD</w:delText>
        </w:r>
        <w:r w:rsidR="00E1425A" w:rsidDel="00A36939">
          <w:rPr>
            <w:vertAlign w:val="subscript"/>
          </w:rPr>
          <w:delText>2</w:delText>
        </w:r>
        <w:r w:rsidR="00E1425A" w:rsidDel="00A36939">
          <w:delText xml:space="preserve"> = 21.22, M</w:delText>
        </w:r>
        <w:r w:rsidR="00E1425A" w:rsidDel="00A36939">
          <w:rPr>
            <w:vertAlign w:val="subscript"/>
          </w:rPr>
          <w:delText>3</w:delText>
        </w:r>
        <w:r w:rsidR="00E1425A" w:rsidDel="00A36939">
          <w:delText xml:space="preserve"> = 49, SD</w:delText>
        </w:r>
        <w:r w:rsidR="00E1425A" w:rsidDel="00A36939">
          <w:rPr>
            <w:vertAlign w:val="subscript"/>
          </w:rPr>
          <w:delText>3</w:delText>
        </w:r>
        <w:r w:rsidR="00E1425A" w:rsidDel="00A36939">
          <w:delText xml:space="preserve"> = 29.68, t</w:delText>
        </w:r>
        <w:r w:rsidR="00E1425A" w:rsidRPr="00113020" w:rsidDel="00A36939">
          <w:delText>(</w:delText>
        </w:r>
        <w:r w:rsidR="00E1425A" w:rsidDel="00A36939">
          <w:delText>14</w:delText>
        </w:r>
        <w:r w:rsidR="00E1425A" w:rsidRPr="00113020" w:rsidDel="00A36939">
          <w:delText>)</w:delText>
        </w:r>
        <w:r w:rsidR="00E1425A" w:rsidDel="00A36939">
          <w:delText xml:space="preserve"> = -1.82, p = 0.090, 95% CI [-50.34, 4.12]).</w:delText>
        </w:r>
      </w:del>
    </w:p>
    <w:p w14:paraId="3D3AA847" w14:textId="29D4F2DF" w:rsidR="001D150D" w:rsidRDefault="001D150D">
      <w:pPr>
        <w:pStyle w:val="Caption"/>
        <w:keepNext/>
        <w:rPr>
          <w:ins w:id="793" w:author="Chen Heller" w:date="2022-09-14T16:53:00Z"/>
        </w:rPr>
        <w:pPrChange w:id="794" w:author="Chen Heller" w:date="2022-09-14T16:53:00Z">
          <w:pPr/>
        </w:pPrChange>
      </w:pPr>
      <w:bookmarkStart w:id="795" w:name="_Ref114067946"/>
      <w:ins w:id="796" w:author="Chen Heller" w:date="2022-09-14T16:53:00Z">
        <w:r>
          <w:t xml:space="preserve">Table </w:t>
        </w:r>
        <w:r>
          <w:fldChar w:fldCharType="begin"/>
        </w:r>
        <w:r>
          <w:instrText xml:space="preserve"> SEQ Table \* ARABIC </w:instrText>
        </w:r>
      </w:ins>
      <w:r>
        <w:fldChar w:fldCharType="separate"/>
      </w:r>
      <w:ins w:id="797" w:author="Chen Heller" w:date="2022-09-14T17:06:00Z">
        <w:r w:rsidR="002436A8">
          <w:rPr>
            <w:noProof/>
          </w:rPr>
          <w:t>3</w:t>
        </w:r>
      </w:ins>
      <w:ins w:id="798" w:author="Chen Heller" w:date="2022-09-14T16:53:00Z">
        <w:r>
          <w:fldChar w:fldCharType="end"/>
        </w:r>
        <w:bookmarkEnd w:id="795"/>
        <w:r w:rsidR="004A776C">
          <w:t>. Results of Experiment 3</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799"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701"/>
        <w:gridCol w:w="1701"/>
        <w:gridCol w:w="709"/>
        <w:gridCol w:w="992"/>
        <w:gridCol w:w="1701"/>
        <w:gridCol w:w="709"/>
        <w:tblGridChange w:id="800">
          <w:tblGrid>
            <w:gridCol w:w="142"/>
            <w:gridCol w:w="142"/>
            <w:gridCol w:w="142"/>
            <w:gridCol w:w="1984"/>
            <w:gridCol w:w="142"/>
            <w:gridCol w:w="1559"/>
            <w:gridCol w:w="142"/>
            <w:gridCol w:w="1559"/>
            <w:gridCol w:w="142"/>
            <w:gridCol w:w="567"/>
            <w:gridCol w:w="142"/>
            <w:gridCol w:w="850"/>
            <w:gridCol w:w="142"/>
            <w:gridCol w:w="1559"/>
            <w:gridCol w:w="142"/>
            <w:gridCol w:w="567"/>
            <w:gridCol w:w="142"/>
          </w:tblGrid>
        </w:tblGridChange>
      </w:tblGrid>
      <w:tr w:rsidR="00B65BC7" w14:paraId="42055F2C" w14:textId="77777777" w:rsidTr="003538C4">
        <w:trPr>
          <w:trHeight w:val="510"/>
          <w:ins w:id="801" w:author="Chen Heller" w:date="2022-09-14T16:49:00Z"/>
          <w:trPrChange w:id="802" w:author="Chen Heller" w:date="2022-09-15T10:42:00Z">
            <w:trPr>
              <w:gridBefore w:val="1"/>
              <w:trHeight w:val="510"/>
            </w:trPr>
          </w:trPrChange>
        </w:trPr>
        <w:tc>
          <w:tcPr>
            <w:tcW w:w="284" w:type="dxa"/>
            <w:tcBorders>
              <w:top w:val="single" w:sz="12" w:space="0" w:color="auto"/>
            </w:tcBorders>
            <w:tcPrChange w:id="803" w:author="Chen Heller" w:date="2022-09-15T10:42:00Z">
              <w:tcPr>
                <w:tcW w:w="284" w:type="dxa"/>
                <w:gridSpan w:val="2"/>
              </w:tcPr>
            </w:tcPrChange>
          </w:tcPr>
          <w:p w14:paraId="3C2A7954" w14:textId="77777777" w:rsidR="00B65BC7" w:rsidRDefault="00B65BC7" w:rsidP="00EA2CED">
            <w:pPr>
              <w:ind w:firstLine="0"/>
              <w:rPr>
                <w:ins w:id="804" w:author="Chen Heller" w:date="2022-09-14T16:49:00Z"/>
              </w:rPr>
            </w:pPr>
          </w:p>
        </w:tc>
        <w:tc>
          <w:tcPr>
            <w:tcW w:w="2268" w:type="dxa"/>
            <w:tcBorders>
              <w:top w:val="single" w:sz="12" w:space="0" w:color="auto"/>
            </w:tcBorders>
            <w:tcPrChange w:id="805" w:author="Chen Heller" w:date="2022-09-15T10:42:00Z">
              <w:tcPr>
                <w:tcW w:w="2126" w:type="dxa"/>
                <w:gridSpan w:val="2"/>
              </w:tcPr>
            </w:tcPrChange>
          </w:tcPr>
          <w:p w14:paraId="447D5578" w14:textId="77777777" w:rsidR="00B65BC7" w:rsidRDefault="00B65BC7" w:rsidP="00EA2CED">
            <w:pPr>
              <w:ind w:firstLine="0"/>
              <w:rPr>
                <w:ins w:id="806" w:author="Chen Heller" w:date="2022-09-14T16:49:00Z"/>
              </w:rPr>
            </w:pPr>
          </w:p>
        </w:tc>
        <w:tc>
          <w:tcPr>
            <w:tcW w:w="1701" w:type="dxa"/>
            <w:tcBorders>
              <w:top w:val="single" w:sz="12" w:space="0" w:color="auto"/>
              <w:bottom w:val="single" w:sz="12" w:space="0" w:color="auto"/>
            </w:tcBorders>
            <w:tcPrChange w:id="807" w:author="Chen Heller" w:date="2022-09-15T10:42:00Z">
              <w:tcPr>
                <w:tcW w:w="1701" w:type="dxa"/>
                <w:gridSpan w:val="2"/>
                <w:tcBorders>
                  <w:bottom w:val="single" w:sz="12" w:space="0" w:color="auto"/>
                </w:tcBorders>
              </w:tcPr>
            </w:tcPrChange>
          </w:tcPr>
          <w:p w14:paraId="1744C126" w14:textId="77777777" w:rsidR="00B65BC7" w:rsidRPr="00EA2CED" w:rsidRDefault="00B65BC7" w:rsidP="00EA2CED">
            <w:pPr>
              <w:ind w:firstLine="0"/>
              <w:jc w:val="center"/>
              <w:rPr>
                <w:ins w:id="808" w:author="Chen Heller" w:date="2022-09-14T16:49:00Z"/>
                <w:b/>
                <w:bCs/>
              </w:rPr>
            </w:pPr>
            <w:ins w:id="809" w:author="Chen Heller" w:date="2022-09-14T16:49:00Z">
              <w:r w:rsidRPr="00EA2CED">
                <w:rPr>
                  <w:b/>
                  <w:bCs/>
                </w:rPr>
                <w:t>Congruent</w:t>
              </w:r>
            </w:ins>
          </w:p>
        </w:tc>
        <w:tc>
          <w:tcPr>
            <w:tcW w:w="1701" w:type="dxa"/>
            <w:tcBorders>
              <w:top w:val="single" w:sz="12" w:space="0" w:color="auto"/>
              <w:bottom w:val="single" w:sz="12" w:space="0" w:color="auto"/>
            </w:tcBorders>
            <w:tcPrChange w:id="810" w:author="Chen Heller" w:date="2022-09-15T10:42:00Z">
              <w:tcPr>
                <w:tcW w:w="1701" w:type="dxa"/>
                <w:gridSpan w:val="2"/>
                <w:tcBorders>
                  <w:bottom w:val="single" w:sz="12" w:space="0" w:color="auto"/>
                </w:tcBorders>
              </w:tcPr>
            </w:tcPrChange>
          </w:tcPr>
          <w:p w14:paraId="43B29F81" w14:textId="77777777" w:rsidR="00B65BC7" w:rsidRPr="00EA2CED" w:rsidRDefault="00B65BC7">
            <w:pPr>
              <w:ind w:firstLine="0"/>
              <w:jc w:val="center"/>
              <w:rPr>
                <w:ins w:id="811" w:author="Chen Heller" w:date="2022-09-14T16:49:00Z"/>
                <w:b/>
                <w:bCs/>
              </w:rPr>
              <w:pPrChange w:id="812" w:author="Chen Heller" w:date="2022-09-15T10:19:00Z">
                <w:pPr>
                  <w:ind w:firstLine="0"/>
                </w:pPr>
              </w:pPrChange>
            </w:pPr>
            <w:ins w:id="813" w:author="Chen Heller" w:date="2022-09-14T16:49:00Z">
              <w:r w:rsidRPr="00EA2CED">
                <w:rPr>
                  <w:b/>
                  <w:bCs/>
                </w:rPr>
                <w:t>Incongruent</w:t>
              </w:r>
            </w:ins>
          </w:p>
        </w:tc>
        <w:tc>
          <w:tcPr>
            <w:tcW w:w="709" w:type="dxa"/>
            <w:tcBorders>
              <w:top w:val="single" w:sz="12" w:space="0" w:color="auto"/>
            </w:tcBorders>
            <w:tcPrChange w:id="814" w:author="Chen Heller" w:date="2022-09-15T10:42:00Z">
              <w:tcPr>
                <w:tcW w:w="709" w:type="dxa"/>
                <w:gridSpan w:val="2"/>
              </w:tcPr>
            </w:tcPrChange>
          </w:tcPr>
          <w:p w14:paraId="369DE364" w14:textId="77777777" w:rsidR="00B65BC7" w:rsidRPr="00EA2CED" w:rsidRDefault="00B65BC7" w:rsidP="00EA2CED">
            <w:pPr>
              <w:ind w:firstLine="0"/>
              <w:jc w:val="center"/>
              <w:rPr>
                <w:ins w:id="815" w:author="Chen Heller" w:date="2022-09-14T16:49:00Z"/>
                <w:b/>
                <w:bCs/>
              </w:rPr>
            </w:pPr>
          </w:p>
        </w:tc>
        <w:tc>
          <w:tcPr>
            <w:tcW w:w="992" w:type="dxa"/>
            <w:tcBorders>
              <w:top w:val="single" w:sz="12" w:space="0" w:color="auto"/>
            </w:tcBorders>
            <w:tcPrChange w:id="816" w:author="Chen Heller" w:date="2022-09-15T10:42:00Z">
              <w:tcPr>
                <w:tcW w:w="992" w:type="dxa"/>
                <w:gridSpan w:val="2"/>
              </w:tcPr>
            </w:tcPrChange>
          </w:tcPr>
          <w:p w14:paraId="622950C3" w14:textId="77777777" w:rsidR="00B65BC7" w:rsidRPr="00EA2CED" w:rsidRDefault="00B65BC7" w:rsidP="00EA2CED">
            <w:pPr>
              <w:ind w:firstLine="0"/>
              <w:jc w:val="center"/>
              <w:rPr>
                <w:ins w:id="817" w:author="Chen Heller" w:date="2022-09-14T16:49:00Z"/>
                <w:b/>
                <w:bCs/>
              </w:rPr>
            </w:pPr>
          </w:p>
        </w:tc>
        <w:tc>
          <w:tcPr>
            <w:tcW w:w="1701" w:type="dxa"/>
            <w:tcBorders>
              <w:top w:val="single" w:sz="12" w:space="0" w:color="auto"/>
            </w:tcBorders>
            <w:tcPrChange w:id="818" w:author="Chen Heller" w:date="2022-09-15T10:42:00Z">
              <w:tcPr>
                <w:tcW w:w="1701" w:type="dxa"/>
                <w:gridSpan w:val="2"/>
              </w:tcPr>
            </w:tcPrChange>
          </w:tcPr>
          <w:p w14:paraId="660C3615" w14:textId="77777777" w:rsidR="00B65BC7" w:rsidRDefault="00B65BC7" w:rsidP="00EA2CED">
            <w:pPr>
              <w:ind w:firstLine="0"/>
              <w:rPr>
                <w:ins w:id="819" w:author="Chen Heller" w:date="2022-09-14T16:49:00Z"/>
              </w:rPr>
            </w:pPr>
          </w:p>
        </w:tc>
        <w:tc>
          <w:tcPr>
            <w:tcW w:w="709" w:type="dxa"/>
            <w:tcBorders>
              <w:top w:val="single" w:sz="12" w:space="0" w:color="auto"/>
            </w:tcBorders>
            <w:tcPrChange w:id="820" w:author="Chen Heller" w:date="2022-09-15T10:42:00Z">
              <w:tcPr>
                <w:tcW w:w="709" w:type="dxa"/>
                <w:gridSpan w:val="2"/>
              </w:tcPr>
            </w:tcPrChange>
          </w:tcPr>
          <w:p w14:paraId="7D83BD62" w14:textId="77777777" w:rsidR="00B65BC7" w:rsidRDefault="00B65BC7" w:rsidP="00EA2CED">
            <w:pPr>
              <w:ind w:firstLine="0"/>
              <w:rPr>
                <w:ins w:id="821" w:author="Chen Heller" w:date="2022-09-14T16:49:00Z"/>
              </w:rPr>
            </w:pPr>
          </w:p>
        </w:tc>
      </w:tr>
      <w:tr w:rsidR="00B65BC7" w14:paraId="48C9E5AC" w14:textId="77777777" w:rsidTr="003538C4">
        <w:trPr>
          <w:trHeight w:val="254"/>
          <w:ins w:id="822" w:author="Chen Heller" w:date="2022-09-14T16:49:00Z"/>
          <w:trPrChange w:id="823" w:author="Chen Heller" w:date="2022-09-15T10:42:00Z">
            <w:trPr>
              <w:gridAfter w:val="0"/>
              <w:trHeight w:val="254"/>
            </w:trPr>
          </w:trPrChange>
        </w:trPr>
        <w:tc>
          <w:tcPr>
            <w:tcW w:w="284" w:type="dxa"/>
            <w:tcBorders>
              <w:bottom w:val="single" w:sz="12" w:space="0" w:color="auto"/>
            </w:tcBorders>
            <w:tcPrChange w:id="824" w:author="Chen Heller" w:date="2022-09-15T10:42:00Z">
              <w:tcPr>
                <w:tcW w:w="284" w:type="dxa"/>
                <w:gridSpan w:val="2"/>
                <w:tcBorders>
                  <w:bottom w:val="single" w:sz="12" w:space="0" w:color="auto"/>
                </w:tcBorders>
              </w:tcPr>
            </w:tcPrChange>
          </w:tcPr>
          <w:p w14:paraId="6320FD83" w14:textId="77777777" w:rsidR="00B65BC7" w:rsidRPr="00EA2CED" w:rsidRDefault="00B65BC7" w:rsidP="00EA2CED">
            <w:pPr>
              <w:ind w:firstLine="0"/>
              <w:rPr>
                <w:ins w:id="825" w:author="Chen Heller" w:date="2022-09-14T16:49:00Z"/>
                <w:b/>
                <w:bCs/>
              </w:rPr>
            </w:pPr>
          </w:p>
        </w:tc>
        <w:tc>
          <w:tcPr>
            <w:tcW w:w="2268" w:type="dxa"/>
            <w:tcBorders>
              <w:bottom w:val="single" w:sz="12" w:space="0" w:color="auto"/>
            </w:tcBorders>
            <w:tcPrChange w:id="826" w:author="Chen Heller" w:date="2022-09-15T10:42:00Z">
              <w:tcPr>
                <w:tcW w:w="2126" w:type="dxa"/>
                <w:gridSpan w:val="2"/>
                <w:tcBorders>
                  <w:bottom w:val="single" w:sz="12" w:space="0" w:color="auto"/>
                </w:tcBorders>
              </w:tcPr>
            </w:tcPrChange>
          </w:tcPr>
          <w:p w14:paraId="03AA8554" w14:textId="77777777" w:rsidR="00B65BC7" w:rsidRPr="00EA2CED" w:rsidRDefault="00B65BC7" w:rsidP="00EA2CED">
            <w:pPr>
              <w:ind w:firstLine="0"/>
              <w:rPr>
                <w:ins w:id="827" w:author="Chen Heller" w:date="2022-09-14T16:49:00Z"/>
                <w:b/>
                <w:bCs/>
              </w:rPr>
            </w:pPr>
          </w:p>
        </w:tc>
        <w:tc>
          <w:tcPr>
            <w:tcW w:w="1701" w:type="dxa"/>
            <w:tcBorders>
              <w:top w:val="single" w:sz="12" w:space="0" w:color="auto"/>
              <w:bottom w:val="single" w:sz="12" w:space="0" w:color="auto"/>
            </w:tcBorders>
            <w:tcPrChange w:id="828" w:author="Chen Heller" w:date="2022-09-15T10:42:00Z">
              <w:tcPr>
                <w:tcW w:w="1701" w:type="dxa"/>
                <w:gridSpan w:val="2"/>
                <w:tcBorders>
                  <w:top w:val="single" w:sz="12" w:space="0" w:color="auto"/>
                  <w:bottom w:val="single" w:sz="12" w:space="0" w:color="auto"/>
                </w:tcBorders>
              </w:tcPr>
            </w:tcPrChange>
          </w:tcPr>
          <w:p w14:paraId="3FC988DC" w14:textId="122D3DA5" w:rsidR="00B65BC7" w:rsidRPr="00EA2CED" w:rsidRDefault="00B65BC7" w:rsidP="00EA2CED">
            <w:pPr>
              <w:ind w:firstLine="0"/>
              <w:rPr>
                <w:ins w:id="829" w:author="Chen Heller" w:date="2022-09-14T16:49:00Z"/>
                <w:b/>
                <w:bCs/>
              </w:rPr>
            </w:pPr>
            <w:ins w:id="830" w:author="Chen Heller" w:date="2022-09-14T16:49:00Z">
              <w:r>
                <w:rPr>
                  <w:b/>
                  <w:bCs/>
                </w:rPr>
                <w:t>M</w:t>
              </w:r>
            </w:ins>
            <w:ins w:id="831" w:author="Chen Heller" w:date="2022-09-14T17:04:00Z">
              <w:r w:rsidR="00166A9B">
                <w:rPr>
                  <w:b/>
                  <w:bCs/>
                </w:rPr>
                <w:t xml:space="preserve"> </w:t>
              </w:r>
            </w:ins>
            <w:ins w:id="832" w:author="Chen Heller" w:date="2022-09-14T16:49:00Z">
              <w:r>
                <w:rPr>
                  <w:b/>
                  <w:bCs/>
                </w:rPr>
                <w:t>(SD)</w:t>
              </w:r>
            </w:ins>
          </w:p>
        </w:tc>
        <w:tc>
          <w:tcPr>
            <w:tcW w:w="1701" w:type="dxa"/>
            <w:tcBorders>
              <w:top w:val="single" w:sz="12" w:space="0" w:color="auto"/>
              <w:bottom w:val="single" w:sz="12" w:space="0" w:color="auto"/>
            </w:tcBorders>
            <w:tcPrChange w:id="833" w:author="Chen Heller" w:date="2022-09-15T10:42:00Z">
              <w:tcPr>
                <w:tcW w:w="1701" w:type="dxa"/>
                <w:gridSpan w:val="2"/>
                <w:tcBorders>
                  <w:top w:val="single" w:sz="12" w:space="0" w:color="auto"/>
                  <w:bottom w:val="single" w:sz="12" w:space="0" w:color="auto"/>
                </w:tcBorders>
              </w:tcPr>
            </w:tcPrChange>
          </w:tcPr>
          <w:p w14:paraId="3194333E" w14:textId="4DB6F5EA" w:rsidR="00B65BC7" w:rsidRPr="00EA2CED" w:rsidRDefault="00B65BC7" w:rsidP="00EA2CED">
            <w:pPr>
              <w:ind w:firstLine="0"/>
              <w:rPr>
                <w:ins w:id="834" w:author="Chen Heller" w:date="2022-09-14T16:49:00Z"/>
                <w:b/>
                <w:bCs/>
              </w:rPr>
            </w:pPr>
            <w:ins w:id="835" w:author="Chen Heller" w:date="2022-09-14T16:49:00Z">
              <w:r>
                <w:rPr>
                  <w:b/>
                  <w:bCs/>
                </w:rPr>
                <w:t>M</w:t>
              </w:r>
            </w:ins>
            <w:ins w:id="836" w:author="Chen Heller" w:date="2022-09-14T17:04:00Z">
              <w:r w:rsidR="00166A9B">
                <w:rPr>
                  <w:b/>
                  <w:bCs/>
                </w:rPr>
                <w:t xml:space="preserve"> </w:t>
              </w:r>
            </w:ins>
            <w:ins w:id="837" w:author="Chen Heller" w:date="2022-09-14T16:49:00Z">
              <w:r>
                <w:rPr>
                  <w:b/>
                  <w:bCs/>
                </w:rPr>
                <w:t>(SD)</w:t>
              </w:r>
            </w:ins>
          </w:p>
        </w:tc>
        <w:tc>
          <w:tcPr>
            <w:tcW w:w="709" w:type="dxa"/>
            <w:tcBorders>
              <w:bottom w:val="single" w:sz="12" w:space="0" w:color="auto"/>
            </w:tcBorders>
            <w:tcPrChange w:id="838" w:author="Chen Heller" w:date="2022-09-15T10:42:00Z">
              <w:tcPr>
                <w:tcW w:w="709" w:type="dxa"/>
                <w:gridSpan w:val="2"/>
                <w:tcBorders>
                  <w:bottom w:val="single" w:sz="12" w:space="0" w:color="auto"/>
                </w:tcBorders>
              </w:tcPr>
            </w:tcPrChange>
          </w:tcPr>
          <w:p w14:paraId="1D7EAAC4" w14:textId="77777777" w:rsidR="00B65BC7" w:rsidRPr="00EA2CED" w:rsidRDefault="00B65BC7" w:rsidP="00EA2CED">
            <w:pPr>
              <w:ind w:firstLine="0"/>
              <w:rPr>
                <w:ins w:id="839" w:author="Chen Heller" w:date="2022-09-14T16:49:00Z"/>
                <w:b/>
                <w:bCs/>
              </w:rPr>
            </w:pPr>
            <w:ins w:id="840" w:author="Chen Heller" w:date="2022-09-14T16:49:00Z">
              <w:r>
                <w:rPr>
                  <w:b/>
                  <w:bCs/>
                </w:rPr>
                <w:t>t(6)</w:t>
              </w:r>
            </w:ins>
          </w:p>
        </w:tc>
        <w:tc>
          <w:tcPr>
            <w:tcW w:w="992" w:type="dxa"/>
            <w:tcBorders>
              <w:bottom w:val="single" w:sz="12" w:space="0" w:color="auto"/>
            </w:tcBorders>
            <w:tcPrChange w:id="841" w:author="Chen Heller" w:date="2022-09-15T10:42:00Z">
              <w:tcPr>
                <w:tcW w:w="992" w:type="dxa"/>
                <w:gridSpan w:val="2"/>
                <w:tcBorders>
                  <w:bottom w:val="single" w:sz="12" w:space="0" w:color="auto"/>
                </w:tcBorders>
              </w:tcPr>
            </w:tcPrChange>
          </w:tcPr>
          <w:p w14:paraId="1F69E17E" w14:textId="77777777" w:rsidR="00B65BC7" w:rsidRPr="00EA2CED" w:rsidRDefault="00B65BC7" w:rsidP="00EA2CED">
            <w:pPr>
              <w:ind w:firstLine="0"/>
              <w:rPr>
                <w:ins w:id="842" w:author="Chen Heller" w:date="2022-09-14T16:49:00Z"/>
                <w:b/>
                <w:bCs/>
              </w:rPr>
            </w:pPr>
            <w:ins w:id="843" w:author="Chen Heller" w:date="2022-09-14T16:49:00Z">
              <w:r>
                <w:rPr>
                  <w:b/>
                  <w:bCs/>
                </w:rPr>
                <w:t>p</w:t>
              </w:r>
            </w:ins>
          </w:p>
        </w:tc>
        <w:tc>
          <w:tcPr>
            <w:tcW w:w="1701" w:type="dxa"/>
            <w:tcBorders>
              <w:bottom w:val="single" w:sz="12" w:space="0" w:color="auto"/>
            </w:tcBorders>
            <w:tcPrChange w:id="844" w:author="Chen Heller" w:date="2022-09-15T10:42:00Z">
              <w:tcPr>
                <w:tcW w:w="1701" w:type="dxa"/>
                <w:gridSpan w:val="2"/>
                <w:tcBorders>
                  <w:bottom w:val="single" w:sz="12" w:space="0" w:color="auto"/>
                </w:tcBorders>
              </w:tcPr>
            </w:tcPrChange>
          </w:tcPr>
          <w:p w14:paraId="3BFC72C5" w14:textId="77777777" w:rsidR="00B65BC7" w:rsidRPr="00EA2CED" w:rsidRDefault="00B65BC7" w:rsidP="00EA2CED">
            <w:pPr>
              <w:ind w:firstLine="0"/>
              <w:rPr>
                <w:ins w:id="845" w:author="Chen Heller" w:date="2022-09-14T16:49:00Z"/>
                <w:b/>
                <w:bCs/>
              </w:rPr>
            </w:pPr>
            <w:ins w:id="846" w:author="Chen Heller" w:date="2022-09-14T16:49:00Z">
              <w:r>
                <w:rPr>
                  <w:b/>
                  <w:bCs/>
                </w:rPr>
                <w:t>CI</w:t>
              </w:r>
            </w:ins>
          </w:p>
        </w:tc>
        <w:tc>
          <w:tcPr>
            <w:tcW w:w="709" w:type="dxa"/>
            <w:tcBorders>
              <w:bottom w:val="single" w:sz="12" w:space="0" w:color="auto"/>
            </w:tcBorders>
            <w:tcPrChange w:id="847" w:author="Chen Heller" w:date="2022-09-15T10:42:00Z">
              <w:tcPr>
                <w:tcW w:w="709" w:type="dxa"/>
                <w:gridSpan w:val="2"/>
                <w:tcBorders>
                  <w:bottom w:val="single" w:sz="12" w:space="0" w:color="auto"/>
                </w:tcBorders>
              </w:tcPr>
            </w:tcPrChange>
          </w:tcPr>
          <w:p w14:paraId="5ECBBACB" w14:textId="77777777" w:rsidR="00B65BC7" w:rsidRPr="00EA2CED" w:rsidRDefault="00B65BC7" w:rsidP="00EA2CED">
            <w:pPr>
              <w:ind w:firstLine="0"/>
              <w:rPr>
                <w:ins w:id="848" w:author="Chen Heller" w:date="2022-09-14T16:49:00Z"/>
                <w:b/>
                <w:bCs/>
              </w:rPr>
            </w:pPr>
            <w:ins w:id="849" w:author="Chen Heller" w:date="2022-09-14T16:49:00Z">
              <w:r>
                <w:rPr>
                  <w:b/>
                  <w:bCs/>
                </w:rPr>
                <w:t>d</w:t>
              </w:r>
            </w:ins>
          </w:p>
        </w:tc>
      </w:tr>
      <w:tr w:rsidR="00B65BC7" w14:paraId="43185318" w14:textId="77777777" w:rsidTr="003538C4">
        <w:trPr>
          <w:trHeight w:val="313"/>
          <w:ins w:id="850" w:author="Chen Heller" w:date="2022-09-14T16:49:00Z"/>
          <w:trPrChange w:id="851" w:author="Chen Heller" w:date="2022-09-15T10:41:00Z">
            <w:trPr>
              <w:gridAfter w:val="0"/>
              <w:trHeight w:val="313"/>
            </w:trPr>
          </w:trPrChange>
        </w:trPr>
        <w:tc>
          <w:tcPr>
            <w:tcW w:w="10065" w:type="dxa"/>
            <w:gridSpan w:val="8"/>
            <w:tcBorders>
              <w:top w:val="single" w:sz="12" w:space="0" w:color="auto"/>
            </w:tcBorders>
            <w:tcPrChange w:id="852" w:author="Chen Heller" w:date="2022-09-15T10:41:00Z">
              <w:tcPr>
                <w:tcW w:w="9923" w:type="dxa"/>
                <w:gridSpan w:val="16"/>
                <w:tcBorders>
                  <w:top w:val="single" w:sz="12" w:space="0" w:color="auto"/>
                </w:tcBorders>
              </w:tcPr>
            </w:tcPrChange>
          </w:tcPr>
          <w:p w14:paraId="047CCEDB" w14:textId="77777777" w:rsidR="00B65BC7" w:rsidRDefault="00B65BC7" w:rsidP="00EA2CED">
            <w:pPr>
              <w:ind w:firstLine="0"/>
              <w:rPr>
                <w:ins w:id="853" w:author="Chen Heller" w:date="2022-09-14T16:49:00Z"/>
              </w:rPr>
            </w:pPr>
            <w:ins w:id="854" w:author="Chen Heller" w:date="2022-09-14T16:49:00Z">
              <w:r>
                <w:rPr>
                  <w:b/>
                  <w:bCs/>
                </w:rPr>
                <w:t>Reaching</w:t>
              </w:r>
            </w:ins>
          </w:p>
        </w:tc>
      </w:tr>
      <w:tr w:rsidR="00B65BC7" w14:paraId="4FFCFB7D" w14:textId="77777777" w:rsidTr="003538C4">
        <w:trPr>
          <w:trHeight w:val="490"/>
          <w:ins w:id="855" w:author="Chen Heller" w:date="2022-09-14T16:49:00Z"/>
          <w:trPrChange w:id="856" w:author="Chen Heller" w:date="2022-09-15T10:42:00Z">
            <w:trPr>
              <w:gridAfter w:val="0"/>
              <w:trHeight w:val="490"/>
            </w:trPr>
          </w:trPrChange>
        </w:trPr>
        <w:tc>
          <w:tcPr>
            <w:tcW w:w="284" w:type="dxa"/>
            <w:vMerge w:val="restart"/>
            <w:tcBorders>
              <w:bottom w:val="single" w:sz="12" w:space="0" w:color="auto"/>
            </w:tcBorders>
            <w:tcPrChange w:id="857" w:author="Chen Heller" w:date="2022-09-15T10:42:00Z">
              <w:tcPr>
                <w:tcW w:w="284" w:type="dxa"/>
                <w:gridSpan w:val="2"/>
                <w:vMerge w:val="restart"/>
                <w:tcBorders>
                  <w:bottom w:val="single" w:sz="12" w:space="0" w:color="auto"/>
                </w:tcBorders>
              </w:tcPr>
            </w:tcPrChange>
          </w:tcPr>
          <w:p w14:paraId="173887A7" w14:textId="77777777" w:rsidR="00B65BC7" w:rsidRPr="00EA2CED" w:rsidRDefault="00B65BC7" w:rsidP="00EA2CED">
            <w:pPr>
              <w:ind w:firstLine="0"/>
              <w:rPr>
                <w:ins w:id="858" w:author="Chen Heller" w:date="2022-09-14T16:49:00Z"/>
                <w:b/>
                <w:bCs/>
              </w:rPr>
            </w:pPr>
          </w:p>
        </w:tc>
        <w:tc>
          <w:tcPr>
            <w:tcW w:w="2268" w:type="dxa"/>
            <w:tcPrChange w:id="859" w:author="Chen Heller" w:date="2022-09-15T10:42:00Z">
              <w:tcPr>
                <w:tcW w:w="2126" w:type="dxa"/>
                <w:gridSpan w:val="2"/>
              </w:tcPr>
            </w:tcPrChange>
          </w:tcPr>
          <w:p w14:paraId="6EB8D387" w14:textId="77777777" w:rsidR="00B65BC7" w:rsidRPr="00EA2CED" w:rsidRDefault="00B65BC7" w:rsidP="00EA2CED">
            <w:pPr>
              <w:ind w:firstLine="0"/>
              <w:rPr>
                <w:ins w:id="860" w:author="Chen Heller" w:date="2022-09-14T16:49:00Z"/>
                <w:b/>
                <w:bCs/>
              </w:rPr>
            </w:pPr>
            <w:ins w:id="861" w:author="Chen Heller" w:date="2022-09-14T16:49:00Z">
              <w:r w:rsidRPr="00EA2CED">
                <w:rPr>
                  <w:b/>
                  <w:bCs/>
                </w:rPr>
                <w:t>Reach area</w:t>
              </w:r>
            </w:ins>
          </w:p>
        </w:tc>
        <w:tc>
          <w:tcPr>
            <w:tcW w:w="1701" w:type="dxa"/>
            <w:tcPrChange w:id="862" w:author="Chen Heller" w:date="2022-09-15T10:42:00Z">
              <w:tcPr>
                <w:tcW w:w="1701" w:type="dxa"/>
                <w:gridSpan w:val="2"/>
              </w:tcPr>
            </w:tcPrChange>
          </w:tcPr>
          <w:p w14:paraId="4397D548" w14:textId="77777777" w:rsidR="00B65BC7" w:rsidRDefault="00B65BC7" w:rsidP="00EA2CED">
            <w:pPr>
              <w:ind w:firstLine="0"/>
              <w:rPr>
                <w:ins w:id="863" w:author="Chen Heller" w:date="2022-09-14T16:49:00Z"/>
              </w:rPr>
            </w:pPr>
            <w:ins w:id="864" w:author="Chen Heller" w:date="2022-09-14T16:49:00Z">
              <w:r>
                <w:t>2 (0.30)</w:t>
              </w:r>
            </w:ins>
          </w:p>
        </w:tc>
        <w:tc>
          <w:tcPr>
            <w:tcW w:w="1701" w:type="dxa"/>
            <w:tcPrChange w:id="865" w:author="Chen Heller" w:date="2022-09-15T10:42:00Z">
              <w:tcPr>
                <w:tcW w:w="1701" w:type="dxa"/>
                <w:gridSpan w:val="2"/>
              </w:tcPr>
            </w:tcPrChange>
          </w:tcPr>
          <w:p w14:paraId="32DE1315" w14:textId="77777777" w:rsidR="00B65BC7" w:rsidRDefault="00B65BC7" w:rsidP="00EA2CED">
            <w:pPr>
              <w:ind w:firstLine="0"/>
              <w:rPr>
                <w:ins w:id="866" w:author="Chen Heller" w:date="2022-09-14T16:49:00Z"/>
              </w:rPr>
            </w:pPr>
            <w:ins w:id="867" w:author="Chen Heller" w:date="2022-09-14T16:49:00Z">
              <w:r>
                <w:t>1.73 (0.25)</w:t>
              </w:r>
            </w:ins>
          </w:p>
        </w:tc>
        <w:tc>
          <w:tcPr>
            <w:tcW w:w="709" w:type="dxa"/>
            <w:tcPrChange w:id="868" w:author="Chen Heller" w:date="2022-09-15T10:42:00Z">
              <w:tcPr>
                <w:tcW w:w="709" w:type="dxa"/>
                <w:gridSpan w:val="2"/>
              </w:tcPr>
            </w:tcPrChange>
          </w:tcPr>
          <w:p w14:paraId="0C8EE400" w14:textId="77777777" w:rsidR="00B65BC7" w:rsidRDefault="00B65BC7" w:rsidP="00EA2CED">
            <w:pPr>
              <w:ind w:firstLine="0"/>
              <w:rPr>
                <w:ins w:id="869" w:author="Chen Heller" w:date="2022-09-14T16:49:00Z"/>
              </w:rPr>
            </w:pPr>
            <w:ins w:id="870" w:author="Chen Heller" w:date="2022-09-14T16:49:00Z">
              <w:r>
                <w:t>3.02</w:t>
              </w:r>
            </w:ins>
          </w:p>
        </w:tc>
        <w:tc>
          <w:tcPr>
            <w:tcW w:w="992" w:type="dxa"/>
            <w:tcPrChange w:id="871" w:author="Chen Heller" w:date="2022-09-15T10:42:00Z">
              <w:tcPr>
                <w:tcW w:w="992" w:type="dxa"/>
                <w:gridSpan w:val="2"/>
              </w:tcPr>
            </w:tcPrChange>
          </w:tcPr>
          <w:p w14:paraId="60CD7F88" w14:textId="77777777" w:rsidR="00B65BC7" w:rsidRDefault="00B65BC7" w:rsidP="00EA2CED">
            <w:pPr>
              <w:ind w:firstLine="0"/>
              <w:rPr>
                <w:ins w:id="872" w:author="Chen Heller" w:date="2022-09-14T16:49:00Z"/>
              </w:rPr>
            </w:pPr>
            <w:ins w:id="873" w:author="Chen Heller" w:date="2022-09-14T16:49:00Z">
              <w:r>
                <w:t>0.023</w:t>
              </w:r>
            </w:ins>
          </w:p>
        </w:tc>
        <w:tc>
          <w:tcPr>
            <w:tcW w:w="1701" w:type="dxa"/>
            <w:tcPrChange w:id="874" w:author="Chen Heller" w:date="2022-09-15T10:42:00Z">
              <w:tcPr>
                <w:tcW w:w="1701" w:type="dxa"/>
                <w:gridSpan w:val="2"/>
              </w:tcPr>
            </w:tcPrChange>
          </w:tcPr>
          <w:p w14:paraId="46A272B3" w14:textId="77777777" w:rsidR="00B65BC7" w:rsidRDefault="00B65BC7" w:rsidP="00EA2CED">
            <w:pPr>
              <w:ind w:firstLine="0"/>
              <w:rPr>
                <w:ins w:id="875" w:author="Chen Heller" w:date="2022-09-14T16:49:00Z"/>
              </w:rPr>
            </w:pPr>
            <w:ins w:id="876" w:author="Chen Heller" w:date="2022-09-14T16:49:00Z">
              <w:r>
                <w:t>0.05, 0.48</w:t>
              </w:r>
            </w:ins>
          </w:p>
        </w:tc>
        <w:tc>
          <w:tcPr>
            <w:tcW w:w="709" w:type="dxa"/>
            <w:tcPrChange w:id="877" w:author="Chen Heller" w:date="2022-09-15T10:42:00Z">
              <w:tcPr>
                <w:tcW w:w="709" w:type="dxa"/>
                <w:gridSpan w:val="2"/>
              </w:tcPr>
            </w:tcPrChange>
          </w:tcPr>
          <w:p w14:paraId="61172540" w14:textId="77777777" w:rsidR="00B65BC7" w:rsidRDefault="00B65BC7" w:rsidP="00EA2CED">
            <w:pPr>
              <w:ind w:firstLine="0"/>
              <w:rPr>
                <w:ins w:id="878" w:author="Chen Heller" w:date="2022-09-14T16:49:00Z"/>
              </w:rPr>
            </w:pPr>
            <w:ins w:id="879" w:author="Chen Heller" w:date="2022-09-14T16:49:00Z">
              <w:r>
                <w:t>1.14</w:t>
              </w:r>
            </w:ins>
          </w:p>
        </w:tc>
      </w:tr>
      <w:tr w:rsidR="00B65BC7" w14:paraId="11FBE247" w14:textId="77777777" w:rsidTr="003538C4">
        <w:trPr>
          <w:trHeight w:val="490"/>
          <w:ins w:id="880" w:author="Chen Heller" w:date="2022-09-14T16:49:00Z"/>
          <w:trPrChange w:id="881" w:author="Chen Heller" w:date="2022-09-15T10:42:00Z">
            <w:trPr>
              <w:gridAfter w:val="0"/>
              <w:trHeight w:val="490"/>
            </w:trPr>
          </w:trPrChange>
        </w:trPr>
        <w:tc>
          <w:tcPr>
            <w:tcW w:w="284" w:type="dxa"/>
            <w:vMerge/>
            <w:tcBorders>
              <w:top w:val="single" w:sz="12" w:space="0" w:color="auto"/>
              <w:bottom w:val="single" w:sz="12" w:space="0" w:color="auto"/>
            </w:tcBorders>
            <w:tcPrChange w:id="882" w:author="Chen Heller" w:date="2022-09-15T10:42:00Z">
              <w:tcPr>
                <w:tcW w:w="284" w:type="dxa"/>
                <w:gridSpan w:val="2"/>
                <w:vMerge/>
                <w:tcBorders>
                  <w:top w:val="single" w:sz="12" w:space="0" w:color="auto"/>
                  <w:bottom w:val="single" w:sz="12" w:space="0" w:color="auto"/>
                </w:tcBorders>
              </w:tcPr>
            </w:tcPrChange>
          </w:tcPr>
          <w:p w14:paraId="3748D230" w14:textId="77777777" w:rsidR="00B65BC7" w:rsidRPr="00EA2CED" w:rsidRDefault="00B65BC7" w:rsidP="00EA2CED">
            <w:pPr>
              <w:ind w:firstLine="0"/>
              <w:rPr>
                <w:ins w:id="883" w:author="Chen Heller" w:date="2022-09-14T16:49:00Z"/>
                <w:b/>
                <w:bCs/>
              </w:rPr>
            </w:pPr>
          </w:p>
        </w:tc>
        <w:tc>
          <w:tcPr>
            <w:tcW w:w="2268" w:type="dxa"/>
            <w:tcPrChange w:id="884" w:author="Chen Heller" w:date="2022-09-15T10:42:00Z">
              <w:tcPr>
                <w:tcW w:w="2126" w:type="dxa"/>
                <w:gridSpan w:val="2"/>
              </w:tcPr>
            </w:tcPrChange>
          </w:tcPr>
          <w:p w14:paraId="7FB444DD" w14:textId="77777777" w:rsidR="00B65BC7" w:rsidRPr="00EA2CED" w:rsidRDefault="00B65BC7" w:rsidP="00EA2CED">
            <w:pPr>
              <w:ind w:firstLine="0"/>
              <w:rPr>
                <w:ins w:id="885" w:author="Chen Heller" w:date="2022-09-14T16:49:00Z"/>
                <w:b/>
                <w:bCs/>
              </w:rPr>
            </w:pPr>
            <w:ins w:id="886" w:author="Chen Heller" w:date="2022-09-14T16:49:00Z">
              <w:r w:rsidRPr="00EA2CED">
                <w:rPr>
                  <w:b/>
                  <w:bCs/>
                </w:rPr>
                <w:t>Traveled distance</w:t>
              </w:r>
            </w:ins>
          </w:p>
        </w:tc>
        <w:tc>
          <w:tcPr>
            <w:tcW w:w="1701" w:type="dxa"/>
            <w:tcPrChange w:id="887" w:author="Chen Heller" w:date="2022-09-15T10:42:00Z">
              <w:tcPr>
                <w:tcW w:w="1701" w:type="dxa"/>
                <w:gridSpan w:val="2"/>
              </w:tcPr>
            </w:tcPrChange>
          </w:tcPr>
          <w:p w14:paraId="41C2D2CA" w14:textId="77777777" w:rsidR="00B65BC7" w:rsidRDefault="00B65BC7" w:rsidP="00EA2CED">
            <w:pPr>
              <w:ind w:firstLine="0"/>
              <w:rPr>
                <w:ins w:id="888" w:author="Chen Heller" w:date="2022-09-14T16:49:00Z"/>
              </w:rPr>
            </w:pPr>
            <w:ins w:id="889" w:author="Chen Heller" w:date="2022-09-14T16:49:00Z">
              <w:r>
                <w:t>38.27 (1.25)</w:t>
              </w:r>
            </w:ins>
          </w:p>
        </w:tc>
        <w:tc>
          <w:tcPr>
            <w:tcW w:w="1701" w:type="dxa"/>
            <w:tcPrChange w:id="890" w:author="Chen Heller" w:date="2022-09-15T10:42:00Z">
              <w:tcPr>
                <w:tcW w:w="1701" w:type="dxa"/>
                <w:gridSpan w:val="2"/>
              </w:tcPr>
            </w:tcPrChange>
          </w:tcPr>
          <w:p w14:paraId="6A1D56A3" w14:textId="77777777" w:rsidR="00B65BC7" w:rsidRDefault="00B65BC7" w:rsidP="00EA2CED">
            <w:pPr>
              <w:ind w:firstLine="0"/>
              <w:rPr>
                <w:ins w:id="891" w:author="Chen Heller" w:date="2022-09-14T16:49:00Z"/>
              </w:rPr>
            </w:pPr>
            <w:ins w:id="892" w:author="Chen Heller" w:date="2022-09-14T16:49:00Z">
              <w:r>
                <w:t>39.23 (1.74)</w:t>
              </w:r>
            </w:ins>
          </w:p>
        </w:tc>
        <w:tc>
          <w:tcPr>
            <w:tcW w:w="709" w:type="dxa"/>
            <w:tcPrChange w:id="893" w:author="Chen Heller" w:date="2022-09-15T10:42:00Z">
              <w:tcPr>
                <w:tcW w:w="709" w:type="dxa"/>
                <w:gridSpan w:val="2"/>
              </w:tcPr>
            </w:tcPrChange>
          </w:tcPr>
          <w:p w14:paraId="0291A175" w14:textId="77777777" w:rsidR="00B65BC7" w:rsidRDefault="00B65BC7" w:rsidP="00EA2CED">
            <w:pPr>
              <w:ind w:firstLine="0"/>
              <w:rPr>
                <w:ins w:id="894" w:author="Chen Heller" w:date="2022-09-14T16:49:00Z"/>
              </w:rPr>
            </w:pPr>
            <w:ins w:id="895" w:author="Chen Heller" w:date="2022-09-14T16:49:00Z">
              <w:r>
                <w:t>3.69</w:t>
              </w:r>
            </w:ins>
          </w:p>
        </w:tc>
        <w:tc>
          <w:tcPr>
            <w:tcW w:w="992" w:type="dxa"/>
            <w:tcPrChange w:id="896" w:author="Chen Heller" w:date="2022-09-15T10:42:00Z">
              <w:tcPr>
                <w:tcW w:w="992" w:type="dxa"/>
                <w:gridSpan w:val="2"/>
              </w:tcPr>
            </w:tcPrChange>
          </w:tcPr>
          <w:p w14:paraId="27EBAABF" w14:textId="77777777" w:rsidR="00B65BC7" w:rsidRDefault="00B65BC7" w:rsidP="00EA2CED">
            <w:pPr>
              <w:ind w:firstLine="0"/>
              <w:rPr>
                <w:ins w:id="897" w:author="Chen Heller" w:date="2022-09-14T16:49:00Z"/>
              </w:rPr>
            </w:pPr>
            <w:ins w:id="898" w:author="Chen Heller" w:date="2022-09-14T16:49:00Z">
              <w:r>
                <w:t>0.010</w:t>
              </w:r>
            </w:ins>
          </w:p>
        </w:tc>
        <w:tc>
          <w:tcPr>
            <w:tcW w:w="1701" w:type="dxa"/>
            <w:tcPrChange w:id="899" w:author="Chen Heller" w:date="2022-09-15T10:42:00Z">
              <w:tcPr>
                <w:tcW w:w="1701" w:type="dxa"/>
                <w:gridSpan w:val="2"/>
              </w:tcPr>
            </w:tcPrChange>
          </w:tcPr>
          <w:p w14:paraId="17021F6F" w14:textId="77777777" w:rsidR="00B65BC7" w:rsidRDefault="00B65BC7" w:rsidP="00EA2CED">
            <w:pPr>
              <w:ind w:firstLine="0"/>
              <w:rPr>
                <w:ins w:id="900" w:author="Chen Heller" w:date="2022-09-14T16:49:00Z"/>
              </w:rPr>
            </w:pPr>
            <w:ins w:id="901" w:author="Chen Heller" w:date="2022-09-14T16:49:00Z">
              <w:r>
                <w:t>-1.59, -0.32</w:t>
              </w:r>
            </w:ins>
          </w:p>
        </w:tc>
        <w:tc>
          <w:tcPr>
            <w:tcW w:w="709" w:type="dxa"/>
            <w:tcPrChange w:id="902" w:author="Chen Heller" w:date="2022-09-15T10:42:00Z">
              <w:tcPr>
                <w:tcW w:w="709" w:type="dxa"/>
                <w:gridSpan w:val="2"/>
              </w:tcPr>
            </w:tcPrChange>
          </w:tcPr>
          <w:p w14:paraId="477C98BA" w14:textId="77777777" w:rsidR="00B65BC7" w:rsidRDefault="00B65BC7" w:rsidP="00EA2CED">
            <w:pPr>
              <w:ind w:firstLine="0"/>
              <w:rPr>
                <w:ins w:id="903" w:author="Chen Heller" w:date="2022-09-14T16:49:00Z"/>
              </w:rPr>
            </w:pPr>
            <w:ins w:id="904" w:author="Chen Heller" w:date="2022-09-14T16:49:00Z">
              <w:r>
                <w:t>1.40</w:t>
              </w:r>
            </w:ins>
          </w:p>
        </w:tc>
      </w:tr>
      <w:tr w:rsidR="00B65BC7" w14:paraId="114D34EA" w14:textId="77777777" w:rsidTr="003538C4">
        <w:trPr>
          <w:trHeight w:val="490"/>
          <w:ins w:id="905" w:author="Chen Heller" w:date="2022-09-14T16:49:00Z"/>
          <w:trPrChange w:id="906" w:author="Chen Heller" w:date="2022-09-15T10:42:00Z">
            <w:trPr>
              <w:gridAfter w:val="0"/>
              <w:trHeight w:val="490"/>
            </w:trPr>
          </w:trPrChange>
        </w:trPr>
        <w:tc>
          <w:tcPr>
            <w:tcW w:w="284" w:type="dxa"/>
            <w:vMerge/>
            <w:tcBorders>
              <w:top w:val="single" w:sz="12" w:space="0" w:color="auto"/>
              <w:bottom w:val="single" w:sz="12" w:space="0" w:color="auto"/>
            </w:tcBorders>
            <w:tcPrChange w:id="907" w:author="Chen Heller" w:date="2022-09-15T10:42:00Z">
              <w:tcPr>
                <w:tcW w:w="284" w:type="dxa"/>
                <w:gridSpan w:val="2"/>
                <w:vMerge/>
                <w:tcBorders>
                  <w:top w:val="single" w:sz="12" w:space="0" w:color="auto"/>
                  <w:bottom w:val="single" w:sz="12" w:space="0" w:color="auto"/>
                </w:tcBorders>
              </w:tcPr>
            </w:tcPrChange>
          </w:tcPr>
          <w:p w14:paraId="072474F2" w14:textId="77777777" w:rsidR="00B65BC7" w:rsidRPr="00EA2CED" w:rsidRDefault="00B65BC7" w:rsidP="00EA2CED">
            <w:pPr>
              <w:ind w:firstLine="0"/>
              <w:rPr>
                <w:ins w:id="908" w:author="Chen Heller" w:date="2022-09-14T16:49:00Z"/>
                <w:b/>
                <w:bCs/>
              </w:rPr>
            </w:pPr>
          </w:p>
        </w:tc>
        <w:tc>
          <w:tcPr>
            <w:tcW w:w="2268" w:type="dxa"/>
            <w:tcPrChange w:id="909" w:author="Chen Heller" w:date="2022-09-15T10:42:00Z">
              <w:tcPr>
                <w:tcW w:w="2126" w:type="dxa"/>
                <w:gridSpan w:val="2"/>
              </w:tcPr>
            </w:tcPrChange>
          </w:tcPr>
          <w:p w14:paraId="1CA70F67" w14:textId="77777777" w:rsidR="00B65BC7" w:rsidRPr="00EA2CED" w:rsidRDefault="00B65BC7" w:rsidP="00EA2CED">
            <w:pPr>
              <w:ind w:firstLine="0"/>
              <w:rPr>
                <w:ins w:id="910" w:author="Chen Heller" w:date="2022-09-14T16:49:00Z"/>
                <w:b/>
                <w:bCs/>
              </w:rPr>
            </w:pPr>
            <w:ins w:id="911" w:author="Chen Heller" w:date="2022-09-14T16:49:00Z">
              <w:r w:rsidRPr="00EA2CED">
                <w:rPr>
                  <w:b/>
                  <w:bCs/>
                </w:rPr>
                <w:t>Reaction time</w:t>
              </w:r>
            </w:ins>
          </w:p>
        </w:tc>
        <w:tc>
          <w:tcPr>
            <w:tcW w:w="1701" w:type="dxa"/>
            <w:tcPrChange w:id="912" w:author="Chen Heller" w:date="2022-09-15T10:42:00Z">
              <w:tcPr>
                <w:tcW w:w="1701" w:type="dxa"/>
                <w:gridSpan w:val="2"/>
              </w:tcPr>
            </w:tcPrChange>
          </w:tcPr>
          <w:p w14:paraId="5006B1B1" w14:textId="77777777" w:rsidR="00B65BC7" w:rsidRDefault="00B65BC7" w:rsidP="00EA2CED">
            <w:pPr>
              <w:ind w:firstLine="0"/>
              <w:rPr>
                <w:ins w:id="913" w:author="Chen Heller" w:date="2022-09-14T16:49:00Z"/>
              </w:rPr>
            </w:pPr>
            <w:ins w:id="914" w:author="Chen Heller" w:date="2022-09-14T16:49:00Z">
              <w:r>
                <w:t>164.46 (26.10)</w:t>
              </w:r>
            </w:ins>
          </w:p>
        </w:tc>
        <w:tc>
          <w:tcPr>
            <w:tcW w:w="1701" w:type="dxa"/>
            <w:tcPrChange w:id="915" w:author="Chen Heller" w:date="2022-09-15T10:42:00Z">
              <w:tcPr>
                <w:tcW w:w="1701" w:type="dxa"/>
                <w:gridSpan w:val="2"/>
              </w:tcPr>
            </w:tcPrChange>
          </w:tcPr>
          <w:p w14:paraId="2BDBB3E3" w14:textId="77777777" w:rsidR="00B65BC7" w:rsidRDefault="00B65BC7" w:rsidP="00EA2CED">
            <w:pPr>
              <w:ind w:firstLine="0"/>
              <w:rPr>
                <w:ins w:id="916" w:author="Chen Heller" w:date="2022-09-14T16:49:00Z"/>
              </w:rPr>
            </w:pPr>
            <w:ins w:id="917" w:author="Chen Heller" w:date="2022-09-14T16:49:00Z">
              <w:r>
                <w:t>175.93 (15.40)</w:t>
              </w:r>
            </w:ins>
          </w:p>
        </w:tc>
        <w:tc>
          <w:tcPr>
            <w:tcW w:w="709" w:type="dxa"/>
            <w:tcPrChange w:id="918" w:author="Chen Heller" w:date="2022-09-15T10:42:00Z">
              <w:tcPr>
                <w:tcW w:w="709" w:type="dxa"/>
                <w:gridSpan w:val="2"/>
              </w:tcPr>
            </w:tcPrChange>
          </w:tcPr>
          <w:p w14:paraId="2690C41D" w14:textId="77777777" w:rsidR="00B65BC7" w:rsidRDefault="00B65BC7" w:rsidP="00EA2CED">
            <w:pPr>
              <w:ind w:firstLine="0"/>
              <w:rPr>
                <w:ins w:id="919" w:author="Chen Heller" w:date="2022-09-14T16:49:00Z"/>
              </w:rPr>
            </w:pPr>
            <w:ins w:id="920" w:author="Chen Heller" w:date="2022-09-14T16:49:00Z">
              <w:r>
                <w:t>2.22</w:t>
              </w:r>
            </w:ins>
          </w:p>
        </w:tc>
        <w:tc>
          <w:tcPr>
            <w:tcW w:w="992" w:type="dxa"/>
            <w:tcPrChange w:id="921" w:author="Chen Heller" w:date="2022-09-15T10:42:00Z">
              <w:tcPr>
                <w:tcW w:w="992" w:type="dxa"/>
                <w:gridSpan w:val="2"/>
              </w:tcPr>
            </w:tcPrChange>
          </w:tcPr>
          <w:p w14:paraId="1AC04C4D" w14:textId="77777777" w:rsidR="00B65BC7" w:rsidRDefault="00B65BC7" w:rsidP="00EA2CED">
            <w:pPr>
              <w:ind w:firstLine="0"/>
              <w:rPr>
                <w:ins w:id="922" w:author="Chen Heller" w:date="2022-09-14T16:49:00Z"/>
              </w:rPr>
            </w:pPr>
            <w:ins w:id="923" w:author="Chen Heller" w:date="2022-09-14T16:49:00Z">
              <w:r>
                <w:t>0.067</w:t>
              </w:r>
            </w:ins>
          </w:p>
        </w:tc>
        <w:tc>
          <w:tcPr>
            <w:tcW w:w="1701" w:type="dxa"/>
            <w:tcPrChange w:id="924" w:author="Chen Heller" w:date="2022-09-15T10:42:00Z">
              <w:tcPr>
                <w:tcW w:w="1701" w:type="dxa"/>
                <w:gridSpan w:val="2"/>
              </w:tcPr>
            </w:tcPrChange>
          </w:tcPr>
          <w:p w14:paraId="5E3BEF8D" w14:textId="77777777" w:rsidR="00B65BC7" w:rsidRDefault="00B65BC7" w:rsidP="00EA2CED">
            <w:pPr>
              <w:ind w:firstLine="0"/>
              <w:rPr>
                <w:ins w:id="925" w:author="Chen Heller" w:date="2022-09-14T16:49:00Z"/>
              </w:rPr>
            </w:pPr>
            <w:ins w:id="926" w:author="Chen Heller" w:date="2022-09-14T16:49:00Z">
              <w:r>
                <w:t>-24.08, 1.12</w:t>
              </w:r>
            </w:ins>
          </w:p>
        </w:tc>
        <w:tc>
          <w:tcPr>
            <w:tcW w:w="709" w:type="dxa"/>
            <w:tcPrChange w:id="927" w:author="Chen Heller" w:date="2022-09-15T10:42:00Z">
              <w:tcPr>
                <w:tcW w:w="709" w:type="dxa"/>
                <w:gridSpan w:val="2"/>
              </w:tcPr>
            </w:tcPrChange>
          </w:tcPr>
          <w:p w14:paraId="3C61DC4C" w14:textId="77777777" w:rsidR="00B65BC7" w:rsidRDefault="00B65BC7" w:rsidP="00EA2CED">
            <w:pPr>
              <w:ind w:firstLine="0"/>
              <w:rPr>
                <w:ins w:id="928" w:author="Chen Heller" w:date="2022-09-14T16:49:00Z"/>
              </w:rPr>
            </w:pPr>
            <w:ins w:id="929" w:author="Chen Heller" w:date="2022-09-14T16:49:00Z">
              <w:r>
                <w:t>0.84</w:t>
              </w:r>
            </w:ins>
          </w:p>
        </w:tc>
      </w:tr>
      <w:tr w:rsidR="00B65BC7" w14:paraId="2B49790C" w14:textId="77777777" w:rsidTr="003538C4">
        <w:trPr>
          <w:trHeight w:val="490"/>
          <w:ins w:id="930" w:author="Chen Heller" w:date="2022-09-14T16:49:00Z"/>
          <w:trPrChange w:id="931" w:author="Chen Heller" w:date="2022-09-15T10:42:00Z">
            <w:trPr>
              <w:gridBefore w:val="1"/>
              <w:trHeight w:val="490"/>
            </w:trPr>
          </w:trPrChange>
        </w:trPr>
        <w:tc>
          <w:tcPr>
            <w:tcW w:w="284" w:type="dxa"/>
            <w:vMerge/>
            <w:tcBorders>
              <w:top w:val="single" w:sz="12" w:space="0" w:color="auto"/>
              <w:bottom w:val="single" w:sz="12" w:space="0" w:color="auto"/>
            </w:tcBorders>
            <w:tcPrChange w:id="932" w:author="Chen Heller" w:date="2022-09-15T10:42:00Z">
              <w:tcPr>
                <w:tcW w:w="284" w:type="dxa"/>
                <w:gridSpan w:val="2"/>
                <w:vMerge/>
                <w:tcBorders>
                  <w:top w:val="single" w:sz="12" w:space="0" w:color="auto"/>
                  <w:bottom w:val="single" w:sz="12" w:space="0" w:color="auto"/>
                </w:tcBorders>
              </w:tcPr>
            </w:tcPrChange>
          </w:tcPr>
          <w:p w14:paraId="59F3BEA9" w14:textId="77777777" w:rsidR="00B65BC7" w:rsidRPr="00EA2CED" w:rsidRDefault="00B65BC7" w:rsidP="00EA2CED">
            <w:pPr>
              <w:ind w:firstLine="0"/>
              <w:rPr>
                <w:ins w:id="933" w:author="Chen Heller" w:date="2022-09-14T16:49:00Z"/>
                <w:b/>
                <w:bCs/>
              </w:rPr>
            </w:pPr>
          </w:p>
        </w:tc>
        <w:tc>
          <w:tcPr>
            <w:tcW w:w="2268" w:type="dxa"/>
            <w:tcPrChange w:id="934" w:author="Chen Heller" w:date="2022-09-15T10:42:00Z">
              <w:tcPr>
                <w:tcW w:w="2126" w:type="dxa"/>
                <w:gridSpan w:val="2"/>
              </w:tcPr>
            </w:tcPrChange>
          </w:tcPr>
          <w:p w14:paraId="76E6486F" w14:textId="4C8C1B69" w:rsidR="00B65BC7" w:rsidRPr="00EA2CED" w:rsidRDefault="00B65BC7" w:rsidP="00EA2CED">
            <w:pPr>
              <w:ind w:firstLine="0"/>
              <w:rPr>
                <w:ins w:id="935" w:author="Chen Heller" w:date="2022-09-14T16:49:00Z"/>
                <w:b/>
                <w:bCs/>
              </w:rPr>
            </w:pPr>
            <w:ins w:id="936" w:author="Chen Heller" w:date="2022-09-14T16:49:00Z">
              <w:r w:rsidRPr="00EA2CED">
                <w:rPr>
                  <w:b/>
                  <w:bCs/>
                </w:rPr>
                <w:t xml:space="preserve">Movement </w:t>
              </w:r>
            </w:ins>
            <w:ins w:id="937" w:author="Chen Heller" w:date="2022-09-15T10:41:00Z">
              <w:r w:rsidR="003538C4">
                <w:rPr>
                  <w:b/>
                  <w:bCs/>
                </w:rPr>
                <w:t>duration</w:t>
              </w:r>
            </w:ins>
          </w:p>
        </w:tc>
        <w:tc>
          <w:tcPr>
            <w:tcW w:w="1701" w:type="dxa"/>
            <w:tcPrChange w:id="938" w:author="Chen Heller" w:date="2022-09-15T10:42:00Z">
              <w:tcPr>
                <w:tcW w:w="1701" w:type="dxa"/>
                <w:gridSpan w:val="2"/>
              </w:tcPr>
            </w:tcPrChange>
          </w:tcPr>
          <w:p w14:paraId="7B75D1DE" w14:textId="77777777" w:rsidR="00B65BC7" w:rsidRDefault="00B65BC7" w:rsidP="00EA2CED">
            <w:pPr>
              <w:ind w:firstLine="0"/>
              <w:rPr>
                <w:ins w:id="939" w:author="Chen Heller" w:date="2022-09-14T16:49:00Z"/>
              </w:rPr>
            </w:pPr>
            <w:ins w:id="940" w:author="Chen Heller" w:date="2022-09-14T16:49:00Z">
              <w:r>
                <w:t>391.95 (32.91)</w:t>
              </w:r>
            </w:ins>
          </w:p>
        </w:tc>
        <w:tc>
          <w:tcPr>
            <w:tcW w:w="1701" w:type="dxa"/>
            <w:tcPrChange w:id="941" w:author="Chen Heller" w:date="2022-09-15T10:42:00Z">
              <w:tcPr>
                <w:tcW w:w="1701" w:type="dxa"/>
                <w:gridSpan w:val="2"/>
              </w:tcPr>
            </w:tcPrChange>
          </w:tcPr>
          <w:p w14:paraId="7201221D" w14:textId="77777777" w:rsidR="00B65BC7" w:rsidRDefault="00B65BC7" w:rsidP="00EA2CED">
            <w:pPr>
              <w:ind w:firstLine="0"/>
              <w:rPr>
                <w:ins w:id="942" w:author="Chen Heller" w:date="2022-09-14T16:49:00Z"/>
              </w:rPr>
            </w:pPr>
            <w:ins w:id="943" w:author="Chen Heller" w:date="2022-09-14T16:49:00Z">
              <w:r>
                <w:t>403.35 (25.40)</w:t>
              </w:r>
            </w:ins>
          </w:p>
        </w:tc>
        <w:tc>
          <w:tcPr>
            <w:tcW w:w="709" w:type="dxa"/>
            <w:tcPrChange w:id="944" w:author="Chen Heller" w:date="2022-09-15T10:42:00Z">
              <w:tcPr>
                <w:tcW w:w="709" w:type="dxa"/>
                <w:gridSpan w:val="2"/>
              </w:tcPr>
            </w:tcPrChange>
          </w:tcPr>
          <w:p w14:paraId="3086A51A" w14:textId="77777777" w:rsidR="00B65BC7" w:rsidRDefault="00B65BC7" w:rsidP="00EA2CED">
            <w:pPr>
              <w:ind w:firstLine="0"/>
              <w:rPr>
                <w:ins w:id="945" w:author="Chen Heller" w:date="2022-09-14T16:49:00Z"/>
              </w:rPr>
            </w:pPr>
            <w:ins w:id="946" w:author="Chen Heller" w:date="2022-09-14T16:49:00Z">
              <w:r>
                <w:t>2.41</w:t>
              </w:r>
            </w:ins>
          </w:p>
        </w:tc>
        <w:tc>
          <w:tcPr>
            <w:tcW w:w="992" w:type="dxa"/>
            <w:tcPrChange w:id="947" w:author="Chen Heller" w:date="2022-09-15T10:42:00Z">
              <w:tcPr>
                <w:tcW w:w="992" w:type="dxa"/>
                <w:gridSpan w:val="2"/>
              </w:tcPr>
            </w:tcPrChange>
          </w:tcPr>
          <w:p w14:paraId="3878A5F2" w14:textId="77777777" w:rsidR="00B65BC7" w:rsidRDefault="00B65BC7" w:rsidP="00EA2CED">
            <w:pPr>
              <w:ind w:firstLine="0"/>
              <w:rPr>
                <w:ins w:id="948" w:author="Chen Heller" w:date="2022-09-14T16:49:00Z"/>
              </w:rPr>
            </w:pPr>
            <w:ins w:id="949" w:author="Chen Heller" w:date="2022-09-14T16:49:00Z">
              <w:r>
                <w:t>0.051</w:t>
              </w:r>
            </w:ins>
          </w:p>
        </w:tc>
        <w:tc>
          <w:tcPr>
            <w:tcW w:w="1701" w:type="dxa"/>
            <w:tcPrChange w:id="950" w:author="Chen Heller" w:date="2022-09-15T10:42:00Z">
              <w:tcPr>
                <w:tcW w:w="1701" w:type="dxa"/>
                <w:gridSpan w:val="2"/>
              </w:tcPr>
            </w:tcPrChange>
          </w:tcPr>
          <w:p w14:paraId="0783040B" w14:textId="77777777" w:rsidR="00B65BC7" w:rsidRDefault="00B65BC7" w:rsidP="00EA2CED">
            <w:pPr>
              <w:ind w:firstLine="0"/>
              <w:rPr>
                <w:ins w:id="951" w:author="Chen Heller" w:date="2022-09-14T16:49:00Z"/>
              </w:rPr>
            </w:pPr>
            <w:ins w:id="952" w:author="Chen Heller" w:date="2022-09-14T16:49:00Z">
              <w:r>
                <w:t>-22.92, 0.13</w:t>
              </w:r>
            </w:ins>
          </w:p>
        </w:tc>
        <w:tc>
          <w:tcPr>
            <w:tcW w:w="709" w:type="dxa"/>
            <w:tcPrChange w:id="953" w:author="Chen Heller" w:date="2022-09-15T10:42:00Z">
              <w:tcPr>
                <w:tcW w:w="709" w:type="dxa"/>
                <w:gridSpan w:val="2"/>
              </w:tcPr>
            </w:tcPrChange>
          </w:tcPr>
          <w:p w14:paraId="483EC647" w14:textId="77777777" w:rsidR="00B65BC7" w:rsidRDefault="00B65BC7" w:rsidP="00EA2CED">
            <w:pPr>
              <w:ind w:firstLine="0"/>
              <w:rPr>
                <w:ins w:id="954" w:author="Chen Heller" w:date="2022-09-14T16:49:00Z"/>
              </w:rPr>
            </w:pPr>
            <w:ins w:id="955" w:author="Chen Heller" w:date="2022-09-14T16:49:00Z">
              <w:r>
                <w:t>0.91</w:t>
              </w:r>
            </w:ins>
          </w:p>
        </w:tc>
      </w:tr>
      <w:tr w:rsidR="00B65BC7" w14:paraId="67060BE0" w14:textId="77777777" w:rsidTr="003538C4">
        <w:trPr>
          <w:trHeight w:val="490"/>
          <w:ins w:id="956" w:author="Chen Heller" w:date="2022-09-14T16:49:00Z"/>
          <w:trPrChange w:id="957" w:author="Chen Heller" w:date="2022-09-15T10:42:00Z">
            <w:trPr>
              <w:gridBefore w:val="1"/>
              <w:trHeight w:val="490"/>
            </w:trPr>
          </w:trPrChange>
        </w:trPr>
        <w:tc>
          <w:tcPr>
            <w:tcW w:w="284" w:type="dxa"/>
            <w:vMerge/>
            <w:tcBorders>
              <w:top w:val="single" w:sz="12" w:space="0" w:color="auto"/>
              <w:bottom w:val="single" w:sz="12" w:space="0" w:color="auto"/>
            </w:tcBorders>
            <w:tcPrChange w:id="958" w:author="Chen Heller" w:date="2022-09-15T10:42:00Z">
              <w:tcPr>
                <w:tcW w:w="284" w:type="dxa"/>
                <w:gridSpan w:val="2"/>
                <w:vMerge/>
                <w:tcBorders>
                  <w:top w:val="single" w:sz="12" w:space="0" w:color="auto"/>
                  <w:bottom w:val="single" w:sz="12" w:space="0" w:color="auto"/>
                </w:tcBorders>
              </w:tcPr>
            </w:tcPrChange>
          </w:tcPr>
          <w:p w14:paraId="3CB58060" w14:textId="77777777" w:rsidR="00B65BC7" w:rsidRPr="00EA2CED" w:rsidRDefault="00B65BC7" w:rsidP="00EA2CED">
            <w:pPr>
              <w:ind w:firstLine="0"/>
              <w:rPr>
                <w:ins w:id="959" w:author="Chen Heller" w:date="2022-09-14T16:49:00Z"/>
                <w:b/>
                <w:bCs/>
              </w:rPr>
            </w:pPr>
          </w:p>
        </w:tc>
        <w:tc>
          <w:tcPr>
            <w:tcW w:w="2268" w:type="dxa"/>
            <w:tcBorders>
              <w:bottom w:val="single" w:sz="12" w:space="0" w:color="auto"/>
            </w:tcBorders>
            <w:tcPrChange w:id="960" w:author="Chen Heller" w:date="2022-09-15T10:42:00Z">
              <w:tcPr>
                <w:tcW w:w="2126" w:type="dxa"/>
                <w:gridSpan w:val="2"/>
                <w:tcBorders>
                  <w:bottom w:val="single" w:sz="12" w:space="0" w:color="auto"/>
                </w:tcBorders>
              </w:tcPr>
            </w:tcPrChange>
          </w:tcPr>
          <w:p w14:paraId="1A0AB380" w14:textId="77777777" w:rsidR="00B65BC7" w:rsidRPr="00EA2CED" w:rsidRDefault="00B65BC7" w:rsidP="00EA2CED">
            <w:pPr>
              <w:ind w:firstLine="0"/>
              <w:rPr>
                <w:ins w:id="961" w:author="Chen Heller" w:date="2022-09-14T16:49:00Z"/>
                <w:b/>
                <w:bCs/>
              </w:rPr>
            </w:pPr>
            <w:ins w:id="962" w:author="Chen Heller" w:date="2022-09-14T16:49:00Z">
              <w:r w:rsidRPr="00EA2CED">
                <w:rPr>
                  <w:b/>
                  <w:bCs/>
                </w:rPr>
                <w:t>COM</w:t>
              </w:r>
            </w:ins>
          </w:p>
        </w:tc>
        <w:tc>
          <w:tcPr>
            <w:tcW w:w="1701" w:type="dxa"/>
            <w:tcBorders>
              <w:bottom w:val="single" w:sz="12" w:space="0" w:color="auto"/>
            </w:tcBorders>
            <w:tcPrChange w:id="963" w:author="Chen Heller" w:date="2022-09-15T10:42:00Z">
              <w:tcPr>
                <w:tcW w:w="1701" w:type="dxa"/>
                <w:gridSpan w:val="2"/>
                <w:tcBorders>
                  <w:bottom w:val="single" w:sz="12" w:space="0" w:color="auto"/>
                </w:tcBorders>
              </w:tcPr>
            </w:tcPrChange>
          </w:tcPr>
          <w:p w14:paraId="2794FA10" w14:textId="77777777" w:rsidR="00B65BC7" w:rsidRDefault="00B65BC7" w:rsidP="00EA2CED">
            <w:pPr>
              <w:ind w:firstLine="0"/>
              <w:rPr>
                <w:ins w:id="964" w:author="Chen Heller" w:date="2022-09-14T16:49:00Z"/>
              </w:rPr>
            </w:pPr>
            <w:ins w:id="965" w:author="Chen Heller" w:date="2022-09-14T16:49:00Z">
              <w:r>
                <w:t>0.20 (0.13)</w:t>
              </w:r>
            </w:ins>
          </w:p>
        </w:tc>
        <w:tc>
          <w:tcPr>
            <w:tcW w:w="1701" w:type="dxa"/>
            <w:tcBorders>
              <w:bottom w:val="single" w:sz="12" w:space="0" w:color="auto"/>
            </w:tcBorders>
            <w:tcPrChange w:id="966" w:author="Chen Heller" w:date="2022-09-15T10:42:00Z">
              <w:tcPr>
                <w:tcW w:w="1701" w:type="dxa"/>
                <w:gridSpan w:val="2"/>
                <w:tcBorders>
                  <w:bottom w:val="single" w:sz="12" w:space="0" w:color="auto"/>
                </w:tcBorders>
              </w:tcPr>
            </w:tcPrChange>
          </w:tcPr>
          <w:p w14:paraId="1949F302" w14:textId="77777777" w:rsidR="00B65BC7" w:rsidRDefault="00B65BC7" w:rsidP="00EA2CED">
            <w:pPr>
              <w:ind w:firstLine="0"/>
              <w:rPr>
                <w:ins w:id="967" w:author="Chen Heller" w:date="2022-09-14T16:49:00Z"/>
              </w:rPr>
            </w:pPr>
            <w:ins w:id="968" w:author="Chen Heller" w:date="2022-09-14T16:49:00Z">
              <w:r>
                <w:t>0.20 (0.15)</w:t>
              </w:r>
            </w:ins>
          </w:p>
        </w:tc>
        <w:tc>
          <w:tcPr>
            <w:tcW w:w="709" w:type="dxa"/>
            <w:tcBorders>
              <w:bottom w:val="single" w:sz="12" w:space="0" w:color="auto"/>
            </w:tcBorders>
            <w:tcPrChange w:id="969" w:author="Chen Heller" w:date="2022-09-15T10:42:00Z">
              <w:tcPr>
                <w:tcW w:w="709" w:type="dxa"/>
                <w:gridSpan w:val="2"/>
                <w:tcBorders>
                  <w:bottom w:val="single" w:sz="12" w:space="0" w:color="auto"/>
                </w:tcBorders>
              </w:tcPr>
            </w:tcPrChange>
          </w:tcPr>
          <w:p w14:paraId="44FC5A3C" w14:textId="77777777" w:rsidR="00B65BC7" w:rsidRDefault="00B65BC7" w:rsidP="00EA2CED">
            <w:pPr>
              <w:ind w:firstLine="0"/>
              <w:rPr>
                <w:ins w:id="970" w:author="Chen Heller" w:date="2022-09-14T16:49:00Z"/>
              </w:rPr>
            </w:pPr>
            <w:ins w:id="971" w:author="Chen Heller" w:date="2022-09-14T16:49:00Z">
              <w:r>
                <w:t>0.05</w:t>
              </w:r>
            </w:ins>
          </w:p>
        </w:tc>
        <w:tc>
          <w:tcPr>
            <w:tcW w:w="992" w:type="dxa"/>
            <w:tcBorders>
              <w:bottom w:val="single" w:sz="12" w:space="0" w:color="auto"/>
            </w:tcBorders>
            <w:tcPrChange w:id="972" w:author="Chen Heller" w:date="2022-09-15T10:42:00Z">
              <w:tcPr>
                <w:tcW w:w="992" w:type="dxa"/>
                <w:gridSpan w:val="2"/>
                <w:tcBorders>
                  <w:bottom w:val="single" w:sz="12" w:space="0" w:color="auto"/>
                </w:tcBorders>
              </w:tcPr>
            </w:tcPrChange>
          </w:tcPr>
          <w:p w14:paraId="201E86B7" w14:textId="77777777" w:rsidR="00B65BC7" w:rsidRDefault="00B65BC7" w:rsidP="00EA2CED">
            <w:pPr>
              <w:ind w:firstLine="0"/>
              <w:rPr>
                <w:ins w:id="973" w:author="Chen Heller" w:date="2022-09-14T16:49:00Z"/>
              </w:rPr>
            </w:pPr>
            <w:ins w:id="974" w:author="Chen Heller" w:date="2022-09-14T16:49:00Z">
              <w:r>
                <w:t>0.959</w:t>
              </w:r>
            </w:ins>
          </w:p>
        </w:tc>
        <w:tc>
          <w:tcPr>
            <w:tcW w:w="1701" w:type="dxa"/>
            <w:tcBorders>
              <w:bottom w:val="single" w:sz="12" w:space="0" w:color="auto"/>
            </w:tcBorders>
            <w:tcPrChange w:id="975" w:author="Chen Heller" w:date="2022-09-15T10:42:00Z">
              <w:tcPr>
                <w:tcW w:w="1701" w:type="dxa"/>
                <w:gridSpan w:val="2"/>
                <w:tcBorders>
                  <w:bottom w:val="single" w:sz="12" w:space="0" w:color="auto"/>
                </w:tcBorders>
              </w:tcPr>
            </w:tcPrChange>
          </w:tcPr>
          <w:p w14:paraId="4E22E8EE" w14:textId="77777777" w:rsidR="00B65BC7" w:rsidRDefault="00B65BC7" w:rsidP="00EA2CED">
            <w:pPr>
              <w:ind w:firstLine="0"/>
              <w:rPr>
                <w:ins w:id="976" w:author="Chen Heller" w:date="2022-09-14T16:49:00Z"/>
              </w:rPr>
            </w:pPr>
            <w:ins w:id="977" w:author="Chen Heller" w:date="2022-09-14T16:49:00Z">
              <w:r>
                <w:t>-0.10, 0.10</w:t>
              </w:r>
            </w:ins>
          </w:p>
        </w:tc>
        <w:tc>
          <w:tcPr>
            <w:tcW w:w="709" w:type="dxa"/>
            <w:tcBorders>
              <w:bottom w:val="single" w:sz="12" w:space="0" w:color="auto"/>
            </w:tcBorders>
            <w:tcPrChange w:id="978" w:author="Chen Heller" w:date="2022-09-15T10:42:00Z">
              <w:tcPr>
                <w:tcW w:w="709" w:type="dxa"/>
                <w:gridSpan w:val="2"/>
                <w:tcBorders>
                  <w:bottom w:val="single" w:sz="12" w:space="0" w:color="auto"/>
                </w:tcBorders>
              </w:tcPr>
            </w:tcPrChange>
          </w:tcPr>
          <w:p w14:paraId="2C4ED31F" w14:textId="77777777" w:rsidR="00B65BC7" w:rsidRDefault="00B65BC7" w:rsidP="00EA2CED">
            <w:pPr>
              <w:ind w:firstLine="0"/>
              <w:rPr>
                <w:ins w:id="979" w:author="Chen Heller" w:date="2022-09-14T16:49:00Z"/>
              </w:rPr>
            </w:pPr>
            <w:ins w:id="980" w:author="Chen Heller" w:date="2022-09-14T16:49:00Z">
              <w:r>
                <w:t>0.02</w:t>
              </w:r>
            </w:ins>
          </w:p>
        </w:tc>
      </w:tr>
      <w:tr w:rsidR="005A7125" w14:paraId="2FC93DC2" w14:textId="77777777" w:rsidTr="003538C4">
        <w:trPr>
          <w:trHeight w:val="490"/>
          <w:ins w:id="981" w:author="Chen Heller" w:date="2022-09-14T16:50:00Z"/>
          <w:trPrChange w:id="982" w:author="Chen Heller" w:date="2022-09-15T10:41:00Z">
            <w:trPr>
              <w:gridAfter w:val="0"/>
              <w:trHeight w:val="490"/>
            </w:trPr>
          </w:trPrChange>
        </w:trPr>
        <w:tc>
          <w:tcPr>
            <w:tcW w:w="10065" w:type="dxa"/>
            <w:gridSpan w:val="8"/>
            <w:tcBorders>
              <w:top w:val="single" w:sz="12" w:space="0" w:color="auto"/>
            </w:tcBorders>
            <w:tcPrChange w:id="983" w:author="Chen Heller" w:date="2022-09-15T10:41:00Z">
              <w:tcPr>
                <w:tcW w:w="9923" w:type="dxa"/>
                <w:gridSpan w:val="16"/>
                <w:tcBorders>
                  <w:top w:val="single" w:sz="12" w:space="0" w:color="auto"/>
                </w:tcBorders>
              </w:tcPr>
            </w:tcPrChange>
          </w:tcPr>
          <w:p w14:paraId="1AD67167" w14:textId="11839E4D" w:rsidR="00F45D87" w:rsidRDefault="004A776C">
            <w:pPr>
              <w:spacing w:line="240" w:lineRule="auto"/>
              <w:ind w:firstLine="0"/>
              <w:rPr>
                <w:ins w:id="984" w:author="Chen Heller" w:date="2022-09-14T16:50:00Z"/>
              </w:rPr>
              <w:pPrChange w:id="985" w:author="Chen Heller" w:date="2022-09-14T16:58:00Z">
                <w:pPr>
                  <w:ind w:firstLine="0"/>
                </w:pPr>
              </w:pPrChange>
            </w:pPr>
            <w:ins w:id="986" w:author="Chen Heller" w:date="2022-09-14T16:54:00Z">
              <w:r w:rsidRPr="00F06B6B">
                <w:rPr>
                  <w:i/>
                  <w:iCs/>
                  <w:sz w:val="22"/>
                  <w:szCs w:val="22"/>
                  <w:rPrChange w:id="987" w:author="Chen Heller" w:date="2022-09-14T16:58:00Z">
                    <w:rPr/>
                  </w:rPrChange>
                </w:rPr>
                <w:t xml:space="preserve">Note. </w:t>
              </w:r>
            </w:ins>
            <w:ins w:id="988" w:author="Chen Heller" w:date="2022-09-14T16:56:00Z">
              <w:r w:rsidR="00DE67F7" w:rsidRPr="000A01BF">
                <w:rPr>
                  <w:sz w:val="22"/>
                  <w:szCs w:val="22"/>
                  <w:rPrChange w:id="989" w:author="Chen Heller" w:date="2022-09-14T16:59:00Z">
                    <w:rPr>
                      <w:i/>
                      <w:iCs/>
                    </w:rPr>
                  </w:rPrChange>
                </w:rPr>
                <w:t>t</w:t>
              </w:r>
            </w:ins>
            <w:ins w:id="990" w:author="Chen Heller" w:date="2022-09-14T17:00:00Z">
              <w:r w:rsidR="001C7715">
                <w:rPr>
                  <w:sz w:val="22"/>
                  <w:szCs w:val="22"/>
                </w:rPr>
                <w:t>(df)</w:t>
              </w:r>
            </w:ins>
            <w:ins w:id="991" w:author="Chen Heller" w:date="2022-09-14T16:56:00Z">
              <w:r w:rsidR="00DE67F7" w:rsidRPr="000A01BF">
                <w:rPr>
                  <w:sz w:val="22"/>
                  <w:szCs w:val="22"/>
                  <w:rPrChange w:id="992" w:author="Chen Heller" w:date="2022-09-14T16:59:00Z">
                    <w:rPr>
                      <w:i/>
                      <w:iCs/>
                    </w:rPr>
                  </w:rPrChange>
                </w:rPr>
                <w:t xml:space="preserve"> = </w:t>
              </w:r>
            </w:ins>
            <w:ins w:id="993" w:author="Chen Heller" w:date="2022-09-15T12:41:00Z">
              <w:r w:rsidR="00642AA7" w:rsidRPr="00EA2CED">
                <w:rPr>
                  <w:sz w:val="22"/>
                  <w:szCs w:val="22"/>
                </w:rPr>
                <w:t>t-test score</w:t>
              </w:r>
              <w:r w:rsidR="00614B8F">
                <w:rPr>
                  <w:sz w:val="22"/>
                  <w:szCs w:val="22"/>
                </w:rPr>
                <w:t xml:space="preserve">. </w:t>
              </w:r>
            </w:ins>
            <w:ins w:id="994" w:author="Chen Heller" w:date="2022-09-14T16:56:00Z">
              <w:r w:rsidR="00DE67F7" w:rsidRPr="000A01BF">
                <w:rPr>
                  <w:sz w:val="22"/>
                  <w:szCs w:val="22"/>
                  <w:rPrChange w:id="995" w:author="Chen Heller" w:date="2022-09-14T16:59:00Z">
                    <w:rPr>
                      <w:i/>
                      <w:iCs/>
                    </w:rPr>
                  </w:rPrChange>
                </w:rPr>
                <w:t xml:space="preserve">degrees of freedom are in parenthesis; p = </w:t>
              </w:r>
            </w:ins>
            <w:ins w:id="996" w:author="Chen Heller" w:date="2022-09-14T16:59:00Z">
              <w:r w:rsidR="00E80D8B">
                <w:rPr>
                  <w:sz w:val="22"/>
                  <w:szCs w:val="22"/>
                </w:rPr>
                <w:t>Tree-BH corrected p-value for multiple comp</w:t>
              </w:r>
            </w:ins>
            <w:ins w:id="997" w:author="Chen Heller" w:date="2022-09-14T17:00:00Z">
              <w:r w:rsidR="00E80D8B">
                <w:rPr>
                  <w:sz w:val="22"/>
                  <w:szCs w:val="22"/>
                </w:rPr>
                <w:t xml:space="preserve">arisons; </w:t>
              </w:r>
            </w:ins>
            <w:ins w:id="998" w:author="Chen Heller" w:date="2022-09-14T16:56:00Z">
              <w:r w:rsidR="00DE67F7" w:rsidRPr="000A01BF">
                <w:rPr>
                  <w:sz w:val="22"/>
                  <w:szCs w:val="22"/>
                  <w:rPrChange w:id="999" w:author="Chen Heller" w:date="2022-09-14T16:59:00Z">
                    <w:rPr>
                      <w:i/>
                      <w:iCs/>
                    </w:rPr>
                  </w:rPrChange>
                </w:rPr>
                <w:t>CI = 95% confidence interval</w:t>
              </w:r>
            </w:ins>
            <w:ins w:id="1000" w:author="Chen Heller" w:date="2022-09-14T17:00:00Z">
              <w:r w:rsidR="001C7715">
                <w:rPr>
                  <w:sz w:val="22"/>
                  <w:szCs w:val="22"/>
                </w:rPr>
                <w:t>s</w:t>
              </w:r>
            </w:ins>
            <w:ins w:id="1001" w:author="Chen Heller" w:date="2022-09-14T16:57:00Z">
              <w:r w:rsidR="00F45D87" w:rsidRPr="000A01BF">
                <w:rPr>
                  <w:sz w:val="22"/>
                  <w:szCs w:val="22"/>
                  <w:rPrChange w:id="1002" w:author="Chen Heller" w:date="2022-09-14T16:59:00Z">
                    <w:rPr>
                      <w:i/>
                      <w:iCs/>
                    </w:rPr>
                  </w:rPrChange>
                </w:rPr>
                <w:t>; d = Cohen's d.</w:t>
              </w:r>
            </w:ins>
            <w:ins w:id="1003" w:author="Chen Heller" w:date="2022-09-14T16:58:00Z">
              <w:r w:rsidR="00F06B6B" w:rsidRPr="00F06B6B">
                <w:rPr>
                  <w:i/>
                  <w:iCs/>
                  <w:sz w:val="22"/>
                  <w:szCs w:val="22"/>
                  <w:rPrChange w:id="1004" w:author="Chen Heller" w:date="2022-09-14T16:58:00Z">
                    <w:rPr>
                      <w:i/>
                      <w:iCs/>
                    </w:rPr>
                  </w:rPrChange>
                </w:rPr>
                <w:t xml:space="preserve"> </w:t>
              </w:r>
            </w:ins>
          </w:p>
        </w:tc>
      </w:tr>
    </w:tbl>
    <w:p w14:paraId="555AEE0E" w14:textId="4FCA097D" w:rsidR="00853A02" w:rsidRDefault="00853A02" w:rsidP="00853A02">
      <w:pPr>
        <w:ind w:firstLine="0"/>
      </w:pPr>
    </w:p>
    <w:p w14:paraId="14DAD7B4" w14:textId="77777777" w:rsidR="00063624" w:rsidRDefault="00063624" w:rsidP="00853A02">
      <w:pPr>
        <w:ind w:firstLine="0"/>
      </w:pPr>
    </w:p>
    <w:p w14:paraId="752F3A22" w14:textId="6853BF0B" w:rsidR="005D59F2" w:rsidRDefault="005D59F2" w:rsidP="005D59F2">
      <w:pPr>
        <w:pStyle w:val="NoSpacing"/>
        <w:keepNext/>
        <w:bidi w:val="0"/>
      </w:pPr>
      <w:r w:rsidRPr="005D59F2">
        <w:rPr>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659E68DD" w:rsidR="00861172" w:rsidRDefault="00F3771A" w:rsidP="008351C5">
      <w:pPr>
        <w:pStyle w:val="Caption"/>
        <w:jc w:val="left"/>
      </w:pPr>
      <w:bookmarkStart w:id="1005" w:name="_Ref113877436"/>
      <w:r>
        <w:t xml:space="preserve">Figure </w:t>
      </w:r>
      <w:fldSimple w:instr=" SEQ Figure \* ARABIC ">
        <w:r w:rsidR="007E2512">
          <w:rPr>
            <w:noProof/>
          </w:rPr>
          <w:t>5</w:t>
        </w:r>
      </w:fldSimple>
      <w:bookmarkEnd w:id="1005"/>
      <w:r>
        <w:t>.</w:t>
      </w:r>
      <w:r w:rsidRPr="00F3771A">
        <w:rPr>
          <w:i w:val="0"/>
          <w:iCs w:val="0"/>
          <w:color w:val="auto"/>
          <w:sz w:val="24"/>
          <w:szCs w:val="24"/>
        </w:rPr>
        <w:t xml:space="preserve"> </w:t>
      </w:r>
      <w:r w:rsidRPr="00F3771A">
        <w:t xml:space="preserve">Results of Experiment </w:t>
      </w:r>
      <w:r>
        <w:t>3</w:t>
      </w:r>
      <w:r w:rsidRPr="00F3771A">
        <w:t xml:space="preserve">. </w:t>
      </w:r>
      <w:ins w:id="1006" w:author="Chen Heller" w:date="2022-09-14T18:53:00Z">
        <w:r w:rsidR="00246539">
          <w:t xml:space="preserve">(a) Reaching trajectories in trials where a correct answer was given by choosing the left and right targets, averaged across all participants. Shaded areas are the </w:t>
        </w:r>
      </w:ins>
      <w:ins w:id="1007" w:author="Chen Heller" w:date="2022-09-14T18:58:00Z">
        <w:r w:rsidR="00D17299">
          <w:t>SE</w:t>
        </w:r>
      </w:ins>
      <w:ins w:id="1008" w:author="Chen Heller" w:date="2022-09-14T18:53:00Z">
        <w:r w:rsidR="00246539">
          <w:t xml:space="preserve">. </w:t>
        </w:r>
      </w:ins>
      <w:moveToRangeStart w:id="1009" w:author="Chen Heller" w:date="2022-09-14T18:53:00Z" w:name="move114074052"/>
      <w:moveTo w:id="1010" w:author="Chen Heller" w:date="2022-09-14T18:53:00Z">
        <w:r w:rsidR="00246539" w:rsidRPr="00F3771A">
          <w:t>(b</w:t>
        </w:r>
        <w:r w:rsidR="00246539">
          <w:t>) Response time in the first block of the first and second days.</w:t>
        </w:r>
      </w:moveTo>
      <w:moveToRangeEnd w:id="1009"/>
      <w:ins w:id="1011" w:author="Chen Heller" w:date="2022-09-14T18:53:00Z">
        <w:r w:rsidR="00246539">
          <w:t xml:space="preserve"> (b-f) Dots are single participant averages while the </w:t>
        </w:r>
      </w:ins>
      <w:ins w:id="1012" w:author="Chen Heller" w:date="2022-09-14T18:54:00Z">
        <w:r w:rsidR="00ED7D7C">
          <w:t>colored</w:t>
        </w:r>
      </w:ins>
      <w:ins w:id="1013" w:author="Chen Heller" w:date="2022-09-14T18:53:00Z">
        <w:r w:rsidR="00246539">
          <w:t xml:space="preserve"> horizontal lines are the average of all participants. Black error bars symbol the </w:t>
        </w:r>
      </w:ins>
      <w:ins w:id="1014" w:author="Chen Heller" w:date="2022-09-14T18:58:00Z">
        <w:r w:rsidR="00205DCC">
          <w:t>SE</w:t>
        </w:r>
      </w:ins>
      <w:ins w:id="1015" w:author="Chen Heller" w:date="2022-09-14T18:53:00Z">
        <w:r w:rsidR="00246539">
          <w:t>. Full/dashed grey lines represent a numerical incline/decline (respectively) between the congruent and incongruent conditions</w:t>
        </w:r>
      </w:ins>
      <w:del w:id="1016" w:author="Chen Heller" w:date="2022-09-14T18:53:00Z">
        <w:r w:rsidRPr="00F3771A" w:rsidDel="00246539">
          <w:delText>(a) Reaching trajectories</w:delText>
        </w:r>
        <w:r w:rsidR="00547992" w:rsidDel="00246539">
          <w:delText xml:space="preserve"> of valid trials</w:delText>
        </w:r>
        <w:r w:rsidRPr="00F3771A" w:rsidDel="00246539">
          <w:delText xml:space="preserve"> to left and right targets, averaged across all participants.</w:delText>
        </w:r>
      </w:del>
      <w:r w:rsidRPr="00F3771A">
        <w:t xml:space="preserve"> </w:t>
      </w:r>
      <w:moveFromRangeStart w:id="1017" w:author="Chen Heller" w:date="2022-09-14T18:53:00Z" w:name="move114074052"/>
      <w:moveFrom w:id="1018" w:author="Chen Heller" w:date="2022-09-14T18:53:00Z">
        <w:r w:rsidRPr="00F3771A" w:rsidDel="00246539">
          <w:t>(b</w:t>
        </w:r>
        <w:r w:rsidR="00EC5E25" w:rsidDel="00246539">
          <w:t xml:space="preserve">) Response time </w:t>
        </w:r>
        <w:r w:rsidR="00656B04" w:rsidDel="00246539">
          <w:t>in the first block of the first and second days</w:t>
        </w:r>
        <w:del w:id="1019" w:author="Chen Heller" w:date="2022-09-14T18:55:00Z">
          <w:r w:rsidR="00656B04" w:rsidDel="00ED7D7C">
            <w:delText xml:space="preserve">. </w:delText>
          </w:r>
        </w:del>
      </w:moveFrom>
      <w:moveFromRangeEnd w:id="1017"/>
      <w:del w:id="1020" w:author="Chen Heller" w:date="2022-09-14T18:55:00Z">
        <w:r w:rsidR="00EC5E25" w:rsidDel="00ED7D7C">
          <w:delText>(</w:delText>
        </w:r>
        <w:r w:rsidR="00656B04" w:rsidDel="00ED7D7C">
          <w:delText>b</w:delText>
        </w:r>
        <w:r w:rsidRPr="00F3771A" w:rsidDel="00ED7D7C">
          <w:delText xml:space="preserve">-f) Dots are single participant averages while the </w:delText>
        </w:r>
        <w:r w:rsidR="00FA5D66" w:rsidDel="00ED7D7C">
          <w:delText xml:space="preserve">colored </w:delText>
        </w:r>
        <w:r w:rsidRPr="00F3771A" w:rsidDel="00ED7D7C">
          <w:delText>horizontal lines are the average of all participants. Black error bars symbol the standard error (SE). Full/dashed grey lines represent a numerical incline/decline between the congruent and incongruent conditions</w:delText>
        </w:r>
      </w:del>
      <w:r w:rsidRPr="00F3771A">
        <w:t>.</w:t>
      </w:r>
    </w:p>
    <w:p w14:paraId="606097A7" w14:textId="001D673D" w:rsidR="00D826D9" w:rsidRDefault="00D826D9" w:rsidP="006238E0">
      <w:pPr>
        <w:pStyle w:val="Heading3"/>
      </w:pPr>
      <w:bookmarkStart w:id="1021" w:name="_Toc114137577"/>
      <w:r>
        <w:t>Discussion</w:t>
      </w:r>
      <w:bookmarkEnd w:id="1021"/>
    </w:p>
    <w:p w14:paraId="04CA93E9" w14:textId="52301CDD" w:rsidR="000E0EDB" w:rsidRDefault="00BA3CA8" w:rsidP="00B25647">
      <w:pPr>
        <w:ind w:firstLine="0"/>
      </w:pPr>
      <w:r>
        <w:t xml:space="preserve">Experiment 3 incorporated </w:t>
      </w:r>
      <w:r w:rsidR="00336EE6">
        <w:t xml:space="preserve">a prolonged practice session in order to decrease the </w:t>
      </w:r>
      <w:r w:rsidR="007109DD">
        <w:t>number</w:t>
      </w:r>
      <w:r w:rsidR="00336EE6">
        <w:t xml:space="preserve"> of excluded trials and improve the probability of detecting the unconscious effects. </w:t>
      </w:r>
      <w:ins w:id="1022" w:author="Chen Heller" w:date="2022-09-14T12:40:00Z">
        <w:r w:rsidR="006B6AC7">
          <w:t xml:space="preserve">Notably, </w:t>
        </w:r>
      </w:ins>
      <w:ins w:id="1023" w:author="Chen Heller" w:date="2022-09-15T10:36:00Z">
        <w:r w:rsidR="00E85366">
          <w:t xml:space="preserve">none of the comparisons </w:t>
        </w:r>
      </w:ins>
      <w:ins w:id="1024" w:author="Chen Heller" w:date="2022-09-14T12:38:00Z">
        <w:r w:rsidR="005D7C3E">
          <w:t>pass</w:t>
        </w:r>
      </w:ins>
      <w:ins w:id="1025" w:author="Chen Heller" w:date="2022-09-15T10:36:00Z">
        <w:r w:rsidR="00E85366">
          <w:t>ed</w:t>
        </w:r>
      </w:ins>
      <w:ins w:id="1026" w:author="Chen Heller" w:date="2022-09-14T12:38:00Z">
        <w:r w:rsidR="005D7C3E">
          <w:t xml:space="preserve"> the multiple comparisons correction</w:t>
        </w:r>
      </w:ins>
      <w:ins w:id="1027" w:author="Chen Heller" w:date="2022-09-14T12:40:00Z">
        <w:r w:rsidR="006B6AC7">
          <w:t xml:space="preserve">. However </w:t>
        </w:r>
      </w:ins>
      <w:ins w:id="1028" w:author="Chen Heller" w:date="2022-09-14T12:38:00Z">
        <w:r w:rsidR="005D7C3E">
          <w:t xml:space="preserve">interesting trends </w:t>
        </w:r>
      </w:ins>
      <w:ins w:id="1029" w:author="Chen Heller" w:date="2022-09-14T12:40:00Z">
        <w:r w:rsidR="006B6AC7">
          <w:t>did imply</w:t>
        </w:r>
      </w:ins>
      <w:ins w:id="1030" w:author="Chen Heller" w:date="2022-09-14T12:38:00Z">
        <w:r w:rsidR="005D7C3E">
          <w:t xml:space="preserve"> a congruency effect</w:t>
        </w:r>
      </w:ins>
      <w:del w:id="1031" w:author="Chen Heller" w:date="2022-09-14T12:39:00Z">
        <w:r w:rsidR="00336EE6" w:rsidDel="00385459">
          <w:delText xml:space="preserve">The results </w:delText>
        </w:r>
        <w:r w:rsidR="00E40999" w:rsidDel="00385459">
          <w:delText>demonstrate</w:delText>
        </w:r>
        <w:r w:rsidR="00407760" w:rsidDel="00385459">
          <w:delText>d</w:delText>
        </w:r>
        <w:r w:rsidR="00E40999" w:rsidDel="00385459">
          <w:delText xml:space="preserve"> the </w:delText>
        </w:r>
        <w:r w:rsidR="006E2379" w:rsidDel="00385459">
          <w:delText xml:space="preserve">expected </w:delText>
        </w:r>
        <w:r w:rsidR="00E40999" w:rsidDel="00385459">
          <w:delText>congruency effect</w:delText>
        </w:r>
        <w:r w:rsidR="005D420E" w:rsidDel="00385459">
          <w:delText xml:space="preserve"> </w:delText>
        </w:r>
        <w:r w:rsidR="007D0199" w:rsidDel="00385459">
          <w:delText>on the reaching trajectories</w:delText>
        </w:r>
        <w:r w:rsidR="00EC1BFD" w:rsidDel="00385459">
          <w:delText xml:space="preserve">, </w:delText>
        </w:r>
      </w:del>
      <w:ins w:id="1032" w:author="Chen Heller" w:date="2022-09-14T12:36:00Z">
        <w:r w:rsidR="007A4A6D">
          <w:t xml:space="preserve"> </w:t>
        </w:r>
      </w:ins>
      <w:ins w:id="1033" w:author="Chen Heller" w:date="2022-09-14T12:39:00Z">
        <w:r w:rsidR="00385459">
          <w:t xml:space="preserve">which </w:t>
        </w:r>
      </w:ins>
      <w:r w:rsidR="009C3286">
        <w:t xml:space="preserve">manifested </w:t>
      </w:r>
      <w:del w:id="1034" w:author="Chen Heller" w:date="2022-09-14T12:39:00Z">
        <w:r w:rsidR="009872FC" w:rsidDel="00385459">
          <w:delText>by</w:delText>
        </w:r>
        <w:r w:rsidR="00EC1BFD" w:rsidDel="00385459">
          <w:delText xml:space="preserve"> the </w:delText>
        </w:r>
      </w:del>
      <w:ins w:id="1035" w:author="Chen Heller" w:date="2022-09-14T12:39:00Z">
        <w:r w:rsidR="00385459">
          <w:t xml:space="preserve">as a </w:t>
        </w:r>
      </w:ins>
      <w:r w:rsidR="00E40999">
        <w:t xml:space="preserve">bias </w:t>
      </w:r>
      <w:ins w:id="1036" w:author="Chen Heller" w:date="2022-09-14T12:40:00Z">
        <w:r w:rsidR="00B16D05">
          <w:t>in the trajec</w:t>
        </w:r>
      </w:ins>
      <w:ins w:id="1037" w:author="Chen Heller" w:date="2022-09-14T12:41:00Z">
        <w:r w:rsidR="00B16D05">
          <w:t xml:space="preserve">tories </w:t>
        </w:r>
      </w:ins>
      <w:r w:rsidR="00E40999">
        <w:t xml:space="preserve">towards the incorrect answer in the incongruent trials. This bias </w:t>
      </w:r>
      <w:r w:rsidR="001B2C33">
        <w:t>was expressed in</w:t>
      </w:r>
      <w:r w:rsidR="007B1390">
        <w:t xml:space="preserve"> a </w:t>
      </w:r>
      <w:del w:id="1038" w:author="Chen Heller" w:date="2022-09-14T12:42:00Z">
        <w:r w:rsidR="00E40999" w:rsidDel="00497BB2">
          <w:delText xml:space="preserve">decrease </w:delText>
        </w:r>
      </w:del>
      <w:ins w:id="1039" w:author="Chen Heller" w:date="2022-09-14T12:42:00Z">
        <w:r w:rsidR="00497BB2">
          <w:t xml:space="preserve">decreasing trend </w:t>
        </w:r>
      </w:ins>
      <w:r w:rsidR="00E40999">
        <w:t xml:space="preserve">in the reach area for </w:t>
      </w:r>
      <w:r w:rsidR="00E40999">
        <w:lastRenderedPageBreak/>
        <w:t>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Area Under 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153CBF46" w:rsidR="00FC3846" w:rsidRDefault="00865203" w:rsidP="00212789">
      <w:r>
        <w:t>Surprisingly</w:t>
      </w:r>
      <w:r w:rsidR="00D826D9">
        <w:t xml:space="preserve">, </w:t>
      </w:r>
      <w:r w:rsidR="00F8123B">
        <w:t xml:space="preserve">the </w:t>
      </w:r>
      <w:r w:rsidR="0058739A">
        <w:t xml:space="preserve">additional practice day in </w:t>
      </w:r>
      <w:ins w:id="1040" w:author="Chen Heller" w:date="2022-09-14T13:10:00Z">
        <w:r w:rsidR="002F313C" w:rsidRPr="002F313C">
          <w:t>Experiment 3</w:t>
        </w:r>
      </w:ins>
      <w:del w:id="1041" w:author="Chen Heller" w:date="2022-09-14T13:10:00Z">
        <w:r w:rsidR="0058739A" w:rsidDel="002F313C">
          <w:delText>Exp 3</w:delText>
        </w:r>
        <w:r w:rsidR="00AF3C98" w:rsidDel="002F313C">
          <w:delText>.</w:delText>
        </w:r>
      </w:del>
      <w:r w:rsidR="0058739A">
        <w:t xml:space="preserve"> </w:t>
      </w:r>
      <w:r w:rsidR="00E47313">
        <w:t>D</w:t>
      </w:r>
      <w:r w:rsidR="0058739A">
        <w:t>id not</w:t>
      </w:r>
      <w:r w:rsidR="004917DF">
        <w:t xml:space="preserve"> significantly</w:t>
      </w:r>
      <w:r w:rsidR="0058739A">
        <w:t xml:space="preserve"> reduce the participants' response time or proportion of </w:t>
      </w:r>
      <w:commentRangeStart w:id="1042"/>
      <w:r w:rsidR="0058739A">
        <w:t>excluded trials</w:t>
      </w:r>
      <w:commentRangeEnd w:id="1042"/>
      <w:r w:rsidR="00EB2FF8">
        <w:rPr>
          <w:rStyle w:val="CommentReference"/>
        </w:rPr>
        <w:commentReference w:id="1042"/>
      </w:r>
      <w:r w:rsidR="0058739A">
        <w:t xml:space="preserve">, and was therefore </w:t>
      </w:r>
      <w:r w:rsidR="00B45E24">
        <w:t>forgone</w:t>
      </w:r>
      <w:r w:rsidR="0058739A">
        <w:t xml:space="preserve"> in the next experiment.</w:t>
      </w:r>
      <w:r w:rsidR="00D826D9" w:rsidRPr="00A329D6">
        <w:t xml:space="preserve"> </w:t>
      </w:r>
    </w:p>
    <w:p w14:paraId="310B486A" w14:textId="2424ED40" w:rsidR="002B4328" w:rsidRDefault="002B4328" w:rsidP="006238E0"/>
    <w:p w14:paraId="1176DED7" w14:textId="4E998FB7" w:rsidR="00ED60E1" w:rsidRDefault="00ED60E1" w:rsidP="006238E0">
      <w:pPr>
        <w:pStyle w:val="Heading2"/>
      </w:pPr>
      <w:bookmarkStart w:id="1043" w:name="_Toc114137578"/>
      <w:del w:id="1044" w:author="Chen Heller" w:date="2022-09-14T13:10:00Z">
        <w:r w:rsidDel="00CE37CA">
          <w:delText>Exp 4</w:delText>
        </w:r>
      </w:del>
      <w:ins w:id="1045" w:author="Chen Heller" w:date="2022-09-14T13:10:00Z">
        <w:r w:rsidR="00CE37CA">
          <w:t>Experiment 4</w:t>
        </w:r>
      </w:ins>
      <w:bookmarkEnd w:id="1043"/>
    </w:p>
    <w:p w14:paraId="3D3FAF54" w14:textId="403184A2" w:rsidR="00D826D9" w:rsidRDefault="00A8788A" w:rsidP="00717FF1">
      <w:pPr>
        <w:ind w:firstLine="0"/>
      </w:pPr>
      <w:r>
        <w:t>Experiment 4</w:t>
      </w:r>
      <w:r w:rsidR="00FC3846">
        <w:t xml:space="preserve"> was preregistered </w:t>
      </w:r>
      <w:commentRangeStart w:id="1046"/>
      <w:r w:rsidR="00717FF1">
        <w:fldChar w:fldCharType="begin"/>
      </w:r>
      <w:r w:rsidR="00717FF1">
        <w:instrText xml:space="preserve"> ADDIN ZOTERO_ITEM CSL_CITATION {"citationID":"0JAAz2Af","properties":{"formattedCitation":"(Heller et al., 2022)","plainCitation":"(Heller et al., 2022)","noteIndex":0},"citationItems":[{"id":792,"uris":["http://zotero.org/users/8275165/items/R5LME7I8"],"itemData":{"id":792,"type":"article-journal","abstract":"Heller, K., Chapman, C. S., &amp; Mudrik, L. (2022, June 26). Show some sensitivity! Using motion tracking to improve unconscious measures. Retrieved from osf.io/ectzj","language":"en-us","note":"publisher: OSF","source":"osf.io","title":"Show some sensitivity! Using motion tracking to improve unconscious measures - Addendum 07.08.22","URL":"https://osf.io/8dsvp","author":[{"family":"Heller","given":"Khen"},{"family":"Chapman","given":"Craig S."},{"family":"Mudrik","given":"Liad"}],"accessed":{"date-parts":[["2022",9,15]]},"issued":{"date-parts":[["2022",8,7]]}}}],"schema":"https://github.com/citation-style-language/schema/raw/master/csl-citation.json"} </w:instrText>
      </w:r>
      <w:r w:rsidR="00717FF1">
        <w:fldChar w:fldCharType="separate"/>
      </w:r>
      <w:r w:rsidR="00717FF1" w:rsidRPr="00717FF1">
        <w:rPr>
          <w:rFonts w:ascii="Times New Roman" w:hAnsi="Times New Roman" w:cs="Times New Roman"/>
        </w:rPr>
        <w:t>(Heller et al., 2022)</w:t>
      </w:r>
      <w:r w:rsidR="00717FF1">
        <w:fldChar w:fldCharType="end"/>
      </w:r>
      <w:commentRangeEnd w:id="1046"/>
      <w:r w:rsidR="004A07AA">
        <w:rPr>
          <w:rStyle w:val="CommentReference"/>
        </w:rPr>
        <w:commentReference w:id="1046"/>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del w:id="1047" w:author="Chen Heller" w:date="2022-09-14T19:01:00Z">
        <w:r w:rsidR="0035029B" w:rsidDel="00B85208">
          <w:delText>Exp.</w:delText>
        </w:r>
      </w:del>
      <w:ins w:id="1048" w:author="Chen Heller" w:date="2022-09-14T19:01:00Z">
        <w:r w:rsidR="00B85208">
          <w:t>Experiment</w:t>
        </w:r>
      </w:ins>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62416052" w14:textId="77777777" w:rsidR="001C0104" w:rsidRDefault="001C0104" w:rsidP="00B25647">
      <w:pPr>
        <w:ind w:firstLine="0"/>
      </w:pPr>
    </w:p>
    <w:p w14:paraId="4F35F08C" w14:textId="1E5D7171" w:rsidR="00D826D9" w:rsidRDefault="00D826D9" w:rsidP="006238E0">
      <w:pPr>
        <w:pStyle w:val="Heading3"/>
      </w:pPr>
      <w:bookmarkStart w:id="1049" w:name="_Toc114137579"/>
      <w:r>
        <w:t>Methods</w:t>
      </w:r>
      <w:bookmarkEnd w:id="1049"/>
    </w:p>
    <w:p w14:paraId="635A0C30" w14:textId="77777777" w:rsidR="00D826D9" w:rsidRDefault="00D826D9" w:rsidP="006238E0">
      <w:pPr>
        <w:pStyle w:val="Heading4"/>
      </w:pPr>
      <w:bookmarkStart w:id="1050" w:name="_Toc114137580"/>
      <w:r>
        <w:lastRenderedPageBreak/>
        <w:t>Participants</w:t>
      </w:r>
      <w:bookmarkEnd w:id="1050"/>
    </w:p>
    <w:p w14:paraId="10928BC5" w14:textId="0DA025DC" w:rsidR="00D826D9" w:rsidRDefault="004543AF" w:rsidP="005E6629">
      <w:pPr>
        <w:ind w:firstLine="0"/>
      </w:pPr>
      <w:r>
        <w:t>The recruitment procedure and criteri</w:t>
      </w:r>
      <w:r w:rsidR="00E432DA">
        <w:t>a</w:t>
      </w:r>
      <w:r>
        <w:t xml:space="preserve"> were identical to those of </w:t>
      </w:r>
      <w:del w:id="1051" w:author="Chen Heller" w:date="2022-09-14T13:08:00Z">
        <w:r w:rsidDel="00035FA8">
          <w:delText>Exp 1</w:delText>
        </w:r>
      </w:del>
      <w:ins w:id="1052" w:author="Chen Heller" w:date="2022-09-14T13:08:00Z">
        <w:r w:rsidR="00035FA8">
          <w:t>Experiment 1</w:t>
        </w:r>
      </w:ins>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The average effect size was 0.88 (Cohen's d</w:t>
      </w:r>
      <w:r w:rsidR="00D826D9" w:rsidRPr="005E6629">
        <w:rPr>
          <w:vertAlign w:val="subscript"/>
        </w:rPr>
        <w:t>z</w:t>
      </w:r>
      <w:r w:rsidR="00D826D9" w:rsidRPr="006852A2">
        <w:t xml:space="preserve">). </w:t>
      </w:r>
      <w:r w:rsidR="00C46CA3">
        <w:t>I</w:t>
      </w:r>
      <w:r w:rsidR="00D826D9" w:rsidRPr="006852A2">
        <w:t xml:space="preserve"> estimated the keyboard task's effect size to be around 30% smaller (</w:t>
      </w:r>
      <w:r w:rsidR="00626236" w:rsidRPr="006852A2">
        <w:t>Cohen's d</w:t>
      </w:r>
      <w:r w:rsidR="00626236" w:rsidRPr="000C068B">
        <w:rPr>
          <w:vertAlign w:val="subscript"/>
        </w:rPr>
        <w:t>z</w:t>
      </w:r>
      <w:r w:rsidR="00D826D9" w:rsidRPr="006852A2">
        <w:t xml:space="preserve"> = 0.61), in line with </w:t>
      </w:r>
      <w:r w:rsidR="00333DEB">
        <w:t>my</w:t>
      </w:r>
      <w:r w:rsidR="00D826D9" w:rsidRPr="006852A2">
        <w:t xml:space="preserve"> 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4F026497" w14:textId="77777777" w:rsidR="001C0104" w:rsidRDefault="001C0104" w:rsidP="005E6629">
      <w:pPr>
        <w:ind w:firstLine="0"/>
        <w:rPr>
          <w:rtl/>
        </w:rPr>
      </w:pPr>
    </w:p>
    <w:p w14:paraId="5FC1E55D" w14:textId="6E2C75F8" w:rsidR="00D826D9" w:rsidRDefault="00D826D9" w:rsidP="006238E0">
      <w:pPr>
        <w:pStyle w:val="Heading3"/>
      </w:pPr>
      <w:bookmarkStart w:id="1053" w:name="_Toc114137581"/>
      <w:r>
        <w:t>Stimuli</w:t>
      </w:r>
      <w:r w:rsidR="00521037">
        <w:t xml:space="preserve">, Apparatus and </w:t>
      </w:r>
      <w:r>
        <w:t>Procedure</w:t>
      </w:r>
      <w:bookmarkEnd w:id="1053"/>
    </w:p>
    <w:p w14:paraId="2C88FD2C" w14:textId="6E0B0AF1"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experiment three.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t>
      </w:r>
      <w:r w:rsidR="00D826D9">
        <w:lastRenderedPageBreak/>
        <w:t xml:space="preserve">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1E655967" w14:textId="71773DEA" w:rsidR="00D826D9" w:rsidRDefault="00D826D9" w:rsidP="006238E0">
      <w:pPr>
        <w:pStyle w:val="Heading3"/>
      </w:pPr>
      <w:bookmarkStart w:id="1054" w:name="_Toc114137582"/>
      <w:r>
        <w:t>Exclusion criteria</w:t>
      </w:r>
      <w:bookmarkEnd w:id="1054"/>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1055" w:name="_Toc114137583"/>
      <w:commentRangeStart w:id="1056"/>
      <w:commentRangeStart w:id="1057"/>
      <w:r>
        <w:t>Results</w:t>
      </w:r>
      <w:commentRangeEnd w:id="1056"/>
      <w:r w:rsidR="0013510A">
        <w:rPr>
          <w:rStyle w:val="CommentReference"/>
          <w:rFonts w:asciiTheme="majorBidi" w:eastAsiaTheme="minorEastAsia" w:hAnsiTheme="majorBidi" w:cstheme="majorBidi"/>
          <w:b w:val="0"/>
          <w:bCs w:val="0"/>
          <w:kern w:val="0"/>
          <w:lang w:eastAsia="en-US" w:bidi="he-IL"/>
        </w:rPr>
        <w:commentReference w:id="1056"/>
      </w:r>
      <w:commentRangeEnd w:id="1057"/>
      <w:r w:rsidR="00C97FE0">
        <w:rPr>
          <w:rStyle w:val="CommentReference"/>
          <w:rFonts w:asciiTheme="majorBidi" w:eastAsiaTheme="minorEastAsia" w:hAnsiTheme="majorBidi" w:cstheme="majorBidi"/>
          <w:b w:val="0"/>
          <w:bCs w:val="0"/>
          <w:kern w:val="0"/>
          <w:lang w:eastAsia="en-US" w:bidi="he-IL"/>
        </w:rPr>
        <w:commentReference w:id="1057"/>
      </w:r>
      <w:bookmarkEnd w:id="1055"/>
    </w:p>
    <w:p w14:paraId="438C6938" w14:textId="32EED7F1" w:rsidR="00DB7DD5" w:rsidRDefault="00BA4221">
      <w:pPr>
        <w:ind w:firstLine="0"/>
        <w:rPr>
          <w:rtl/>
        </w:rPr>
        <w:pPrChange w:id="1058" w:author="Chen Heller" w:date="2022-09-12T16:29:00Z">
          <w:pPr/>
        </w:pPrChange>
      </w:pPr>
      <w:r>
        <w:t>Prime visibility:</w:t>
      </w:r>
      <w:r w:rsidR="00012635">
        <w:t xml:space="preserve"> </w:t>
      </w:r>
      <w:ins w:id="1059" w:author="Chen Heller" w:date="2022-09-14T13:48:00Z">
        <w:r w:rsidR="004731EE">
          <w:t>I</w:t>
        </w:r>
      </w:ins>
      <w:del w:id="1060" w:author="Chen Heller" w:date="2022-09-14T13:47:00Z">
        <w:r w:rsidDel="004F1986">
          <w:delText>overall</w:delText>
        </w:r>
        <w:r w:rsidR="00BF4777" w:rsidDel="004F1986">
          <w:delText>,</w:delText>
        </w:r>
      </w:del>
      <w:ins w:id="1061" w:author="Chen Heller" w:date="2022-09-14T13:47:00Z">
        <w:r w:rsidR="004F1986">
          <w:t>n the reaching session,</w:t>
        </w:r>
      </w:ins>
      <w:r w:rsidR="00BF4777">
        <w:t xml:space="preserve"> </w:t>
      </w:r>
      <w:r w:rsidR="001F6E52">
        <w:t>9</w:t>
      </w:r>
      <w:r w:rsidR="004E2179">
        <w:t>4</w:t>
      </w:r>
      <w:r w:rsidR="001F6E52">
        <w:t>.</w:t>
      </w:r>
      <w:r w:rsidR="004E2179">
        <w:t>41</w:t>
      </w:r>
      <w:r>
        <w:t xml:space="preserve">% of the trials </w:t>
      </w:r>
      <w:del w:id="1062" w:author="Chen Heller" w:date="2022-09-14T13:47:00Z">
        <w:r w:rsidR="00012635" w:rsidDel="004F1986">
          <w:delText xml:space="preserve">in the reaching session </w:delText>
        </w:r>
        <w:r w:rsidDel="004F1986">
          <w:delText xml:space="preserve">were rated as </w:delText>
        </w:r>
      </w:del>
      <w:ins w:id="1063" w:author="Chen Heller" w:date="2022-09-14T13:47:00Z">
        <w:r w:rsidR="004F1986">
          <w:t xml:space="preserve">were given a </w:t>
        </w:r>
      </w:ins>
      <w:r>
        <w:t xml:space="preserve">visibility </w:t>
      </w:r>
      <w:ins w:id="1064" w:author="Chen Heller" w:date="2022-09-14T13:47:00Z">
        <w:r w:rsidR="004F1986">
          <w:t xml:space="preserve">rating of </w:t>
        </w:r>
      </w:ins>
      <w:r>
        <w:t xml:space="preserve">1, </w:t>
      </w:r>
      <w:r w:rsidR="004E2179">
        <w:t>4.79</w:t>
      </w:r>
      <w:r>
        <w:t>% a</w:t>
      </w:r>
      <w:del w:id="1065" w:author="Chen Heller" w:date="2022-09-14T13:48:00Z">
        <w:r w:rsidDel="004731EE">
          <w:delText>s</w:delText>
        </w:r>
      </w:del>
      <w:r>
        <w:t xml:space="preserve"> visibility </w:t>
      </w:r>
      <w:ins w:id="1066" w:author="Chen Heller" w:date="2022-09-14T13:48:00Z">
        <w:r w:rsidR="004731EE">
          <w:t xml:space="preserve">rating of </w:t>
        </w:r>
      </w:ins>
      <w:r>
        <w:t xml:space="preserve">2, </w:t>
      </w:r>
      <w:r w:rsidR="001F6E52">
        <w:t>0.</w:t>
      </w:r>
      <w:r w:rsidR="004E2179">
        <w:t>63</w:t>
      </w:r>
      <w:r>
        <w:t>% a</w:t>
      </w:r>
      <w:del w:id="1067" w:author="Chen Heller" w:date="2022-09-14T13:48:00Z">
        <w:r w:rsidDel="004731EE">
          <w:delText>s</w:delText>
        </w:r>
      </w:del>
      <w:r>
        <w:t xml:space="preserve"> visibility </w:t>
      </w:r>
      <w:ins w:id="1068" w:author="Chen Heller" w:date="2022-09-14T13:48:00Z">
        <w:r w:rsidR="004731EE">
          <w:t xml:space="preserve">rating of </w:t>
        </w:r>
      </w:ins>
      <w:r>
        <w:t xml:space="preserve">3 and </w:t>
      </w:r>
      <w:r w:rsidR="001F6E52">
        <w:t>0.1</w:t>
      </w:r>
      <w:r w:rsidR="004E2179">
        <w:t>5</w:t>
      </w:r>
      <w:r>
        <w:t>% a</w:t>
      </w:r>
      <w:del w:id="1069" w:author="Chen Heller" w:date="2022-09-14T13:48:00Z">
        <w:r w:rsidDel="004731EE">
          <w:delText>s</w:delText>
        </w:r>
      </w:del>
      <w:r>
        <w:t xml:space="preserve"> visibility </w:t>
      </w:r>
      <w:ins w:id="1070" w:author="Chen Heller" w:date="2022-09-14T13:48:00Z">
        <w:r w:rsidR="004731EE">
          <w:t xml:space="preserve">rating of </w:t>
        </w:r>
      </w:ins>
      <w:r>
        <w:t>4</w:t>
      </w:r>
      <w:r w:rsidR="00012635">
        <w:t xml:space="preserve">, while in the keyboard session </w:t>
      </w:r>
      <w:r w:rsidR="004E2179">
        <w:t>92.12</w:t>
      </w:r>
      <w:r w:rsidR="00012635">
        <w:t xml:space="preserve">% of </w:t>
      </w:r>
      <w:ins w:id="1071" w:author="Chen Heller" w:date="2022-09-14T13:43:00Z">
        <w:r w:rsidR="00EE5C8B">
          <w:t xml:space="preserve">them </w:t>
        </w:r>
      </w:ins>
      <w:r w:rsidR="00012635">
        <w:t xml:space="preserve">were </w:t>
      </w:r>
      <w:del w:id="1072" w:author="Chen Heller" w:date="2022-09-14T13:49:00Z">
        <w:r w:rsidR="00012635" w:rsidDel="00835861">
          <w:delText>rated as visibility</w:delText>
        </w:r>
      </w:del>
      <w:ins w:id="1073" w:author="Chen Heller" w:date="2022-09-14T13:49:00Z">
        <w:r w:rsidR="00835861">
          <w:t>given a visibility rating of</w:t>
        </w:r>
      </w:ins>
      <w:r w:rsidR="00012635">
        <w:t xml:space="preserve"> 1, 7.</w:t>
      </w:r>
      <w:r w:rsidR="004E2179">
        <w:t>04</w:t>
      </w:r>
      <w:r w:rsidR="00012635">
        <w:t>% a</w:t>
      </w:r>
      <w:del w:id="1074" w:author="Chen Heller" w:date="2022-09-14T13:49:00Z">
        <w:r w:rsidR="00012635" w:rsidDel="00835861">
          <w:delText>s</w:delText>
        </w:r>
      </w:del>
      <w:r w:rsidR="00012635">
        <w:t xml:space="preserve"> visibility </w:t>
      </w:r>
      <w:ins w:id="1075" w:author="Chen Heller" w:date="2022-09-14T13:49:00Z">
        <w:r w:rsidR="00835861">
          <w:t xml:space="preserve">rating of </w:t>
        </w:r>
      </w:ins>
      <w:r w:rsidR="00012635">
        <w:t>2, 0.</w:t>
      </w:r>
      <w:r w:rsidR="004733D7">
        <w:t>70</w:t>
      </w:r>
      <w:r w:rsidR="00012635">
        <w:t>% a</w:t>
      </w:r>
      <w:del w:id="1076" w:author="Chen Heller" w:date="2022-09-14T13:49:00Z">
        <w:r w:rsidR="00012635" w:rsidDel="00835861">
          <w:delText>s</w:delText>
        </w:r>
      </w:del>
      <w:r w:rsidR="00012635">
        <w:t xml:space="preserve"> visibility </w:t>
      </w:r>
      <w:ins w:id="1077" w:author="Chen Heller" w:date="2022-09-14T13:49:00Z">
        <w:r w:rsidR="00835861">
          <w:t xml:space="preserve">rating of </w:t>
        </w:r>
      </w:ins>
      <w:r w:rsidR="00012635">
        <w:t>3 and 0.12% a</w:t>
      </w:r>
      <w:del w:id="1078" w:author="Chen Heller" w:date="2022-09-14T13:49:00Z">
        <w:r w:rsidR="00012635" w:rsidDel="00835861">
          <w:delText>s</w:delText>
        </w:r>
      </w:del>
      <w:r w:rsidR="00012635">
        <w:t xml:space="preserve"> visibility </w:t>
      </w:r>
      <w:ins w:id="1079" w:author="Chen Heller" w:date="2022-09-14T13:49:00Z">
        <w:r w:rsidR="00835861">
          <w:t xml:space="preserve">rating of </w:t>
        </w:r>
      </w:ins>
      <w:r w:rsidR="00012635">
        <w:t>4.</w:t>
      </w:r>
      <w:r>
        <w:t xml:space="preserve"> </w:t>
      </w:r>
      <w:ins w:id="1080" w:author="Chen Heller" w:date="2022-09-14T13:34:00Z">
        <w:r w:rsidR="00FD5D3D">
          <w:t xml:space="preserve">Objective </w:t>
        </w:r>
      </w:ins>
      <w:ins w:id="1081" w:author="Chen Heller" w:date="2022-09-14T13:35:00Z">
        <w:r w:rsidR="00FD5D3D">
          <w:t xml:space="preserve">recognition </w:t>
        </w:r>
      </w:ins>
      <w:ins w:id="1082" w:author="Chen Heller" w:date="2022-09-14T13:34:00Z">
        <w:r w:rsidR="00FD5D3D">
          <w:t>performance for the subjectively invisible stimuli was at chance level,</w:t>
        </w:r>
      </w:ins>
      <w:del w:id="1083" w:author="Chen Heller" w:date="2022-09-14T13:34:00Z">
        <w:r w:rsidR="00F01249" w:rsidDel="00FD5D3D">
          <w:delText>When participants rated the prime as invisible, they were not better than chance at recognizing it,</w:delText>
        </w:r>
      </w:del>
      <w:r w:rsidR="00E4208B">
        <w:t xml:space="preserve"> both in the reaching session (</w:t>
      </w:r>
      <w:r w:rsidR="00F01249">
        <w:t>M = 50.</w:t>
      </w:r>
      <w:r w:rsidR="00830FF6">
        <w:t>82</w:t>
      </w:r>
      <w:r w:rsidR="00F01249">
        <w:t>%, SD = 4.3</w:t>
      </w:r>
      <w:r w:rsidR="00830FF6">
        <w:t>2</w:t>
      </w:r>
      <w:r w:rsidR="00F01249">
        <w:t>, t</w:t>
      </w:r>
      <w:r w:rsidR="00F01249" w:rsidRPr="00342DA7">
        <w:rPr>
          <w:rPrChange w:id="1084" w:author="Chen Heller" w:date="2022-08-30T13:56:00Z">
            <w:rPr>
              <w:vertAlign w:val="subscript"/>
            </w:rPr>
          </w:rPrChange>
        </w:rPr>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del w:id="1085" w:author="Chen Heller" w:date="2022-09-14T13:36:00Z">
        <w:r w:rsidR="008116EA" w:rsidDel="00467225">
          <w:delText xml:space="preserve">the subjective and the objective </w:delText>
        </w:r>
      </w:del>
      <w:ins w:id="1086" w:author="Chen Heller" w:date="2022-09-14T13:36:00Z">
        <w:r w:rsidR="00467225">
          <w:t xml:space="preserve">awareness </w:t>
        </w:r>
      </w:ins>
      <w:r w:rsidR="008116EA">
        <w:t xml:space="preserve">measures </w:t>
      </w:r>
      <w:del w:id="1087" w:author="Chen Heller" w:date="2022-09-14T13:36:00Z">
        <w:r w:rsidR="008116EA" w:rsidDel="00467225">
          <w:delText xml:space="preserve">confirm </w:delText>
        </w:r>
      </w:del>
      <w:ins w:id="1088" w:author="Chen Heller" w:date="2022-09-14T13:36:00Z">
        <w:r w:rsidR="00467225">
          <w:t xml:space="preserve">indicate </w:t>
        </w:r>
      </w:ins>
      <w:r w:rsidR="008116EA">
        <w:t xml:space="preserve">that </w:t>
      </w:r>
      <w:del w:id="1089" w:author="Chen Heller" w:date="2022-09-14T13:36:00Z">
        <w:r w:rsidR="008116EA" w:rsidDel="00467225">
          <w:delText>masking was effective in rendering the stimuli invisible</w:delText>
        </w:r>
      </w:del>
      <w:ins w:id="1090" w:author="Chen Heller" w:date="2022-09-14T13:36:00Z">
        <w:r w:rsidR="00467225">
          <w:t xml:space="preserve">the subjectively invisible stimuli was not consciously </w:t>
        </w:r>
      </w:ins>
      <w:del w:id="1091" w:author="Chen Heller" w:date="2022-09-15T12:51:00Z">
        <w:r w:rsidR="00E47313" w:rsidDel="00635792">
          <w:pgNum/>
        </w:r>
      </w:del>
      <w:ins w:id="1092" w:author="Chen Heller" w:date="2022-09-15T12:51:00Z">
        <w:r w:rsidR="00635792">
          <w:t>p</w:t>
        </w:r>
      </w:ins>
      <w:r w:rsidR="00E47313">
        <w:t>erceived</w:t>
      </w:r>
      <w:r w:rsidR="008116EA">
        <w:t>.</w:t>
      </w:r>
    </w:p>
    <w:p w14:paraId="592EF16E" w14:textId="1EEED45F" w:rsidR="00691DE5" w:rsidRDefault="00652B7D" w:rsidP="006063A2">
      <w:pPr>
        <w:rPr>
          <w:ins w:id="1093" w:author="Liad Mudrik" w:date="2022-09-12T17:06:00Z"/>
        </w:rPr>
      </w:pPr>
      <w:r>
        <w:t xml:space="preserve">Congruency effect: </w:t>
      </w:r>
      <w:del w:id="1094" w:author="Chen Heller" w:date="2022-09-14T12:42:00Z">
        <w:r w:rsidR="00A264EA" w:rsidDel="00EE4616">
          <w:delText xml:space="preserve">All </w:delText>
        </w:r>
        <w:r w:rsidR="0045341F" w:rsidDel="00EE4616">
          <w:delText xml:space="preserve">the </w:delText>
        </w:r>
        <w:r w:rsidR="00542968" w:rsidDel="00EE4616">
          <w:delText>comparisons</w:delText>
        </w:r>
        <w:r w:rsidR="0045341F" w:rsidDel="00EE4616">
          <w:delText xml:space="preserve"> contrasting between the </w:delText>
        </w:r>
        <w:r w:rsidR="00542968" w:rsidDel="00EE4616">
          <w:delText>congruent</w:delText>
        </w:r>
        <w:r w:rsidR="0045341F" w:rsidDel="00EE4616">
          <w:delText xml:space="preserve"> and </w:delText>
        </w:r>
        <w:r w:rsidR="00542968" w:rsidDel="00EE4616">
          <w:delText>incongruent</w:delText>
        </w:r>
        <w:r w:rsidR="0045341F" w:rsidDel="00EE4616">
          <w:delText xml:space="preserve"> conditions were </w:delText>
        </w:r>
        <w:r w:rsidR="00A264EA" w:rsidDel="00EE4616">
          <w:delText>corrected for multiple comparison</w:delText>
        </w:r>
        <w:r w:rsidR="007305EA" w:rsidDel="00EE4616">
          <w:delText>s</w:delText>
        </w:r>
        <w:r w:rsidR="00A264EA" w:rsidDel="00EE4616">
          <w:delText xml:space="preserve"> </w:delText>
        </w:r>
        <w:r w:rsidR="00502C41" w:rsidDel="00EE4616">
          <w:delText xml:space="preserve">with a procedure identical to that used in </w:delText>
        </w:r>
        <w:r w:rsidR="00A264EA" w:rsidDel="00EE4616">
          <w:delText xml:space="preserve">Exp. 1. </w:delText>
        </w:r>
        <w:r w:rsidR="007F6BCE" w:rsidDel="00EE4616">
          <w:delText>Since reach area</w:delText>
        </w:r>
      </w:del>
      <w:del w:id="1095" w:author="Chen Heller" w:date="2022-09-14T11:13:00Z">
        <w:r w:rsidR="007F6BCE" w:rsidDel="00B059DB">
          <w:delText xml:space="preserve">'s residuals </w:delText>
        </w:r>
      </w:del>
      <w:del w:id="1096" w:author="Chen Heller" w:date="2022-09-14T12:42:00Z">
        <w:r w:rsidR="007F6BCE" w:rsidDel="00EE4616">
          <w:delText xml:space="preserve">did not distribute normally, </w:delText>
        </w:r>
        <w:r w:rsidR="00934D68" w:rsidDel="00EE4616">
          <w:delText xml:space="preserve">I used a </w:delText>
        </w:r>
        <w:r w:rsidR="005304B6" w:rsidDel="00EE4616">
          <w:delText>permutation test</w:delText>
        </w:r>
        <w:r w:rsidR="00934D68" w:rsidDel="00EE4616">
          <w:delText xml:space="preserve"> to estimate </w:delText>
        </w:r>
      </w:del>
      <w:del w:id="1097" w:author="Chen Heller" w:date="2022-09-14T11:14:00Z">
        <w:r w:rsidR="00934D68" w:rsidDel="00B059DB">
          <w:delText xml:space="preserve">its </w:delText>
        </w:r>
      </w:del>
      <w:del w:id="1098" w:author="Chen Heller" w:date="2022-09-14T12:42:00Z">
        <w:r w:rsidR="00AA0A1B" w:rsidDel="00EE4616">
          <w:delText>p-value</w:delText>
        </w:r>
        <w:r w:rsidR="005304B6" w:rsidDel="00EE4616">
          <w:delText xml:space="preserve">. </w:delText>
        </w:r>
      </w:del>
      <w:r w:rsidR="00F01249">
        <w:t>A congruency effect was found in both measures, as was evident by the smaller reach area</w:t>
      </w:r>
      <w:del w:id="1099" w:author="Chen Heller" w:date="2022-09-14T17:14:00Z">
        <w:r w:rsidR="00F01249" w:rsidDel="00EC38FA">
          <w:delText xml:space="preserve"> </w:delText>
        </w:r>
      </w:del>
      <w:del w:id="1100" w:author="Chen Heller" w:date="2022-09-14T17:13:00Z">
        <w:r w:rsidR="00F01249" w:rsidDel="00EC38FA">
          <w:delText>(M</w:delText>
        </w:r>
        <w:r w:rsidR="00F01249" w:rsidDel="00EC38FA">
          <w:rPr>
            <w:vertAlign w:val="subscript"/>
          </w:rPr>
          <w:delText>con</w:delText>
        </w:r>
        <w:r w:rsidR="00F01249" w:rsidDel="00EC38FA">
          <w:delText xml:space="preserve"> = </w:delText>
        </w:r>
        <w:r w:rsidR="00E0705B" w:rsidDel="00EC38FA">
          <w:delText>2.09</w:delText>
        </w:r>
        <w:r w:rsidR="00F01249" w:rsidDel="00EC38FA">
          <w:delText>, SD</w:delText>
        </w:r>
        <w:r w:rsidR="00F01249" w:rsidDel="00EC38FA">
          <w:rPr>
            <w:vertAlign w:val="subscript"/>
          </w:rPr>
          <w:delText>con</w:delText>
        </w:r>
        <w:r w:rsidR="00F01249" w:rsidDel="00EC38FA">
          <w:delText xml:space="preserve"> = </w:delText>
        </w:r>
        <w:r w:rsidR="00E0705B" w:rsidDel="00EC38FA">
          <w:delText>0.51</w:delText>
        </w:r>
        <w:r w:rsidR="00F01249" w:rsidDel="00EC38FA">
          <w:delText>, M</w:delText>
        </w:r>
        <w:r w:rsidR="00F01249" w:rsidDel="00EC38FA">
          <w:rPr>
            <w:vertAlign w:val="subscript"/>
          </w:rPr>
          <w:delText>incon</w:delText>
        </w:r>
        <w:r w:rsidR="00F01249" w:rsidDel="00EC38FA">
          <w:delText xml:space="preserve"> = </w:delText>
        </w:r>
        <w:r w:rsidR="00E0705B" w:rsidDel="00EC38FA">
          <w:delText>1.74</w:delText>
        </w:r>
        <w:r w:rsidR="00F01249" w:rsidDel="00EC38FA">
          <w:delText>, SD</w:delText>
        </w:r>
        <w:r w:rsidR="00F01249" w:rsidDel="00EC38FA">
          <w:rPr>
            <w:vertAlign w:val="subscript"/>
          </w:rPr>
          <w:delText>incon</w:delText>
        </w:r>
        <w:r w:rsidR="00F01249" w:rsidDel="00EC38FA">
          <w:delText xml:space="preserve"> = </w:delText>
        </w:r>
        <w:r w:rsidR="00E0705B" w:rsidDel="00EC38FA">
          <w:delText>0.49</w:delText>
        </w:r>
        <w:r w:rsidR="00F01249" w:rsidDel="00EC38FA">
          <w:delText xml:space="preserve">, p </w:delText>
        </w:r>
      </w:del>
      <w:del w:id="1101" w:author="Chen Heller" w:date="2022-09-14T11:34:00Z">
        <w:r w:rsidR="00E21850" w:rsidDel="00E6114A">
          <w:delText>&lt;</w:delText>
        </w:r>
        <w:r w:rsidR="00F01249" w:rsidDel="00E6114A">
          <w:delText xml:space="preserve"> </w:delText>
        </w:r>
      </w:del>
      <w:del w:id="1102" w:author="Chen Heller" w:date="2022-09-14T17:13:00Z">
        <w:r w:rsidR="00F01249" w:rsidDel="00EC38FA">
          <w:delText>0.00</w:delText>
        </w:r>
        <w:r w:rsidR="00B86BD4" w:rsidDel="00EC38FA">
          <w:delText>1</w:delText>
        </w:r>
        <w:r w:rsidR="00F01249" w:rsidDel="00EC38FA">
          <w:delText>, 95% CI [</w:delText>
        </w:r>
        <w:r w:rsidR="003A4FC0" w:rsidDel="00EC38FA">
          <w:delText>0.16</w:delText>
        </w:r>
        <w:r w:rsidR="00F01249" w:rsidDel="00EC38FA">
          <w:delText xml:space="preserve">, </w:delText>
        </w:r>
        <w:r w:rsidR="003A4FC0" w:rsidDel="00EC38FA">
          <w:delText>0.52</w:delText>
        </w:r>
        <w:r w:rsidR="00F01249" w:rsidDel="00EC38FA">
          <w:delText>])</w:delText>
        </w:r>
      </w:del>
      <w:r w:rsidR="00F01249">
        <w:t xml:space="preserve"> and slower keyboard-RT</w:t>
      </w:r>
      <w:del w:id="1103" w:author="Chen Heller" w:date="2022-09-14T17:14:00Z">
        <w:r w:rsidR="00F01249" w:rsidDel="00EC38FA">
          <w:delText xml:space="preserve"> (M</w:delText>
        </w:r>
        <w:r w:rsidR="00F01249" w:rsidDel="00EC38FA">
          <w:rPr>
            <w:vertAlign w:val="subscript"/>
          </w:rPr>
          <w:delText>con</w:delText>
        </w:r>
        <w:r w:rsidR="00F01249" w:rsidDel="00EC38FA">
          <w:delText xml:space="preserve"> = </w:delText>
        </w:r>
        <w:r w:rsidR="00FB47B2" w:rsidDel="00EC38FA">
          <w:delText>525.53</w:delText>
        </w:r>
        <w:r w:rsidR="00F01249" w:rsidDel="00EC38FA">
          <w:delText>ms, SD</w:delText>
        </w:r>
        <w:r w:rsidR="00F01249" w:rsidDel="00EC38FA">
          <w:rPr>
            <w:vertAlign w:val="subscript"/>
          </w:rPr>
          <w:delText>con</w:delText>
        </w:r>
        <w:r w:rsidR="00F01249" w:rsidDel="00EC38FA">
          <w:delText xml:space="preserve"> = 35.</w:delText>
        </w:r>
        <w:r w:rsidR="00FB47B2" w:rsidDel="00EC38FA">
          <w:delText>76</w:delText>
        </w:r>
        <w:r w:rsidR="00F01249" w:rsidDel="00EC38FA">
          <w:delText>, M</w:delText>
        </w:r>
        <w:r w:rsidR="00F01249" w:rsidDel="00EC38FA">
          <w:rPr>
            <w:vertAlign w:val="subscript"/>
          </w:rPr>
          <w:delText>incon</w:delText>
        </w:r>
        <w:r w:rsidR="00F01249" w:rsidDel="00EC38FA">
          <w:delText xml:space="preserve"> = 545.</w:delText>
        </w:r>
        <w:r w:rsidR="00FB47B2" w:rsidDel="00EC38FA">
          <w:delText>46</w:delText>
        </w:r>
        <w:r w:rsidR="00F01249" w:rsidDel="00EC38FA">
          <w:delText>ms, SD</w:delText>
        </w:r>
        <w:r w:rsidR="00F01249" w:rsidDel="00EC38FA">
          <w:rPr>
            <w:vertAlign w:val="subscript"/>
          </w:rPr>
          <w:delText>incon</w:delText>
        </w:r>
        <w:r w:rsidR="00F01249" w:rsidDel="00EC38FA">
          <w:delText xml:space="preserve"> = 32.</w:delText>
        </w:r>
        <w:r w:rsidR="00FB47B2" w:rsidDel="00EC38FA">
          <w:delText>87</w:delText>
        </w:r>
        <w:r w:rsidR="00F01249" w:rsidDel="00EC38FA">
          <w:delText>, t</w:delText>
        </w:r>
        <w:r w:rsidR="00342DA7" w:rsidRPr="00632924" w:rsidDel="00EC38FA">
          <w:delText>(29)</w:delText>
        </w:r>
        <w:r w:rsidR="00F01249" w:rsidDel="00EC38FA">
          <w:delText xml:space="preserve"> = -6.</w:delText>
        </w:r>
        <w:r w:rsidR="00CC047D" w:rsidDel="00EC38FA">
          <w:delText>42</w:delText>
        </w:r>
        <w:r w:rsidR="00F01249" w:rsidDel="00EC38FA">
          <w:delText xml:space="preserve">, p </w:delText>
        </w:r>
        <w:r w:rsidR="007704FA" w:rsidDel="00EC38FA">
          <w:delText>&lt; 0.001</w:delText>
        </w:r>
        <w:r w:rsidR="00F01249" w:rsidDel="00EC38FA">
          <w:delText>, 95% CI [-26.</w:delText>
        </w:r>
        <w:r w:rsidR="00FB47B2" w:rsidDel="00EC38FA">
          <w:delText>27</w:delText>
        </w:r>
        <w:r w:rsidR="00F01249" w:rsidDel="00EC38FA">
          <w:delText>, -</w:delText>
        </w:r>
        <w:r w:rsidR="00FB47B2" w:rsidDel="00EC38FA">
          <w:delText>13.58</w:delText>
        </w:r>
        <w:r w:rsidR="00F01249" w:rsidDel="00EC38FA">
          <w:delText>])</w:delText>
        </w:r>
      </w:del>
      <w:r w:rsidR="00F01249">
        <w:t xml:space="preserve"> in the incongruent condition</w:t>
      </w:r>
      <w:ins w:id="1104" w:author="Chen Heller" w:date="2022-09-14T17:14:00Z">
        <w:r w:rsidR="00EC38FA">
          <w:t xml:space="preserve"> (</w:t>
        </w:r>
        <w:r w:rsidR="00EC38FA">
          <w:fldChar w:fldCharType="begin"/>
        </w:r>
        <w:r w:rsidR="00EC38FA">
          <w:instrText xml:space="preserve"> REF _Ref114068072 \h </w:instrText>
        </w:r>
      </w:ins>
      <w:r w:rsidR="00EC38FA">
        <w:fldChar w:fldCharType="separate"/>
      </w:r>
      <w:ins w:id="1105" w:author="Chen Heller" w:date="2022-09-14T17:14:00Z">
        <w:r w:rsidR="00EC38FA">
          <w:t xml:space="preserve">Table </w:t>
        </w:r>
        <w:r w:rsidR="00EC38FA">
          <w:rPr>
            <w:noProof/>
          </w:rPr>
          <w:t>4</w:t>
        </w:r>
        <w:r w:rsidR="00EC38FA">
          <w:fldChar w:fldCharType="end"/>
        </w:r>
        <w:r w:rsidR="00EC38FA">
          <w:t>)</w:t>
        </w:r>
      </w:ins>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 xml:space="preserve">A bias towards the incorrect answer in incongruent </w:t>
      </w:r>
      <w:r w:rsidR="00F01249">
        <w:lastRenderedPageBreak/>
        <w:t>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7131CE">
        <w:t xml:space="preserve">Figure </w:t>
      </w:r>
      <w:r w:rsidR="007131CE">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w:t>
      </w:r>
      <w:del w:id="1106" w:author="Chen Heller" w:date="2022-09-14T17:14:00Z">
        <w:r w:rsidR="00F01249" w:rsidDel="00EC38FA">
          <w:delText>(M</w:delText>
        </w:r>
        <w:r w:rsidR="00F01249" w:rsidDel="00EC38FA">
          <w:rPr>
            <w:vertAlign w:val="subscript"/>
          </w:rPr>
          <w:delText>con</w:delText>
        </w:r>
        <w:r w:rsidR="00F01249" w:rsidDel="00EC38FA">
          <w:delText xml:space="preserve"> = </w:delText>
        </w:r>
        <w:r w:rsidR="00090482" w:rsidDel="00EC38FA">
          <w:delText>38.20</w:delText>
        </w:r>
        <w:r w:rsidR="00F01249" w:rsidDel="00EC38FA">
          <w:delText>, SD</w:delText>
        </w:r>
        <w:r w:rsidR="00F01249" w:rsidDel="00EC38FA">
          <w:rPr>
            <w:vertAlign w:val="subscript"/>
          </w:rPr>
          <w:delText>con</w:delText>
        </w:r>
        <w:r w:rsidR="00F01249" w:rsidDel="00EC38FA">
          <w:delText xml:space="preserve"> = </w:delText>
        </w:r>
        <w:r w:rsidR="00090482" w:rsidDel="00EC38FA">
          <w:delText>1.44</w:delText>
        </w:r>
        <w:r w:rsidR="00F01249" w:rsidDel="00EC38FA">
          <w:delText>, M</w:delText>
        </w:r>
        <w:r w:rsidR="00F01249" w:rsidDel="00EC38FA">
          <w:rPr>
            <w:vertAlign w:val="subscript"/>
          </w:rPr>
          <w:delText>incon</w:delText>
        </w:r>
        <w:r w:rsidR="00F01249" w:rsidDel="00EC38FA">
          <w:delText xml:space="preserve"> = </w:delText>
        </w:r>
        <w:r w:rsidR="00090482" w:rsidDel="00EC38FA">
          <w:delText>39.09</w:delText>
        </w:r>
        <w:r w:rsidR="00F01249" w:rsidDel="00EC38FA">
          <w:delText>, SD</w:delText>
        </w:r>
        <w:r w:rsidR="00F01249" w:rsidDel="00EC38FA">
          <w:rPr>
            <w:vertAlign w:val="subscript"/>
          </w:rPr>
          <w:delText>incon</w:delText>
        </w:r>
        <w:r w:rsidR="00F01249" w:rsidDel="00EC38FA">
          <w:delText xml:space="preserve"> = </w:delText>
        </w:r>
        <w:r w:rsidR="00090482" w:rsidDel="00EC38FA">
          <w:delText>1.67</w:delText>
        </w:r>
        <w:r w:rsidR="00F01249" w:rsidDel="00EC38FA">
          <w:delText xml:space="preserve">, </w:delText>
        </w:r>
      </w:del>
      <w:del w:id="1107" w:author="Chen Heller" w:date="2022-09-14T11:16:00Z">
        <w:r w:rsidR="00F01249" w:rsidDel="00C91E33">
          <w:delText>t</w:delText>
        </w:r>
        <w:r w:rsidR="00342DA7" w:rsidRPr="00632924" w:rsidDel="00C91E33">
          <w:delText>(29)</w:delText>
        </w:r>
        <w:r w:rsidR="00F01249" w:rsidDel="00C91E33">
          <w:delText xml:space="preserve"> = -5</w:delText>
        </w:r>
        <w:r w:rsidR="00AA5A37" w:rsidDel="00C91E33">
          <w:delText>.19</w:delText>
        </w:r>
        <w:r w:rsidR="00F01249" w:rsidDel="00C91E33">
          <w:delText xml:space="preserve">, </w:delText>
        </w:r>
      </w:del>
      <w:del w:id="1108" w:author="Chen Heller" w:date="2022-09-14T17:14:00Z">
        <w:r w:rsidR="00F01249" w:rsidDel="00EC38FA">
          <w:delText xml:space="preserve">p </w:delText>
        </w:r>
        <w:r w:rsidR="00BD5703" w:rsidDel="00EC38FA">
          <w:delText>&lt; 0.001</w:delText>
        </w:r>
        <w:r w:rsidR="00F01249" w:rsidDel="00EC38FA">
          <w:delText>, 95% CI [-</w:delText>
        </w:r>
        <w:r w:rsidR="00AA5A37" w:rsidDel="00EC38FA">
          <w:delText>1.25</w:delText>
        </w:r>
        <w:r w:rsidR="00F01249" w:rsidDel="00EC38FA">
          <w:delText>, -0.</w:delText>
        </w:r>
      </w:del>
      <w:del w:id="1109" w:author="Chen Heller" w:date="2022-09-14T11:16:00Z">
        <w:r w:rsidR="00AA5A37" w:rsidDel="00E90A57">
          <w:delText>54</w:delText>
        </w:r>
      </w:del>
      <w:del w:id="1110" w:author="Chen Heller" w:date="2022-09-14T17:14:00Z">
        <w:r w:rsidR="00F01249" w:rsidDel="00EC38FA">
          <w:delText>], Cohen's d</w:delText>
        </w:r>
      </w:del>
      <w:del w:id="1111" w:author="Chen Heller" w:date="2022-09-14T11:16:00Z">
        <w:r w:rsidR="00F01249" w:rsidDel="00E90A57">
          <w:rPr>
            <w:vertAlign w:val="subscript"/>
          </w:rPr>
          <w:delText>z</w:delText>
        </w:r>
      </w:del>
      <w:del w:id="1112" w:author="Chen Heller" w:date="2022-09-14T17:14:00Z">
        <w:r w:rsidR="00F01249" w:rsidDel="00EC38FA">
          <w:delText xml:space="preserve"> = -0.9</w:delText>
        </w:r>
        <w:r w:rsidR="00E239C4" w:rsidDel="00EC38FA">
          <w:delText>5</w:delText>
        </w:r>
        <w:r w:rsidR="00F01249" w:rsidDel="00EC38FA">
          <w:delText xml:space="preserve">) </w:delText>
        </w:r>
      </w:del>
      <w:r w:rsidR="00F01249">
        <w:t xml:space="preserve">and </w:t>
      </w:r>
      <w:r w:rsidR="00285F78">
        <w:t xml:space="preserve">a </w:t>
      </w:r>
      <w:r w:rsidR="00F01249">
        <w:t xml:space="preserve">prolonged movement duration </w:t>
      </w:r>
      <w:del w:id="1113" w:author="Chen Heller" w:date="2022-09-14T17:14:00Z">
        <w:r w:rsidR="00F01249" w:rsidDel="00EC38FA">
          <w:delText>(M</w:delText>
        </w:r>
        <w:r w:rsidR="00F01249" w:rsidDel="00EC38FA">
          <w:rPr>
            <w:vertAlign w:val="subscript"/>
          </w:rPr>
          <w:delText>con</w:delText>
        </w:r>
        <w:r w:rsidR="00F01249" w:rsidDel="00EC38FA">
          <w:delText xml:space="preserve"> = 41</w:delText>
        </w:r>
        <w:r w:rsidR="00665CA4" w:rsidDel="00EC38FA">
          <w:delText>5</w:delText>
        </w:r>
        <w:r w:rsidR="00F01249" w:rsidDel="00EC38FA">
          <w:delText>.</w:delText>
        </w:r>
        <w:r w:rsidR="00665CA4" w:rsidDel="00EC38FA">
          <w:delText>88</w:delText>
        </w:r>
        <w:r w:rsidR="00F01249" w:rsidDel="00EC38FA">
          <w:delText>ms, SD</w:delText>
        </w:r>
        <w:r w:rsidR="00F01249" w:rsidDel="00EC38FA">
          <w:rPr>
            <w:vertAlign w:val="subscript"/>
          </w:rPr>
          <w:delText>con</w:delText>
        </w:r>
        <w:r w:rsidR="00F01249" w:rsidDel="00EC38FA">
          <w:delText xml:space="preserve"> = 29.</w:delText>
        </w:r>
        <w:r w:rsidR="00665CA4" w:rsidDel="00EC38FA">
          <w:delText>76</w:delText>
        </w:r>
        <w:r w:rsidR="00F01249" w:rsidDel="00EC38FA">
          <w:delText>, M</w:delText>
        </w:r>
        <w:r w:rsidR="00F01249" w:rsidDel="00EC38FA">
          <w:rPr>
            <w:vertAlign w:val="subscript"/>
          </w:rPr>
          <w:delText>incon</w:delText>
        </w:r>
        <w:r w:rsidR="00F01249" w:rsidDel="00EC38FA">
          <w:delText xml:space="preserve"> = 4</w:delText>
        </w:r>
        <w:r w:rsidR="00665CA4" w:rsidDel="00EC38FA">
          <w:delText>29</w:delText>
        </w:r>
        <w:r w:rsidR="00F01249" w:rsidDel="00EC38FA">
          <w:delText>ms, SD</w:delText>
        </w:r>
        <w:r w:rsidR="00F01249" w:rsidDel="00EC38FA">
          <w:rPr>
            <w:vertAlign w:val="subscript"/>
          </w:rPr>
          <w:delText>incon</w:delText>
        </w:r>
        <w:r w:rsidR="00F01249" w:rsidDel="00EC38FA">
          <w:delText xml:space="preserve"> = 28.</w:delText>
        </w:r>
        <w:r w:rsidR="00665CA4" w:rsidDel="00EC38FA">
          <w:delText>32</w:delText>
        </w:r>
        <w:r w:rsidR="00F01249" w:rsidDel="00EC38FA">
          <w:delText>, t</w:delText>
        </w:r>
        <w:r w:rsidR="00342DA7" w:rsidRPr="00632924" w:rsidDel="00EC38FA">
          <w:delText>(29)</w:delText>
        </w:r>
        <w:r w:rsidR="00F01249" w:rsidDel="00EC38FA">
          <w:delText xml:space="preserve"> = -6.</w:delText>
        </w:r>
        <w:r w:rsidR="00665CA4" w:rsidDel="00EC38FA">
          <w:delText>40</w:delText>
        </w:r>
        <w:r w:rsidR="00F01249" w:rsidDel="00EC38FA">
          <w:delText xml:space="preserve">, p </w:delText>
        </w:r>
        <w:r w:rsidR="004A638A" w:rsidDel="00EC38FA">
          <w:delText>&lt; 0.001</w:delText>
        </w:r>
        <w:r w:rsidR="00F01249" w:rsidDel="00EC38FA">
          <w:delText>, 95% CI [-17.</w:delText>
        </w:r>
        <w:r w:rsidR="00665CA4" w:rsidDel="00EC38FA">
          <w:delText>32</w:delText>
        </w:r>
        <w:r w:rsidR="00F01249" w:rsidDel="00EC38FA">
          <w:delText>, -</w:delText>
        </w:r>
        <w:r w:rsidR="00665CA4" w:rsidDel="00EC38FA">
          <w:delText>8.93</w:delText>
        </w:r>
        <w:r w:rsidR="00F01249" w:rsidDel="00EC38FA">
          <w:delText>], Cohen's d</w:delText>
        </w:r>
      </w:del>
      <w:del w:id="1114" w:author="Chen Heller" w:date="2022-09-14T11:17:00Z">
        <w:r w:rsidR="00F01249" w:rsidDel="00E90A57">
          <w:rPr>
            <w:vertAlign w:val="subscript"/>
          </w:rPr>
          <w:delText>z</w:delText>
        </w:r>
      </w:del>
      <w:del w:id="1115" w:author="Chen Heller" w:date="2022-09-14T17:14:00Z">
        <w:r w:rsidR="00F01249" w:rsidDel="00EC38FA">
          <w:delText xml:space="preserve"> = -1.</w:delText>
        </w:r>
        <w:r w:rsidR="000122BA" w:rsidDel="00EC38FA">
          <w:delText>1</w:delText>
        </w:r>
        <w:r w:rsidR="00160C1A" w:rsidDel="00EC38FA">
          <w:delText>7</w:delText>
        </w:r>
        <w:r w:rsidR="00F01249" w:rsidDel="00EC38FA">
          <w:delText xml:space="preserve">) </w:delText>
        </w:r>
      </w:del>
      <w:r w:rsidR="00F01249">
        <w:t xml:space="preserve">in incongruent trials. Contrastingly, reaction time </w:t>
      </w:r>
      <w:del w:id="1116" w:author="Chen Heller" w:date="2022-09-14T17:14:00Z">
        <w:r w:rsidR="00F01249" w:rsidDel="00EC38FA">
          <w:delText>(M</w:delText>
        </w:r>
        <w:r w:rsidR="00F01249" w:rsidDel="00EC38FA">
          <w:rPr>
            <w:vertAlign w:val="subscript"/>
          </w:rPr>
          <w:delText>con</w:delText>
        </w:r>
        <w:r w:rsidR="00F01249" w:rsidDel="00EC38FA">
          <w:delText xml:space="preserve"> = 17</w:delText>
        </w:r>
        <w:r w:rsidR="009339FA" w:rsidDel="00EC38FA">
          <w:delText>1</w:delText>
        </w:r>
        <w:r w:rsidR="00F01249" w:rsidDel="00EC38FA">
          <w:delText>.</w:delText>
        </w:r>
        <w:r w:rsidR="009339FA" w:rsidDel="00EC38FA">
          <w:delText>29</w:delText>
        </w:r>
        <w:r w:rsidR="00F01249" w:rsidDel="00EC38FA">
          <w:delText>ms, SD</w:delText>
        </w:r>
        <w:r w:rsidR="00F01249" w:rsidDel="00EC38FA">
          <w:rPr>
            <w:vertAlign w:val="subscript"/>
          </w:rPr>
          <w:delText>con</w:delText>
        </w:r>
        <w:r w:rsidR="00F01249" w:rsidDel="00EC38FA">
          <w:delText xml:space="preserve"> = </w:delText>
        </w:r>
        <w:r w:rsidR="009339FA" w:rsidDel="00EC38FA">
          <w:delText>22.42</w:delText>
        </w:r>
        <w:r w:rsidR="00F01249" w:rsidDel="00EC38FA">
          <w:delText>, M</w:delText>
        </w:r>
        <w:r w:rsidR="00F01249" w:rsidDel="00EC38FA">
          <w:rPr>
            <w:vertAlign w:val="subscript"/>
          </w:rPr>
          <w:delText>incon</w:delText>
        </w:r>
        <w:r w:rsidR="00F01249" w:rsidDel="00EC38FA">
          <w:delText xml:space="preserve"> = 173.</w:delText>
        </w:r>
        <w:r w:rsidR="009339FA" w:rsidDel="00EC38FA">
          <w:delText>06</w:delText>
        </w:r>
        <w:r w:rsidR="00F01249" w:rsidDel="00EC38FA">
          <w:delText>, SD</w:delText>
        </w:r>
        <w:r w:rsidR="00F01249" w:rsidDel="00EC38FA">
          <w:rPr>
            <w:vertAlign w:val="subscript"/>
          </w:rPr>
          <w:delText>incon</w:delText>
        </w:r>
        <w:r w:rsidR="00F01249" w:rsidDel="00EC38FA">
          <w:delText xml:space="preserve"> = </w:delText>
        </w:r>
        <w:r w:rsidR="009339FA" w:rsidDel="00EC38FA">
          <w:delText>23.95</w:delText>
        </w:r>
        <w:r w:rsidR="00F01249" w:rsidDel="00EC38FA">
          <w:delText>, t</w:delText>
        </w:r>
        <w:r w:rsidR="00342DA7" w:rsidRPr="00632924" w:rsidDel="00EC38FA">
          <w:delText>(29)</w:delText>
        </w:r>
        <w:r w:rsidR="00F01249" w:rsidDel="00EC38FA">
          <w:delText xml:space="preserve"> = </w:delText>
        </w:r>
        <w:r w:rsidR="009339FA" w:rsidDel="00EC38FA">
          <w:delText>-1.01</w:delText>
        </w:r>
        <w:r w:rsidR="00F01249" w:rsidDel="00EC38FA">
          <w:delText>, p = 0.</w:delText>
        </w:r>
        <w:r w:rsidR="004818C9" w:rsidDel="00EC38FA">
          <w:delText>318</w:delText>
        </w:r>
        <w:r w:rsidR="00F01249" w:rsidDel="00EC38FA">
          <w:delText>, 95% CI [</w:delText>
        </w:r>
        <w:r w:rsidR="00924F8B" w:rsidDel="00EC38FA">
          <w:delText>-5.31</w:delText>
        </w:r>
        <w:r w:rsidR="00F01249" w:rsidDel="00EC38FA">
          <w:delText xml:space="preserve">, </w:delText>
        </w:r>
        <w:r w:rsidR="00924F8B" w:rsidDel="00EC38FA">
          <w:delText>1.79</w:delText>
        </w:r>
        <w:r w:rsidR="00F01249" w:rsidDel="00EC38FA">
          <w:delText xml:space="preserve">]) </w:delText>
        </w:r>
      </w:del>
      <w:r w:rsidR="00F01249">
        <w:t xml:space="preserve">and the number of changes of </w:t>
      </w:r>
      <w:ins w:id="1117" w:author="Chen Heller" w:date="2022-09-15T12:53:00Z">
        <w:r w:rsidR="00C0785D">
          <w:t xml:space="preserve">mind </w:t>
        </w:r>
      </w:ins>
      <w:del w:id="1118" w:author="Chen Heller" w:date="2022-09-14T17:14:00Z">
        <w:r w:rsidR="00F01249" w:rsidDel="00EC38FA">
          <w:delText>mind (M</w:delText>
        </w:r>
        <w:r w:rsidR="00F01249" w:rsidDel="00EC38FA">
          <w:rPr>
            <w:vertAlign w:val="subscript"/>
          </w:rPr>
          <w:delText>con</w:delText>
        </w:r>
        <w:r w:rsidR="00F01249" w:rsidDel="00EC38FA">
          <w:delText xml:space="preserve"> = 0.24, SD</w:delText>
        </w:r>
        <w:r w:rsidR="00F01249" w:rsidDel="00EC38FA">
          <w:rPr>
            <w:vertAlign w:val="subscript"/>
          </w:rPr>
          <w:delText>con</w:delText>
        </w:r>
        <w:r w:rsidR="00F01249" w:rsidDel="00EC38FA">
          <w:delText xml:space="preserve"> = 0.12, M</w:delText>
        </w:r>
        <w:r w:rsidR="00F01249" w:rsidDel="00EC38FA">
          <w:rPr>
            <w:vertAlign w:val="subscript"/>
          </w:rPr>
          <w:delText>incon</w:delText>
        </w:r>
        <w:r w:rsidR="00F01249" w:rsidDel="00EC38FA">
          <w:delText xml:space="preserve"> = 0.22, SD</w:delText>
        </w:r>
        <w:r w:rsidR="00F01249" w:rsidDel="00EC38FA">
          <w:rPr>
            <w:vertAlign w:val="subscript"/>
          </w:rPr>
          <w:delText>incon</w:delText>
        </w:r>
        <w:r w:rsidR="00F01249" w:rsidDel="00EC38FA">
          <w:delText xml:space="preserve"> = 0.</w:delText>
        </w:r>
        <w:r w:rsidR="00DC51F0" w:rsidDel="00EC38FA">
          <w:delText>1</w:delText>
        </w:r>
        <w:r w:rsidR="00F01249" w:rsidDel="00EC38FA">
          <w:delText>1, t</w:delText>
        </w:r>
        <w:r w:rsidR="00342DA7" w:rsidRPr="00632924" w:rsidDel="00EC38FA">
          <w:delText>(29)</w:delText>
        </w:r>
        <w:r w:rsidR="00F01249" w:rsidDel="00EC38FA">
          <w:delText xml:space="preserve"> = 1.</w:delText>
        </w:r>
        <w:r w:rsidR="00DC51F0" w:rsidDel="00EC38FA">
          <w:delText>06</w:delText>
        </w:r>
        <w:r w:rsidR="00F01249" w:rsidDel="00EC38FA">
          <w:delText>, p = 0.</w:delText>
        </w:r>
        <w:r w:rsidR="004818C9" w:rsidDel="00EC38FA">
          <w:delText>318</w:delText>
        </w:r>
        <w:r w:rsidR="00F01249" w:rsidDel="00EC38FA">
          <w:delText>, 95% CI [-0.0</w:delText>
        </w:r>
        <w:r w:rsidR="00243720" w:rsidDel="00EC38FA">
          <w:delText>2</w:delText>
        </w:r>
        <w:r w:rsidR="00F01249" w:rsidDel="00EC38FA">
          <w:delText xml:space="preserve">, 0.06]) </w:delText>
        </w:r>
      </w:del>
      <w:r w:rsidR="00404743">
        <w:t xml:space="preserve">in the reaching session </w:t>
      </w:r>
      <w:r w:rsidR="00F01249">
        <w:t>did not differ between the conditions.</w:t>
      </w:r>
      <w:r w:rsidR="00594DA5">
        <w:t xml:space="preserve"> </w:t>
      </w:r>
    </w:p>
    <w:p w14:paraId="1C709955" w14:textId="5AE68BBB" w:rsidR="006119BA" w:rsidRDefault="00F01249" w:rsidP="00FE0AE9">
      <w:r>
        <w:t xml:space="preserve">As predicted by </w:t>
      </w:r>
      <w:ins w:id="1119" w:author="Chen Heller" w:date="2022-09-14T13:09:00Z">
        <w:r w:rsidR="002F313C" w:rsidRPr="002F313C">
          <w:t>Experiment 2</w:t>
        </w:r>
      </w:ins>
      <w:del w:id="1120" w:author="Chen Heller" w:date="2022-09-14T13:09:00Z">
        <w:r w:rsidR="00367B60" w:rsidDel="002F313C">
          <w:delText xml:space="preserve">Exp </w:delText>
        </w:r>
        <w:r w:rsidR="00EB57B5" w:rsidDel="002F313C">
          <w:delText>2.</w:delText>
        </w:r>
      </w:del>
      <w:r w:rsidR="00EB57B5">
        <w:t xml:space="preserve"> </w:t>
      </w:r>
      <w:ins w:id="1121" w:author="Chen Heller" w:date="2022-09-15T12:54:00Z">
        <w:r w:rsidR="00C0785D">
          <w:t>a</w:t>
        </w:r>
      </w:ins>
      <w:del w:id="1122" w:author="Chen Heller" w:date="2022-09-15T12:54:00Z">
        <w:r w:rsidR="00E31540" w:rsidDel="00C0785D">
          <w:delText>A</w:delText>
        </w:r>
      </w:del>
      <w:r w:rsidR="00EB57B5">
        <w:t xml:space="preserve">nd </w:t>
      </w:r>
      <w:ins w:id="1123" w:author="Chen Heller" w:date="2022-09-14T13:10:00Z">
        <w:r w:rsidR="002F313C" w:rsidRPr="002F313C">
          <w:t>Experiment 3</w:t>
        </w:r>
      </w:ins>
      <w:del w:id="1124" w:author="Chen Heller" w:date="2022-09-14T13:10:00Z">
        <w:r w:rsidR="00EB57B5" w:rsidDel="002F313C">
          <w:delText>Exp 3.</w:delText>
        </w:r>
      </w:del>
      <w:r w:rsidR="00EB57B5">
        <w:t xml:space="preserve"> </w:t>
      </w:r>
      <w:r w:rsidR="00E31540">
        <w:t>T</w:t>
      </w:r>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8C7284">
        <w:rPr>
          <w:rPrChange w:id="1125" w:author="Chen Heller" w:date="2022-08-30T13:57:00Z">
            <w:rPr>
              <w:vertAlign w:val="subscript"/>
            </w:rPr>
          </w:rPrChange>
        </w:rPr>
        <w:t>(</w:t>
      </w:r>
      <w:r w:rsidR="00FC47E3">
        <w:t>29</w:t>
      </w:r>
      <w:r w:rsidRPr="008C7284">
        <w:rPr>
          <w:rPrChange w:id="1126" w:author="Chen Heller" w:date="2022-08-30T13:57:00Z">
            <w:rPr>
              <w:vertAlign w:val="subscript"/>
            </w:rPr>
          </w:rPrChange>
        </w:rPr>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del w:id="1127" w:author="Chen Heller" w:date="2022-09-15T10:16:00Z">
        <w:r w:rsidDel="007C13FD">
          <w:delText>(M</w:delText>
        </w:r>
        <w:r w:rsidDel="007C13FD">
          <w:rPr>
            <w:vertAlign w:val="subscript"/>
          </w:rPr>
          <w:delText>reach</w:delText>
        </w:r>
        <w:r w:rsidDel="007C13FD">
          <w:delText xml:space="preserve"> = 32.</w:delText>
        </w:r>
        <w:r w:rsidR="001979E7" w:rsidDel="007C13FD">
          <w:delText>0</w:delText>
        </w:r>
        <w:r w:rsidDel="007C13FD">
          <w:delText>6, SD</w:delText>
        </w:r>
        <w:r w:rsidDel="007C13FD">
          <w:rPr>
            <w:vertAlign w:val="subscript"/>
          </w:rPr>
          <w:delText>reach</w:delText>
        </w:r>
        <w:r w:rsidDel="007C13FD">
          <w:delText xml:space="preserve"> = </w:delText>
        </w:r>
        <w:r w:rsidR="001979E7" w:rsidDel="007C13FD">
          <w:delText>19.24</w:delText>
        </w:r>
        <w:r w:rsidDel="007C13FD">
          <w:delText>, M</w:delText>
        </w:r>
        <w:r w:rsidDel="007C13FD">
          <w:rPr>
            <w:vertAlign w:val="subscript"/>
          </w:rPr>
          <w:delText>keyboard</w:delText>
        </w:r>
        <w:r w:rsidDel="007C13FD">
          <w:delText xml:space="preserve"> = 1</w:delText>
        </w:r>
        <w:r w:rsidR="001979E7" w:rsidDel="007C13FD">
          <w:delText>4.06</w:delText>
        </w:r>
        <w:r w:rsidDel="007C13FD">
          <w:delText>, SD</w:delText>
        </w:r>
        <w:r w:rsidDel="007C13FD">
          <w:rPr>
            <w:vertAlign w:val="subscript"/>
          </w:rPr>
          <w:delText>keyboard</w:delText>
        </w:r>
        <w:r w:rsidDel="007C13FD">
          <w:delText xml:space="preserve"> = 1</w:delText>
        </w:r>
        <w:r w:rsidR="001979E7" w:rsidDel="007C13FD">
          <w:delText>0.33</w:delText>
        </w:r>
        <w:r w:rsidDel="007C13FD">
          <w:delText>, t</w:delText>
        </w:r>
        <w:r w:rsidRPr="001F3AF5" w:rsidDel="007C13FD">
          <w:rPr>
            <w:rPrChange w:id="1128" w:author="Chen Heller" w:date="2022-08-30T13:58:00Z">
              <w:rPr>
                <w:vertAlign w:val="subscript"/>
              </w:rPr>
            </w:rPrChange>
          </w:rPr>
          <w:delText>(</w:delText>
        </w:r>
        <w:r w:rsidR="001979E7" w:rsidDel="007C13FD">
          <w:delText>29</w:delText>
        </w:r>
        <w:r w:rsidRPr="001F3AF5" w:rsidDel="007C13FD">
          <w:rPr>
            <w:rPrChange w:id="1129" w:author="Chen Heller" w:date="2022-08-30T13:58:00Z">
              <w:rPr>
                <w:vertAlign w:val="subscript"/>
              </w:rPr>
            </w:rPrChange>
          </w:rPr>
          <w:delText>)</w:delText>
        </w:r>
        <w:r w:rsidDel="007C13FD">
          <w:delText xml:space="preserve"> = 4</w:delText>
        </w:r>
        <w:r w:rsidR="001979E7" w:rsidDel="007C13FD">
          <w:delText>.71</w:delText>
        </w:r>
        <w:r w:rsidDel="007C13FD">
          <w:delText xml:space="preserve">, p </w:delText>
        </w:r>
        <w:r w:rsidR="0052374D" w:rsidDel="007C13FD">
          <w:delText>&lt; 0.001</w:delText>
        </w:r>
        <w:r w:rsidDel="007C13FD">
          <w:delText>, 95% CI [</w:delText>
        </w:r>
        <w:r w:rsidR="001979E7" w:rsidDel="007C13FD">
          <w:delText>10.19</w:delText>
        </w:r>
        <w:r w:rsidDel="007C13FD">
          <w:delText>, 2</w:delText>
        </w:r>
        <w:r w:rsidR="001979E7" w:rsidDel="007C13FD">
          <w:delText>5</w:delText>
        </w:r>
        <w:r w:rsidDel="007C13FD">
          <w:delText>.</w:delText>
        </w:r>
        <w:r w:rsidR="001979E7" w:rsidDel="007C13FD">
          <w:delText>80</w:delText>
        </w:r>
        <w:r w:rsidDel="007C13FD">
          <w:delText>], Cohen's d</w:delText>
        </w:r>
        <w:r w:rsidDel="007C13FD">
          <w:rPr>
            <w:vertAlign w:val="subscript"/>
          </w:rPr>
          <w:delText>z</w:delText>
        </w:r>
        <w:r w:rsidDel="007C13FD">
          <w:delText xml:space="preserve"> = 0.</w:delText>
        </w:r>
        <w:r w:rsidR="001979E7" w:rsidDel="007C13FD">
          <w:delText>86</w:delText>
        </w:r>
        <w:r w:rsidDel="007C13FD">
          <w:delText>)</w:delText>
        </w:r>
        <w:r w:rsidR="003A5BBB" w:rsidDel="007C13FD">
          <w:delText xml:space="preserve"> </w:delText>
        </w:r>
      </w:del>
      <w:r w:rsidR="003A5BBB">
        <w:t>and</w:t>
      </w:r>
      <w:r>
        <w:t xml:space="preserve"> early responses</w:t>
      </w:r>
      <w:del w:id="1130" w:author="Chen Heller" w:date="2022-09-15T10:16:00Z">
        <w:r w:rsidDel="007C13FD">
          <w:delText xml:space="preserve"> (M</w:delText>
        </w:r>
        <w:r w:rsidDel="007C13FD">
          <w:rPr>
            <w:vertAlign w:val="subscript"/>
          </w:rPr>
          <w:delText>reach</w:delText>
        </w:r>
        <w:r w:rsidDel="007C13FD">
          <w:delText xml:space="preserve"> = </w:delText>
        </w:r>
        <w:r w:rsidR="00B06F06" w:rsidDel="007C13FD">
          <w:delText>23.26</w:delText>
        </w:r>
        <w:r w:rsidDel="007C13FD">
          <w:delText>, SD</w:delText>
        </w:r>
        <w:r w:rsidDel="007C13FD">
          <w:rPr>
            <w:vertAlign w:val="subscript"/>
          </w:rPr>
          <w:delText>reach</w:delText>
        </w:r>
        <w:r w:rsidDel="007C13FD">
          <w:delText xml:space="preserve"> = </w:delText>
        </w:r>
        <w:r w:rsidR="00B06F06" w:rsidDel="007C13FD">
          <w:delText>19.79</w:delText>
        </w:r>
        <w:r w:rsidDel="007C13FD">
          <w:delText>, M</w:delText>
        </w:r>
        <w:r w:rsidDel="007C13FD">
          <w:rPr>
            <w:vertAlign w:val="subscript"/>
          </w:rPr>
          <w:delText>keyboard</w:delText>
        </w:r>
        <w:r w:rsidDel="007C13FD">
          <w:delText xml:space="preserve"> = </w:delText>
        </w:r>
        <w:r w:rsidR="00466CE8" w:rsidDel="007C13FD">
          <w:delText>0</w:delText>
        </w:r>
        <w:r w:rsidDel="007C13FD">
          <w:delText>, SD</w:delText>
        </w:r>
        <w:r w:rsidDel="007C13FD">
          <w:rPr>
            <w:vertAlign w:val="subscript"/>
          </w:rPr>
          <w:delText>keyboard</w:delText>
        </w:r>
        <w:r w:rsidDel="007C13FD">
          <w:delText xml:space="preserve"> = </w:delText>
        </w:r>
        <w:r w:rsidR="00466CE8" w:rsidDel="007C13FD">
          <w:delText>0</w:delText>
        </w:r>
        <w:r w:rsidDel="007C13FD">
          <w:delText>, t</w:delText>
        </w:r>
        <w:r w:rsidRPr="001F3AF5" w:rsidDel="007C13FD">
          <w:rPr>
            <w:rPrChange w:id="1131" w:author="Chen Heller" w:date="2022-08-30T13:58:00Z">
              <w:rPr>
                <w:vertAlign w:val="subscript"/>
              </w:rPr>
            </w:rPrChange>
          </w:rPr>
          <w:delText>(</w:delText>
        </w:r>
        <w:r w:rsidR="008257B9" w:rsidDel="007C13FD">
          <w:delText>29</w:delText>
        </w:r>
        <w:r w:rsidRPr="001F3AF5" w:rsidDel="007C13FD">
          <w:rPr>
            <w:rPrChange w:id="1132" w:author="Chen Heller" w:date="2022-08-30T13:58:00Z">
              <w:rPr>
                <w:vertAlign w:val="subscript"/>
              </w:rPr>
            </w:rPrChange>
          </w:rPr>
          <w:delText>)</w:delText>
        </w:r>
        <w:r w:rsidDel="007C13FD">
          <w:delText xml:space="preserve"> = </w:delText>
        </w:r>
        <w:r w:rsidR="008257B9" w:rsidDel="007C13FD">
          <w:delText>6.43</w:delText>
        </w:r>
        <w:r w:rsidDel="007C13FD">
          <w:delText xml:space="preserve">, p </w:delText>
        </w:r>
        <w:r w:rsidR="008257B9" w:rsidDel="007C13FD">
          <w:delText>&lt; 0.001</w:delText>
        </w:r>
        <w:r w:rsidDel="007C13FD">
          <w:delText xml:space="preserve"> , 95% CI [1</w:delText>
        </w:r>
        <w:r w:rsidR="00BB5023" w:rsidDel="007C13FD">
          <w:delText>5.87</w:delText>
        </w:r>
        <w:r w:rsidDel="007C13FD">
          <w:delText>, 30</w:delText>
        </w:r>
        <w:r w:rsidR="00BB5023" w:rsidDel="007C13FD">
          <w:delText>.65</w:delText>
        </w:r>
        <w:r w:rsidDel="007C13FD">
          <w:delText>], Cohen's d</w:delText>
        </w:r>
        <w:r w:rsidDel="007C13FD">
          <w:rPr>
            <w:vertAlign w:val="subscript"/>
          </w:rPr>
          <w:delText>z</w:delText>
        </w:r>
        <w:r w:rsidDel="007C13FD">
          <w:delText xml:space="preserve"> = 1.1</w:delText>
        </w:r>
        <w:r w:rsidR="00BB5023" w:rsidDel="007C13FD">
          <w:delText>7</w:delText>
        </w:r>
        <w:r w:rsidDel="007C13FD">
          <w:delText>)</w:delText>
        </w:r>
      </w:del>
      <w:r>
        <w:t xml:space="preserve"> </w:t>
      </w:r>
      <w:r w:rsidR="003A5BBB">
        <w:t>b</w:t>
      </w:r>
      <w:r>
        <w:t xml:space="preserve">ut not for incorrect answers </w:t>
      </w:r>
      <w:r w:rsidR="00531D8F">
        <w:t>which were less common in the reaching</w:t>
      </w:r>
      <w:ins w:id="1133" w:author="Chen Heller" w:date="2022-09-15T12:54:00Z">
        <w:r w:rsidR="00753D9C">
          <w:t xml:space="preserve"> task</w:t>
        </w:r>
      </w:ins>
      <w:ins w:id="1134" w:author="Chen Heller" w:date="2022-09-15T10:16:00Z">
        <w:r w:rsidR="007C13FD">
          <w:t xml:space="preserve"> (for </w:t>
        </w:r>
      </w:ins>
      <w:ins w:id="1135" w:author="Chen Heller" w:date="2022-09-15T10:17:00Z">
        <w:r w:rsidR="007C13FD">
          <w:t xml:space="preserve">an elaborative description of the excluded trials see </w:t>
        </w:r>
      </w:ins>
      <w:ins w:id="1136" w:author="Chen Heller" w:date="2022-09-15T10:28:00Z">
        <w:r w:rsidR="006A1DF9">
          <w:fldChar w:fldCharType="begin"/>
        </w:r>
        <w:r w:rsidR="006A1DF9">
          <w:instrText xml:space="preserve"> REF _Ref114130105 \h </w:instrText>
        </w:r>
      </w:ins>
      <w:r w:rsidR="006A1DF9">
        <w:fldChar w:fldCharType="separate"/>
      </w:r>
      <w:ins w:id="1137" w:author="Chen Heller" w:date="2022-09-15T10:28:00Z">
        <w:r w:rsidR="006A1DF9">
          <w:t xml:space="preserve">Supplementary Table </w:t>
        </w:r>
        <w:r w:rsidR="006A1DF9">
          <w:rPr>
            <w:noProof/>
          </w:rPr>
          <w:t>2</w:t>
        </w:r>
        <w:r w:rsidR="006A1DF9">
          <w:fldChar w:fldCharType="end"/>
        </w:r>
      </w:ins>
      <w:ins w:id="1138" w:author="Chen Heller" w:date="2022-09-15T10:17:00Z">
        <w:r w:rsidR="007C13FD">
          <w:t>)</w:t>
        </w:r>
      </w:ins>
      <w:del w:id="1139" w:author="Chen Heller" w:date="2022-09-15T10:16:00Z">
        <w:r w:rsidR="00531D8F" w:rsidDel="007C13FD">
          <w:delText xml:space="preserve"> task </w:delText>
        </w:r>
        <w:r w:rsidDel="007C13FD">
          <w:delText>(M</w:delText>
        </w:r>
        <w:r w:rsidDel="007C13FD">
          <w:rPr>
            <w:vertAlign w:val="subscript"/>
          </w:rPr>
          <w:delText>reach</w:delText>
        </w:r>
        <w:r w:rsidDel="007C13FD">
          <w:delText xml:space="preserve"> = </w:delText>
        </w:r>
        <w:r w:rsidR="007471EE" w:rsidDel="007C13FD">
          <w:delText>21.90</w:delText>
        </w:r>
        <w:r w:rsidDel="007C13FD">
          <w:delText>, SD</w:delText>
        </w:r>
        <w:r w:rsidDel="007C13FD">
          <w:rPr>
            <w:vertAlign w:val="subscript"/>
          </w:rPr>
          <w:delText>reach</w:delText>
        </w:r>
        <w:r w:rsidDel="007C13FD">
          <w:delText xml:space="preserve"> = </w:delText>
        </w:r>
        <w:r w:rsidR="007471EE" w:rsidDel="007C13FD">
          <w:delText>12.33</w:delText>
        </w:r>
        <w:r w:rsidDel="007C13FD">
          <w:delText>, M</w:delText>
        </w:r>
        <w:r w:rsidDel="007C13FD">
          <w:rPr>
            <w:vertAlign w:val="subscript"/>
          </w:rPr>
          <w:delText>keyboard</w:delText>
        </w:r>
        <w:r w:rsidDel="007C13FD">
          <w:delText xml:space="preserve"> = 3</w:delText>
        </w:r>
        <w:r w:rsidR="007471EE" w:rsidDel="007C13FD">
          <w:delText>6.13</w:delText>
        </w:r>
        <w:r w:rsidDel="007C13FD">
          <w:delText>, SD</w:delText>
        </w:r>
        <w:r w:rsidDel="007C13FD">
          <w:rPr>
            <w:vertAlign w:val="subscript"/>
          </w:rPr>
          <w:delText>keyboard</w:delText>
        </w:r>
        <w:r w:rsidDel="007C13FD">
          <w:delText xml:space="preserve"> = </w:delText>
        </w:r>
        <w:r w:rsidR="007471EE" w:rsidDel="007C13FD">
          <w:delText>15.29</w:delText>
        </w:r>
        <w:r w:rsidDel="007C13FD">
          <w:delText>, t</w:delText>
        </w:r>
        <w:r w:rsidRPr="001F3AF5" w:rsidDel="007C13FD">
          <w:rPr>
            <w:rPrChange w:id="1140" w:author="Chen Heller" w:date="2022-08-30T13:58:00Z">
              <w:rPr>
                <w:vertAlign w:val="subscript"/>
              </w:rPr>
            </w:rPrChange>
          </w:rPr>
          <w:delText>(</w:delText>
        </w:r>
        <w:r w:rsidR="007471EE" w:rsidDel="007C13FD">
          <w:delText>29</w:delText>
        </w:r>
        <w:r w:rsidRPr="001F3AF5" w:rsidDel="007C13FD">
          <w:rPr>
            <w:rPrChange w:id="1141" w:author="Chen Heller" w:date="2022-08-30T13:58:00Z">
              <w:rPr>
                <w:vertAlign w:val="subscript"/>
              </w:rPr>
            </w:rPrChange>
          </w:rPr>
          <w:delText>)</w:delText>
        </w:r>
        <w:r w:rsidDel="007C13FD">
          <w:delText xml:space="preserve"> = -</w:delText>
        </w:r>
        <w:r w:rsidR="007471EE" w:rsidDel="007C13FD">
          <w:delText>6.31</w:delText>
        </w:r>
        <w:r w:rsidDel="007C13FD">
          <w:delText xml:space="preserve">, p </w:delText>
        </w:r>
        <w:r w:rsidR="007471EE" w:rsidDel="007C13FD">
          <w:delText>&lt; 0.001</w:delText>
        </w:r>
        <w:r w:rsidDel="007C13FD">
          <w:delText>, 95% CI [-1</w:delText>
        </w:r>
        <w:r w:rsidR="007471EE" w:rsidDel="007C13FD">
          <w:delText>8</w:delText>
        </w:r>
        <w:r w:rsidDel="007C13FD">
          <w:delText>.</w:delText>
        </w:r>
        <w:r w:rsidR="007471EE" w:rsidDel="007C13FD">
          <w:delText>84</w:delText>
        </w:r>
        <w:r w:rsidDel="007C13FD">
          <w:delText>, -</w:delText>
        </w:r>
        <w:r w:rsidR="007471EE" w:rsidDel="007C13FD">
          <w:delText>9</w:delText>
        </w:r>
        <w:r w:rsidDel="007C13FD">
          <w:delText>.</w:delText>
        </w:r>
        <w:r w:rsidR="007471EE" w:rsidDel="007C13FD">
          <w:delText>62</w:delText>
        </w:r>
        <w:r w:rsidDel="007C13FD">
          <w:delText>], Cohen's d</w:delText>
        </w:r>
        <w:r w:rsidDel="007C13FD">
          <w:rPr>
            <w:vertAlign w:val="subscript"/>
          </w:rPr>
          <w:delText>z</w:delText>
        </w:r>
        <w:r w:rsidDel="007C13FD">
          <w:delText xml:space="preserve"> = -</w:delText>
        </w:r>
        <w:r w:rsidR="00521B41" w:rsidDel="007C13FD">
          <w:delText>1.15</w:delText>
        </w:r>
        <w:r w:rsidDel="007C13FD">
          <w:delText>)</w:delText>
        </w:r>
      </w:del>
      <w:r>
        <w:t>.</w:t>
      </w:r>
    </w:p>
    <w:p w14:paraId="53CA5193" w14:textId="43D6BC32" w:rsidR="002436A8" w:rsidRDefault="002436A8">
      <w:pPr>
        <w:pStyle w:val="Caption"/>
        <w:pPrChange w:id="1142" w:author="Chen Heller" w:date="2022-09-14T17:06:00Z">
          <w:pPr>
            <w:ind w:firstLine="0"/>
          </w:pPr>
        </w:pPrChange>
      </w:pPr>
      <w:bookmarkStart w:id="1143" w:name="_Ref114068072"/>
      <w:ins w:id="1144" w:author="Chen Heller" w:date="2022-09-14T17:06:00Z">
        <w:r>
          <w:t xml:space="preserve">Table </w:t>
        </w:r>
        <w:r>
          <w:fldChar w:fldCharType="begin"/>
        </w:r>
        <w:r>
          <w:instrText xml:space="preserve"> SEQ Table \* ARABIC </w:instrText>
        </w:r>
      </w:ins>
      <w:r>
        <w:fldChar w:fldCharType="separate"/>
      </w:r>
      <w:ins w:id="1145" w:author="Chen Heller" w:date="2022-09-14T17:06:00Z">
        <w:r>
          <w:rPr>
            <w:noProof/>
          </w:rPr>
          <w:t>4</w:t>
        </w:r>
        <w:r>
          <w:fldChar w:fldCharType="end"/>
        </w:r>
        <w:bookmarkEnd w:id="1143"/>
        <w:r>
          <w:t>. Results of Experiment 4</w:t>
        </w:r>
      </w:ins>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146" w:author="Chen Heller" w:date="2022-09-15T10:41:00Z">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147">
          <w:tblGrid>
            <w:gridCol w:w="284"/>
            <w:gridCol w:w="142"/>
            <w:gridCol w:w="1985"/>
            <w:gridCol w:w="1701"/>
            <w:gridCol w:w="1701"/>
            <w:gridCol w:w="708"/>
            <w:gridCol w:w="1134"/>
            <w:gridCol w:w="1701"/>
            <w:gridCol w:w="709"/>
            <w:gridCol w:w="284"/>
          </w:tblGrid>
        </w:tblGridChange>
      </w:tblGrid>
      <w:tr w:rsidR="001D2361" w14:paraId="010F9CD6" w14:textId="77777777" w:rsidTr="003538C4">
        <w:trPr>
          <w:trHeight w:val="510"/>
          <w:ins w:id="1148" w:author="Chen Heller" w:date="2022-09-14T21:59:00Z"/>
          <w:trPrChange w:id="1149" w:author="Chen Heller" w:date="2022-09-15T10:41:00Z">
            <w:trPr>
              <w:gridAfter w:val="0"/>
              <w:trHeight w:val="510"/>
            </w:trPr>
          </w:trPrChange>
        </w:trPr>
        <w:tc>
          <w:tcPr>
            <w:tcW w:w="284" w:type="dxa"/>
            <w:tcBorders>
              <w:top w:val="single" w:sz="12" w:space="0" w:color="auto"/>
            </w:tcBorders>
            <w:tcPrChange w:id="1150" w:author="Chen Heller" w:date="2022-09-15T10:41:00Z">
              <w:tcPr>
                <w:tcW w:w="284" w:type="dxa"/>
              </w:tcPr>
            </w:tcPrChange>
          </w:tcPr>
          <w:p w14:paraId="140CFCFF" w14:textId="77777777" w:rsidR="001D2361" w:rsidRDefault="001D2361" w:rsidP="001D2361">
            <w:pPr>
              <w:ind w:firstLine="0"/>
              <w:rPr>
                <w:ins w:id="1151" w:author="Chen Heller" w:date="2022-09-14T21:59:00Z"/>
              </w:rPr>
            </w:pPr>
          </w:p>
        </w:tc>
        <w:tc>
          <w:tcPr>
            <w:tcW w:w="2269" w:type="dxa"/>
            <w:tcBorders>
              <w:top w:val="single" w:sz="12" w:space="0" w:color="auto"/>
            </w:tcBorders>
            <w:tcPrChange w:id="1152" w:author="Chen Heller" w:date="2022-09-15T10:41:00Z">
              <w:tcPr>
                <w:tcW w:w="2127" w:type="dxa"/>
                <w:gridSpan w:val="2"/>
              </w:tcPr>
            </w:tcPrChange>
          </w:tcPr>
          <w:p w14:paraId="51526E05" w14:textId="77777777" w:rsidR="001D2361" w:rsidRDefault="001D2361" w:rsidP="001D2361">
            <w:pPr>
              <w:ind w:firstLine="0"/>
              <w:rPr>
                <w:ins w:id="1153" w:author="Chen Heller" w:date="2022-09-14T21:59:00Z"/>
              </w:rPr>
            </w:pPr>
          </w:p>
        </w:tc>
        <w:tc>
          <w:tcPr>
            <w:tcW w:w="1701" w:type="dxa"/>
            <w:tcBorders>
              <w:top w:val="single" w:sz="12" w:space="0" w:color="auto"/>
              <w:bottom w:val="single" w:sz="12" w:space="0" w:color="auto"/>
            </w:tcBorders>
            <w:tcPrChange w:id="1154" w:author="Chen Heller" w:date="2022-09-15T10:41:00Z">
              <w:tcPr>
                <w:tcW w:w="1701" w:type="dxa"/>
                <w:tcBorders>
                  <w:bottom w:val="single" w:sz="12" w:space="0" w:color="auto"/>
                </w:tcBorders>
              </w:tcPr>
            </w:tcPrChange>
          </w:tcPr>
          <w:p w14:paraId="6253962C" w14:textId="77777777" w:rsidR="001D2361" w:rsidRPr="00EA2CED" w:rsidRDefault="001D2361" w:rsidP="001D2361">
            <w:pPr>
              <w:ind w:firstLine="0"/>
              <w:jc w:val="center"/>
              <w:rPr>
                <w:ins w:id="1155" w:author="Chen Heller" w:date="2022-09-14T21:59:00Z"/>
                <w:b/>
                <w:bCs/>
              </w:rPr>
            </w:pPr>
            <w:ins w:id="1156" w:author="Chen Heller" w:date="2022-09-14T21:59:00Z">
              <w:r w:rsidRPr="00EA2CED">
                <w:rPr>
                  <w:b/>
                  <w:bCs/>
                </w:rPr>
                <w:t>Congruent</w:t>
              </w:r>
            </w:ins>
          </w:p>
        </w:tc>
        <w:tc>
          <w:tcPr>
            <w:tcW w:w="1701" w:type="dxa"/>
            <w:tcBorders>
              <w:top w:val="single" w:sz="12" w:space="0" w:color="auto"/>
              <w:bottom w:val="single" w:sz="12" w:space="0" w:color="auto"/>
            </w:tcBorders>
            <w:tcPrChange w:id="1157" w:author="Chen Heller" w:date="2022-09-15T10:41:00Z">
              <w:tcPr>
                <w:tcW w:w="1701" w:type="dxa"/>
                <w:tcBorders>
                  <w:bottom w:val="single" w:sz="12" w:space="0" w:color="auto"/>
                </w:tcBorders>
              </w:tcPr>
            </w:tcPrChange>
          </w:tcPr>
          <w:p w14:paraId="3BB50674" w14:textId="77777777" w:rsidR="001D2361" w:rsidRPr="00EA2CED" w:rsidRDefault="001D2361">
            <w:pPr>
              <w:ind w:firstLine="0"/>
              <w:jc w:val="center"/>
              <w:rPr>
                <w:ins w:id="1158" w:author="Chen Heller" w:date="2022-09-14T21:59:00Z"/>
                <w:b/>
                <w:bCs/>
              </w:rPr>
              <w:pPrChange w:id="1159" w:author="Chen Heller" w:date="2022-09-15T10:19:00Z">
                <w:pPr>
                  <w:ind w:firstLine="0"/>
                </w:pPr>
              </w:pPrChange>
            </w:pPr>
            <w:ins w:id="1160" w:author="Chen Heller" w:date="2022-09-14T21:59:00Z">
              <w:r w:rsidRPr="00EA2CED">
                <w:rPr>
                  <w:b/>
                  <w:bCs/>
                </w:rPr>
                <w:t>Incongruent</w:t>
              </w:r>
            </w:ins>
          </w:p>
        </w:tc>
        <w:tc>
          <w:tcPr>
            <w:tcW w:w="708" w:type="dxa"/>
            <w:tcBorders>
              <w:top w:val="single" w:sz="12" w:space="0" w:color="auto"/>
            </w:tcBorders>
            <w:tcPrChange w:id="1161" w:author="Chen Heller" w:date="2022-09-15T10:41:00Z">
              <w:tcPr>
                <w:tcW w:w="708" w:type="dxa"/>
              </w:tcPr>
            </w:tcPrChange>
          </w:tcPr>
          <w:p w14:paraId="2AC55C45" w14:textId="77777777" w:rsidR="001D2361" w:rsidRPr="00EA2CED" w:rsidRDefault="001D2361" w:rsidP="001D2361">
            <w:pPr>
              <w:ind w:firstLine="0"/>
              <w:jc w:val="center"/>
              <w:rPr>
                <w:ins w:id="1162" w:author="Chen Heller" w:date="2022-09-14T21:59:00Z"/>
                <w:b/>
                <w:bCs/>
              </w:rPr>
            </w:pPr>
          </w:p>
        </w:tc>
        <w:tc>
          <w:tcPr>
            <w:tcW w:w="1134" w:type="dxa"/>
            <w:tcBorders>
              <w:top w:val="single" w:sz="12" w:space="0" w:color="auto"/>
            </w:tcBorders>
            <w:tcPrChange w:id="1163" w:author="Chen Heller" w:date="2022-09-15T10:41:00Z">
              <w:tcPr>
                <w:tcW w:w="1134" w:type="dxa"/>
              </w:tcPr>
            </w:tcPrChange>
          </w:tcPr>
          <w:p w14:paraId="70718B85" w14:textId="77777777" w:rsidR="001D2361" w:rsidRPr="00EA2CED" w:rsidRDefault="001D2361" w:rsidP="001D2361">
            <w:pPr>
              <w:ind w:firstLine="0"/>
              <w:jc w:val="center"/>
              <w:rPr>
                <w:ins w:id="1164" w:author="Chen Heller" w:date="2022-09-14T21:59:00Z"/>
                <w:b/>
                <w:bCs/>
              </w:rPr>
            </w:pPr>
          </w:p>
        </w:tc>
        <w:tc>
          <w:tcPr>
            <w:tcW w:w="1701" w:type="dxa"/>
            <w:tcBorders>
              <w:top w:val="single" w:sz="12" w:space="0" w:color="auto"/>
            </w:tcBorders>
            <w:tcPrChange w:id="1165" w:author="Chen Heller" w:date="2022-09-15T10:41:00Z">
              <w:tcPr>
                <w:tcW w:w="1701" w:type="dxa"/>
              </w:tcPr>
            </w:tcPrChange>
          </w:tcPr>
          <w:p w14:paraId="4F025FF5" w14:textId="77777777" w:rsidR="001D2361" w:rsidRDefault="001D2361" w:rsidP="001D2361">
            <w:pPr>
              <w:ind w:firstLine="0"/>
              <w:rPr>
                <w:ins w:id="1166" w:author="Chen Heller" w:date="2022-09-14T21:59:00Z"/>
              </w:rPr>
            </w:pPr>
          </w:p>
        </w:tc>
        <w:tc>
          <w:tcPr>
            <w:tcW w:w="709" w:type="dxa"/>
            <w:tcBorders>
              <w:top w:val="single" w:sz="12" w:space="0" w:color="auto"/>
            </w:tcBorders>
            <w:tcPrChange w:id="1167" w:author="Chen Heller" w:date="2022-09-15T10:41:00Z">
              <w:tcPr>
                <w:tcW w:w="709" w:type="dxa"/>
              </w:tcPr>
            </w:tcPrChange>
          </w:tcPr>
          <w:p w14:paraId="2928108C" w14:textId="77777777" w:rsidR="001D2361" w:rsidRDefault="001D2361" w:rsidP="001D2361">
            <w:pPr>
              <w:ind w:firstLine="0"/>
              <w:rPr>
                <w:ins w:id="1168" w:author="Chen Heller" w:date="2022-09-14T21:59:00Z"/>
              </w:rPr>
            </w:pPr>
          </w:p>
        </w:tc>
      </w:tr>
      <w:tr w:rsidR="001D2361" w14:paraId="3A036BAF" w14:textId="77777777" w:rsidTr="003538C4">
        <w:trPr>
          <w:trHeight w:val="254"/>
          <w:ins w:id="1169" w:author="Chen Heller" w:date="2022-09-14T21:59:00Z"/>
          <w:trPrChange w:id="1170" w:author="Chen Heller" w:date="2022-09-15T10:41:00Z">
            <w:trPr>
              <w:gridAfter w:val="0"/>
              <w:trHeight w:val="254"/>
            </w:trPr>
          </w:trPrChange>
        </w:trPr>
        <w:tc>
          <w:tcPr>
            <w:tcW w:w="284" w:type="dxa"/>
            <w:tcBorders>
              <w:bottom w:val="single" w:sz="12" w:space="0" w:color="auto"/>
            </w:tcBorders>
            <w:tcPrChange w:id="1171" w:author="Chen Heller" w:date="2022-09-15T10:41:00Z">
              <w:tcPr>
                <w:tcW w:w="284" w:type="dxa"/>
                <w:tcBorders>
                  <w:bottom w:val="single" w:sz="12" w:space="0" w:color="auto"/>
                </w:tcBorders>
              </w:tcPr>
            </w:tcPrChange>
          </w:tcPr>
          <w:p w14:paraId="4F006647" w14:textId="77777777" w:rsidR="001D2361" w:rsidRPr="00EA2CED" w:rsidRDefault="001D2361" w:rsidP="001D2361">
            <w:pPr>
              <w:ind w:firstLine="0"/>
              <w:rPr>
                <w:ins w:id="1172" w:author="Chen Heller" w:date="2022-09-14T21:59:00Z"/>
                <w:b/>
                <w:bCs/>
              </w:rPr>
            </w:pPr>
          </w:p>
        </w:tc>
        <w:tc>
          <w:tcPr>
            <w:tcW w:w="2269" w:type="dxa"/>
            <w:tcBorders>
              <w:bottom w:val="single" w:sz="12" w:space="0" w:color="auto"/>
            </w:tcBorders>
            <w:tcPrChange w:id="1173" w:author="Chen Heller" w:date="2022-09-15T10:41:00Z">
              <w:tcPr>
                <w:tcW w:w="2127" w:type="dxa"/>
                <w:gridSpan w:val="2"/>
                <w:tcBorders>
                  <w:bottom w:val="single" w:sz="12" w:space="0" w:color="auto"/>
                </w:tcBorders>
              </w:tcPr>
            </w:tcPrChange>
          </w:tcPr>
          <w:p w14:paraId="5D6095E6" w14:textId="77777777" w:rsidR="001D2361" w:rsidRPr="00EA2CED" w:rsidRDefault="001D2361" w:rsidP="001D2361">
            <w:pPr>
              <w:ind w:firstLine="0"/>
              <w:rPr>
                <w:ins w:id="1174" w:author="Chen Heller" w:date="2022-09-14T21:59:00Z"/>
                <w:b/>
                <w:bCs/>
              </w:rPr>
            </w:pPr>
          </w:p>
        </w:tc>
        <w:tc>
          <w:tcPr>
            <w:tcW w:w="1701" w:type="dxa"/>
            <w:tcBorders>
              <w:top w:val="single" w:sz="12" w:space="0" w:color="auto"/>
              <w:bottom w:val="single" w:sz="12" w:space="0" w:color="auto"/>
            </w:tcBorders>
            <w:tcPrChange w:id="1175" w:author="Chen Heller" w:date="2022-09-15T10:41: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ins w:id="1176" w:author="Chen Heller" w:date="2022-09-14T21:59:00Z"/>
                <w:b/>
                <w:bCs/>
              </w:rPr>
            </w:pPr>
            <w:ins w:id="1177" w:author="Chen Heller" w:date="2022-09-14T21:59:00Z">
              <w:r>
                <w:rPr>
                  <w:b/>
                  <w:bCs/>
                </w:rPr>
                <w:t>M (SD)</w:t>
              </w:r>
            </w:ins>
          </w:p>
        </w:tc>
        <w:tc>
          <w:tcPr>
            <w:tcW w:w="1701" w:type="dxa"/>
            <w:tcBorders>
              <w:top w:val="single" w:sz="12" w:space="0" w:color="auto"/>
              <w:bottom w:val="single" w:sz="12" w:space="0" w:color="auto"/>
            </w:tcBorders>
            <w:tcPrChange w:id="1178" w:author="Chen Heller" w:date="2022-09-15T10:41: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ins w:id="1179" w:author="Chen Heller" w:date="2022-09-14T21:59:00Z"/>
                <w:b/>
                <w:bCs/>
              </w:rPr>
            </w:pPr>
            <w:ins w:id="1180" w:author="Chen Heller" w:date="2022-09-14T21:59:00Z">
              <w:r>
                <w:rPr>
                  <w:b/>
                  <w:bCs/>
                </w:rPr>
                <w:t>M (SD)</w:t>
              </w:r>
            </w:ins>
          </w:p>
        </w:tc>
        <w:tc>
          <w:tcPr>
            <w:tcW w:w="708" w:type="dxa"/>
            <w:tcBorders>
              <w:bottom w:val="single" w:sz="12" w:space="0" w:color="auto"/>
            </w:tcBorders>
            <w:tcPrChange w:id="1181" w:author="Chen Heller" w:date="2022-09-15T10:41:00Z">
              <w:tcPr>
                <w:tcW w:w="708" w:type="dxa"/>
                <w:tcBorders>
                  <w:bottom w:val="single" w:sz="12" w:space="0" w:color="auto"/>
                </w:tcBorders>
              </w:tcPr>
            </w:tcPrChange>
          </w:tcPr>
          <w:p w14:paraId="7098BAD0" w14:textId="77777777" w:rsidR="001D2361" w:rsidRPr="00EA2CED" w:rsidRDefault="001D2361" w:rsidP="001D2361">
            <w:pPr>
              <w:ind w:firstLine="0"/>
              <w:rPr>
                <w:ins w:id="1182" w:author="Chen Heller" w:date="2022-09-14T21:59:00Z"/>
                <w:b/>
                <w:bCs/>
              </w:rPr>
            </w:pPr>
            <w:ins w:id="1183" w:author="Chen Heller" w:date="2022-09-14T21:59:00Z">
              <w:r>
                <w:rPr>
                  <w:b/>
                  <w:bCs/>
                </w:rPr>
                <w:t>t(29)</w:t>
              </w:r>
            </w:ins>
          </w:p>
        </w:tc>
        <w:tc>
          <w:tcPr>
            <w:tcW w:w="1134" w:type="dxa"/>
            <w:tcBorders>
              <w:bottom w:val="single" w:sz="12" w:space="0" w:color="auto"/>
            </w:tcBorders>
            <w:tcPrChange w:id="1184" w:author="Chen Heller" w:date="2022-09-15T10:41:00Z">
              <w:tcPr>
                <w:tcW w:w="1134" w:type="dxa"/>
                <w:tcBorders>
                  <w:bottom w:val="single" w:sz="12" w:space="0" w:color="auto"/>
                </w:tcBorders>
              </w:tcPr>
            </w:tcPrChange>
          </w:tcPr>
          <w:p w14:paraId="2E43AC88" w14:textId="77777777" w:rsidR="001D2361" w:rsidRPr="00EA2CED" w:rsidRDefault="001D2361" w:rsidP="001D2361">
            <w:pPr>
              <w:ind w:firstLine="0"/>
              <w:rPr>
                <w:ins w:id="1185" w:author="Chen Heller" w:date="2022-09-14T21:59:00Z"/>
                <w:b/>
                <w:bCs/>
              </w:rPr>
            </w:pPr>
            <w:ins w:id="1186" w:author="Chen Heller" w:date="2022-09-14T21:59:00Z">
              <w:r>
                <w:rPr>
                  <w:b/>
                  <w:bCs/>
                </w:rPr>
                <w:t>p</w:t>
              </w:r>
            </w:ins>
          </w:p>
        </w:tc>
        <w:tc>
          <w:tcPr>
            <w:tcW w:w="1701" w:type="dxa"/>
            <w:tcBorders>
              <w:bottom w:val="single" w:sz="12" w:space="0" w:color="auto"/>
            </w:tcBorders>
            <w:tcPrChange w:id="1187" w:author="Chen Heller" w:date="2022-09-15T10:41:00Z">
              <w:tcPr>
                <w:tcW w:w="1701" w:type="dxa"/>
                <w:tcBorders>
                  <w:bottom w:val="single" w:sz="12" w:space="0" w:color="auto"/>
                </w:tcBorders>
              </w:tcPr>
            </w:tcPrChange>
          </w:tcPr>
          <w:p w14:paraId="753EB7B1" w14:textId="77777777" w:rsidR="001D2361" w:rsidRPr="00EA2CED" w:rsidRDefault="001D2361" w:rsidP="001D2361">
            <w:pPr>
              <w:ind w:firstLine="0"/>
              <w:rPr>
                <w:ins w:id="1188" w:author="Chen Heller" w:date="2022-09-14T21:59:00Z"/>
                <w:b/>
                <w:bCs/>
              </w:rPr>
            </w:pPr>
            <w:ins w:id="1189" w:author="Chen Heller" w:date="2022-09-14T21:59:00Z">
              <w:r>
                <w:rPr>
                  <w:b/>
                  <w:bCs/>
                </w:rPr>
                <w:t>CI</w:t>
              </w:r>
            </w:ins>
          </w:p>
        </w:tc>
        <w:tc>
          <w:tcPr>
            <w:tcW w:w="709" w:type="dxa"/>
            <w:tcBorders>
              <w:bottom w:val="single" w:sz="12" w:space="0" w:color="auto"/>
            </w:tcBorders>
            <w:tcPrChange w:id="1190" w:author="Chen Heller" w:date="2022-09-15T10:41:00Z">
              <w:tcPr>
                <w:tcW w:w="709" w:type="dxa"/>
                <w:tcBorders>
                  <w:bottom w:val="single" w:sz="12" w:space="0" w:color="auto"/>
                </w:tcBorders>
              </w:tcPr>
            </w:tcPrChange>
          </w:tcPr>
          <w:p w14:paraId="0219FCC9" w14:textId="77777777" w:rsidR="001D2361" w:rsidRPr="00EA2CED" w:rsidRDefault="001D2361" w:rsidP="001D2361">
            <w:pPr>
              <w:ind w:firstLine="0"/>
              <w:rPr>
                <w:ins w:id="1191" w:author="Chen Heller" w:date="2022-09-14T21:59:00Z"/>
                <w:b/>
                <w:bCs/>
              </w:rPr>
            </w:pPr>
            <w:ins w:id="1192" w:author="Chen Heller" w:date="2022-09-14T21:59:00Z">
              <w:r>
                <w:rPr>
                  <w:b/>
                  <w:bCs/>
                </w:rPr>
                <w:t>d</w:t>
              </w:r>
            </w:ins>
          </w:p>
        </w:tc>
      </w:tr>
      <w:tr w:rsidR="001D2361" w14:paraId="2B67655A" w14:textId="77777777" w:rsidTr="003538C4">
        <w:trPr>
          <w:trHeight w:val="313"/>
          <w:ins w:id="1193" w:author="Chen Heller" w:date="2022-09-14T21:59:00Z"/>
          <w:trPrChange w:id="1194" w:author="Chen Heller" w:date="2022-09-15T10:41:00Z">
            <w:trPr>
              <w:gridAfter w:val="0"/>
              <w:trHeight w:val="313"/>
            </w:trPr>
          </w:trPrChange>
        </w:trPr>
        <w:tc>
          <w:tcPr>
            <w:tcW w:w="10207" w:type="dxa"/>
            <w:gridSpan w:val="8"/>
            <w:tcBorders>
              <w:top w:val="single" w:sz="12" w:space="0" w:color="auto"/>
            </w:tcBorders>
            <w:tcPrChange w:id="1195" w:author="Chen Heller" w:date="2022-09-15T10:41:00Z">
              <w:tcPr>
                <w:tcW w:w="10065" w:type="dxa"/>
                <w:gridSpan w:val="9"/>
                <w:tcBorders>
                  <w:top w:val="single" w:sz="12" w:space="0" w:color="auto"/>
                </w:tcBorders>
              </w:tcPr>
            </w:tcPrChange>
          </w:tcPr>
          <w:p w14:paraId="3046E90D" w14:textId="77777777" w:rsidR="001D2361" w:rsidRDefault="001D2361" w:rsidP="001D2361">
            <w:pPr>
              <w:ind w:firstLine="0"/>
              <w:rPr>
                <w:ins w:id="1196" w:author="Chen Heller" w:date="2022-09-14T21:59:00Z"/>
              </w:rPr>
            </w:pPr>
            <w:ins w:id="1197" w:author="Chen Heller" w:date="2022-09-14T21:59:00Z">
              <w:r>
                <w:rPr>
                  <w:b/>
                  <w:bCs/>
                </w:rPr>
                <w:t>Reaching</w:t>
              </w:r>
            </w:ins>
          </w:p>
        </w:tc>
      </w:tr>
      <w:tr w:rsidR="001D2361" w14:paraId="169766B4" w14:textId="77777777" w:rsidTr="003538C4">
        <w:trPr>
          <w:trHeight w:val="490"/>
          <w:ins w:id="1198" w:author="Chen Heller" w:date="2022-09-14T21:59:00Z"/>
          <w:trPrChange w:id="1199" w:author="Chen Heller" w:date="2022-09-15T10:41:00Z">
            <w:trPr>
              <w:gridAfter w:val="0"/>
              <w:trHeight w:val="490"/>
            </w:trPr>
          </w:trPrChange>
        </w:trPr>
        <w:tc>
          <w:tcPr>
            <w:tcW w:w="284" w:type="dxa"/>
            <w:vMerge w:val="restart"/>
            <w:tcBorders>
              <w:bottom w:val="single" w:sz="12" w:space="0" w:color="auto"/>
            </w:tcBorders>
            <w:tcPrChange w:id="1200" w:author="Chen Heller" w:date="2022-09-15T10:41:00Z">
              <w:tcPr>
                <w:tcW w:w="284" w:type="dxa"/>
                <w:vMerge w:val="restart"/>
                <w:tcBorders>
                  <w:bottom w:val="single" w:sz="12" w:space="0" w:color="auto"/>
                </w:tcBorders>
              </w:tcPr>
            </w:tcPrChange>
          </w:tcPr>
          <w:p w14:paraId="38A7E811" w14:textId="77777777" w:rsidR="001D2361" w:rsidRPr="00EA2CED" w:rsidRDefault="001D2361" w:rsidP="001D2361">
            <w:pPr>
              <w:ind w:firstLine="0"/>
              <w:rPr>
                <w:ins w:id="1201" w:author="Chen Heller" w:date="2022-09-14T21:59:00Z"/>
                <w:b/>
                <w:bCs/>
              </w:rPr>
            </w:pPr>
          </w:p>
        </w:tc>
        <w:tc>
          <w:tcPr>
            <w:tcW w:w="2269" w:type="dxa"/>
            <w:tcPrChange w:id="1202" w:author="Chen Heller" w:date="2022-09-15T10:41:00Z">
              <w:tcPr>
                <w:tcW w:w="2127" w:type="dxa"/>
                <w:gridSpan w:val="2"/>
              </w:tcPr>
            </w:tcPrChange>
          </w:tcPr>
          <w:p w14:paraId="1C7E9AC3" w14:textId="77777777" w:rsidR="001D2361" w:rsidRPr="00EA2CED" w:rsidRDefault="001D2361" w:rsidP="001D2361">
            <w:pPr>
              <w:ind w:firstLine="0"/>
              <w:rPr>
                <w:ins w:id="1203" w:author="Chen Heller" w:date="2022-09-14T21:59:00Z"/>
                <w:b/>
                <w:bCs/>
              </w:rPr>
            </w:pPr>
            <w:ins w:id="1204" w:author="Chen Heller" w:date="2022-09-14T21:59:00Z">
              <w:r w:rsidRPr="00EA2CED">
                <w:rPr>
                  <w:b/>
                  <w:bCs/>
                </w:rPr>
                <w:t>Reach area</w:t>
              </w:r>
            </w:ins>
          </w:p>
        </w:tc>
        <w:tc>
          <w:tcPr>
            <w:tcW w:w="1701" w:type="dxa"/>
            <w:tcPrChange w:id="1205" w:author="Chen Heller" w:date="2022-09-15T10:41:00Z">
              <w:tcPr>
                <w:tcW w:w="1701" w:type="dxa"/>
              </w:tcPr>
            </w:tcPrChange>
          </w:tcPr>
          <w:p w14:paraId="4003E25D" w14:textId="77777777" w:rsidR="001D2361" w:rsidRDefault="001D2361" w:rsidP="001D2361">
            <w:pPr>
              <w:ind w:firstLine="0"/>
              <w:rPr>
                <w:ins w:id="1206" w:author="Chen Heller" w:date="2022-09-14T21:59:00Z"/>
              </w:rPr>
            </w:pPr>
            <w:ins w:id="1207" w:author="Chen Heller" w:date="2022-09-14T21:59:00Z">
              <w:r>
                <w:t>2.09 (0.51)</w:t>
              </w:r>
            </w:ins>
          </w:p>
        </w:tc>
        <w:tc>
          <w:tcPr>
            <w:tcW w:w="1701" w:type="dxa"/>
            <w:tcPrChange w:id="1208" w:author="Chen Heller" w:date="2022-09-15T10:41:00Z">
              <w:tcPr>
                <w:tcW w:w="1701" w:type="dxa"/>
              </w:tcPr>
            </w:tcPrChange>
          </w:tcPr>
          <w:p w14:paraId="700FD41D" w14:textId="77777777" w:rsidR="001D2361" w:rsidRDefault="001D2361" w:rsidP="001D2361">
            <w:pPr>
              <w:ind w:firstLine="0"/>
              <w:rPr>
                <w:ins w:id="1209" w:author="Chen Heller" w:date="2022-09-14T21:59:00Z"/>
              </w:rPr>
            </w:pPr>
            <w:ins w:id="1210" w:author="Chen Heller" w:date="2022-09-14T21:59:00Z">
              <w:r>
                <w:t>1.74 (0.49)</w:t>
              </w:r>
            </w:ins>
          </w:p>
        </w:tc>
        <w:tc>
          <w:tcPr>
            <w:tcW w:w="708" w:type="dxa"/>
            <w:tcPrChange w:id="1211" w:author="Chen Heller" w:date="2022-09-15T10:41:00Z">
              <w:tcPr>
                <w:tcW w:w="708" w:type="dxa"/>
              </w:tcPr>
            </w:tcPrChange>
          </w:tcPr>
          <w:p w14:paraId="2A493D92" w14:textId="77777777" w:rsidR="001D2361" w:rsidRDefault="001D2361" w:rsidP="001D2361">
            <w:pPr>
              <w:ind w:firstLine="0"/>
              <w:rPr>
                <w:ins w:id="1212" w:author="Chen Heller" w:date="2022-09-14T21:59:00Z"/>
              </w:rPr>
            </w:pPr>
          </w:p>
        </w:tc>
        <w:tc>
          <w:tcPr>
            <w:tcW w:w="1134" w:type="dxa"/>
            <w:tcPrChange w:id="1213" w:author="Chen Heller" w:date="2022-09-15T10:41:00Z">
              <w:tcPr>
                <w:tcW w:w="1134" w:type="dxa"/>
              </w:tcPr>
            </w:tcPrChange>
          </w:tcPr>
          <w:p w14:paraId="56CBC635" w14:textId="77777777" w:rsidR="001D2361" w:rsidRDefault="001D2361" w:rsidP="001D2361">
            <w:pPr>
              <w:ind w:firstLine="0"/>
              <w:rPr>
                <w:ins w:id="1214" w:author="Chen Heller" w:date="2022-09-14T21:59:00Z"/>
              </w:rPr>
            </w:pPr>
            <w:ins w:id="1215" w:author="Chen Heller" w:date="2022-09-14T21:59:00Z">
              <w:r>
                <w:t>0.001*</w:t>
              </w:r>
            </w:ins>
          </w:p>
        </w:tc>
        <w:tc>
          <w:tcPr>
            <w:tcW w:w="1701" w:type="dxa"/>
            <w:tcPrChange w:id="1216" w:author="Chen Heller" w:date="2022-09-15T10:41:00Z">
              <w:tcPr>
                <w:tcW w:w="1701" w:type="dxa"/>
              </w:tcPr>
            </w:tcPrChange>
          </w:tcPr>
          <w:p w14:paraId="627FB39F" w14:textId="77777777" w:rsidR="001D2361" w:rsidRDefault="001D2361" w:rsidP="001D2361">
            <w:pPr>
              <w:ind w:firstLine="0"/>
              <w:rPr>
                <w:ins w:id="1217" w:author="Chen Heller" w:date="2022-09-14T21:59:00Z"/>
              </w:rPr>
            </w:pPr>
            <w:ins w:id="1218" w:author="Chen Heller" w:date="2022-09-14T21:59:00Z">
              <w:r>
                <w:t>0.16, 0.52</w:t>
              </w:r>
            </w:ins>
          </w:p>
        </w:tc>
        <w:tc>
          <w:tcPr>
            <w:tcW w:w="709" w:type="dxa"/>
            <w:tcPrChange w:id="1219" w:author="Chen Heller" w:date="2022-09-15T10:41:00Z">
              <w:tcPr>
                <w:tcW w:w="709" w:type="dxa"/>
              </w:tcPr>
            </w:tcPrChange>
          </w:tcPr>
          <w:p w14:paraId="581AC8D5" w14:textId="77777777" w:rsidR="001D2361" w:rsidRDefault="001D2361" w:rsidP="001D2361">
            <w:pPr>
              <w:ind w:firstLine="0"/>
              <w:rPr>
                <w:ins w:id="1220" w:author="Chen Heller" w:date="2022-09-14T21:59:00Z"/>
              </w:rPr>
            </w:pPr>
            <w:ins w:id="1221" w:author="Chen Heller" w:date="2022-09-14T21:59:00Z">
              <w:r>
                <w:t>0.69</w:t>
              </w:r>
            </w:ins>
          </w:p>
        </w:tc>
      </w:tr>
      <w:tr w:rsidR="001D2361" w14:paraId="4B03AE91" w14:textId="77777777" w:rsidTr="003538C4">
        <w:trPr>
          <w:trHeight w:val="490"/>
          <w:ins w:id="1222" w:author="Chen Heller" w:date="2022-09-14T21:59:00Z"/>
          <w:trPrChange w:id="1223" w:author="Chen Heller" w:date="2022-09-15T10:41:00Z">
            <w:trPr>
              <w:gridAfter w:val="0"/>
              <w:trHeight w:val="490"/>
            </w:trPr>
          </w:trPrChange>
        </w:trPr>
        <w:tc>
          <w:tcPr>
            <w:tcW w:w="284" w:type="dxa"/>
            <w:vMerge/>
            <w:tcBorders>
              <w:top w:val="single" w:sz="12" w:space="0" w:color="auto"/>
              <w:bottom w:val="single" w:sz="12" w:space="0" w:color="auto"/>
            </w:tcBorders>
            <w:tcPrChange w:id="1224" w:author="Chen Heller" w:date="2022-09-15T10:41: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ins w:id="1225" w:author="Chen Heller" w:date="2022-09-14T21:59:00Z"/>
                <w:b/>
                <w:bCs/>
              </w:rPr>
            </w:pPr>
          </w:p>
        </w:tc>
        <w:tc>
          <w:tcPr>
            <w:tcW w:w="2269" w:type="dxa"/>
            <w:tcPrChange w:id="1226" w:author="Chen Heller" w:date="2022-09-15T10:41:00Z">
              <w:tcPr>
                <w:tcW w:w="2127" w:type="dxa"/>
                <w:gridSpan w:val="2"/>
              </w:tcPr>
            </w:tcPrChange>
          </w:tcPr>
          <w:p w14:paraId="7935A95A" w14:textId="77777777" w:rsidR="001D2361" w:rsidRPr="00EA2CED" w:rsidRDefault="001D2361" w:rsidP="001D2361">
            <w:pPr>
              <w:ind w:firstLine="0"/>
              <w:rPr>
                <w:ins w:id="1227" w:author="Chen Heller" w:date="2022-09-14T21:59:00Z"/>
                <w:b/>
                <w:bCs/>
              </w:rPr>
            </w:pPr>
            <w:ins w:id="1228" w:author="Chen Heller" w:date="2022-09-14T21:59:00Z">
              <w:r w:rsidRPr="00EA2CED">
                <w:rPr>
                  <w:b/>
                  <w:bCs/>
                </w:rPr>
                <w:t>Traveled distance</w:t>
              </w:r>
            </w:ins>
          </w:p>
        </w:tc>
        <w:tc>
          <w:tcPr>
            <w:tcW w:w="1701" w:type="dxa"/>
            <w:tcPrChange w:id="1229" w:author="Chen Heller" w:date="2022-09-15T10:41:00Z">
              <w:tcPr>
                <w:tcW w:w="1701" w:type="dxa"/>
              </w:tcPr>
            </w:tcPrChange>
          </w:tcPr>
          <w:p w14:paraId="1AAEDC0E" w14:textId="77777777" w:rsidR="001D2361" w:rsidRDefault="001D2361" w:rsidP="001D2361">
            <w:pPr>
              <w:ind w:firstLine="0"/>
              <w:rPr>
                <w:ins w:id="1230" w:author="Chen Heller" w:date="2022-09-14T21:59:00Z"/>
              </w:rPr>
            </w:pPr>
            <w:ins w:id="1231" w:author="Chen Heller" w:date="2022-09-14T21:59:00Z">
              <w:r>
                <w:t>38.20 (1.44)</w:t>
              </w:r>
            </w:ins>
          </w:p>
        </w:tc>
        <w:tc>
          <w:tcPr>
            <w:tcW w:w="1701" w:type="dxa"/>
            <w:tcPrChange w:id="1232" w:author="Chen Heller" w:date="2022-09-15T10:41:00Z">
              <w:tcPr>
                <w:tcW w:w="1701" w:type="dxa"/>
              </w:tcPr>
            </w:tcPrChange>
          </w:tcPr>
          <w:p w14:paraId="413CD064" w14:textId="77777777" w:rsidR="001D2361" w:rsidRDefault="001D2361" w:rsidP="001D2361">
            <w:pPr>
              <w:ind w:firstLine="0"/>
              <w:rPr>
                <w:ins w:id="1233" w:author="Chen Heller" w:date="2022-09-14T21:59:00Z"/>
              </w:rPr>
            </w:pPr>
            <w:ins w:id="1234" w:author="Chen Heller" w:date="2022-09-14T21:59:00Z">
              <w:r>
                <w:t>39.09 (1.67)</w:t>
              </w:r>
            </w:ins>
          </w:p>
        </w:tc>
        <w:tc>
          <w:tcPr>
            <w:tcW w:w="708" w:type="dxa"/>
            <w:tcPrChange w:id="1235" w:author="Chen Heller" w:date="2022-09-15T10:41:00Z">
              <w:tcPr>
                <w:tcW w:w="708" w:type="dxa"/>
              </w:tcPr>
            </w:tcPrChange>
          </w:tcPr>
          <w:p w14:paraId="551354DC" w14:textId="77777777" w:rsidR="001D2361" w:rsidRDefault="001D2361" w:rsidP="001D2361">
            <w:pPr>
              <w:ind w:firstLine="0"/>
              <w:rPr>
                <w:ins w:id="1236" w:author="Chen Heller" w:date="2022-09-14T21:59:00Z"/>
              </w:rPr>
            </w:pPr>
          </w:p>
        </w:tc>
        <w:tc>
          <w:tcPr>
            <w:tcW w:w="1134" w:type="dxa"/>
            <w:tcPrChange w:id="1237" w:author="Chen Heller" w:date="2022-09-15T10:41:00Z">
              <w:tcPr>
                <w:tcW w:w="1134" w:type="dxa"/>
              </w:tcPr>
            </w:tcPrChange>
          </w:tcPr>
          <w:p w14:paraId="61AB4F2A" w14:textId="77777777" w:rsidR="001D2361" w:rsidRDefault="001D2361" w:rsidP="001D2361">
            <w:pPr>
              <w:ind w:firstLine="0"/>
              <w:rPr>
                <w:ins w:id="1238" w:author="Chen Heller" w:date="2022-09-14T21:59:00Z"/>
              </w:rPr>
            </w:pPr>
            <w:ins w:id="1239" w:author="Chen Heller" w:date="2022-09-14T21:59:00Z">
              <w:r>
                <w:t>&lt;0.001*</w:t>
              </w:r>
            </w:ins>
          </w:p>
        </w:tc>
        <w:tc>
          <w:tcPr>
            <w:tcW w:w="1701" w:type="dxa"/>
            <w:tcPrChange w:id="1240" w:author="Chen Heller" w:date="2022-09-15T10:41:00Z">
              <w:tcPr>
                <w:tcW w:w="1701" w:type="dxa"/>
              </w:tcPr>
            </w:tcPrChange>
          </w:tcPr>
          <w:p w14:paraId="0408F6E5" w14:textId="77777777" w:rsidR="001D2361" w:rsidRDefault="001D2361" w:rsidP="001D2361">
            <w:pPr>
              <w:ind w:firstLine="0"/>
              <w:rPr>
                <w:ins w:id="1241" w:author="Chen Heller" w:date="2022-09-14T21:59:00Z"/>
              </w:rPr>
            </w:pPr>
            <w:ins w:id="1242" w:author="Chen Heller" w:date="2022-09-14T21:59:00Z">
              <w:r>
                <w:t>-1.25, -0.56</w:t>
              </w:r>
            </w:ins>
          </w:p>
        </w:tc>
        <w:tc>
          <w:tcPr>
            <w:tcW w:w="709" w:type="dxa"/>
            <w:tcPrChange w:id="1243" w:author="Chen Heller" w:date="2022-09-15T10:41:00Z">
              <w:tcPr>
                <w:tcW w:w="709" w:type="dxa"/>
              </w:tcPr>
            </w:tcPrChange>
          </w:tcPr>
          <w:p w14:paraId="66F47399" w14:textId="77777777" w:rsidR="001D2361" w:rsidRDefault="001D2361" w:rsidP="001D2361">
            <w:pPr>
              <w:ind w:firstLine="0"/>
              <w:rPr>
                <w:ins w:id="1244" w:author="Chen Heller" w:date="2022-09-14T21:59:00Z"/>
              </w:rPr>
            </w:pPr>
            <w:ins w:id="1245" w:author="Chen Heller" w:date="2022-09-14T21:59:00Z">
              <w:r>
                <w:t>0.95</w:t>
              </w:r>
            </w:ins>
          </w:p>
        </w:tc>
      </w:tr>
      <w:tr w:rsidR="001D2361" w14:paraId="5AF17B24" w14:textId="77777777" w:rsidTr="003538C4">
        <w:trPr>
          <w:trHeight w:val="490"/>
          <w:ins w:id="1246" w:author="Chen Heller" w:date="2022-09-14T21:59:00Z"/>
          <w:trPrChange w:id="1247" w:author="Chen Heller" w:date="2022-09-15T10:41:00Z">
            <w:trPr>
              <w:gridAfter w:val="0"/>
              <w:trHeight w:val="490"/>
            </w:trPr>
          </w:trPrChange>
        </w:trPr>
        <w:tc>
          <w:tcPr>
            <w:tcW w:w="284" w:type="dxa"/>
            <w:vMerge/>
            <w:tcBorders>
              <w:top w:val="single" w:sz="12" w:space="0" w:color="auto"/>
              <w:bottom w:val="single" w:sz="12" w:space="0" w:color="auto"/>
            </w:tcBorders>
            <w:tcPrChange w:id="1248" w:author="Chen Heller" w:date="2022-09-15T10:41: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ins w:id="1249" w:author="Chen Heller" w:date="2022-09-14T21:59:00Z"/>
                <w:b/>
                <w:bCs/>
              </w:rPr>
            </w:pPr>
          </w:p>
        </w:tc>
        <w:tc>
          <w:tcPr>
            <w:tcW w:w="2269" w:type="dxa"/>
            <w:tcPrChange w:id="1250" w:author="Chen Heller" w:date="2022-09-15T10:41:00Z">
              <w:tcPr>
                <w:tcW w:w="2127" w:type="dxa"/>
                <w:gridSpan w:val="2"/>
              </w:tcPr>
            </w:tcPrChange>
          </w:tcPr>
          <w:p w14:paraId="06588EC5" w14:textId="77777777" w:rsidR="001D2361" w:rsidRPr="00EA2CED" w:rsidRDefault="001D2361" w:rsidP="001D2361">
            <w:pPr>
              <w:ind w:firstLine="0"/>
              <w:rPr>
                <w:ins w:id="1251" w:author="Chen Heller" w:date="2022-09-14T21:59:00Z"/>
                <w:b/>
                <w:bCs/>
              </w:rPr>
            </w:pPr>
            <w:ins w:id="1252" w:author="Chen Heller" w:date="2022-09-14T21:59:00Z">
              <w:r w:rsidRPr="00EA2CED">
                <w:rPr>
                  <w:b/>
                  <w:bCs/>
                </w:rPr>
                <w:t>Reaction time</w:t>
              </w:r>
            </w:ins>
          </w:p>
        </w:tc>
        <w:tc>
          <w:tcPr>
            <w:tcW w:w="1701" w:type="dxa"/>
            <w:tcPrChange w:id="1253" w:author="Chen Heller" w:date="2022-09-15T10:41:00Z">
              <w:tcPr>
                <w:tcW w:w="1701" w:type="dxa"/>
              </w:tcPr>
            </w:tcPrChange>
          </w:tcPr>
          <w:p w14:paraId="0E69CAB3" w14:textId="77777777" w:rsidR="001D2361" w:rsidRDefault="001D2361" w:rsidP="001D2361">
            <w:pPr>
              <w:ind w:firstLine="0"/>
              <w:rPr>
                <w:ins w:id="1254" w:author="Chen Heller" w:date="2022-09-14T21:59:00Z"/>
              </w:rPr>
            </w:pPr>
            <w:ins w:id="1255" w:author="Chen Heller" w:date="2022-09-14T21:59:00Z">
              <w:r>
                <w:t>171.29 (22.42)</w:t>
              </w:r>
            </w:ins>
          </w:p>
        </w:tc>
        <w:tc>
          <w:tcPr>
            <w:tcW w:w="1701" w:type="dxa"/>
            <w:tcPrChange w:id="1256" w:author="Chen Heller" w:date="2022-09-15T10:41:00Z">
              <w:tcPr>
                <w:tcW w:w="1701" w:type="dxa"/>
              </w:tcPr>
            </w:tcPrChange>
          </w:tcPr>
          <w:p w14:paraId="0B91F22C" w14:textId="77777777" w:rsidR="001D2361" w:rsidRDefault="001D2361" w:rsidP="001D2361">
            <w:pPr>
              <w:ind w:firstLine="0"/>
              <w:rPr>
                <w:ins w:id="1257" w:author="Chen Heller" w:date="2022-09-14T21:59:00Z"/>
              </w:rPr>
            </w:pPr>
            <w:ins w:id="1258" w:author="Chen Heller" w:date="2022-09-14T21:59:00Z">
              <w:r>
                <w:t>173.06 (23.95)</w:t>
              </w:r>
            </w:ins>
          </w:p>
        </w:tc>
        <w:tc>
          <w:tcPr>
            <w:tcW w:w="708" w:type="dxa"/>
            <w:tcPrChange w:id="1259" w:author="Chen Heller" w:date="2022-09-15T10:41:00Z">
              <w:tcPr>
                <w:tcW w:w="708" w:type="dxa"/>
              </w:tcPr>
            </w:tcPrChange>
          </w:tcPr>
          <w:p w14:paraId="79043DD9" w14:textId="77777777" w:rsidR="001D2361" w:rsidRDefault="001D2361" w:rsidP="001D2361">
            <w:pPr>
              <w:ind w:firstLine="0"/>
              <w:rPr>
                <w:ins w:id="1260" w:author="Chen Heller" w:date="2022-09-14T21:59:00Z"/>
              </w:rPr>
            </w:pPr>
            <w:ins w:id="1261" w:author="Chen Heller" w:date="2022-09-14T21:59:00Z">
              <w:r>
                <w:t>1.01</w:t>
              </w:r>
            </w:ins>
          </w:p>
        </w:tc>
        <w:tc>
          <w:tcPr>
            <w:tcW w:w="1134" w:type="dxa"/>
            <w:tcPrChange w:id="1262" w:author="Chen Heller" w:date="2022-09-15T10:41:00Z">
              <w:tcPr>
                <w:tcW w:w="1134" w:type="dxa"/>
              </w:tcPr>
            </w:tcPrChange>
          </w:tcPr>
          <w:p w14:paraId="32C5B30E" w14:textId="77777777" w:rsidR="001D2361" w:rsidRDefault="001D2361" w:rsidP="001D2361">
            <w:pPr>
              <w:ind w:firstLine="0"/>
              <w:rPr>
                <w:ins w:id="1263" w:author="Chen Heller" w:date="2022-09-14T21:59:00Z"/>
              </w:rPr>
            </w:pPr>
            <w:ins w:id="1264" w:author="Chen Heller" w:date="2022-09-14T21:59:00Z">
              <w:r>
                <w:t>0.318</w:t>
              </w:r>
            </w:ins>
          </w:p>
        </w:tc>
        <w:tc>
          <w:tcPr>
            <w:tcW w:w="1701" w:type="dxa"/>
            <w:tcPrChange w:id="1265" w:author="Chen Heller" w:date="2022-09-15T10:41:00Z">
              <w:tcPr>
                <w:tcW w:w="1701" w:type="dxa"/>
              </w:tcPr>
            </w:tcPrChange>
          </w:tcPr>
          <w:p w14:paraId="6572F86D" w14:textId="77777777" w:rsidR="001D2361" w:rsidRDefault="001D2361" w:rsidP="001D2361">
            <w:pPr>
              <w:ind w:firstLine="0"/>
              <w:rPr>
                <w:ins w:id="1266" w:author="Chen Heller" w:date="2022-09-14T21:59:00Z"/>
              </w:rPr>
            </w:pPr>
            <w:ins w:id="1267" w:author="Chen Heller" w:date="2022-09-14T21:59:00Z">
              <w:r>
                <w:t>-5.31, 1.79</w:t>
              </w:r>
            </w:ins>
          </w:p>
        </w:tc>
        <w:tc>
          <w:tcPr>
            <w:tcW w:w="709" w:type="dxa"/>
            <w:tcPrChange w:id="1268" w:author="Chen Heller" w:date="2022-09-15T10:41:00Z">
              <w:tcPr>
                <w:tcW w:w="709" w:type="dxa"/>
              </w:tcPr>
            </w:tcPrChange>
          </w:tcPr>
          <w:p w14:paraId="06B14D5C" w14:textId="77777777" w:rsidR="001D2361" w:rsidRDefault="001D2361" w:rsidP="001D2361">
            <w:pPr>
              <w:ind w:firstLine="0"/>
              <w:rPr>
                <w:ins w:id="1269" w:author="Chen Heller" w:date="2022-09-14T21:59:00Z"/>
              </w:rPr>
            </w:pPr>
            <w:ins w:id="1270" w:author="Chen Heller" w:date="2022-09-14T21:59:00Z">
              <w:r>
                <w:t>0.19</w:t>
              </w:r>
            </w:ins>
          </w:p>
        </w:tc>
      </w:tr>
      <w:tr w:rsidR="001D2361" w14:paraId="7098FF48" w14:textId="77777777" w:rsidTr="003538C4">
        <w:trPr>
          <w:trHeight w:val="490"/>
          <w:ins w:id="1271" w:author="Chen Heller" w:date="2022-09-14T21:59:00Z"/>
          <w:trPrChange w:id="1272" w:author="Chen Heller" w:date="2022-09-15T10:41:00Z">
            <w:trPr>
              <w:gridAfter w:val="0"/>
              <w:trHeight w:val="490"/>
            </w:trPr>
          </w:trPrChange>
        </w:trPr>
        <w:tc>
          <w:tcPr>
            <w:tcW w:w="284" w:type="dxa"/>
            <w:vMerge/>
            <w:tcBorders>
              <w:top w:val="single" w:sz="12" w:space="0" w:color="auto"/>
              <w:bottom w:val="single" w:sz="12" w:space="0" w:color="auto"/>
            </w:tcBorders>
            <w:tcPrChange w:id="1273" w:author="Chen Heller" w:date="2022-09-15T10:41: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ins w:id="1274" w:author="Chen Heller" w:date="2022-09-14T21:59:00Z"/>
                <w:b/>
                <w:bCs/>
              </w:rPr>
            </w:pPr>
          </w:p>
        </w:tc>
        <w:tc>
          <w:tcPr>
            <w:tcW w:w="2269" w:type="dxa"/>
            <w:tcPrChange w:id="1275" w:author="Chen Heller" w:date="2022-09-15T10:41:00Z">
              <w:tcPr>
                <w:tcW w:w="2127" w:type="dxa"/>
                <w:gridSpan w:val="2"/>
              </w:tcPr>
            </w:tcPrChange>
          </w:tcPr>
          <w:p w14:paraId="1D4FE0CF" w14:textId="154D1439" w:rsidR="001D2361" w:rsidRPr="00EA2CED" w:rsidRDefault="001D2361" w:rsidP="001D2361">
            <w:pPr>
              <w:ind w:firstLine="0"/>
              <w:rPr>
                <w:ins w:id="1276" w:author="Chen Heller" w:date="2022-09-14T21:59:00Z"/>
                <w:b/>
                <w:bCs/>
              </w:rPr>
            </w:pPr>
            <w:ins w:id="1277" w:author="Chen Heller" w:date="2022-09-14T21:59:00Z">
              <w:r w:rsidRPr="00EA2CED">
                <w:rPr>
                  <w:b/>
                  <w:bCs/>
                </w:rPr>
                <w:t xml:space="preserve">Movement </w:t>
              </w:r>
            </w:ins>
            <w:ins w:id="1278" w:author="Chen Heller" w:date="2022-09-15T10:41:00Z">
              <w:r w:rsidR="003538C4">
                <w:rPr>
                  <w:b/>
                  <w:bCs/>
                </w:rPr>
                <w:t>duration</w:t>
              </w:r>
            </w:ins>
          </w:p>
        </w:tc>
        <w:tc>
          <w:tcPr>
            <w:tcW w:w="1701" w:type="dxa"/>
            <w:tcPrChange w:id="1279" w:author="Chen Heller" w:date="2022-09-15T10:41:00Z">
              <w:tcPr>
                <w:tcW w:w="1701" w:type="dxa"/>
              </w:tcPr>
            </w:tcPrChange>
          </w:tcPr>
          <w:p w14:paraId="1C70275D" w14:textId="77777777" w:rsidR="001D2361" w:rsidRDefault="001D2361" w:rsidP="001D2361">
            <w:pPr>
              <w:ind w:firstLine="0"/>
              <w:rPr>
                <w:ins w:id="1280" w:author="Chen Heller" w:date="2022-09-14T21:59:00Z"/>
              </w:rPr>
            </w:pPr>
            <w:ins w:id="1281" w:author="Chen Heller" w:date="2022-09-14T21:59:00Z">
              <w:r>
                <w:t>415.88 (29.76)</w:t>
              </w:r>
            </w:ins>
          </w:p>
        </w:tc>
        <w:tc>
          <w:tcPr>
            <w:tcW w:w="1701" w:type="dxa"/>
            <w:tcPrChange w:id="1282" w:author="Chen Heller" w:date="2022-09-15T10:41:00Z">
              <w:tcPr>
                <w:tcW w:w="1701" w:type="dxa"/>
              </w:tcPr>
            </w:tcPrChange>
          </w:tcPr>
          <w:p w14:paraId="15A2DD2D" w14:textId="77777777" w:rsidR="001D2361" w:rsidRDefault="001D2361" w:rsidP="001D2361">
            <w:pPr>
              <w:ind w:firstLine="0"/>
              <w:rPr>
                <w:ins w:id="1283" w:author="Chen Heller" w:date="2022-09-14T21:59:00Z"/>
              </w:rPr>
            </w:pPr>
            <w:ins w:id="1284" w:author="Chen Heller" w:date="2022-09-14T21:59:00Z">
              <w:r>
                <w:t>429 (28.32)</w:t>
              </w:r>
            </w:ins>
          </w:p>
        </w:tc>
        <w:tc>
          <w:tcPr>
            <w:tcW w:w="708" w:type="dxa"/>
            <w:tcPrChange w:id="1285" w:author="Chen Heller" w:date="2022-09-15T10:41:00Z">
              <w:tcPr>
                <w:tcW w:w="708" w:type="dxa"/>
              </w:tcPr>
            </w:tcPrChange>
          </w:tcPr>
          <w:p w14:paraId="240BB847" w14:textId="77777777" w:rsidR="001D2361" w:rsidRDefault="001D2361" w:rsidP="001D2361">
            <w:pPr>
              <w:ind w:firstLine="0"/>
              <w:rPr>
                <w:ins w:id="1286" w:author="Chen Heller" w:date="2022-09-14T21:59:00Z"/>
              </w:rPr>
            </w:pPr>
            <w:ins w:id="1287" w:author="Chen Heller" w:date="2022-09-14T21:59:00Z">
              <w:r>
                <w:t>6.40</w:t>
              </w:r>
            </w:ins>
          </w:p>
        </w:tc>
        <w:tc>
          <w:tcPr>
            <w:tcW w:w="1134" w:type="dxa"/>
            <w:tcPrChange w:id="1288" w:author="Chen Heller" w:date="2022-09-15T10:41:00Z">
              <w:tcPr>
                <w:tcW w:w="1134" w:type="dxa"/>
              </w:tcPr>
            </w:tcPrChange>
          </w:tcPr>
          <w:p w14:paraId="70A946B8" w14:textId="77777777" w:rsidR="001D2361" w:rsidRDefault="001D2361" w:rsidP="001D2361">
            <w:pPr>
              <w:ind w:firstLine="0"/>
              <w:rPr>
                <w:ins w:id="1289" w:author="Chen Heller" w:date="2022-09-14T21:59:00Z"/>
              </w:rPr>
            </w:pPr>
            <w:ins w:id="1290" w:author="Chen Heller" w:date="2022-09-14T21:59:00Z">
              <w:r>
                <w:t>&lt;0.001*</w:t>
              </w:r>
            </w:ins>
          </w:p>
        </w:tc>
        <w:tc>
          <w:tcPr>
            <w:tcW w:w="1701" w:type="dxa"/>
            <w:tcPrChange w:id="1291" w:author="Chen Heller" w:date="2022-09-15T10:41:00Z">
              <w:tcPr>
                <w:tcW w:w="1701" w:type="dxa"/>
              </w:tcPr>
            </w:tcPrChange>
          </w:tcPr>
          <w:p w14:paraId="290AF343" w14:textId="77777777" w:rsidR="001D2361" w:rsidRDefault="001D2361" w:rsidP="001D2361">
            <w:pPr>
              <w:ind w:firstLine="0"/>
              <w:rPr>
                <w:ins w:id="1292" w:author="Chen Heller" w:date="2022-09-14T21:59:00Z"/>
              </w:rPr>
            </w:pPr>
            <w:ins w:id="1293" w:author="Chen Heller" w:date="2022-09-14T21:59:00Z">
              <w:r>
                <w:t>-17.32, -8.93</w:t>
              </w:r>
            </w:ins>
          </w:p>
        </w:tc>
        <w:tc>
          <w:tcPr>
            <w:tcW w:w="709" w:type="dxa"/>
            <w:tcPrChange w:id="1294" w:author="Chen Heller" w:date="2022-09-15T10:41:00Z">
              <w:tcPr>
                <w:tcW w:w="709" w:type="dxa"/>
              </w:tcPr>
            </w:tcPrChange>
          </w:tcPr>
          <w:p w14:paraId="242312E7" w14:textId="77777777" w:rsidR="001D2361" w:rsidRDefault="001D2361" w:rsidP="001D2361">
            <w:pPr>
              <w:ind w:firstLine="0"/>
              <w:rPr>
                <w:ins w:id="1295" w:author="Chen Heller" w:date="2022-09-14T21:59:00Z"/>
              </w:rPr>
            </w:pPr>
            <w:ins w:id="1296" w:author="Chen Heller" w:date="2022-09-14T21:59:00Z">
              <w:r>
                <w:t>1.17</w:t>
              </w:r>
            </w:ins>
          </w:p>
        </w:tc>
      </w:tr>
      <w:tr w:rsidR="001D2361" w14:paraId="4B08520B" w14:textId="77777777" w:rsidTr="003538C4">
        <w:trPr>
          <w:trHeight w:val="490"/>
          <w:ins w:id="1297" w:author="Chen Heller" w:date="2022-09-14T21:59:00Z"/>
          <w:trPrChange w:id="1298" w:author="Chen Heller" w:date="2022-09-15T10:41:00Z">
            <w:trPr>
              <w:gridAfter w:val="0"/>
              <w:trHeight w:val="490"/>
            </w:trPr>
          </w:trPrChange>
        </w:trPr>
        <w:tc>
          <w:tcPr>
            <w:tcW w:w="284" w:type="dxa"/>
            <w:vMerge/>
            <w:tcBorders>
              <w:top w:val="single" w:sz="12" w:space="0" w:color="auto"/>
              <w:bottom w:val="single" w:sz="12" w:space="0" w:color="auto"/>
            </w:tcBorders>
            <w:tcPrChange w:id="1299" w:author="Chen Heller" w:date="2022-09-15T10:41: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ins w:id="1300" w:author="Chen Heller" w:date="2022-09-14T21:59:00Z"/>
                <w:b/>
                <w:bCs/>
              </w:rPr>
            </w:pPr>
          </w:p>
        </w:tc>
        <w:tc>
          <w:tcPr>
            <w:tcW w:w="2269" w:type="dxa"/>
            <w:tcBorders>
              <w:bottom w:val="single" w:sz="12" w:space="0" w:color="auto"/>
            </w:tcBorders>
            <w:tcPrChange w:id="1301" w:author="Chen Heller" w:date="2022-09-15T10:41:00Z">
              <w:tcPr>
                <w:tcW w:w="2127" w:type="dxa"/>
                <w:gridSpan w:val="2"/>
                <w:tcBorders>
                  <w:bottom w:val="single" w:sz="12" w:space="0" w:color="auto"/>
                </w:tcBorders>
              </w:tcPr>
            </w:tcPrChange>
          </w:tcPr>
          <w:p w14:paraId="16ED81E1" w14:textId="77777777" w:rsidR="001D2361" w:rsidRPr="00EA2CED" w:rsidRDefault="001D2361" w:rsidP="001D2361">
            <w:pPr>
              <w:ind w:firstLine="0"/>
              <w:rPr>
                <w:ins w:id="1302" w:author="Chen Heller" w:date="2022-09-14T21:59:00Z"/>
                <w:b/>
                <w:bCs/>
              </w:rPr>
            </w:pPr>
            <w:ins w:id="1303" w:author="Chen Heller" w:date="2022-09-14T21:59:00Z">
              <w:r w:rsidRPr="00EA2CED">
                <w:rPr>
                  <w:b/>
                  <w:bCs/>
                </w:rPr>
                <w:t>COM</w:t>
              </w:r>
            </w:ins>
          </w:p>
        </w:tc>
        <w:tc>
          <w:tcPr>
            <w:tcW w:w="1701" w:type="dxa"/>
            <w:tcBorders>
              <w:bottom w:val="single" w:sz="12" w:space="0" w:color="auto"/>
            </w:tcBorders>
            <w:tcPrChange w:id="1304" w:author="Chen Heller" w:date="2022-09-15T10:41:00Z">
              <w:tcPr>
                <w:tcW w:w="1701" w:type="dxa"/>
                <w:tcBorders>
                  <w:bottom w:val="single" w:sz="12" w:space="0" w:color="auto"/>
                </w:tcBorders>
              </w:tcPr>
            </w:tcPrChange>
          </w:tcPr>
          <w:p w14:paraId="309C5D92" w14:textId="77777777" w:rsidR="001D2361" w:rsidRDefault="001D2361" w:rsidP="001D2361">
            <w:pPr>
              <w:ind w:firstLine="0"/>
              <w:rPr>
                <w:ins w:id="1305" w:author="Chen Heller" w:date="2022-09-14T21:59:00Z"/>
              </w:rPr>
            </w:pPr>
            <w:ins w:id="1306" w:author="Chen Heller" w:date="2022-09-14T21:59:00Z">
              <w:r>
                <w:t>0.24 (0.12)</w:t>
              </w:r>
            </w:ins>
          </w:p>
        </w:tc>
        <w:tc>
          <w:tcPr>
            <w:tcW w:w="1701" w:type="dxa"/>
            <w:tcBorders>
              <w:bottom w:val="single" w:sz="12" w:space="0" w:color="auto"/>
            </w:tcBorders>
            <w:tcPrChange w:id="1307" w:author="Chen Heller" w:date="2022-09-15T10:41:00Z">
              <w:tcPr>
                <w:tcW w:w="1701" w:type="dxa"/>
                <w:tcBorders>
                  <w:bottom w:val="single" w:sz="12" w:space="0" w:color="auto"/>
                </w:tcBorders>
              </w:tcPr>
            </w:tcPrChange>
          </w:tcPr>
          <w:p w14:paraId="79BE72CB" w14:textId="77777777" w:rsidR="001D2361" w:rsidRDefault="001D2361" w:rsidP="001D2361">
            <w:pPr>
              <w:ind w:firstLine="0"/>
              <w:rPr>
                <w:ins w:id="1308" w:author="Chen Heller" w:date="2022-09-14T21:59:00Z"/>
              </w:rPr>
            </w:pPr>
            <w:ins w:id="1309" w:author="Chen Heller" w:date="2022-09-14T21:59:00Z">
              <w:r>
                <w:t>0.22 (0.11)</w:t>
              </w:r>
            </w:ins>
          </w:p>
        </w:tc>
        <w:tc>
          <w:tcPr>
            <w:tcW w:w="708" w:type="dxa"/>
            <w:tcBorders>
              <w:bottom w:val="single" w:sz="12" w:space="0" w:color="auto"/>
            </w:tcBorders>
            <w:tcPrChange w:id="1310" w:author="Chen Heller" w:date="2022-09-15T10:41:00Z">
              <w:tcPr>
                <w:tcW w:w="708" w:type="dxa"/>
                <w:tcBorders>
                  <w:bottom w:val="single" w:sz="12" w:space="0" w:color="auto"/>
                </w:tcBorders>
              </w:tcPr>
            </w:tcPrChange>
          </w:tcPr>
          <w:p w14:paraId="1A46BDE6" w14:textId="77777777" w:rsidR="001D2361" w:rsidRDefault="001D2361" w:rsidP="001D2361">
            <w:pPr>
              <w:ind w:firstLine="0"/>
              <w:rPr>
                <w:ins w:id="1311" w:author="Chen Heller" w:date="2022-09-14T21:59:00Z"/>
              </w:rPr>
            </w:pPr>
            <w:ins w:id="1312" w:author="Chen Heller" w:date="2022-09-14T21:59:00Z">
              <w:r>
                <w:t>1.06</w:t>
              </w:r>
            </w:ins>
          </w:p>
        </w:tc>
        <w:tc>
          <w:tcPr>
            <w:tcW w:w="1134" w:type="dxa"/>
            <w:tcBorders>
              <w:bottom w:val="single" w:sz="12" w:space="0" w:color="auto"/>
            </w:tcBorders>
            <w:tcPrChange w:id="1313" w:author="Chen Heller" w:date="2022-09-15T10:41:00Z">
              <w:tcPr>
                <w:tcW w:w="1134" w:type="dxa"/>
                <w:tcBorders>
                  <w:bottom w:val="single" w:sz="12" w:space="0" w:color="auto"/>
                </w:tcBorders>
              </w:tcPr>
            </w:tcPrChange>
          </w:tcPr>
          <w:p w14:paraId="26EFE69D" w14:textId="77777777" w:rsidR="001D2361" w:rsidRDefault="001D2361" w:rsidP="001D2361">
            <w:pPr>
              <w:ind w:firstLine="0"/>
              <w:rPr>
                <w:ins w:id="1314" w:author="Chen Heller" w:date="2022-09-14T21:59:00Z"/>
              </w:rPr>
            </w:pPr>
            <w:ins w:id="1315" w:author="Chen Heller" w:date="2022-09-14T21:59:00Z">
              <w:r>
                <w:t>0.318</w:t>
              </w:r>
            </w:ins>
          </w:p>
        </w:tc>
        <w:tc>
          <w:tcPr>
            <w:tcW w:w="1701" w:type="dxa"/>
            <w:tcBorders>
              <w:bottom w:val="single" w:sz="12" w:space="0" w:color="auto"/>
            </w:tcBorders>
            <w:tcPrChange w:id="1316" w:author="Chen Heller" w:date="2022-09-15T10:41:00Z">
              <w:tcPr>
                <w:tcW w:w="1701" w:type="dxa"/>
                <w:tcBorders>
                  <w:bottom w:val="single" w:sz="12" w:space="0" w:color="auto"/>
                </w:tcBorders>
              </w:tcPr>
            </w:tcPrChange>
          </w:tcPr>
          <w:p w14:paraId="5C6EE881" w14:textId="77777777" w:rsidR="001D2361" w:rsidRDefault="001D2361" w:rsidP="001D2361">
            <w:pPr>
              <w:ind w:firstLine="0"/>
              <w:rPr>
                <w:ins w:id="1317" w:author="Chen Heller" w:date="2022-09-14T21:59:00Z"/>
              </w:rPr>
            </w:pPr>
            <w:ins w:id="1318" w:author="Chen Heller" w:date="2022-09-14T21:59:00Z">
              <w:r>
                <w:t>-0.02, 0.06</w:t>
              </w:r>
            </w:ins>
          </w:p>
        </w:tc>
        <w:tc>
          <w:tcPr>
            <w:tcW w:w="709" w:type="dxa"/>
            <w:tcBorders>
              <w:bottom w:val="single" w:sz="12" w:space="0" w:color="auto"/>
            </w:tcBorders>
            <w:tcPrChange w:id="1319" w:author="Chen Heller" w:date="2022-09-15T10:41:00Z">
              <w:tcPr>
                <w:tcW w:w="709" w:type="dxa"/>
                <w:tcBorders>
                  <w:bottom w:val="single" w:sz="12" w:space="0" w:color="auto"/>
                </w:tcBorders>
              </w:tcPr>
            </w:tcPrChange>
          </w:tcPr>
          <w:p w14:paraId="25DA840B" w14:textId="77777777" w:rsidR="001D2361" w:rsidRDefault="001D2361" w:rsidP="001D2361">
            <w:pPr>
              <w:ind w:firstLine="0"/>
              <w:rPr>
                <w:ins w:id="1320" w:author="Chen Heller" w:date="2022-09-14T21:59:00Z"/>
              </w:rPr>
            </w:pPr>
            <w:ins w:id="1321" w:author="Chen Heller" w:date="2022-09-14T21:59:00Z">
              <w:r>
                <w:t>0.19</w:t>
              </w:r>
            </w:ins>
          </w:p>
        </w:tc>
      </w:tr>
      <w:tr w:rsidR="001D2361" w14:paraId="5199F135" w14:textId="77777777" w:rsidTr="003538C4">
        <w:trPr>
          <w:trHeight w:val="285"/>
          <w:ins w:id="1322" w:author="Chen Heller" w:date="2022-09-14T21:59:00Z"/>
          <w:trPrChange w:id="1323" w:author="Chen Heller" w:date="2022-09-15T10:41:00Z">
            <w:trPr>
              <w:gridAfter w:val="0"/>
              <w:trHeight w:val="285"/>
            </w:trPr>
          </w:trPrChange>
        </w:trPr>
        <w:tc>
          <w:tcPr>
            <w:tcW w:w="10207" w:type="dxa"/>
            <w:gridSpan w:val="8"/>
            <w:tcPrChange w:id="1324" w:author="Chen Heller" w:date="2022-09-15T10:41:00Z">
              <w:tcPr>
                <w:tcW w:w="10065" w:type="dxa"/>
                <w:gridSpan w:val="9"/>
              </w:tcPr>
            </w:tcPrChange>
          </w:tcPr>
          <w:p w14:paraId="194044BE" w14:textId="77777777" w:rsidR="001D2361" w:rsidRDefault="001D2361" w:rsidP="001D2361">
            <w:pPr>
              <w:ind w:firstLine="0"/>
              <w:rPr>
                <w:ins w:id="1325" w:author="Chen Heller" w:date="2022-09-14T21:59:00Z"/>
              </w:rPr>
            </w:pPr>
            <w:ins w:id="1326" w:author="Chen Heller" w:date="2022-09-14T21:59:00Z">
              <w:r>
                <w:rPr>
                  <w:b/>
                  <w:bCs/>
                </w:rPr>
                <w:lastRenderedPageBreak/>
                <w:t>Keyboard</w:t>
              </w:r>
            </w:ins>
          </w:p>
        </w:tc>
      </w:tr>
      <w:tr w:rsidR="001D2361" w14:paraId="25841132" w14:textId="77777777" w:rsidTr="003538C4">
        <w:trPr>
          <w:trHeight w:val="490"/>
          <w:ins w:id="1327" w:author="Chen Heller" w:date="2022-09-14T21:59:00Z"/>
          <w:trPrChange w:id="1328" w:author="Chen Heller" w:date="2022-09-15T10:41:00Z">
            <w:trPr>
              <w:gridAfter w:val="0"/>
              <w:trHeight w:val="490"/>
            </w:trPr>
          </w:trPrChange>
        </w:trPr>
        <w:tc>
          <w:tcPr>
            <w:tcW w:w="284" w:type="dxa"/>
            <w:tcBorders>
              <w:bottom w:val="single" w:sz="12" w:space="0" w:color="auto"/>
            </w:tcBorders>
            <w:tcPrChange w:id="1329" w:author="Chen Heller" w:date="2022-09-15T10:41:00Z">
              <w:tcPr>
                <w:tcW w:w="284" w:type="dxa"/>
                <w:tcBorders>
                  <w:bottom w:val="single" w:sz="12" w:space="0" w:color="auto"/>
                </w:tcBorders>
              </w:tcPr>
            </w:tcPrChange>
          </w:tcPr>
          <w:p w14:paraId="19C76356" w14:textId="77777777" w:rsidR="001D2361" w:rsidRPr="00EA2CED" w:rsidRDefault="001D2361" w:rsidP="001D2361">
            <w:pPr>
              <w:ind w:firstLine="0"/>
              <w:rPr>
                <w:ins w:id="1330" w:author="Chen Heller" w:date="2022-09-14T21:59:00Z"/>
                <w:b/>
                <w:bCs/>
              </w:rPr>
            </w:pPr>
          </w:p>
        </w:tc>
        <w:tc>
          <w:tcPr>
            <w:tcW w:w="2269" w:type="dxa"/>
            <w:tcBorders>
              <w:bottom w:val="single" w:sz="12" w:space="0" w:color="auto"/>
            </w:tcBorders>
            <w:tcPrChange w:id="1331" w:author="Chen Heller" w:date="2022-09-15T10:41:00Z">
              <w:tcPr>
                <w:tcW w:w="2127" w:type="dxa"/>
                <w:gridSpan w:val="2"/>
                <w:tcBorders>
                  <w:bottom w:val="single" w:sz="12" w:space="0" w:color="auto"/>
                </w:tcBorders>
              </w:tcPr>
            </w:tcPrChange>
          </w:tcPr>
          <w:p w14:paraId="113A8EFF" w14:textId="77777777" w:rsidR="001D2361" w:rsidRPr="00EA2CED" w:rsidRDefault="001D2361" w:rsidP="001D2361">
            <w:pPr>
              <w:ind w:firstLine="0"/>
              <w:rPr>
                <w:ins w:id="1332" w:author="Chen Heller" w:date="2022-09-14T21:59:00Z"/>
                <w:b/>
                <w:bCs/>
              </w:rPr>
            </w:pPr>
            <w:ins w:id="1333" w:author="Chen Heller" w:date="2022-09-14T21:59:00Z">
              <w:r>
                <w:rPr>
                  <w:b/>
                  <w:bCs/>
                </w:rPr>
                <w:t>Response Time</w:t>
              </w:r>
            </w:ins>
          </w:p>
        </w:tc>
        <w:tc>
          <w:tcPr>
            <w:tcW w:w="1701" w:type="dxa"/>
            <w:tcBorders>
              <w:bottom w:val="single" w:sz="12" w:space="0" w:color="auto"/>
            </w:tcBorders>
            <w:tcPrChange w:id="1334" w:author="Chen Heller" w:date="2022-09-15T10:41:00Z">
              <w:tcPr>
                <w:tcW w:w="1701" w:type="dxa"/>
                <w:tcBorders>
                  <w:bottom w:val="single" w:sz="12" w:space="0" w:color="auto"/>
                </w:tcBorders>
              </w:tcPr>
            </w:tcPrChange>
          </w:tcPr>
          <w:p w14:paraId="0E8C7B52" w14:textId="77777777" w:rsidR="001D2361" w:rsidRDefault="001D2361" w:rsidP="001D2361">
            <w:pPr>
              <w:ind w:firstLine="0"/>
              <w:rPr>
                <w:ins w:id="1335" w:author="Chen Heller" w:date="2022-09-14T21:59:00Z"/>
              </w:rPr>
            </w:pPr>
            <w:ins w:id="1336" w:author="Chen Heller" w:date="2022-09-14T21:59:00Z">
              <w:r>
                <w:t>525.53 (35.76)</w:t>
              </w:r>
            </w:ins>
          </w:p>
        </w:tc>
        <w:tc>
          <w:tcPr>
            <w:tcW w:w="1701" w:type="dxa"/>
            <w:tcBorders>
              <w:bottom w:val="single" w:sz="12" w:space="0" w:color="auto"/>
            </w:tcBorders>
            <w:tcPrChange w:id="1337" w:author="Chen Heller" w:date="2022-09-15T10:41:00Z">
              <w:tcPr>
                <w:tcW w:w="1701" w:type="dxa"/>
                <w:tcBorders>
                  <w:bottom w:val="single" w:sz="12" w:space="0" w:color="auto"/>
                </w:tcBorders>
              </w:tcPr>
            </w:tcPrChange>
          </w:tcPr>
          <w:p w14:paraId="3E63B27C" w14:textId="77777777" w:rsidR="001D2361" w:rsidRDefault="001D2361" w:rsidP="001D2361">
            <w:pPr>
              <w:ind w:firstLine="0"/>
              <w:rPr>
                <w:ins w:id="1338" w:author="Chen Heller" w:date="2022-09-14T21:59:00Z"/>
              </w:rPr>
            </w:pPr>
            <w:ins w:id="1339" w:author="Chen Heller" w:date="2022-09-14T21:59:00Z">
              <w:r>
                <w:t>545.46 (32.87)</w:t>
              </w:r>
            </w:ins>
          </w:p>
        </w:tc>
        <w:tc>
          <w:tcPr>
            <w:tcW w:w="708" w:type="dxa"/>
            <w:tcBorders>
              <w:bottom w:val="single" w:sz="12" w:space="0" w:color="auto"/>
            </w:tcBorders>
            <w:tcPrChange w:id="1340" w:author="Chen Heller" w:date="2022-09-15T10:41:00Z">
              <w:tcPr>
                <w:tcW w:w="708" w:type="dxa"/>
                <w:tcBorders>
                  <w:bottom w:val="single" w:sz="12" w:space="0" w:color="auto"/>
                </w:tcBorders>
              </w:tcPr>
            </w:tcPrChange>
          </w:tcPr>
          <w:p w14:paraId="11C313A5" w14:textId="77777777" w:rsidR="001D2361" w:rsidRDefault="001D2361" w:rsidP="001D2361">
            <w:pPr>
              <w:ind w:firstLine="0"/>
              <w:rPr>
                <w:ins w:id="1341" w:author="Chen Heller" w:date="2022-09-14T21:59:00Z"/>
              </w:rPr>
            </w:pPr>
            <w:ins w:id="1342" w:author="Chen Heller" w:date="2022-09-14T21:59:00Z">
              <w:r>
                <w:t>6.42</w:t>
              </w:r>
            </w:ins>
          </w:p>
        </w:tc>
        <w:tc>
          <w:tcPr>
            <w:tcW w:w="1134" w:type="dxa"/>
            <w:tcBorders>
              <w:bottom w:val="single" w:sz="12" w:space="0" w:color="auto"/>
            </w:tcBorders>
            <w:tcPrChange w:id="1343" w:author="Chen Heller" w:date="2022-09-15T10:41:00Z">
              <w:tcPr>
                <w:tcW w:w="1134" w:type="dxa"/>
                <w:tcBorders>
                  <w:bottom w:val="single" w:sz="12" w:space="0" w:color="auto"/>
                </w:tcBorders>
              </w:tcPr>
            </w:tcPrChange>
          </w:tcPr>
          <w:p w14:paraId="03D55732" w14:textId="77777777" w:rsidR="001D2361" w:rsidRDefault="001D2361" w:rsidP="001D2361">
            <w:pPr>
              <w:ind w:firstLine="0"/>
              <w:rPr>
                <w:ins w:id="1344" w:author="Chen Heller" w:date="2022-09-14T21:59:00Z"/>
              </w:rPr>
            </w:pPr>
            <w:ins w:id="1345" w:author="Chen Heller" w:date="2022-09-14T21:59:00Z">
              <w:r>
                <w:t>&lt;0.001*</w:t>
              </w:r>
            </w:ins>
          </w:p>
        </w:tc>
        <w:tc>
          <w:tcPr>
            <w:tcW w:w="1701" w:type="dxa"/>
            <w:tcBorders>
              <w:bottom w:val="single" w:sz="12" w:space="0" w:color="auto"/>
            </w:tcBorders>
            <w:tcPrChange w:id="1346" w:author="Chen Heller" w:date="2022-09-15T10:41:00Z">
              <w:tcPr>
                <w:tcW w:w="1701" w:type="dxa"/>
                <w:tcBorders>
                  <w:bottom w:val="single" w:sz="12" w:space="0" w:color="auto"/>
                </w:tcBorders>
              </w:tcPr>
            </w:tcPrChange>
          </w:tcPr>
          <w:p w14:paraId="2A7EB9C2" w14:textId="77777777" w:rsidR="001D2361" w:rsidRDefault="001D2361" w:rsidP="001D2361">
            <w:pPr>
              <w:ind w:firstLine="0"/>
              <w:rPr>
                <w:ins w:id="1347" w:author="Chen Heller" w:date="2022-09-14T21:59:00Z"/>
              </w:rPr>
            </w:pPr>
            <w:ins w:id="1348" w:author="Chen Heller" w:date="2022-09-14T21:59:00Z">
              <w:r>
                <w:t>-26.27, -13.58</w:t>
              </w:r>
            </w:ins>
          </w:p>
        </w:tc>
        <w:tc>
          <w:tcPr>
            <w:tcW w:w="709" w:type="dxa"/>
            <w:tcBorders>
              <w:bottom w:val="single" w:sz="12" w:space="0" w:color="auto"/>
            </w:tcBorders>
            <w:tcPrChange w:id="1349" w:author="Chen Heller" w:date="2022-09-15T10:41:00Z">
              <w:tcPr>
                <w:tcW w:w="709" w:type="dxa"/>
                <w:tcBorders>
                  <w:bottom w:val="single" w:sz="12" w:space="0" w:color="auto"/>
                </w:tcBorders>
              </w:tcPr>
            </w:tcPrChange>
          </w:tcPr>
          <w:p w14:paraId="5AA921D7" w14:textId="77777777" w:rsidR="001D2361" w:rsidRDefault="001D2361" w:rsidP="001D2361">
            <w:pPr>
              <w:ind w:firstLine="0"/>
              <w:rPr>
                <w:ins w:id="1350" w:author="Chen Heller" w:date="2022-09-14T21:59:00Z"/>
              </w:rPr>
            </w:pPr>
            <w:ins w:id="1351" w:author="Chen Heller" w:date="2022-09-14T21:59:00Z">
              <w:r>
                <w:t>1.17</w:t>
              </w:r>
            </w:ins>
          </w:p>
        </w:tc>
      </w:tr>
      <w:tr w:rsidR="001D2361" w14:paraId="49D5FC69" w14:textId="77777777" w:rsidTr="003538C4">
        <w:tblPrEx>
          <w:tblPrExChange w:id="1352" w:author="Chen Heller" w:date="2022-09-15T10:41:00Z">
            <w:tblPrEx>
              <w:tblW w:w="9923" w:type="dxa"/>
              <w:tblInd w:w="-142" w:type="dxa"/>
            </w:tblPrEx>
          </w:tblPrExChange>
        </w:tblPrEx>
        <w:trPr>
          <w:trHeight w:val="490"/>
          <w:ins w:id="1353" w:author="Chen Heller" w:date="2022-09-14T21:59:00Z"/>
          <w:trPrChange w:id="1354" w:author="Chen Heller" w:date="2022-09-15T10:41:00Z">
            <w:trPr>
              <w:gridBefore w:val="2"/>
              <w:trHeight w:val="490"/>
            </w:trPr>
          </w:trPrChange>
        </w:trPr>
        <w:tc>
          <w:tcPr>
            <w:tcW w:w="10207" w:type="dxa"/>
            <w:gridSpan w:val="8"/>
            <w:tcBorders>
              <w:top w:val="single" w:sz="12" w:space="0" w:color="auto"/>
            </w:tcBorders>
            <w:tcPrChange w:id="1355" w:author="Chen Heller" w:date="2022-09-15T10:41:00Z">
              <w:tcPr>
                <w:tcW w:w="9923" w:type="dxa"/>
                <w:gridSpan w:val="8"/>
                <w:tcBorders>
                  <w:bottom w:val="single" w:sz="12" w:space="0" w:color="auto"/>
                </w:tcBorders>
              </w:tcPr>
            </w:tcPrChange>
          </w:tcPr>
          <w:p w14:paraId="569467B4" w14:textId="65C73C60" w:rsidR="001D2361" w:rsidRPr="00EA2CED" w:rsidRDefault="001D2361" w:rsidP="001D2361">
            <w:pPr>
              <w:spacing w:line="240" w:lineRule="auto"/>
              <w:ind w:firstLine="0"/>
              <w:rPr>
                <w:ins w:id="1356" w:author="Chen Heller" w:date="2022-09-14T21:59:00Z"/>
                <w:sz w:val="22"/>
                <w:szCs w:val="22"/>
              </w:rPr>
            </w:pPr>
            <w:ins w:id="1357" w:author="Chen Heller" w:date="2022-09-14T21:59:00Z">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ins>
            <w:ins w:id="1358" w:author="Chen Heller" w:date="2022-09-15T12:41:00Z">
              <w:r w:rsidR="00414DA9" w:rsidRPr="00EA2CED">
                <w:rPr>
                  <w:sz w:val="22"/>
                  <w:szCs w:val="22"/>
                </w:rPr>
                <w:t xml:space="preserve">t-test score, </w:t>
              </w:r>
              <w:r w:rsidR="00414DA9">
                <w:rPr>
                  <w:sz w:val="22"/>
                  <w:szCs w:val="22"/>
                </w:rPr>
                <w:t xml:space="preserve">only for variables whose residuals distributed normally. </w:t>
              </w:r>
            </w:ins>
            <w:ins w:id="1359" w:author="Chen Heller" w:date="2022-09-14T21:59: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p w14:paraId="165B5B9B" w14:textId="0E32EC8C" w:rsidR="001D2361" w:rsidRDefault="001D2361" w:rsidP="001D2361">
            <w:pPr>
              <w:ind w:firstLine="0"/>
              <w:rPr>
                <w:ins w:id="1360" w:author="Chen Heller" w:date="2022-09-14T21:59:00Z"/>
              </w:rPr>
            </w:pPr>
            <w:ins w:id="1361" w:author="Chen Heller" w:date="2022-09-14T21:59:00Z">
              <w:r w:rsidRPr="00EA2CED">
                <w:rPr>
                  <w:sz w:val="22"/>
                  <w:szCs w:val="22"/>
                </w:rPr>
                <w:t xml:space="preserve">* p &lt; </w:t>
              </w:r>
            </w:ins>
            <w:ins w:id="1362" w:author="Chen Heller" w:date="2022-09-15T12:55:00Z">
              <w:r w:rsidR="00753D9C">
                <w:rPr>
                  <w:sz w:val="22"/>
                  <w:szCs w:val="22"/>
                </w:rPr>
                <w:t xml:space="preserve">p value for </w:t>
              </w:r>
            </w:ins>
            <m:oMath>
              <m:r>
                <w:ins w:id="1363" w:author="Chen Heller" w:date="2022-09-15T12:55:00Z">
                  <w:rPr>
                    <w:rFonts w:ascii="Cambria Math" w:hAnsi="Cambria Math"/>
                    <w:sz w:val="22"/>
                    <w:szCs w:val="22"/>
                  </w:rPr>
                  <m:t>α=0.05</m:t>
                </w:ins>
              </m:r>
            </m:oMath>
            <w:ins w:id="1364" w:author="Chen Heller" w:date="2022-09-15T12:55:00Z">
              <w:r w:rsidR="005F47C8">
                <w:rPr>
                  <w:sz w:val="22"/>
                  <w:szCs w:val="22"/>
                </w:rPr>
                <w:t xml:space="preserve"> </w:t>
              </w:r>
            </w:ins>
            <w:ins w:id="1365" w:author="Chen Heller" w:date="2022-09-15T12:56:00Z">
              <w:r w:rsidR="005F47C8">
                <w:rPr>
                  <w:sz w:val="22"/>
                  <w:szCs w:val="22"/>
                </w:rPr>
                <w:t>after adjustment a</w:t>
              </w:r>
            </w:ins>
            <w:ins w:id="1366" w:author="Chen Heller" w:date="2022-09-15T12:55:00Z">
              <w:r w:rsidR="005F47C8">
                <w:rPr>
                  <w:sz w:val="22"/>
                  <w:szCs w:val="22"/>
                </w:rPr>
                <w:t>ccording</w:t>
              </w:r>
            </w:ins>
            <w:ins w:id="1367" w:author="Chen Heller" w:date="2022-09-15T12:56:00Z">
              <w:r w:rsidR="005F47C8">
                <w:rPr>
                  <w:sz w:val="22"/>
                  <w:szCs w:val="22"/>
                </w:rPr>
                <w:t xml:space="preserve"> to </w:t>
              </w:r>
            </w:ins>
            <w:ins w:id="1368" w:author="Chen Heller" w:date="2022-09-14T21:59:00Z">
              <w:r w:rsidRPr="00EA2CED">
                <w:rPr>
                  <w:sz w:val="22"/>
                  <w:szCs w:val="22"/>
                </w:rPr>
                <w:t xml:space="preserve">Tree-BH </w:t>
              </w:r>
            </w:ins>
            <w:ins w:id="1369" w:author="Chen Heller" w:date="2022-09-15T12:56:00Z">
              <w:r w:rsidR="005F47C8">
                <w:rPr>
                  <w:sz w:val="22"/>
                  <w:szCs w:val="22"/>
                </w:rPr>
                <w:t>method.</w:t>
              </w:r>
            </w:ins>
          </w:p>
        </w:tc>
      </w:tr>
    </w:tbl>
    <w:p w14:paraId="7923858F" w14:textId="77777777" w:rsidR="00AF0B67" w:rsidRDefault="00AF0B67" w:rsidP="00E47313">
      <w:pPr>
        <w:ind w:firstLine="0"/>
      </w:pPr>
    </w:p>
    <w:p w14:paraId="54F144AC" w14:textId="77777777" w:rsidR="00AF0B67" w:rsidRDefault="00AF0B67" w:rsidP="00AF0B67">
      <w:pPr>
        <w:keepNext/>
        <w:ind w:firstLine="0"/>
      </w:pPr>
    </w:p>
    <w:p w14:paraId="698FF9E6" w14:textId="1C60D99B" w:rsidR="004251C4" w:rsidRDefault="004251C4" w:rsidP="004251C4">
      <w:pPr>
        <w:keepNext/>
        <w:ind w:firstLine="0"/>
      </w:pPr>
      <w:r w:rsidRPr="004251C4">
        <w:rPr>
          <w:noProof/>
        </w:rPr>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1B55C417" w:rsidR="009F050A" w:rsidRPr="00F01249" w:rsidRDefault="007E2512">
      <w:pPr>
        <w:pStyle w:val="Caption"/>
        <w:pPrChange w:id="1370" w:author="Chen Heller" w:date="2022-09-12T15:56:00Z">
          <w:pPr/>
        </w:pPrChange>
      </w:pPr>
      <w:bookmarkStart w:id="1371" w:name="_Ref113906821"/>
      <w:r>
        <w:t xml:space="preserve">Figure </w:t>
      </w:r>
      <w:fldSimple w:instr=" SEQ Figure \* ARABIC ">
        <w:r>
          <w:rPr>
            <w:noProof/>
          </w:rPr>
          <w:t>6</w:t>
        </w:r>
      </w:fldSimple>
      <w:bookmarkEnd w:id="1371"/>
      <w:r>
        <w:t xml:space="preserve">. </w:t>
      </w:r>
      <w:r w:rsidRPr="00F3771A">
        <w:t xml:space="preserve">Results of Experiment </w:t>
      </w:r>
      <w:r>
        <w:t>4</w:t>
      </w:r>
      <w:r w:rsidRPr="00F3771A">
        <w:t xml:space="preserve">. </w:t>
      </w:r>
      <w:ins w:id="1372" w:author="Chen Heller" w:date="2022-09-14T18:56:00Z">
        <w:r w:rsidR="001F33A0">
          <w:t xml:space="preserve">(a) Reaching trajectories in trials where a correct answer was given by choosing the left and right targets, averaged across all participants. Shaded areas are the </w:t>
        </w:r>
      </w:ins>
      <w:ins w:id="1373" w:author="Chen Heller" w:date="2022-09-14T18:57:00Z">
        <w:r w:rsidR="006C7DF8">
          <w:t>SE</w:t>
        </w:r>
      </w:ins>
      <w:ins w:id="1374" w:author="Chen Heller" w:date="2022-09-14T18:56:00Z">
        <w:r w:rsidR="001F33A0">
          <w:t xml:space="preserve">. </w:t>
        </w:r>
      </w:ins>
      <w:moveToRangeStart w:id="1375" w:author="Chen Heller" w:date="2022-09-14T18:56:00Z" w:name="move114074226"/>
      <w:moveTo w:id="1376" w:author="Chen Heller" w:date="2022-09-14T18:56:00Z">
        <w:r w:rsidR="001F33A0">
          <w:t>Grey shade marks where the difference between the trajectories was found to be significant according to a permutation and clustering procedure.</w:t>
        </w:r>
      </w:moveTo>
      <w:moveToRangeEnd w:id="1375"/>
      <w:ins w:id="1377" w:author="Chen Heller" w:date="2022-09-14T18:56:00Z">
        <w:r w:rsidR="001F33A0">
          <w:t xml:space="preserve"> (b-f) Dots are single participant averages while the red/blue horizontal lines are the average of all participants. Black error bars symbol the </w:t>
        </w:r>
      </w:ins>
      <w:ins w:id="1378" w:author="Chen Heller" w:date="2022-09-14T18:57:00Z">
        <w:r w:rsidR="000B1947">
          <w:t>SE</w:t>
        </w:r>
      </w:ins>
      <w:ins w:id="1379" w:author="Chen Heller" w:date="2022-09-14T18:56:00Z">
        <w:r w:rsidR="001F33A0">
          <w:t>. Full/dashed grey lines represent a numerical incline/decline (respectively) between the congruent and incongruent conditions</w:t>
        </w:r>
      </w:ins>
      <w:del w:id="1380" w:author="Chen Heller" w:date="2022-09-14T18:56:00Z">
        <w:r w:rsidRPr="00F3771A" w:rsidDel="001F33A0">
          <w:delText>(a) Reaching trajectories</w:delText>
        </w:r>
        <w:r w:rsidR="00817F50" w:rsidDel="001F33A0">
          <w:delText xml:space="preserve"> of valid trials</w:delText>
        </w:r>
        <w:r w:rsidRPr="00F3771A" w:rsidDel="001F33A0">
          <w:delText xml:space="preserve"> to left and right targets, averaged across all participants.</w:delText>
        </w:r>
        <w:r w:rsidDel="001F33A0">
          <w:delText xml:space="preserve"> </w:delText>
        </w:r>
      </w:del>
      <w:moveFromRangeStart w:id="1381" w:author="Chen Heller" w:date="2022-09-14T18:56:00Z" w:name="move114074226"/>
      <w:moveFrom w:id="1382" w:author="Chen Heller" w:date="2022-09-14T18:56:00Z">
        <w:r w:rsidR="004B1F54" w:rsidDel="001F33A0">
          <w:t xml:space="preserve">Grey shade marks where the difference between the trajectories </w:t>
        </w:r>
        <w:r w:rsidR="004A6FC5" w:rsidDel="001F33A0">
          <w:t xml:space="preserve">was found to be </w:t>
        </w:r>
        <w:r w:rsidR="004B1F54" w:rsidDel="001F33A0">
          <w:t>significant according to a permutation and clustering</w:t>
        </w:r>
        <w:del w:id="1383" w:author="Chen Heller" w:date="2022-09-14T18:57:00Z">
          <w:r w:rsidR="004B1F54" w:rsidDel="001F33A0">
            <w:delText xml:space="preserve"> procedure. </w:delText>
          </w:r>
        </w:del>
      </w:moveFrom>
      <w:moveFromRangeEnd w:id="1381"/>
      <w:del w:id="1384" w:author="Chen Heller" w:date="2022-09-14T18:57:00Z">
        <w:r w:rsidDel="001F33A0">
          <w:delText>(b</w:delText>
        </w:r>
        <w:r w:rsidRPr="00F3771A" w:rsidDel="001F33A0">
          <w:delText>-f) Dots are single participant averages</w:delText>
        </w:r>
        <w:r w:rsidR="00852F05" w:rsidDel="001F33A0">
          <w:delText xml:space="preserve">. </w:delText>
        </w:r>
        <w:r w:rsidR="00E8628A" w:rsidDel="001F33A0">
          <w:delText>The b</w:delText>
        </w:r>
        <w:r w:rsidR="00F8418A" w:rsidDel="001F33A0">
          <w:delText xml:space="preserve">ox represents the high and low quartiles while the vertical lines </w:delText>
        </w:r>
        <w:r w:rsidR="00AE59FC" w:rsidDel="001F33A0">
          <w:delText>mark the 1.5 * inter</w:delText>
        </w:r>
        <w:r w:rsidR="00F8418A" w:rsidDel="001F33A0">
          <w:delText xml:space="preserve"> quartile range</w:delText>
        </w:r>
        <w:r w:rsidR="005E76CB" w:rsidDel="001F33A0">
          <w:delText xml:space="preserve">. </w:delText>
        </w:r>
        <w:r w:rsidR="00E8628A" w:rsidDel="001F33A0">
          <w:delText>The g</w:delText>
        </w:r>
        <w:r w:rsidR="005E76CB" w:rsidDel="001F33A0">
          <w:delText xml:space="preserve">rey line </w:delText>
        </w:r>
        <w:r w:rsidR="00623FAE" w:rsidDel="001F33A0">
          <w:delText>is</w:delText>
        </w:r>
        <w:r w:rsidR="005E76CB" w:rsidDel="001F33A0">
          <w:delText xml:space="preserve"> the median</w:delText>
        </w:r>
        <w:r w:rsidR="001E0906" w:rsidDel="001F33A0">
          <w:delText xml:space="preserve"> and the s</w:delText>
        </w:r>
        <w:r w:rsidR="005E76CB" w:rsidDel="001F33A0">
          <w:delText>haded density functions are the distribution</w:delText>
        </w:r>
        <w:r w:rsidR="00817F50" w:rsidDel="001F33A0">
          <w:delText>s</w:delText>
        </w:r>
        <w:r w:rsidR="005E76CB" w:rsidDel="001F33A0">
          <w:delText xml:space="preserve"> of </w:delText>
        </w:r>
        <w:r w:rsidR="0081537E" w:rsidDel="001F33A0">
          <w:delText>participants' averages in each condition</w:delText>
        </w:r>
      </w:del>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1385" w:name="_Toc114137584"/>
      <w:r>
        <w:lastRenderedPageBreak/>
        <w:t>Discussion</w:t>
      </w:r>
      <w:bookmarkEnd w:id="1385"/>
    </w:p>
    <w:p w14:paraId="0B7BE30B" w14:textId="518DACD1" w:rsidR="00BA6169" w:rsidRDefault="00F01249" w:rsidP="00AF0130">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del w:id="1386" w:author="Chen Heller" w:date="2022-09-15T10:45:00Z">
        <w:r w:rsidDel="000B4137">
          <w:delText xml:space="preserve">155ms </w:delText>
        </w:r>
      </w:del>
      <w:ins w:id="1387" w:author="Chen Heller" w:date="2022-09-15T10:45:00Z">
        <w:r w:rsidR="000B4137">
          <w:t xml:space="preserve">175.66ms </w:t>
        </w:r>
      </w:ins>
      <w:r>
        <w:t xml:space="preserve">to </w:t>
      </w:r>
      <w:del w:id="1388" w:author="Chen Heller" w:date="2022-09-15T10:45:00Z">
        <w:r w:rsidDel="000B4137">
          <w:delText xml:space="preserve">398ms </w:delText>
        </w:r>
      </w:del>
      <w:ins w:id="1389" w:author="Chen Heller" w:date="2022-09-15T10:45:00Z">
        <w:r w:rsidR="000B4137">
          <w:t xml:space="preserve">390.88ms </w:t>
        </w:r>
      </w:ins>
      <w:r>
        <w:t>(</w:t>
      </w:r>
      <w:del w:id="1390" w:author="Chen Heller" w:date="2022-09-15T10:45:00Z">
        <w:r w:rsidDel="000B4137">
          <w:delText>17.5</w:delText>
        </w:r>
      </w:del>
      <w:ins w:id="1391" w:author="Chen Heller" w:date="2022-09-15T10:45:00Z">
        <w:r w:rsidR="000B4137">
          <w:t>24</w:t>
        </w:r>
      </w:ins>
      <w:r>
        <w:t>-</w:t>
      </w:r>
      <w:del w:id="1392" w:author="Chen Heller" w:date="2022-09-15T10:45:00Z">
        <w:r w:rsidDel="000B4137">
          <w:delText>95.5</w:delText>
        </w:r>
      </w:del>
      <w:ins w:id="1393" w:author="Chen Heller" w:date="2022-09-15T10:45:00Z">
        <w:r w:rsidR="000B4137">
          <w:t>94</w:t>
        </w:r>
      </w:ins>
      <w:r w:rsidR="00886EF1">
        <w:t>% of the path</w:t>
      </w:r>
      <w:r>
        <w:t>) post target onset</w:t>
      </w:r>
      <w:r w:rsidR="00CB60D0" w:rsidRPr="00225E22">
        <w:t xml:space="preserve"> </w:t>
      </w:r>
      <w:r w:rsidR="00CB60D0">
        <w:t>showing that the prime exerts its effect almost through</w:t>
      </w:r>
      <w:r w:rsidR="00BB2A79">
        <w:t>ou</w:t>
      </w:r>
      <w:r w:rsidR="00CB60D0">
        <w:t>t the entire movement</w:t>
      </w:r>
      <w:r w:rsidR="00ED7FF8">
        <w:t xml:space="preserve"> (note however that this analysis should not be taken as evidence for the exact latency/offset of the effect; see</w:t>
      </w:r>
      <w:ins w:id="1394" w:author="Chen Heller" w:date="2022-09-14T22:53:00Z">
        <w:r w:rsidR="00AF0130">
          <w:t xml:space="preserve"> </w:t>
        </w:r>
      </w:ins>
      <w:del w:id="1395" w:author="Chen Heller" w:date="2022-09-14T22:51:00Z">
        <w:r w:rsidR="00ED7FF8" w:rsidDel="00F869D5">
          <w:delText xml:space="preserve"> </w:delText>
        </w:r>
      </w:del>
      <w:commentRangeStart w:id="1396"/>
      <w:r w:rsidR="00AF0130">
        <w:fldChar w:fldCharType="begin"/>
      </w:r>
      <w:r w:rsidR="00962917">
        <w:instrText xml:space="preserve"> ADDIN ZOTERO_ITEM CSL_CITATION {"citationID":"1wMQFTho","properties":{"formattedCitation":"(Otten &amp; Rugg, 2005)","plainCitation":"(Otten &amp; Rugg, 2005)","dontUpdate":true,"noteIndex":0},"citationItems":[{"id":779,"uris":["http://zotero.org/users/8275165/items/ZKXFHVDT"],"itemData":{"id":779,"type":"article-journal","language":"en","page":"3-16","source":"Zotero","title":"Interpreting event-related brain potentials. Event-related potentials: A methods handbook","author":[{"family":"Otten","given":"Leun J"},{"family":"Rugg","given":"Michael D"}],"issued":{"date-parts":[["2005"]]}}}],"schema":"https://github.com/citation-style-language/schema/raw/master/csl-citation.json"} </w:instrText>
      </w:r>
      <w:r w:rsidR="00AF0130">
        <w:fldChar w:fldCharType="separate"/>
      </w:r>
      <w:del w:id="1397" w:author="Chen Heller" w:date="2022-09-14T22:53:00Z">
        <w:r w:rsidR="00AF0130" w:rsidRPr="00AF0130" w:rsidDel="00AF0130">
          <w:rPr>
            <w:rFonts w:ascii="Times New Roman" w:hAnsi="Times New Roman" w:cs="Times New Roman"/>
          </w:rPr>
          <w:delText>(</w:delText>
        </w:r>
      </w:del>
      <w:r w:rsidR="00AF0130">
        <w:fldChar w:fldCharType="end"/>
      </w:r>
      <w:commentRangeEnd w:id="1396"/>
      <w:r w:rsidR="007B4A83">
        <w:rPr>
          <w:rStyle w:val="CommentReference"/>
        </w:rPr>
        <w:commentReference w:id="1396"/>
      </w:r>
      <w:del w:id="1398" w:author="Chen Heller" w:date="2022-09-14T22:51:00Z">
        <w:r w:rsidR="00ED7FF8" w:rsidDel="00F869D5">
          <w:delText>ref</w:delText>
        </w:r>
      </w:del>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1399" w:name="_Toc114137585"/>
      <w:r>
        <w:t xml:space="preserve">General </w:t>
      </w:r>
      <w:r w:rsidR="00E668B7">
        <w:t>Discussion</w:t>
      </w:r>
      <w:bookmarkEnd w:id="1399"/>
    </w:p>
    <w:p w14:paraId="0EAC151E" w14:textId="66644EDF" w:rsidR="002D0222" w:rsidRDefault="00776072" w:rsidP="00B66990">
      <w:pPr>
        <w:ind w:firstLine="0"/>
      </w:pPr>
      <w:r>
        <w:t>One of the key driving forces behind t</w:t>
      </w:r>
      <w:r w:rsidR="00595024">
        <w:t xml:space="preserve">he long-lasting debate about the extent of unconscious processing </w:t>
      </w:r>
      <w:r w:rsidR="009706FD">
        <w:fldChar w:fldCharType="begin"/>
      </w:r>
      <w:r w:rsidR="00B66990">
        <w:instrText xml:space="preserve"> ADDIN ZOTERO_ITEM CSL_CITATION {"citationID":"kGz4hWZR","properties":{"formattedCitation":"(Hassin,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B66990" w:rsidRPr="00B66990">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del w:id="1400" w:author="Chen Heller" w:date="2022-09-14T14:38:00Z">
        <w:r w:rsidR="00883733" w:rsidDel="00E6661C">
          <w:delText>REF</w:delText>
        </w:r>
      </w:del>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 xml:space="preserve">this experiment allowed for </w:t>
      </w:r>
      <w:r w:rsidR="00FF06FA">
        <w:lastRenderedPageBreak/>
        <w:t>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ins w:id="1401" w:author="Chen Heller" w:date="2022-09-13T13:13:00Z">
        <w:r w:rsidR="00524638">
          <w:t>ed</w:t>
        </w:r>
      </w:ins>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ins w:id="1402" w:author="Chen Heller" w:date="2022-09-13T13:14:00Z">
        <w:r w:rsidR="00A528D0">
          <w:t>ed</w:t>
        </w:r>
      </w:ins>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A lower 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709757DA"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ins w:id="1403" w:author="Chen Heller" w:date="2022-09-15T10:47:00Z">
        <w:r w:rsidR="00DF0648">
          <w:t xml:space="preserve">marginally </w:t>
        </w:r>
      </w:ins>
      <w:del w:id="1404" w:author="Chen Heller" w:date="2022-09-15T12:58:00Z">
        <w:r w:rsidR="007F6E99" w:rsidDel="000F737A">
          <w:delText xml:space="preserve">detected </w:delText>
        </w:r>
      </w:del>
      <w:ins w:id="1405" w:author="Chen Heller" w:date="2022-09-15T12:58:00Z">
        <w:r w:rsidR="000F737A">
          <w:t xml:space="preserve">detectable </w:t>
        </w:r>
      </w:ins>
      <w:r w:rsidR="00622C8F">
        <w:t xml:space="preserve">for </w:t>
      </w:r>
      <w:r w:rsidR="007F6E99">
        <w:t xml:space="preserve">the reach area variable. </w:t>
      </w:r>
      <w:r w:rsidR="009B2D65">
        <w:t>However</w:t>
      </w:r>
      <w:r w:rsidR="007F6E99">
        <w:t>, the additional training day did not increase the number of valid tri</w:t>
      </w:r>
      <w:r w:rsidR="0017224B">
        <w:t>a</w:t>
      </w:r>
      <w:r w:rsidR="007F6E99">
        <w:t>ls</w:t>
      </w:r>
      <w:r w:rsidR="00EA53CE">
        <w:t>,</w:t>
      </w:r>
      <w:r w:rsidR="007F6E99">
        <w:t xml:space="preserve"> and was </w:t>
      </w:r>
      <w:r w:rsidR="00A53F64">
        <w:t>therefore</w:t>
      </w:r>
      <w:r w:rsidR="007F6E99">
        <w:t xml:space="preserve"> omitted in </w:t>
      </w:r>
      <w:r w:rsidR="00FB05DB">
        <w:t>Exp</w:t>
      </w:r>
      <w:r w:rsidR="00F761C9">
        <w:t>eriment</w:t>
      </w:r>
      <w:r w:rsidR="00FB05DB">
        <w:t xml:space="preserve"> 4. </w:t>
      </w:r>
    </w:p>
    <w:p w14:paraId="4C2B4096" w14:textId="1CF88E4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ins w:id="1406" w:author="Chen Heller" w:date="2022-09-14T23:36:00Z">
        <w:r w:rsidR="00B36FEC">
          <w:t xml:space="preserve"> </w:t>
        </w:r>
      </w:ins>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del w:id="1407" w:author="Chen Heller" w:date="2022-09-14T23:36:00Z">
        <w:r w:rsidR="00B36FEC" w:rsidRPr="00B36FEC" w:rsidDel="00B36FEC">
          <w:rPr>
            <w:rFonts w:ascii="Times New Roman" w:hAnsi="Times New Roman" w:cs="Times New Roman"/>
          </w:rPr>
          <w:delText>(</w:delText>
        </w:r>
      </w:del>
      <w:r w:rsidR="00B36FEC" w:rsidRPr="00B36FEC">
        <w:rPr>
          <w:rFonts w:ascii="Times New Roman" w:hAnsi="Times New Roman" w:cs="Times New Roman"/>
        </w:rPr>
        <w:t>Dehaene et al., 2001; Luo et al., 2004</w:t>
      </w:r>
      <w:del w:id="1408" w:author="Chen Heller" w:date="2022-09-14T23:36:00Z">
        <w:r w:rsidR="00B36FEC" w:rsidRPr="00B36FEC" w:rsidDel="00B36FEC">
          <w:rPr>
            <w:rFonts w:ascii="Times New Roman" w:hAnsi="Times New Roman" w:cs="Times New Roman"/>
          </w:rPr>
          <w:delText>)</w:delText>
        </w:r>
      </w:del>
      <w:r w:rsidR="00B36FEC">
        <w:fldChar w:fldCharType="end"/>
      </w:r>
      <w:del w:id="1409" w:author="Chen Heller" w:date="2022-09-14T23:36:00Z">
        <w:r w:rsidR="00260B74" w:rsidDel="00B36FEC">
          <w:delText xml:space="preserve"> REF</w:delText>
        </w:r>
      </w:del>
      <w:r w:rsidR="00260B74">
        <w:t>).</w:t>
      </w:r>
    </w:p>
    <w:p w14:paraId="451352B2" w14:textId="26BFE3FA"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w:t>
      </w:r>
      <w:r w:rsidR="005F0446">
        <w:lastRenderedPageBreak/>
        <w:t xml:space="preserve">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del w:id="1410" w:author="Chen Heller" w:date="2022-09-14T14:42:00Z">
        <w:r w:rsidR="00691DE5" w:rsidDel="003723A9">
          <w:delText xml:space="preserve">too slow </w:delText>
        </w:r>
      </w:del>
      <w:ins w:id="1411" w:author="Chen Heller" w:date="2022-09-14T14:42:00Z">
        <w:r w:rsidR="003723A9">
          <w:t xml:space="preserve">early or late </w:t>
        </w:r>
      </w:ins>
      <w:r w:rsidR="00691DE5">
        <w:t>responses)</w:t>
      </w:r>
      <w:r w:rsidR="005F0446">
        <w:t>.</w:t>
      </w:r>
    </w:p>
    <w:p w14:paraId="26216D45" w14:textId="1B7D413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del w:id="1412" w:author="Chen Heller" w:date="2022-09-15T11:24:00Z">
        <w:r w:rsidR="006316CA" w:rsidDel="00F7664B">
          <w:delText xml:space="preserve">considered </w:delText>
        </w:r>
      </w:del>
      <w:ins w:id="1413" w:author="Chen Heller" w:date="2022-09-15T11:24:00Z">
        <w:r w:rsidR="00F7664B">
          <w:t xml:space="preserve">expected </w:t>
        </w:r>
      </w:ins>
      <w:r w:rsidR="006316CA">
        <w:t>to be more sensitive to subtle effects</w:t>
      </w:r>
      <w:del w:id="1414" w:author="Chen Heller" w:date="2022-09-15T11:24:00Z">
        <w:r w:rsidR="006316CA" w:rsidDel="00F7664B">
          <w:delText xml:space="preserve"> (ref)</w:delText>
        </w:r>
      </w:del>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53884914"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del w:id="1415" w:author="Chen Heller" w:date="2022-09-14T14:47:00Z">
        <w:r w:rsidR="00223E68" w:rsidDel="00903FAC">
          <w:delText>??)</w:delText>
        </w:r>
        <w:r w:rsidR="00C07D7A" w:rsidDel="00903FAC">
          <w:delText xml:space="preserve">, </w:delText>
        </w:r>
      </w:del>
      <w:ins w:id="1416" w:author="Chen Heller" w:date="2022-09-14T14:47:00Z">
        <w:r w:rsidR="00903FAC">
          <w:t xml:space="preserve">0), </w:t>
        </w:r>
      </w:ins>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w:t>
      </w:r>
      <w:r w:rsidR="007D198C">
        <w:lastRenderedPageBreak/>
        <w:t xml:space="preserve">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249272D8"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ins w:id="1417" w:author="Chen Heller" w:date="2022-09-15T11:28:00Z">
        <w:r w:rsidR="009327F0">
          <w:t xml:space="preserve">that was </w:t>
        </w:r>
      </w:ins>
      <w:ins w:id="1418" w:author="Chen Heller" w:date="2022-09-15T11:29:00Z">
        <w:r w:rsidR="00EA261B">
          <w:t xml:space="preserve">observed </w:t>
        </w:r>
      </w:ins>
      <w:r w:rsidR="007F0B60">
        <w:t xml:space="preserve">in the </w:t>
      </w:r>
      <w:commentRangeStart w:id="1419"/>
      <w:r w:rsidR="007F0B60">
        <w:t>reaching measure</w:t>
      </w:r>
      <w:commentRangeEnd w:id="1419"/>
      <w:r w:rsidR="009E3931">
        <w:rPr>
          <w:rStyle w:val="CommentReference"/>
        </w:rPr>
        <w:commentReference w:id="1419"/>
      </w:r>
      <w:r w:rsidR="00AC79D4">
        <w:t xml:space="preserve"> </w:t>
      </w:r>
      <w:commentRangeStart w:id="1420"/>
      <w:commentRangeStart w:id="1421"/>
      <w:del w:id="1422" w:author="Chen Heller" w:date="2022-09-15T11:29:00Z">
        <w:r w:rsidR="00AC79D4" w:rsidDel="00EA261B">
          <w:delText>(ref)</w:delText>
        </w:r>
      </w:del>
      <w:commentRangeEnd w:id="1420"/>
      <w:r w:rsidR="00AC79D4">
        <w:rPr>
          <w:rStyle w:val="CommentReference"/>
        </w:rPr>
        <w:commentReference w:id="1420"/>
      </w:r>
      <w:commentRangeEnd w:id="1421"/>
      <w:r w:rsidR="001016A8">
        <w:rPr>
          <w:rStyle w:val="CommentReference"/>
        </w:rPr>
        <w:commentReference w:id="1421"/>
      </w:r>
      <w:r w:rsidR="007F0B60">
        <w:t xml:space="preserv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more comple</w:t>
      </w:r>
      <w:r w:rsidR="00ED1528">
        <w:t>x</w:t>
      </w:r>
      <w:r w:rsidR="00181385">
        <w:t xml:space="preserve"> than a simple keypress.</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ins w:id="1423" w:author="Chen Heller" w:date="2022-09-15T11:45:00Z">
        <w:r w:rsidR="00884885" w:rsidDel="00884885">
          <w:t xml:space="preserve"> </w:t>
        </w:r>
      </w:ins>
      <w:commentRangeStart w:id="1424"/>
      <w:commentRangeStart w:id="1425"/>
      <w:del w:id="1426" w:author="Chen Heller" w:date="2022-09-15T11:45:00Z">
        <w:r w:rsidR="00746BAC" w:rsidDel="00884885">
          <w:delText>(ref)</w:delText>
        </w:r>
      </w:del>
      <w:commentRangeEnd w:id="1424"/>
      <w:r w:rsidR="00746BAC">
        <w:rPr>
          <w:rStyle w:val="CommentReference"/>
        </w:rPr>
        <w:commentReference w:id="1424"/>
      </w:r>
      <w:commentRangeEnd w:id="1425"/>
      <w:r w:rsidR="00EA261B">
        <w:rPr>
          <w:rStyle w:val="CommentReference"/>
        </w:rPr>
        <w:commentReference w:id="1425"/>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commentRangeStart w:id="1427"/>
      <w:commentRangeStart w:id="1428"/>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commentRangeEnd w:id="1427"/>
      <w:r w:rsidR="00FC6200">
        <w:rPr>
          <w:rStyle w:val="CommentReference"/>
        </w:rPr>
        <w:commentReference w:id="1427"/>
      </w:r>
      <w:commentRangeEnd w:id="1428"/>
      <w:r w:rsidR="00714F4F">
        <w:rPr>
          <w:rStyle w:val="CommentReference"/>
        </w:rPr>
        <w:commentReference w:id="1428"/>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4B4D3279"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In addition, </w:t>
      </w:r>
      <w:r w:rsidR="00050F36">
        <w:t xml:space="preserve">given </w:t>
      </w:r>
      <w:r w:rsidR="00E4682C">
        <w:t xml:space="preserve">that </w:t>
      </w:r>
      <w:r w:rsidR="00374877">
        <w:t>the reaction times</w:t>
      </w:r>
      <w:r w:rsidR="009E3F49">
        <w:t xml:space="preserve"> of the two measures</w:t>
      </w:r>
      <w:r w:rsidR="00374877">
        <w:t xml:space="preserve"> differ</w:t>
      </w:r>
      <w:r w:rsidR="00714EDB">
        <w:t>ed</w:t>
      </w:r>
      <w:r w:rsidR="00374877">
        <w:t xml:space="preserve"> </w:t>
      </w:r>
      <w:r w:rsidR="00D433EC">
        <w:t xml:space="preserve">by </w:t>
      </w:r>
      <w:r w:rsidR="00374877">
        <w:t>60ms</w:t>
      </w:r>
      <w:r w:rsidR="00D433EC">
        <w:t xml:space="preserve"> only</w:t>
      </w:r>
      <w:r w:rsidR="00374877">
        <w:t xml:space="preserve"> (</w:t>
      </w:r>
      <w:r w:rsidR="00264247">
        <w:t>M</w:t>
      </w:r>
      <w:r w:rsidR="00374877">
        <w:rPr>
          <w:vertAlign w:val="subscript"/>
        </w:rPr>
        <w:t>reaching</w:t>
      </w:r>
      <w:r w:rsidR="00264247">
        <w:t xml:space="preserve"> = 594.62</w:t>
      </w:r>
      <w:r w:rsidR="00374877">
        <w:t xml:space="preserve">, </w:t>
      </w:r>
      <w:r w:rsidR="00264247">
        <w:t>M</w:t>
      </w:r>
      <w:r w:rsidR="00374877">
        <w:rPr>
          <w:vertAlign w:val="subscript"/>
        </w:rPr>
        <w:t>keyboard</w:t>
      </w:r>
      <w:r w:rsidR="00264247">
        <w:t xml:space="preserve"> = 535.49)</w:t>
      </w:r>
      <w:r w:rsidR="00C906BE">
        <w:t>,</w:t>
      </w:r>
      <w:r w:rsidR="00FC7606">
        <w:t xml:space="preserve"> this </w:t>
      </w:r>
      <w:r w:rsidR="00FE7F45">
        <w:t xml:space="preserve">explanation </w:t>
      </w:r>
      <w:r w:rsidR="00FC7606">
        <w:t>seem</w:t>
      </w:r>
      <w:r w:rsidR="00334D4C">
        <w:t>s</w:t>
      </w:r>
      <w:r w:rsidR="00FC7606">
        <w:t xml:space="preserve"> </w:t>
      </w:r>
      <w:r w:rsidR="00334D4C">
        <w:t>un</w:t>
      </w:r>
      <w:r w:rsidR="00FE7F45">
        <w:t>likely</w:t>
      </w:r>
      <w:r w:rsidR="00502BED">
        <w:t xml:space="preserve">, since if the effect vanished too quickly for affecting reaching, it should have also faded </w:t>
      </w:r>
      <w:r w:rsidR="00502BED">
        <w:lastRenderedPageBreak/>
        <w:t>away for keyboard presses</w:t>
      </w:r>
      <w:r w:rsidR="00FE7F45">
        <w:t>.</w:t>
      </w:r>
      <w:r w:rsidR="00D210E4">
        <w:t xml:space="preserve"> Thus, it seems like the lower SNR is a more plausible explanation for the results.</w:t>
      </w:r>
    </w:p>
    <w:p w14:paraId="0CADF9B0" w14:textId="62C200DE"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del w:id="1429" w:author="Chen Heller" w:date="2022-09-13T13:50:00Z">
        <w:r w:rsidR="006617C2" w:rsidDel="003F34C1">
          <w:delText xml:space="preserve">also </w:delText>
        </w:r>
      </w:del>
      <w:del w:id="1430" w:author="Chen Heller" w:date="2022-09-14T15:29:00Z">
        <w:r w:rsidR="006617C2" w:rsidDel="00DD538C">
          <w:delText xml:space="preserve">exploring </w:delText>
        </w:r>
      </w:del>
      <w:ins w:id="1431" w:author="Chen Heller" w:date="2022-09-14T15:29:00Z">
        <w:r w:rsidR="00DD538C">
          <w:t>delv</w:t>
        </w:r>
      </w:ins>
      <w:ins w:id="1432" w:author="Chen Heller" w:date="2022-09-15T11:47:00Z">
        <w:r w:rsidR="004D2932">
          <w:t>ing</w:t>
        </w:r>
      </w:ins>
      <w:ins w:id="1433" w:author="Chen Heller" w:date="2022-09-14T15:29:00Z">
        <w:r w:rsidR="00DD538C">
          <w:t xml:space="preserve"> into </w:t>
        </w:r>
      </w:ins>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del w:id="1434" w:author="Chen Heller" w:date="2022-09-15T11:48:00Z">
        <w:r w:rsidR="00957AE0" w:rsidDel="005873B9">
          <w:delText xml:space="preserve">, </w:delText>
        </w:r>
      </w:del>
      <w:ins w:id="1435" w:author="Chen Heller" w:date="2022-09-15T11:48:00Z">
        <w:r w:rsidR="005873B9">
          <w:t xml:space="preserve">. </w:t>
        </w:r>
      </w:ins>
      <w:del w:id="1436" w:author="Chen Heller" w:date="2022-09-15T11:48:00Z">
        <w:r w:rsidR="00AC06B8" w:rsidDel="005873B9">
          <w:delText>and devise n</w:delText>
        </w:r>
      </w:del>
      <w:ins w:id="1437" w:author="Chen Heller" w:date="2022-09-15T11:48:00Z">
        <w:r w:rsidR="005873B9">
          <w:t>N</w:t>
        </w:r>
      </w:ins>
      <w:r w:rsidR="00AC06B8">
        <w:t xml:space="preserve">ew </w:t>
      </w:r>
      <w:r w:rsidR="00711B02">
        <w:t>analys</w:t>
      </w:r>
      <w:r w:rsidR="00493A2B">
        <w:t>e</w:t>
      </w:r>
      <w:r w:rsidR="00711B02">
        <w:t xml:space="preserve">s and </w:t>
      </w:r>
      <w:r w:rsidR="00890657">
        <w:t xml:space="preserve">parameters </w:t>
      </w:r>
      <w:ins w:id="1438" w:author="Chen Heller" w:date="2022-09-15T11:49:00Z">
        <w:r w:rsidR="00AF15C8">
          <w:t xml:space="preserve">should </w:t>
        </w:r>
      </w:ins>
      <w:ins w:id="1439" w:author="Chen Heller" w:date="2022-09-15T11:48:00Z">
        <w:r w:rsidR="005873B9">
          <w:t xml:space="preserve">be devised </w:t>
        </w:r>
      </w:ins>
      <w:del w:id="1440" w:author="Chen Heller" w:date="2022-09-15T11:49:00Z">
        <w:r w:rsidR="00890657" w:rsidDel="009B23A5">
          <w:delText xml:space="preserve">that could be </w:delText>
        </w:r>
      </w:del>
      <w:ins w:id="1441" w:author="Chen Heller" w:date="2022-09-15T11:49:00Z">
        <w:r w:rsidR="009B23A5">
          <w:t xml:space="preserve">and </w:t>
        </w:r>
      </w:ins>
      <w:r w:rsidR="00890657">
        <w:t xml:space="preserve">extracted from </w:t>
      </w:r>
      <w:ins w:id="1442" w:author="Chen Heller" w:date="2022-09-15T11:49:00Z">
        <w:r w:rsidR="009B23A5">
          <w:t xml:space="preserve">the trajectory data </w:t>
        </w:r>
        <w:r w:rsidR="00410BEE">
          <w:t xml:space="preserve">and </w:t>
        </w:r>
        <w:r w:rsidR="009B23A5">
          <w:t xml:space="preserve">could potentially </w:t>
        </w:r>
      </w:ins>
      <w:del w:id="1443" w:author="Chen Heller" w:date="2022-09-15T11:49:00Z">
        <w:r w:rsidR="00890657" w:rsidDel="009B23A5">
          <w:delText>it</w:delText>
        </w:r>
        <w:r w:rsidR="00E2517D" w:rsidDel="009B23A5">
          <w:delText xml:space="preserve"> in order to </w:delText>
        </w:r>
      </w:del>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7065E0F7" w:rsidR="00BB4D09" w:rsidRDefault="005B74BC" w:rsidP="005B74BC">
      <w:pPr>
        <w:pStyle w:val="Heading2"/>
      </w:pPr>
      <w:bookmarkStart w:id="1444" w:name="_Toc114137586"/>
      <w:r>
        <w:lastRenderedPageBreak/>
        <w:t>Supplementary materials</w:t>
      </w:r>
      <w:bookmarkEnd w:id="1444"/>
    </w:p>
    <w:p w14:paraId="4224BA5D" w14:textId="77777777" w:rsidR="005B74BC" w:rsidRDefault="005B74BC">
      <w:pPr>
        <w:keepNext/>
        <w:ind w:firstLine="0"/>
        <w:rPr>
          <w:ins w:id="1445" w:author="Chen Heller" w:date="2022-09-14T12:08:00Z"/>
        </w:rPr>
        <w:pPrChange w:id="1446" w:author="Chen Heller" w:date="2022-09-14T12:08:00Z">
          <w:pPr>
            <w:ind w:firstLine="0"/>
          </w:pPr>
        </w:pPrChange>
      </w:pPr>
      <w:ins w:id="1447" w:author="Chen Heller" w:date="2022-09-14T12:06:00Z">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ins>
    </w:p>
    <w:p w14:paraId="0F745B8B" w14:textId="0D2A7DE3" w:rsidR="005B74BC" w:rsidRPr="005B74BC" w:rsidRDefault="005B74BC">
      <w:pPr>
        <w:pStyle w:val="Caption"/>
        <w:rPr>
          <w:lang w:eastAsia="ja-JP" w:bidi="ar-SA"/>
        </w:rPr>
        <w:pPrChange w:id="1448" w:author="Chen Heller" w:date="2022-09-14T12:08:00Z">
          <w:pPr>
            <w:ind w:firstLine="0"/>
          </w:pPr>
        </w:pPrChange>
      </w:pPr>
      <w:bookmarkStart w:id="1449" w:name="_Ref114050197"/>
      <w:ins w:id="1450" w:author="Chen Heller" w:date="2022-09-14T12:08:00Z">
        <w:r>
          <w:t xml:space="preserve">Supplementary Figure </w:t>
        </w:r>
        <w:r>
          <w:fldChar w:fldCharType="begin"/>
        </w:r>
        <w:r>
          <w:instrText xml:space="preserve"> SEQ Supplementary_Figure \* ARABIC </w:instrText>
        </w:r>
      </w:ins>
      <w:r>
        <w:fldChar w:fldCharType="separate"/>
      </w:r>
      <w:ins w:id="1451" w:author="Chen Heller" w:date="2022-09-15T09:05:00Z">
        <w:r w:rsidR="00E72C5B">
          <w:rPr>
            <w:noProof/>
          </w:rPr>
          <w:t>1</w:t>
        </w:r>
      </w:ins>
      <w:ins w:id="1452" w:author="Chen Heller" w:date="2022-09-14T12:08:00Z">
        <w:r>
          <w:fldChar w:fldCharType="end"/>
        </w:r>
        <w:bookmarkEnd w:id="1449"/>
        <w:r>
          <w:t xml:space="preserve">. </w:t>
        </w:r>
        <w:r w:rsidR="001A7D06">
          <w:t>Hierarchy of the tree used in the Tree-BH metho</w:t>
        </w:r>
      </w:ins>
      <w:ins w:id="1453" w:author="Chen Heller" w:date="2022-09-14T12:09:00Z">
        <w:r w:rsidR="001A7D06">
          <w:t xml:space="preserve">d </w:t>
        </w:r>
      </w:ins>
      <w:ins w:id="1454" w:author="Chen Heller" w:date="2022-09-14T12:08:00Z">
        <w:r w:rsidR="001A7D06">
          <w:t>to correct for multiple comparisons</w:t>
        </w:r>
      </w:ins>
      <w:ins w:id="1455" w:author="Chen Heller" w:date="2022-09-14T12:09:00Z">
        <w:r w:rsidR="001A7D06">
          <w:t xml:space="preserve">. </w:t>
        </w:r>
      </w:ins>
      <w:ins w:id="1456" w:author="Chen Heller" w:date="2022-09-14T12:12:00Z">
        <w:r w:rsidR="00B15DE6">
          <w:t>Nodes are statistical tests and their corrected p-values appear next to each test's name</w:t>
        </w:r>
      </w:ins>
      <w:ins w:id="1457" w:author="Chen Heller" w:date="2022-09-14T12:13:00Z">
        <w:r w:rsidR="00B1053B">
          <w:t xml:space="preserve">. </w:t>
        </w:r>
      </w:ins>
      <w:ins w:id="1458" w:author="Chen Heller" w:date="2022-09-14T12:15:00Z">
        <w:r w:rsidR="00C34670">
          <w:t>Significant s</w:t>
        </w:r>
      </w:ins>
      <w:ins w:id="1459" w:author="Chen Heller" w:date="2022-09-14T12:13:00Z">
        <w:r w:rsidR="00B1053B">
          <w:t>tatis</w:t>
        </w:r>
      </w:ins>
      <w:ins w:id="1460" w:author="Chen Heller" w:date="2022-09-14T12:14:00Z">
        <w:r w:rsidR="00B1053B">
          <w:t>tical</w:t>
        </w:r>
        <w:r w:rsidR="00F45888">
          <w:t xml:space="preserve"> tests </w:t>
        </w:r>
      </w:ins>
      <w:ins w:id="1461" w:author="Chen Heller" w:date="2022-09-14T12:15:00Z">
        <w:r w:rsidR="00C34670">
          <w:t xml:space="preserve">that passed </w:t>
        </w:r>
      </w:ins>
      <w:ins w:id="1462" w:author="Chen Heller" w:date="2022-09-14T12:14:00Z">
        <w:r w:rsidR="00F45888">
          <w:t>the adjusted alpha are marked in red.</w:t>
        </w:r>
      </w:ins>
    </w:p>
    <w:p w14:paraId="1FDF686C" w14:textId="698A783E" w:rsidR="00E72C5B" w:rsidRDefault="00C91145">
      <w:pPr>
        <w:keepNext/>
        <w:spacing w:line="480" w:lineRule="auto"/>
        <w:ind w:firstLine="0"/>
        <w:jc w:val="left"/>
        <w:rPr>
          <w:ins w:id="1463" w:author="Chen Heller" w:date="2022-09-15T09:05:00Z"/>
        </w:rPr>
        <w:pPrChange w:id="1464" w:author="Chen Heller" w:date="2022-09-15T09:05:00Z">
          <w:pPr>
            <w:spacing w:line="480" w:lineRule="auto"/>
            <w:ind w:firstLine="0"/>
            <w:jc w:val="left"/>
          </w:pPr>
        </w:pPrChange>
      </w:pPr>
      <w:ins w:id="1465" w:author="Chen Heller" w:date="2022-09-15T12:46:00Z">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0"/>
                      </a:xfrm>
                      <a:prstGeom prst="rect">
                        <a:avLst/>
                      </a:prstGeom>
                    </pic:spPr>
                  </pic:pic>
                </a:graphicData>
              </a:graphic>
            </wp:inline>
          </w:drawing>
        </w:r>
      </w:ins>
    </w:p>
    <w:p w14:paraId="58B5B68C" w14:textId="08358CEB" w:rsidR="00E72C5B" w:rsidRDefault="00E72C5B" w:rsidP="00E72C5B">
      <w:pPr>
        <w:pStyle w:val="Caption"/>
        <w:jc w:val="left"/>
      </w:pPr>
      <w:bookmarkStart w:id="1466" w:name="_Ref114128122"/>
      <w:ins w:id="1467" w:author="Chen Heller" w:date="2022-09-15T09:05:00Z">
        <w:r>
          <w:t xml:space="preserve">Supplementary Figure </w:t>
        </w:r>
        <w:r>
          <w:fldChar w:fldCharType="begin"/>
        </w:r>
        <w:r>
          <w:instrText xml:space="preserve"> SEQ Supplementary_Figure \* ARABIC </w:instrText>
        </w:r>
      </w:ins>
      <w:r>
        <w:fldChar w:fldCharType="separate"/>
      </w:r>
      <w:ins w:id="1468" w:author="Chen Heller" w:date="2022-09-15T09:05:00Z">
        <w:r>
          <w:rPr>
            <w:noProof/>
          </w:rPr>
          <w:t>2</w:t>
        </w:r>
        <w:r>
          <w:fldChar w:fldCharType="end"/>
        </w:r>
        <w:bookmarkEnd w:id="1466"/>
        <w:r>
          <w:t xml:space="preserve">. QQ-plots </w:t>
        </w:r>
      </w:ins>
      <w:ins w:id="1469" w:author="Chen Heller" w:date="2022-09-15T09:55:00Z">
        <w:r w:rsidR="003F57FF">
          <w:t>for the</w:t>
        </w:r>
      </w:ins>
      <w:ins w:id="1470" w:author="Chen Heller" w:date="2022-09-15T09:05:00Z">
        <w:r>
          <w:t xml:space="preserve"> dependent variables that violated the normality assumption. (a-b) Experiment 1. </w:t>
        </w:r>
      </w:ins>
      <w:ins w:id="1471" w:author="Chen Heller" w:date="2022-09-15T09:53:00Z">
        <w:r w:rsidR="00C97A3C">
          <w:t>(c-</w:t>
        </w:r>
      </w:ins>
      <w:ins w:id="1472" w:author="Chen Heller" w:date="2022-09-15T12:47:00Z">
        <w:r w:rsidR="00C91145">
          <w:t>f</w:t>
        </w:r>
      </w:ins>
      <w:ins w:id="1473" w:author="Chen Heller" w:date="2022-09-15T09:53:00Z">
        <w:r w:rsidR="00C97A3C">
          <w:t>)</w:t>
        </w:r>
      </w:ins>
      <w:ins w:id="1474" w:author="Chen Heller" w:date="2022-09-15T09:54:00Z">
        <w:r w:rsidR="00C97A3C">
          <w:t xml:space="preserve"> Experiment 2. (</w:t>
        </w:r>
      </w:ins>
      <w:ins w:id="1475" w:author="Chen Heller" w:date="2022-09-15T12:47:00Z">
        <w:r w:rsidR="00C91145">
          <w:t>g</w:t>
        </w:r>
      </w:ins>
      <w:ins w:id="1476" w:author="Chen Heller" w:date="2022-09-15T09:54:00Z">
        <w:r w:rsidR="00C97A3C">
          <w:t>-</w:t>
        </w:r>
      </w:ins>
      <w:ins w:id="1477" w:author="Chen Heller" w:date="2022-09-15T12:47:00Z">
        <w:r w:rsidR="00C91145">
          <w:t>i</w:t>
        </w:r>
      </w:ins>
      <w:ins w:id="1478" w:author="Chen Heller" w:date="2022-09-15T09:54:00Z">
        <w:r w:rsidR="00C97A3C">
          <w:t>) Experiment 4.</w:t>
        </w:r>
      </w:ins>
    </w:p>
    <w:p w14:paraId="7BE3C7B6" w14:textId="69BCA161" w:rsidR="00A36939" w:rsidRPr="00A36939" w:rsidRDefault="00A36939" w:rsidP="00A36939">
      <w:pPr>
        <w:ind w:firstLine="0"/>
        <w:rPr>
          <w:ins w:id="1479" w:author="Chen Heller" w:date="2022-09-15T09:05:00Z"/>
        </w:rPr>
      </w:pPr>
    </w:p>
    <w:p w14:paraId="285CC3E1" w14:textId="14F1984D" w:rsidR="00B322A4" w:rsidRDefault="00B322A4">
      <w:pPr>
        <w:pStyle w:val="Caption"/>
        <w:keepNext/>
        <w:rPr>
          <w:ins w:id="1480" w:author="Chen Heller" w:date="2022-09-15T10:11:00Z"/>
        </w:rPr>
        <w:pPrChange w:id="1481" w:author="Chen Heller" w:date="2022-09-15T10:11:00Z">
          <w:pPr/>
        </w:pPrChange>
      </w:pPr>
      <w:bookmarkStart w:id="1482" w:name="_Ref114130120"/>
      <w:ins w:id="1483" w:author="Chen Heller" w:date="2022-09-15T10:11:00Z">
        <w:r>
          <w:t xml:space="preserve">Supplementary Table </w:t>
        </w:r>
        <w:r>
          <w:fldChar w:fldCharType="begin"/>
        </w:r>
        <w:r>
          <w:instrText xml:space="preserve"> SEQ Supplementary_Table \* ARABIC </w:instrText>
        </w:r>
      </w:ins>
      <w:r>
        <w:fldChar w:fldCharType="separate"/>
      </w:r>
      <w:ins w:id="1484" w:author="Chen Heller" w:date="2022-09-15T10:26:00Z">
        <w:r w:rsidR="00D31803">
          <w:rPr>
            <w:noProof/>
          </w:rPr>
          <w:t>1</w:t>
        </w:r>
      </w:ins>
      <w:ins w:id="1485" w:author="Chen Heller" w:date="2022-09-15T10:11:00Z">
        <w:r>
          <w:fldChar w:fldCharType="end"/>
        </w:r>
        <w:bookmarkEnd w:id="1482"/>
        <w:r>
          <w:t xml:space="preserve">. </w:t>
        </w:r>
      </w:ins>
      <w:ins w:id="1486" w:author="Chen Heller" w:date="2022-09-15T10:26:00Z">
        <w:r w:rsidR="00143868">
          <w:t>Comparison of the n</w:t>
        </w:r>
      </w:ins>
      <w:ins w:id="1487" w:author="Chen Heller" w:date="2022-09-15T10:11:00Z">
        <w:r>
          <w:t xml:space="preserve">umber </w:t>
        </w:r>
        <w:r w:rsidR="00E31D49">
          <w:t xml:space="preserve">of </w:t>
        </w:r>
      </w:ins>
      <w:ins w:id="1488" w:author="Chen Heller" w:date="2022-09-15T10:12:00Z">
        <w:r w:rsidR="00E31D49">
          <w:t>excluded</w:t>
        </w:r>
      </w:ins>
      <w:ins w:id="1489" w:author="Chen Heller" w:date="2022-09-15T10:26:00Z">
        <w:r w:rsidR="00143868">
          <w:t xml:space="preserve"> trials</w:t>
        </w:r>
      </w:ins>
      <w:ins w:id="1490" w:author="Chen Heller" w:date="2022-09-15T10:12:00Z">
        <w:r w:rsidR="00E31D49">
          <w:t xml:space="preserve"> </w:t>
        </w:r>
      </w:ins>
      <w:ins w:id="1491" w:author="Chen Heller" w:date="2022-09-15T10:26:00Z">
        <w:r w:rsidR="00143868">
          <w:t xml:space="preserve">between </w:t>
        </w:r>
      </w:ins>
      <w:ins w:id="1492" w:author="Chen Heller" w:date="2022-09-15T10:12:00Z">
        <w:r w:rsidR="00E31D49">
          <w:t>Experiment 3</w:t>
        </w:r>
      </w:ins>
      <w:ins w:id="1493" w:author="Chen Heller" w:date="2022-09-15T10:26:00Z">
        <w:r w:rsidR="00143868">
          <w:t xml:space="preserve"> and Experiment 2</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494" w:author="Chen Heller" w:date="2022-09-15T10:11: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126"/>
        <w:gridCol w:w="1701"/>
        <w:gridCol w:w="1701"/>
        <w:gridCol w:w="709"/>
        <w:gridCol w:w="992"/>
        <w:gridCol w:w="1702"/>
        <w:tblGridChange w:id="1495">
          <w:tblGrid>
            <w:gridCol w:w="2126"/>
            <w:gridCol w:w="1701"/>
            <w:gridCol w:w="1701"/>
            <w:gridCol w:w="709"/>
            <w:gridCol w:w="992"/>
            <w:gridCol w:w="1701"/>
            <w:gridCol w:w="993"/>
          </w:tblGrid>
        </w:tblGridChange>
      </w:tblGrid>
      <w:tr w:rsidR="00BB064F" w14:paraId="31534E1D" w14:textId="77777777" w:rsidTr="00B322A4">
        <w:trPr>
          <w:trHeight w:val="510"/>
          <w:ins w:id="1496" w:author="Chen Heller" w:date="2022-09-15T09:57:00Z"/>
          <w:trPrChange w:id="1497" w:author="Chen Heller" w:date="2022-09-15T10:11:00Z">
            <w:trPr>
              <w:gridAfter w:val="0"/>
              <w:wAfter w:w="993" w:type="dxa"/>
              <w:trHeight w:val="510"/>
            </w:trPr>
          </w:trPrChange>
        </w:trPr>
        <w:tc>
          <w:tcPr>
            <w:tcW w:w="2126" w:type="dxa"/>
            <w:tcBorders>
              <w:top w:val="single" w:sz="12" w:space="0" w:color="auto"/>
            </w:tcBorders>
            <w:tcPrChange w:id="1498" w:author="Chen Heller" w:date="2022-09-15T10:11:00Z">
              <w:tcPr>
                <w:tcW w:w="2126" w:type="dxa"/>
                <w:tcBorders>
                  <w:top w:val="single" w:sz="12" w:space="0" w:color="auto"/>
                </w:tcBorders>
              </w:tcPr>
            </w:tcPrChange>
          </w:tcPr>
          <w:p w14:paraId="4FD74E0E" w14:textId="77777777" w:rsidR="00BB064F" w:rsidRDefault="00BB064F" w:rsidP="00F64F57">
            <w:pPr>
              <w:ind w:firstLine="0"/>
              <w:rPr>
                <w:ins w:id="1499" w:author="Chen Heller" w:date="2022-09-15T09:57:00Z"/>
              </w:rPr>
            </w:pPr>
          </w:p>
        </w:tc>
        <w:tc>
          <w:tcPr>
            <w:tcW w:w="1701" w:type="dxa"/>
            <w:tcBorders>
              <w:top w:val="single" w:sz="12" w:space="0" w:color="auto"/>
              <w:bottom w:val="single" w:sz="12" w:space="0" w:color="auto"/>
            </w:tcBorders>
            <w:tcPrChange w:id="1500" w:author="Chen Heller" w:date="2022-09-15T10:11:00Z">
              <w:tcPr>
                <w:tcW w:w="1701" w:type="dxa"/>
                <w:tcBorders>
                  <w:top w:val="single" w:sz="12" w:space="0" w:color="auto"/>
                  <w:bottom w:val="single" w:sz="12" w:space="0" w:color="auto"/>
                </w:tcBorders>
              </w:tcPr>
            </w:tcPrChange>
          </w:tcPr>
          <w:p w14:paraId="11DA4170" w14:textId="47E760D4" w:rsidR="00BB064F" w:rsidRPr="00EA2CED" w:rsidRDefault="00BB064F" w:rsidP="00F64F57">
            <w:pPr>
              <w:ind w:firstLine="0"/>
              <w:jc w:val="center"/>
              <w:rPr>
                <w:ins w:id="1501" w:author="Chen Heller" w:date="2022-09-15T09:57:00Z"/>
                <w:b/>
                <w:bCs/>
              </w:rPr>
            </w:pPr>
            <w:ins w:id="1502" w:author="Chen Heller" w:date="2022-09-15T10:00:00Z">
              <w:r>
                <w:rPr>
                  <w:b/>
                  <w:bCs/>
                </w:rPr>
                <w:t>Experiment 2</w:t>
              </w:r>
            </w:ins>
          </w:p>
        </w:tc>
        <w:tc>
          <w:tcPr>
            <w:tcW w:w="1701" w:type="dxa"/>
            <w:tcBorders>
              <w:top w:val="single" w:sz="12" w:space="0" w:color="auto"/>
              <w:bottom w:val="single" w:sz="12" w:space="0" w:color="auto"/>
            </w:tcBorders>
            <w:tcPrChange w:id="1503" w:author="Chen Heller" w:date="2022-09-15T10:11:00Z">
              <w:tcPr>
                <w:tcW w:w="1701" w:type="dxa"/>
                <w:tcBorders>
                  <w:top w:val="single" w:sz="12" w:space="0" w:color="auto"/>
                  <w:bottom w:val="single" w:sz="12" w:space="0" w:color="auto"/>
                </w:tcBorders>
              </w:tcPr>
            </w:tcPrChange>
          </w:tcPr>
          <w:p w14:paraId="7D0D21B4" w14:textId="38DA55A2" w:rsidR="00BB064F" w:rsidRPr="00EA2CED" w:rsidRDefault="00BB064F">
            <w:pPr>
              <w:ind w:firstLine="0"/>
              <w:jc w:val="center"/>
              <w:rPr>
                <w:ins w:id="1504" w:author="Chen Heller" w:date="2022-09-15T09:57:00Z"/>
                <w:b/>
                <w:bCs/>
              </w:rPr>
              <w:pPrChange w:id="1505" w:author="Chen Heller" w:date="2022-09-15T10:18:00Z">
                <w:pPr>
                  <w:ind w:firstLine="0"/>
                </w:pPr>
              </w:pPrChange>
            </w:pPr>
            <w:ins w:id="1506" w:author="Chen Heller" w:date="2022-09-15T10:00:00Z">
              <w:r>
                <w:rPr>
                  <w:b/>
                  <w:bCs/>
                </w:rPr>
                <w:t>Experiment 3</w:t>
              </w:r>
            </w:ins>
          </w:p>
        </w:tc>
        <w:tc>
          <w:tcPr>
            <w:tcW w:w="709" w:type="dxa"/>
            <w:tcBorders>
              <w:top w:val="single" w:sz="12" w:space="0" w:color="auto"/>
            </w:tcBorders>
            <w:tcPrChange w:id="1507" w:author="Chen Heller" w:date="2022-09-15T10:11:00Z">
              <w:tcPr>
                <w:tcW w:w="709" w:type="dxa"/>
                <w:tcBorders>
                  <w:top w:val="single" w:sz="12" w:space="0" w:color="auto"/>
                </w:tcBorders>
              </w:tcPr>
            </w:tcPrChange>
          </w:tcPr>
          <w:p w14:paraId="7BD2E32F" w14:textId="77777777" w:rsidR="00BB064F" w:rsidRPr="00EA2CED" w:rsidRDefault="00BB064F" w:rsidP="00F64F57">
            <w:pPr>
              <w:ind w:firstLine="0"/>
              <w:jc w:val="center"/>
              <w:rPr>
                <w:ins w:id="1508" w:author="Chen Heller" w:date="2022-09-15T09:57:00Z"/>
                <w:b/>
                <w:bCs/>
              </w:rPr>
            </w:pPr>
          </w:p>
        </w:tc>
        <w:tc>
          <w:tcPr>
            <w:tcW w:w="992" w:type="dxa"/>
            <w:tcBorders>
              <w:top w:val="single" w:sz="12" w:space="0" w:color="auto"/>
            </w:tcBorders>
            <w:tcPrChange w:id="1509" w:author="Chen Heller" w:date="2022-09-15T10:11:00Z">
              <w:tcPr>
                <w:tcW w:w="992" w:type="dxa"/>
                <w:tcBorders>
                  <w:top w:val="single" w:sz="12" w:space="0" w:color="auto"/>
                </w:tcBorders>
              </w:tcPr>
            </w:tcPrChange>
          </w:tcPr>
          <w:p w14:paraId="64627862" w14:textId="77777777" w:rsidR="00BB064F" w:rsidRPr="00EA2CED" w:rsidRDefault="00BB064F" w:rsidP="00F64F57">
            <w:pPr>
              <w:ind w:firstLine="0"/>
              <w:jc w:val="center"/>
              <w:rPr>
                <w:ins w:id="1510" w:author="Chen Heller" w:date="2022-09-15T09:57:00Z"/>
                <w:b/>
                <w:bCs/>
              </w:rPr>
            </w:pPr>
          </w:p>
        </w:tc>
        <w:tc>
          <w:tcPr>
            <w:tcW w:w="1702" w:type="dxa"/>
            <w:tcBorders>
              <w:top w:val="single" w:sz="12" w:space="0" w:color="auto"/>
            </w:tcBorders>
            <w:tcPrChange w:id="1511" w:author="Chen Heller" w:date="2022-09-15T10:11:00Z">
              <w:tcPr>
                <w:tcW w:w="1701" w:type="dxa"/>
                <w:tcBorders>
                  <w:top w:val="single" w:sz="12" w:space="0" w:color="auto"/>
                </w:tcBorders>
              </w:tcPr>
            </w:tcPrChange>
          </w:tcPr>
          <w:p w14:paraId="30B1409D" w14:textId="77777777" w:rsidR="00BB064F" w:rsidRDefault="00BB064F" w:rsidP="00F64F57">
            <w:pPr>
              <w:ind w:firstLine="0"/>
              <w:rPr>
                <w:ins w:id="1512" w:author="Chen Heller" w:date="2022-09-15T09:57:00Z"/>
              </w:rPr>
            </w:pPr>
          </w:p>
        </w:tc>
      </w:tr>
      <w:tr w:rsidR="00BB064F" w14:paraId="4B171FAA" w14:textId="77777777" w:rsidTr="00B322A4">
        <w:trPr>
          <w:trHeight w:val="254"/>
          <w:ins w:id="1513" w:author="Chen Heller" w:date="2022-09-15T09:57:00Z"/>
          <w:trPrChange w:id="1514" w:author="Chen Heller" w:date="2022-09-15T10:11:00Z">
            <w:trPr>
              <w:gridAfter w:val="0"/>
              <w:wAfter w:w="993" w:type="dxa"/>
              <w:trHeight w:val="254"/>
            </w:trPr>
          </w:trPrChange>
        </w:trPr>
        <w:tc>
          <w:tcPr>
            <w:tcW w:w="2126" w:type="dxa"/>
            <w:tcBorders>
              <w:bottom w:val="single" w:sz="12" w:space="0" w:color="auto"/>
            </w:tcBorders>
            <w:tcPrChange w:id="1515" w:author="Chen Heller" w:date="2022-09-15T10:11:00Z">
              <w:tcPr>
                <w:tcW w:w="2126" w:type="dxa"/>
                <w:tcBorders>
                  <w:bottom w:val="single" w:sz="12" w:space="0" w:color="auto"/>
                </w:tcBorders>
              </w:tcPr>
            </w:tcPrChange>
          </w:tcPr>
          <w:p w14:paraId="69630C74" w14:textId="77777777" w:rsidR="00BB064F" w:rsidRPr="00EA2CED" w:rsidRDefault="00BB064F" w:rsidP="00F64F57">
            <w:pPr>
              <w:ind w:firstLine="0"/>
              <w:rPr>
                <w:ins w:id="1516" w:author="Chen Heller" w:date="2022-09-15T09:57:00Z"/>
                <w:b/>
                <w:bCs/>
              </w:rPr>
            </w:pPr>
          </w:p>
        </w:tc>
        <w:tc>
          <w:tcPr>
            <w:tcW w:w="1701" w:type="dxa"/>
            <w:tcBorders>
              <w:top w:val="single" w:sz="12" w:space="0" w:color="auto"/>
              <w:bottom w:val="single" w:sz="12" w:space="0" w:color="auto"/>
            </w:tcBorders>
            <w:tcPrChange w:id="1517" w:author="Chen Heller" w:date="2022-09-15T10:11:00Z">
              <w:tcPr>
                <w:tcW w:w="1701" w:type="dxa"/>
                <w:tcBorders>
                  <w:top w:val="single" w:sz="12" w:space="0" w:color="auto"/>
                  <w:bottom w:val="single" w:sz="12" w:space="0" w:color="auto"/>
                </w:tcBorders>
              </w:tcPr>
            </w:tcPrChange>
          </w:tcPr>
          <w:p w14:paraId="17E19FB3" w14:textId="77777777" w:rsidR="00BB064F" w:rsidRPr="00EA2CED" w:rsidRDefault="00BB064F" w:rsidP="00F64F57">
            <w:pPr>
              <w:ind w:firstLine="0"/>
              <w:rPr>
                <w:ins w:id="1518" w:author="Chen Heller" w:date="2022-09-15T09:57:00Z"/>
                <w:b/>
                <w:bCs/>
              </w:rPr>
            </w:pPr>
            <w:ins w:id="1519" w:author="Chen Heller" w:date="2022-09-15T09:57:00Z">
              <w:r>
                <w:rPr>
                  <w:b/>
                  <w:bCs/>
                </w:rPr>
                <w:t>M (SD)</w:t>
              </w:r>
            </w:ins>
          </w:p>
        </w:tc>
        <w:tc>
          <w:tcPr>
            <w:tcW w:w="1701" w:type="dxa"/>
            <w:tcBorders>
              <w:top w:val="single" w:sz="12" w:space="0" w:color="auto"/>
              <w:bottom w:val="single" w:sz="12" w:space="0" w:color="auto"/>
            </w:tcBorders>
            <w:tcPrChange w:id="1520" w:author="Chen Heller" w:date="2022-09-15T10:11:00Z">
              <w:tcPr>
                <w:tcW w:w="1701" w:type="dxa"/>
                <w:tcBorders>
                  <w:top w:val="single" w:sz="12" w:space="0" w:color="auto"/>
                  <w:bottom w:val="single" w:sz="12" w:space="0" w:color="auto"/>
                </w:tcBorders>
              </w:tcPr>
            </w:tcPrChange>
          </w:tcPr>
          <w:p w14:paraId="45B85C89" w14:textId="77777777" w:rsidR="00BB064F" w:rsidRPr="00EA2CED" w:rsidRDefault="00BB064F" w:rsidP="00F64F57">
            <w:pPr>
              <w:ind w:firstLine="0"/>
              <w:rPr>
                <w:ins w:id="1521" w:author="Chen Heller" w:date="2022-09-15T09:57:00Z"/>
                <w:b/>
                <w:bCs/>
              </w:rPr>
            </w:pPr>
            <w:ins w:id="1522" w:author="Chen Heller" w:date="2022-09-15T09:57:00Z">
              <w:r>
                <w:rPr>
                  <w:b/>
                  <w:bCs/>
                </w:rPr>
                <w:t>M (SD)</w:t>
              </w:r>
            </w:ins>
          </w:p>
        </w:tc>
        <w:tc>
          <w:tcPr>
            <w:tcW w:w="709" w:type="dxa"/>
            <w:tcBorders>
              <w:bottom w:val="single" w:sz="12" w:space="0" w:color="auto"/>
            </w:tcBorders>
            <w:tcPrChange w:id="1523" w:author="Chen Heller" w:date="2022-09-15T10:11:00Z">
              <w:tcPr>
                <w:tcW w:w="709" w:type="dxa"/>
                <w:tcBorders>
                  <w:bottom w:val="single" w:sz="12" w:space="0" w:color="auto"/>
                </w:tcBorders>
              </w:tcPr>
            </w:tcPrChange>
          </w:tcPr>
          <w:p w14:paraId="4CC2CAB0" w14:textId="10FF068F" w:rsidR="00BB064F" w:rsidRPr="00EA2CED" w:rsidRDefault="00BB064F" w:rsidP="00F64F57">
            <w:pPr>
              <w:ind w:firstLine="0"/>
              <w:rPr>
                <w:ins w:id="1524" w:author="Chen Heller" w:date="2022-09-15T09:57:00Z"/>
                <w:b/>
                <w:bCs/>
              </w:rPr>
            </w:pPr>
            <w:ins w:id="1525" w:author="Chen Heller" w:date="2022-09-15T09:57:00Z">
              <w:r>
                <w:rPr>
                  <w:b/>
                  <w:bCs/>
                </w:rPr>
                <w:t>t(</w:t>
              </w:r>
            </w:ins>
            <w:ins w:id="1526" w:author="Chen Heller" w:date="2022-09-15T10:02:00Z">
              <w:r>
                <w:rPr>
                  <w:b/>
                  <w:bCs/>
                </w:rPr>
                <w:t>14</w:t>
              </w:r>
            </w:ins>
            <w:ins w:id="1527" w:author="Chen Heller" w:date="2022-09-15T09:57:00Z">
              <w:r>
                <w:rPr>
                  <w:b/>
                  <w:bCs/>
                </w:rPr>
                <w:t>)</w:t>
              </w:r>
            </w:ins>
          </w:p>
        </w:tc>
        <w:tc>
          <w:tcPr>
            <w:tcW w:w="992" w:type="dxa"/>
            <w:tcBorders>
              <w:bottom w:val="single" w:sz="12" w:space="0" w:color="auto"/>
            </w:tcBorders>
            <w:tcPrChange w:id="1528" w:author="Chen Heller" w:date="2022-09-15T10:11:00Z">
              <w:tcPr>
                <w:tcW w:w="992" w:type="dxa"/>
                <w:tcBorders>
                  <w:bottom w:val="single" w:sz="12" w:space="0" w:color="auto"/>
                </w:tcBorders>
              </w:tcPr>
            </w:tcPrChange>
          </w:tcPr>
          <w:p w14:paraId="67E69063" w14:textId="77777777" w:rsidR="00BB064F" w:rsidRPr="00EA2CED" w:rsidRDefault="00BB064F" w:rsidP="00F64F57">
            <w:pPr>
              <w:ind w:firstLine="0"/>
              <w:rPr>
                <w:ins w:id="1529" w:author="Chen Heller" w:date="2022-09-15T09:57:00Z"/>
                <w:b/>
                <w:bCs/>
              </w:rPr>
            </w:pPr>
            <w:ins w:id="1530" w:author="Chen Heller" w:date="2022-09-15T09:57:00Z">
              <w:r>
                <w:rPr>
                  <w:b/>
                  <w:bCs/>
                </w:rPr>
                <w:t>p</w:t>
              </w:r>
            </w:ins>
          </w:p>
        </w:tc>
        <w:tc>
          <w:tcPr>
            <w:tcW w:w="1702" w:type="dxa"/>
            <w:tcBorders>
              <w:bottom w:val="single" w:sz="12" w:space="0" w:color="auto"/>
            </w:tcBorders>
            <w:tcPrChange w:id="1531" w:author="Chen Heller" w:date="2022-09-15T10:11:00Z">
              <w:tcPr>
                <w:tcW w:w="1701" w:type="dxa"/>
                <w:tcBorders>
                  <w:bottom w:val="single" w:sz="12" w:space="0" w:color="auto"/>
                </w:tcBorders>
              </w:tcPr>
            </w:tcPrChange>
          </w:tcPr>
          <w:p w14:paraId="133E06A0" w14:textId="77777777" w:rsidR="00BB064F" w:rsidRPr="00EA2CED" w:rsidRDefault="00BB064F" w:rsidP="00F64F57">
            <w:pPr>
              <w:ind w:firstLine="0"/>
              <w:rPr>
                <w:ins w:id="1532" w:author="Chen Heller" w:date="2022-09-15T09:57:00Z"/>
                <w:b/>
                <w:bCs/>
              </w:rPr>
            </w:pPr>
            <w:ins w:id="1533" w:author="Chen Heller" w:date="2022-09-15T09:57:00Z">
              <w:r>
                <w:rPr>
                  <w:b/>
                  <w:bCs/>
                </w:rPr>
                <w:t>CI</w:t>
              </w:r>
            </w:ins>
          </w:p>
        </w:tc>
      </w:tr>
      <w:tr w:rsidR="00BB064F" w14:paraId="006E9896" w14:textId="77777777" w:rsidTr="00B322A4">
        <w:trPr>
          <w:trHeight w:val="490"/>
          <w:ins w:id="1534" w:author="Chen Heller" w:date="2022-09-15T09:57:00Z"/>
          <w:trPrChange w:id="1535" w:author="Chen Heller" w:date="2022-09-15T10:11:00Z">
            <w:trPr>
              <w:gridAfter w:val="0"/>
              <w:wAfter w:w="993" w:type="dxa"/>
              <w:trHeight w:val="490"/>
            </w:trPr>
          </w:trPrChange>
        </w:trPr>
        <w:tc>
          <w:tcPr>
            <w:tcW w:w="2126" w:type="dxa"/>
            <w:tcPrChange w:id="1536" w:author="Chen Heller" w:date="2022-09-15T10:11:00Z">
              <w:tcPr>
                <w:tcW w:w="2126" w:type="dxa"/>
              </w:tcPr>
            </w:tcPrChange>
          </w:tcPr>
          <w:p w14:paraId="3B1EB16B" w14:textId="2A58802F" w:rsidR="00BB064F" w:rsidRPr="00EA2CED" w:rsidRDefault="00BB064F" w:rsidP="00F64F57">
            <w:pPr>
              <w:ind w:firstLine="0"/>
              <w:rPr>
                <w:ins w:id="1537" w:author="Chen Heller" w:date="2022-09-15T09:57:00Z"/>
                <w:b/>
                <w:bCs/>
              </w:rPr>
            </w:pPr>
            <w:ins w:id="1538" w:author="Chen Heller" w:date="2022-09-15T10:01:00Z">
              <w:r>
                <w:rPr>
                  <w:b/>
                  <w:bCs/>
                </w:rPr>
                <w:t>Short trajectories</w:t>
              </w:r>
            </w:ins>
          </w:p>
        </w:tc>
        <w:tc>
          <w:tcPr>
            <w:tcW w:w="1701" w:type="dxa"/>
            <w:tcPrChange w:id="1539" w:author="Chen Heller" w:date="2022-09-15T10:11:00Z">
              <w:tcPr>
                <w:tcW w:w="1701" w:type="dxa"/>
              </w:tcPr>
            </w:tcPrChange>
          </w:tcPr>
          <w:p w14:paraId="2389334F" w14:textId="3C6B677B" w:rsidR="00BB064F" w:rsidRDefault="00BB064F" w:rsidP="00F64F57">
            <w:pPr>
              <w:ind w:firstLine="0"/>
              <w:rPr>
                <w:ins w:id="1540" w:author="Chen Heller" w:date="2022-09-15T09:57:00Z"/>
              </w:rPr>
            </w:pPr>
            <w:ins w:id="1541" w:author="Chen Heller" w:date="2022-09-15T10:02:00Z">
              <w:r>
                <w:t xml:space="preserve">14.55 </w:t>
              </w:r>
            </w:ins>
            <w:ins w:id="1542" w:author="Chen Heller" w:date="2022-09-15T10:04:00Z">
              <w:r>
                <w:t>(</w:t>
              </w:r>
            </w:ins>
            <w:ins w:id="1543" w:author="Chen Heller" w:date="2022-09-15T10:02:00Z">
              <w:r>
                <w:t>17.59</w:t>
              </w:r>
            </w:ins>
            <w:ins w:id="1544" w:author="Chen Heller" w:date="2022-09-15T10:04:00Z">
              <w:r>
                <w:t>)</w:t>
              </w:r>
            </w:ins>
          </w:p>
        </w:tc>
        <w:tc>
          <w:tcPr>
            <w:tcW w:w="1701" w:type="dxa"/>
            <w:tcPrChange w:id="1545" w:author="Chen Heller" w:date="2022-09-15T10:11:00Z">
              <w:tcPr>
                <w:tcW w:w="1701" w:type="dxa"/>
              </w:tcPr>
            </w:tcPrChange>
          </w:tcPr>
          <w:p w14:paraId="61822494" w14:textId="2B1C93F8" w:rsidR="00BB064F" w:rsidRDefault="00BB064F" w:rsidP="00F64F57">
            <w:pPr>
              <w:ind w:firstLine="0"/>
              <w:rPr>
                <w:ins w:id="1546" w:author="Chen Heller" w:date="2022-09-15T09:57:00Z"/>
              </w:rPr>
            </w:pPr>
            <w:ins w:id="1547" w:author="Chen Heller" w:date="2022-09-15T10:02:00Z">
              <w:r>
                <w:t xml:space="preserve">70.28 </w:t>
              </w:r>
            </w:ins>
            <w:ins w:id="1548" w:author="Chen Heller" w:date="2022-09-15T10:04:00Z">
              <w:r>
                <w:t>(</w:t>
              </w:r>
            </w:ins>
            <w:ins w:id="1549" w:author="Chen Heller" w:date="2022-09-15T10:02:00Z">
              <w:r>
                <w:t>42.75</w:t>
              </w:r>
            </w:ins>
            <w:ins w:id="1550" w:author="Chen Heller" w:date="2022-09-15T10:04:00Z">
              <w:r>
                <w:t>)</w:t>
              </w:r>
            </w:ins>
          </w:p>
        </w:tc>
        <w:tc>
          <w:tcPr>
            <w:tcW w:w="709" w:type="dxa"/>
            <w:tcPrChange w:id="1551" w:author="Chen Heller" w:date="2022-09-15T10:11:00Z">
              <w:tcPr>
                <w:tcW w:w="709" w:type="dxa"/>
              </w:tcPr>
            </w:tcPrChange>
          </w:tcPr>
          <w:p w14:paraId="58C23B86" w14:textId="2B42C744" w:rsidR="00BB064F" w:rsidRDefault="00BB064F" w:rsidP="00F64F57">
            <w:pPr>
              <w:ind w:firstLine="0"/>
              <w:rPr>
                <w:ins w:id="1552" w:author="Chen Heller" w:date="2022-09-15T09:57:00Z"/>
              </w:rPr>
            </w:pPr>
            <w:ins w:id="1553" w:author="Chen Heller" w:date="2022-09-15T10:02:00Z">
              <w:r>
                <w:t>3.56</w:t>
              </w:r>
            </w:ins>
          </w:p>
        </w:tc>
        <w:tc>
          <w:tcPr>
            <w:tcW w:w="992" w:type="dxa"/>
            <w:tcPrChange w:id="1554" w:author="Chen Heller" w:date="2022-09-15T10:11:00Z">
              <w:tcPr>
                <w:tcW w:w="992" w:type="dxa"/>
              </w:tcPr>
            </w:tcPrChange>
          </w:tcPr>
          <w:p w14:paraId="2E7263E4" w14:textId="010EE2DE" w:rsidR="00BB064F" w:rsidRDefault="00BB064F" w:rsidP="00F64F57">
            <w:pPr>
              <w:ind w:firstLine="0"/>
              <w:rPr>
                <w:ins w:id="1555" w:author="Chen Heller" w:date="2022-09-15T09:57:00Z"/>
              </w:rPr>
            </w:pPr>
            <w:ins w:id="1556" w:author="Chen Heller" w:date="2022-09-15T10:02:00Z">
              <w:r>
                <w:t>0.003</w:t>
              </w:r>
            </w:ins>
            <w:ins w:id="1557" w:author="Chen Heller" w:date="2022-09-15T10:09:00Z">
              <w:r w:rsidR="000B6BF5">
                <w:t>*</w:t>
              </w:r>
            </w:ins>
          </w:p>
        </w:tc>
        <w:tc>
          <w:tcPr>
            <w:tcW w:w="1702" w:type="dxa"/>
            <w:tcPrChange w:id="1558" w:author="Chen Heller" w:date="2022-09-15T10:11:00Z">
              <w:tcPr>
                <w:tcW w:w="1701" w:type="dxa"/>
              </w:tcPr>
            </w:tcPrChange>
          </w:tcPr>
          <w:p w14:paraId="756EDDFE" w14:textId="05AA7070" w:rsidR="00BB064F" w:rsidRDefault="00BB064F" w:rsidP="00F64F57">
            <w:pPr>
              <w:ind w:firstLine="0"/>
              <w:rPr>
                <w:ins w:id="1559" w:author="Chen Heller" w:date="2022-09-15T09:57:00Z"/>
              </w:rPr>
            </w:pPr>
            <w:ins w:id="1560" w:author="Chen Heller" w:date="2022-09-15T10:02:00Z">
              <w:r>
                <w:t>22.23, 89.22</w:t>
              </w:r>
            </w:ins>
          </w:p>
        </w:tc>
      </w:tr>
      <w:tr w:rsidR="00BB064F" w14:paraId="13F06331" w14:textId="77777777" w:rsidTr="00B322A4">
        <w:trPr>
          <w:trHeight w:val="490"/>
          <w:ins w:id="1561" w:author="Chen Heller" w:date="2022-09-15T09:57:00Z"/>
          <w:trPrChange w:id="1562" w:author="Chen Heller" w:date="2022-09-15T10:11:00Z">
            <w:trPr>
              <w:gridAfter w:val="0"/>
              <w:wAfter w:w="993" w:type="dxa"/>
              <w:trHeight w:val="490"/>
            </w:trPr>
          </w:trPrChange>
        </w:trPr>
        <w:tc>
          <w:tcPr>
            <w:tcW w:w="2126" w:type="dxa"/>
            <w:tcPrChange w:id="1563" w:author="Chen Heller" w:date="2022-09-15T10:11:00Z">
              <w:tcPr>
                <w:tcW w:w="2126" w:type="dxa"/>
              </w:tcPr>
            </w:tcPrChange>
          </w:tcPr>
          <w:p w14:paraId="15D13FF7" w14:textId="332FC4CE" w:rsidR="00BB064F" w:rsidRPr="00EA2CED" w:rsidRDefault="00BB064F" w:rsidP="00F64F57">
            <w:pPr>
              <w:ind w:firstLine="0"/>
              <w:rPr>
                <w:ins w:id="1564" w:author="Chen Heller" w:date="2022-09-15T09:57:00Z"/>
                <w:b/>
                <w:bCs/>
              </w:rPr>
            </w:pPr>
            <w:ins w:id="1565" w:author="Chen Heller" w:date="2022-09-15T10:01:00Z">
              <w:r>
                <w:rPr>
                  <w:b/>
                  <w:bCs/>
                </w:rPr>
                <w:t>Early responses</w:t>
              </w:r>
            </w:ins>
          </w:p>
        </w:tc>
        <w:tc>
          <w:tcPr>
            <w:tcW w:w="1701" w:type="dxa"/>
            <w:tcPrChange w:id="1566" w:author="Chen Heller" w:date="2022-09-15T10:11:00Z">
              <w:tcPr>
                <w:tcW w:w="1701" w:type="dxa"/>
              </w:tcPr>
            </w:tcPrChange>
          </w:tcPr>
          <w:p w14:paraId="178FB346" w14:textId="48D5CE47" w:rsidR="00BB064F" w:rsidRDefault="00BB064F" w:rsidP="00F64F57">
            <w:pPr>
              <w:ind w:firstLine="0"/>
              <w:rPr>
                <w:ins w:id="1567" w:author="Chen Heller" w:date="2022-09-15T09:57:00Z"/>
              </w:rPr>
            </w:pPr>
            <w:ins w:id="1568" w:author="Chen Heller" w:date="2022-09-15T10:02:00Z">
              <w:r>
                <w:t>36.</w:t>
              </w:r>
            </w:ins>
            <w:ins w:id="1569" w:author="Chen Heller" w:date="2022-09-15T10:03:00Z">
              <w:r>
                <w:t xml:space="preserve">77 </w:t>
              </w:r>
            </w:ins>
            <w:ins w:id="1570" w:author="Chen Heller" w:date="2022-09-15T10:04:00Z">
              <w:r>
                <w:t>(</w:t>
              </w:r>
            </w:ins>
            <w:ins w:id="1571" w:author="Chen Heller" w:date="2022-09-15T10:03:00Z">
              <w:r>
                <w:t>40.96</w:t>
              </w:r>
            </w:ins>
            <w:ins w:id="1572" w:author="Chen Heller" w:date="2022-09-15T10:04:00Z">
              <w:r>
                <w:t>)</w:t>
              </w:r>
            </w:ins>
          </w:p>
        </w:tc>
        <w:tc>
          <w:tcPr>
            <w:tcW w:w="1701" w:type="dxa"/>
            <w:tcPrChange w:id="1573" w:author="Chen Heller" w:date="2022-09-15T10:11:00Z">
              <w:tcPr>
                <w:tcW w:w="1701" w:type="dxa"/>
              </w:tcPr>
            </w:tcPrChange>
          </w:tcPr>
          <w:p w14:paraId="7EDD39AA" w14:textId="539C8120" w:rsidR="00BB064F" w:rsidRDefault="00BB064F" w:rsidP="00F64F57">
            <w:pPr>
              <w:ind w:firstLine="0"/>
              <w:rPr>
                <w:ins w:id="1574" w:author="Chen Heller" w:date="2022-09-15T09:57:00Z"/>
              </w:rPr>
            </w:pPr>
            <w:ins w:id="1575" w:author="Chen Heller" w:date="2022-09-15T10:03:00Z">
              <w:r>
                <w:t xml:space="preserve">68 </w:t>
              </w:r>
            </w:ins>
            <w:ins w:id="1576" w:author="Chen Heller" w:date="2022-09-15T10:04:00Z">
              <w:r>
                <w:t>(</w:t>
              </w:r>
            </w:ins>
            <w:ins w:id="1577" w:author="Chen Heller" w:date="2022-09-15T10:03:00Z">
              <w:r>
                <w:t>65.20</w:t>
              </w:r>
            </w:ins>
            <w:ins w:id="1578" w:author="Chen Heller" w:date="2022-09-15T10:04:00Z">
              <w:r>
                <w:t>)</w:t>
              </w:r>
            </w:ins>
          </w:p>
        </w:tc>
        <w:tc>
          <w:tcPr>
            <w:tcW w:w="709" w:type="dxa"/>
            <w:tcPrChange w:id="1579" w:author="Chen Heller" w:date="2022-09-15T10:11:00Z">
              <w:tcPr>
                <w:tcW w:w="709" w:type="dxa"/>
              </w:tcPr>
            </w:tcPrChange>
          </w:tcPr>
          <w:p w14:paraId="07FA1DEB" w14:textId="74201FB2" w:rsidR="00BB064F" w:rsidRDefault="00BB064F" w:rsidP="00F64F57">
            <w:pPr>
              <w:ind w:firstLine="0"/>
              <w:rPr>
                <w:ins w:id="1580" w:author="Chen Heller" w:date="2022-09-15T09:57:00Z"/>
              </w:rPr>
            </w:pPr>
            <w:ins w:id="1581" w:author="Chen Heller" w:date="2022-09-15T10:03:00Z">
              <w:r>
                <w:t>1.17</w:t>
              </w:r>
            </w:ins>
          </w:p>
        </w:tc>
        <w:tc>
          <w:tcPr>
            <w:tcW w:w="992" w:type="dxa"/>
            <w:tcPrChange w:id="1582" w:author="Chen Heller" w:date="2022-09-15T10:11:00Z">
              <w:tcPr>
                <w:tcW w:w="992" w:type="dxa"/>
              </w:tcPr>
            </w:tcPrChange>
          </w:tcPr>
          <w:p w14:paraId="215A7280" w14:textId="1057567B" w:rsidR="00BB064F" w:rsidRDefault="00BB064F" w:rsidP="00F64F57">
            <w:pPr>
              <w:ind w:firstLine="0"/>
              <w:rPr>
                <w:ins w:id="1583" w:author="Chen Heller" w:date="2022-09-15T09:57:00Z"/>
              </w:rPr>
            </w:pPr>
            <w:ins w:id="1584" w:author="Chen Heller" w:date="2022-09-15T10:03:00Z">
              <w:r>
                <w:t>0.259</w:t>
              </w:r>
            </w:ins>
          </w:p>
        </w:tc>
        <w:tc>
          <w:tcPr>
            <w:tcW w:w="1702" w:type="dxa"/>
            <w:tcPrChange w:id="1585" w:author="Chen Heller" w:date="2022-09-15T10:11:00Z">
              <w:tcPr>
                <w:tcW w:w="1701" w:type="dxa"/>
              </w:tcPr>
            </w:tcPrChange>
          </w:tcPr>
          <w:p w14:paraId="25E75FD5" w14:textId="42A9643C" w:rsidR="00BB064F" w:rsidRDefault="00BB064F" w:rsidP="00F64F57">
            <w:pPr>
              <w:ind w:firstLine="0"/>
              <w:rPr>
                <w:ins w:id="1586" w:author="Chen Heller" w:date="2022-09-15T09:57:00Z"/>
              </w:rPr>
            </w:pPr>
            <w:ins w:id="1587" w:author="Chen Heller" w:date="2022-09-15T10:03:00Z">
              <w:r>
                <w:t>-25.77, 88.22</w:t>
              </w:r>
            </w:ins>
          </w:p>
        </w:tc>
      </w:tr>
      <w:tr w:rsidR="00BB064F" w14:paraId="40FC298F" w14:textId="77777777" w:rsidTr="00B322A4">
        <w:trPr>
          <w:trHeight w:val="490"/>
          <w:ins w:id="1588" w:author="Chen Heller" w:date="2022-09-15T09:57:00Z"/>
          <w:trPrChange w:id="1589" w:author="Chen Heller" w:date="2022-09-15T10:11:00Z">
            <w:trPr>
              <w:gridAfter w:val="0"/>
              <w:wAfter w:w="993" w:type="dxa"/>
              <w:trHeight w:val="490"/>
            </w:trPr>
          </w:trPrChange>
        </w:trPr>
        <w:tc>
          <w:tcPr>
            <w:tcW w:w="2126" w:type="dxa"/>
            <w:tcPrChange w:id="1590" w:author="Chen Heller" w:date="2022-09-15T10:11:00Z">
              <w:tcPr>
                <w:tcW w:w="2126" w:type="dxa"/>
              </w:tcPr>
            </w:tcPrChange>
          </w:tcPr>
          <w:p w14:paraId="6A79DC95" w14:textId="5CC149BF" w:rsidR="00BB064F" w:rsidRPr="00EA2CED" w:rsidRDefault="00BB064F" w:rsidP="00F64F57">
            <w:pPr>
              <w:ind w:firstLine="0"/>
              <w:rPr>
                <w:ins w:id="1591" w:author="Chen Heller" w:date="2022-09-15T09:57:00Z"/>
                <w:b/>
                <w:bCs/>
              </w:rPr>
            </w:pPr>
            <w:ins w:id="1592" w:author="Chen Heller" w:date="2022-09-15T10:01:00Z">
              <w:r>
                <w:rPr>
                  <w:b/>
                  <w:bCs/>
                </w:rPr>
                <w:lastRenderedPageBreak/>
                <w:t>Late responses</w:t>
              </w:r>
            </w:ins>
          </w:p>
        </w:tc>
        <w:tc>
          <w:tcPr>
            <w:tcW w:w="1701" w:type="dxa"/>
            <w:tcPrChange w:id="1593" w:author="Chen Heller" w:date="2022-09-15T10:11:00Z">
              <w:tcPr>
                <w:tcW w:w="1701" w:type="dxa"/>
              </w:tcPr>
            </w:tcPrChange>
          </w:tcPr>
          <w:p w14:paraId="601025A8" w14:textId="758B0BD6" w:rsidR="00BB064F" w:rsidRDefault="00BB064F" w:rsidP="00F64F57">
            <w:pPr>
              <w:ind w:firstLine="0"/>
              <w:rPr>
                <w:ins w:id="1594" w:author="Chen Heller" w:date="2022-09-15T09:57:00Z"/>
              </w:rPr>
            </w:pPr>
            <w:ins w:id="1595" w:author="Chen Heller" w:date="2022-09-15T10:03:00Z">
              <w:r>
                <w:t xml:space="preserve">58.88 </w:t>
              </w:r>
            </w:ins>
            <w:ins w:id="1596" w:author="Chen Heller" w:date="2022-09-15T10:04:00Z">
              <w:r>
                <w:t>(</w:t>
              </w:r>
            </w:ins>
            <w:ins w:id="1597" w:author="Chen Heller" w:date="2022-09-15T10:03:00Z">
              <w:r>
                <w:t>21.60</w:t>
              </w:r>
            </w:ins>
            <w:ins w:id="1598" w:author="Chen Heller" w:date="2022-09-15T10:04:00Z">
              <w:r>
                <w:t>)</w:t>
              </w:r>
            </w:ins>
          </w:p>
        </w:tc>
        <w:tc>
          <w:tcPr>
            <w:tcW w:w="1701" w:type="dxa"/>
            <w:tcPrChange w:id="1599" w:author="Chen Heller" w:date="2022-09-15T10:11:00Z">
              <w:tcPr>
                <w:tcW w:w="1701" w:type="dxa"/>
              </w:tcPr>
            </w:tcPrChange>
          </w:tcPr>
          <w:p w14:paraId="66817C97" w14:textId="0B45565A" w:rsidR="00BB064F" w:rsidRDefault="00BB064F" w:rsidP="00F64F57">
            <w:pPr>
              <w:ind w:firstLine="0"/>
              <w:rPr>
                <w:ins w:id="1600" w:author="Chen Heller" w:date="2022-09-15T09:57:00Z"/>
              </w:rPr>
            </w:pPr>
            <w:ins w:id="1601" w:author="Chen Heller" w:date="2022-09-15T10:03:00Z">
              <w:r>
                <w:t xml:space="preserve">54.57 </w:t>
              </w:r>
            </w:ins>
            <w:ins w:id="1602" w:author="Chen Heller" w:date="2022-09-15T10:04:00Z">
              <w:r>
                <w:t>(</w:t>
              </w:r>
            </w:ins>
            <w:ins w:id="1603" w:author="Chen Heller" w:date="2022-09-15T10:03:00Z">
              <w:r>
                <w:t>28.37</w:t>
              </w:r>
            </w:ins>
            <w:ins w:id="1604" w:author="Chen Heller" w:date="2022-09-15T10:04:00Z">
              <w:r>
                <w:t>)</w:t>
              </w:r>
            </w:ins>
          </w:p>
        </w:tc>
        <w:tc>
          <w:tcPr>
            <w:tcW w:w="709" w:type="dxa"/>
            <w:tcPrChange w:id="1605" w:author="Chen Heller" w:date="2022-09-15T10:11:00Z">
              <w:tcPr>
                <w:tcW w:w="709" w:type="dxa"/>
              </w:tcPr>
            </w:tcPrChange>
          </w:tcPr>
          <w:p w14:paraId="10958F8A" w14:textId="1A400B9D" w:rsidR="00BB064F" w:rsidRDefault="00BB064F" w:rsidP="00F64F57">
            <w:pPr>
              <w:ind w:firstLine="0"/>
              <w:rPr>
                <w:ins w:id="1606" w:author="Chen Heller" w:date="2022-09-15T09:57:00Z"/>
              </w:rPr>
            </w:pPr>
            <w:ins w:id="1607" w:author="Chen Heller" w:date="2022-09-15T10:03:00Z">
              <w:r>
                <w:t>0.34</w:t>
              </w:r>
            </w:ins>
          </w:p>
        </w:tc>
        <w:tc>
          <w:tcPr>
            <w:tcW w:w="992" w:type="dxa"/>
            <w:tcPrChange w:id="1608" w:author="Chen Heller" w:date="2022-09-15T10:11:00Z">
              <w:tcPr>
                <w:tcW w:w="992" w:type="dxa"/>
              </w:tcPr>
            </w:tcPrChange>
          </w:tcPr>
          <w:p w14:paraId="54B05D13" w14:textId="01AC4145" w:rsidR="00BB064F" w:rsidRDefault="00BB064F" w:rsidP="00F64F57">
            <w:pPr>
              <w:ind w:firstLine="0"/>
              <w:rPr>
                <w:ins w:id="1609" w:author="Chen Heller" w:date="2022-09-15T09:57:00Z"/>
              </w:rPr>
            </w:pPr>
            <w:ins w:id="1610" w:author="Chen Heller" w:date="2022-09-15T10:03:00Z">
              <w:r>
                <w:t>0.734</w:t>
              </w:r>
            </w:ins>
          </w:p>
        </w:tc>
        <w:tc>
          <w:tcPr>
            <w:tcW w:w="1702" w:type="dxa"/>
            <w:tcPrChange w:id="1611" w:author="Chen Heller" w:date="2022-09-15T10:11:00Z">
              <w:tcPr>
                <w:tcW w:w="1701" w:type="dxa"/>
              </w:tcPr>
            </w:tcPrChange>
          </w:tcPr>
          <w:p w14:paraId="0CEF87BC" w14:textId="590123B2" w:rsidR="00BB064F" w:rsidRDefault="00BB064F" w:rsidP="00F64F57">
            <w:pPr>
              <w:ind w:firstLine="0"/>
              <w:rPr>
                <w:ins w:id="1612" w:author="Chen Heller" w:date="2022-09-15T09:57:00Z"/>
              </w:rPr>
            </w:pPr>
            <w:ins w:id="1613" w:author="Chen Heller" w:date="2022-09-15T10:03:00Z">
              <w:r>
                <w:t>-31.05</w:t>
              </w:r>
            </w:ins>
            <w:ins w:id="1614" w:author="Chen Heller" w:date="2022-09-15T10:05:00Z">
              <w:r>
                <w:t>,</w:t>
              </w:r>
            </w:ins>
            <w:ins w:id="1615" w:author="Chen Heller" w:date="2022-09-15T10:03:00Z">
              <w:r>
                <w:t xml:space="preserve"> 22.41</w:t>
              </w:r>
            </w:ins>
          </w:p>
        </w:tc>
      </w:tr>
      <w:tr w:rsidR="00BB064F" w14:paraId="7521C292" w14:textId="77777777" w:rsidTr="00B322A4">
        <w:trPr>
          <w:trHeight w:val="490"/>
          <w:ins w:id="1616" w:author="Chen Heller" w:date="2022-09-15T09:57:00Z"/>
          <w:trPrChange w:id="1617" w:author="Chen Heller" w:date="2022-09-15T10:11:00Z">
            <w:trPr>
              <w:gridAfter w:val="0"/>
              <w:wAfter w:w="993" w:type="dxa"/>
              <w:trHeight w:val="490"/>
            </w:trPr>
          </w:trPrChange>
        </w:trPr>
        <w:tc>
          <w:tcPr>
            <w:tcW w:w="2126" w:type="dxa"/>
            <w:tcPrChange w:id="1618" w:author="Chen Heller" w:date="2022-09-15T10:11:00Z">
              <w:tcPr>
                <w:tcW w:w="2126" w:type="dxa"/>
              </w:tcPr>
            </w:tcPrChange>
          </w:tcPr>
          <w:p w14:paraId="55E861DA" w14:textId="5BBD99A0" w:rsidR="00BB064F" w:rsidRPr="00EA2CED" w:rsidRDefault="00BB064F" w:rsidP="00F64F57">
            <w:pPr>
              <w:ind w:firstLine="0"/>
              <w:rPr>
                <w:ins w:id="1619" w:author="Chen Heller" w:date="2022-09-15T09:57:00Z"/>
                <w:b/>
                <w:bCs/>
              </w:rPr>
            </w:pPr>
            <w:ins w:id="1620" w:author="Chen Heller" w:date="2022-09-15T10:01:00Z">
              <w:r>
                <w:rPr>
                  <w:b/>
                  <w:bCs/>
                </w:rPr>
                <w:t>Slow</w:t>
              </w:r>
            </w:ins>
            <w:ins w:id="1621" w:author="Chen Heller" w:date="2022-09-15T10:02:00Z">
              <w:r>
                <w:rPr>
                  <w:b/>
                  <w:bCs/>
                </w:rPr>
                <w:t xml:space="preserve"> movements</w:t>
              </w:r>
            </w:ins>
          </w:p>
        </w:tc>
        <w:tc>
          <w:tcPr>
            <w:tcW w:w="1701" w:type="dxa"/>
            <w:tcPrChange w:id="1622" w:author="Chen Heller" w:date="2022-09-15T10:11:00Z">
              <w:tcPr>
                <w:tcW w:w="1701" w:type="dxa"/>
              </w:tcPr>
            </w:tcPrChange>
          </w:tcPr>
          <w:p w14:paraId="4EFEDCEF" w14:textId="69C8218C" w:rsidR="00BB064F" w:rsidRDefault="00BB064F" w:rsidP="00F64F57">
            <w:pPr>
              <w:ind w:firstLine="0"/>
              <w:rPr>
                <w:ins w:id="1623" w:author="Chen Heller" w:date="2022-09-15T09:57:00Z"/>
              </w:rPr>
            </w:pPr>
            <w:ins w:id="1624" w:author="Chen Heller" w:date="2022-09-15T10:03:00Z">
              <w:r>
                <w:t xml:space="preserve">9.66 </w:t>
              </w:r>
            </w:ins>
            <w:ins w:id="1625" w:author="Chen Heller" w:date="2022-09-15T10:04:00Z">
              <w:r>
                <w:t>(</w:t>
              </w:r>
            </w:ins>
            <w:ins w:id="1626" w:author="Chen Heller" w:date="2022-09-15T10:03:00Z">
              <w:r>
                <w:t>1</w:t>
              </w:r>
            </w:ins>
            <w:ins w:id="1627" w:author="Chen Heller" w:date="2022-09-15T10:04:00Z">
              <w:r>
                <w:t>8.06)</w:t>
              </w:r>
            </w:ins>
          </w:p>
        </w:tc>
        <w:tc>
          <w:tcPr>
            <w:tcW w:w="1701" w:type="dxa"/>
            <w:tcPrChange w:id="1628" w:author="Chen Heller" w:date="2022-09-15T10:11:00Z">
              <w:tcPr>
                <w:tcW w:w="1701" w:type="dxa"/>
              </w:tcPr>
            </w:tcPrChange>
          </w:tcPr>
          <w:p w14:paraId="226E9684" w14:textId="5B32CFF3" w:rsidR="00BB064F" w:rsidRDefault="00BB064F" w:rsidP="00F64F57">
            <w:pPr>
              <w:ind w:firstLine="0"/>
              <w:rPr>
                <w:ins w:id="1629" w:author="Chen Heller" w:date="2022-09-15T09:57:00Z"/>
              </w:rPr>
            </w:pPr>
            <w:ins w:id="1630" w:author="Chen Heller" w:date="2022-09-15T10:04:00Z">
              <w:r>
                <w:t>0.57 (0.78</w:t>
              </w:r>
            </w:ins>
            <w:ins w:id="1631" w:author="Chen Heller" w:date="2022-09-15T10:05:00Z">
              <w:r>
                <w:t>)</w:t>
              </w:r>
            </w:ins>
          </w:p>
        </w:tc>
        <w:tc>
          <w:tcPr>
            <w:tcW w:w="709" w:type="dxa"/>
            <w:tcPrChange w:id="1632" w:author="Chen Heller" w:date="2022-09-15T10:11:00Z">
              <w:tcPr>
                <w:tcW w:w="709" w:type="dxa"/>
              </w:tcPr>
            </w:tcPrChange>
          </w:tcPr>
          <w:p w14:paraId="079109B1" w14:textId="62B1853F" w:rsidR="00BB064F" w:rsidRDefault="00BB064F" w:rsidP="00F64F57">
            <w:pPr>
              <w:ind w:firstLine="0"/>
              <w:rPr>
                <w:ins w:id="1633" w:author="Chen Heller" w:date="2022-09-15T09:57:00Z"/>
              </w:rPr>
            </w:pPr>
            <w:ins w:id="1634" w:author="Chen Heller" w:date="2022-09-15T10:04:00Z">
              <w:r>
                <w:t>1.32</w:t>
              </w:r>
            </w:ins>
          </w:p>
        </w:tc>
        <w:tc>
          <w:tcPr>
            <w:tcW w:w="992" w:type="dxa"/>
            <w:tcPrChange w:id="1635" w:author="Chen Heller" w:date="2022-09-15T10:11:00Z">
              <w:tcPr>
                <w:tcW w:w="992" w:type="dxa"/>
              </w:tcPr>
            </w:tcPrChange>
          </w:tcPr>
          <w:p w14:paraId="622D8691" w14:textId="40D28097" w:rsidR="00BB064F" w:rsidRDefault="00BB064F" w:rsidP="00F64F57">
            <w:pPr>
              <w:ind w:firstLine="0"/>
              <w:rPr>
                <w:ins w:id="1636" w:author="Chen Heller" w:date="2022-09-15T09:57:00Z"/>
              </w:rPr>
            </w:pPr>
            <w:ins w:id="1637" w:author="Chen Heller" w:date="2022-09-15T10:04:00Z">
              <w:r>
                <w:t>0.207</w:t>
              </w:r>
            </w:ins>
          </w:p>
        </w:tc>
        <w:tc>
          <w:tcPr>
            <w:tcW w:w="1702" w:type="dxa"/>
            <w:tcPrChange w:id="1638" w:author="Chen Heller" w:date="2022-09-15T10:11:00Z">
              <w:tcPr>
                <w:tcW w:w="1701" w:type="dxa"/>
              </w:tcPr>
            </w:tcPrChange>
          </w:tcPr>
          <w:p w14:paraId="07905C85" w14:textId="5A1004F0" w:rsidR="00BB064F" w:rsidRDefault="00BB064F" w:rsidP="00F64F57">
            <w:pPr>
              <w:ind w:firstLine="0"/>
              <w:rPr>
                <w:ins w:id="1639" w:author="Chen Heller" w:date="2022-09-15T09:57:00Z"/>
              </w:rPr>
            </w:pPr>
            <w:ins w:id="1640" w:author="Chen Heller" w:date="2022-09-15T10:04:00Z">
              <w:r>
                <w:t>-23.86</w:t>
              </w:r>
            </w:ins>
            <w:ins w:id="1641" w:author="Chen Heller" w:date="2022-09-15T10:05:00Z">
              <w:r>
                <w:t>,</w:t>
              </w:r>
            </w:ins>
            <w:ins w:id="1642" w:author="Chen Heller" w:date="2022-09-15T10:04:00Z">
              <w:r>
                <w:t xml:space="preserve"> 5.67</w:t>
              </w:r>
            </w:ins>
          </w:p>
        </w:tc>
      </w:tr>
      <w:tr w:rsidR="00BB064F" w14:paraId="4B47A272" w14:textId="77777777" w:rsidTr="00B322A4">
        <w:trPr>
          <w:trHeight w:val="490"/>
          <w:ins w:id="1643" w:author="Chen Heller" w:date="2022-09-15T09:57:00Z"/>
          <w:trPrChange w:id="1644" w:author="Chen Heller" w:date="2022-09-15T10:11:00Z">
            <w:trPr>
              <w:gridAfter w:val="0"/>
              <w:wAfter w:w="993" w:type="dxa"/>
              <w:trHeight w:val="490"/>
            </w:trPr>
          </w:trPrChange>
        </w:trPr>
        <w:tc>
          <w:tcPr>
            <w:tcW w:w="2126" w:type="dxa"/>
            <w:tcBorders>
              <w:bottom w:val="single" w:sz="12" w:space="0" w:color="auto"/>
            </w:tcBorders>
            <w:tcPrChange w:id="1645" w:author="Chen Heller" w:date="2022-09-15T10:11:00Z">
              <w:tcPr>
                <w:tcW w:w="2126" w:type="dxa"/>
                <w:tcBorders>
                  <w:bottom w:val="single" w:sz="12" w:space="0" w:color="auto"/>
                </w:tcBorders>
              </w:tcPr>
            </w:tcPrChange>
          </w:tcPr>
          <w:p w14:paraId="4661A594" w14:textId="621D66AD" w:rsidR="00BB064F" w:rsidRPr="00EA2CED" w:rsidRDefault="00BB064F" w:rsidP="00F64F57">
            <w:pPr>
              <w:ind w:firstLine="0"/>
              <w:rPr>
                <w:ins w:id="1646" w:author="Chen Heller" w:date="2022-09-15T09:57:00Z"/>
                <w:b/>
                <w:bCs/>
              </w:rPr>
            </w:pPr>
            <w:ins w:id="1647" w:author="Chen Heller" w:date="2022-09-15T10:02:00Z">
              <w:r>
                <w:rPr>
                  <w:b/>
                  <w:bCs/>
                </w:rPr>
                <w:t>Incorrect answers</w:t>
              </w:r>
            </w:ins>
          </w:p>
        </w:tc>
        <w:tc>
          <w:tcPr>
            <w:tcW w:w="1701" w:type="dxa"/>
            <w:tcBorders>
              <w:bottom w:val="single" w:sz="12" w:space="0" w:color="auto"/>
            </w:tcBorders>
            <w:tcPrChange w:id="1648" w:author="Chen Heller" w:date="2022-09-15T10:11:00Z">
              <w:tcPr>
                <w:tcW w:w="1701" w:type="dxa"/>
                <w:tcBorders>
                  <w:bottom w:val="single" w:sz="12" w:space="0" w:color="auto"/>
                </w:tcBorders>
              </w:tcPr>
            </w:tcPrChange>
          </w:tcPr>
          <w:p w14:paraId="2B1A099D" w14:textId="4F7F69FF" w:rsidR="00BB064F" w:rsidRDefault="00BB064F" w:rsidP="00F64F57">
            <w:pPr>
              <w:ind w:firstLine="0"/>
              <w:rPr>
                <w:ins w:id="1649" w:author="Chen Heller" w:date="2022-09-15T09:57:00Z"/>
              </w:rPr>
            </w:pPr>
            <w:ins w:id="1650" w:author="Chen Heller" w:date="2022-09-15T10:04:00Z">
              <w:r>
                <w:t>72.11 (21.22)</w:t>
              </w:r>
            </w:ins>
          </w:p>
        </w:tc>
        <w:tc>
          <w:tcPr>
            <w:tcW w:w="1701" w:type="dxa"/>
            <w:tcBorders>
              <w:bottom w:val="single" w:sz="12" w:space="0" w:color="auto"/>
            </w:tcBorders>
            <w:tcPrChange w:id="1651" w:author="Chen Heller" w:date="2022-09-15T10:11:00Z">
              <w:tcPr>
                <w:tcW w:w="1701" w:type="dxa"/>
                <w:tcBorders>
                  <w:bottom w:val="single" w:sz="12" w:space="0" w:color="auto"/>
                </w:tcBorders>
              </w:tcPr>
            </w:tcPrChange>
          </w:tcPr>
          <w:p w14:paraId="20EFA6A0" w14:textId="3907CD67" w:rsidR="00BB064F" w:rsidRDefault="00BB064F" w:rsidP="00F64F57">
            <w:pPr>
              <w:ind w:firstLine="0"/>
              <w:rPr>
                <w:ins w:id="1652" w:author="Chen Heller" w:date="2022-09-15T09:57:00Z"/>
              </w:rPr>
            </w:pPr>
            <w:ins w:id="1653" w:author="Chen Heller" w:date="2022-09-15T10:04:00Z">
              <w:r>
                <w:t>49 (29.68</w:t>
              </w:r>
            </w:ins>
            <w:ins w:id="1654" w:author="Chen Heller" w:date="2022-09-15T10:05:00Z">
              <w:r>
                <w:t>)</w:t>
              </w:r>
            </w:ins>
          </w:p>
        </w:tc>
        <w:tc>
          <w:tcPr>
            <w:tcW w:w="709" w:type="dxa"/>
            <w:tcBorders>
              <w:bottom w:val="single" w:sz="12" w:space="0" w:color="auto"/>
            </w:tcBorders>
            <w:tcPrChange w:id="1655" w:author="Chen Heller" w:date="2022-09-15T10:11:00Z">
              <w:tcPr>
                <w:tcW w:w="709" w:type="dxa"/>
                <w:tcBorders>
                  <w:bottom w:val="single" w:sz="12" w:space="0" w:color="auto"/>
                </w:tcBorders>
              </w:tcPr>
            </w:tcPrChange>
          </w:tcPr>
          <w:p w14:paraId="24D812C1" w14:textId="28EE6244" w:rsidR="00BB064F" w:rsidRDefault="00BB064F" w:rsidP="00F64F57">
            <w:pPr>
              <w:ind w:firstLine="0"/>
              <w:rPr>
                <w:ins w:id="1656" w:author="Chen Heller" w:date="2022-09-15T09:57:00Z"/>
              </w:rPr>
            </w:pPr>
            <w:ins w:id="1657" w:author="Chen Heller" w:date="2022-09-15T10:04:00Z">
              <w:r>
                <w:t>1.82</w:t>
              </w:r>
            </w:ins>
          </w:p>
        </w:tc>
        <w:tc>
          <w:tcPr>
            <w:tcW w:w="992" w:type="dxa"/>
            <w:tcBorders>
              <w:bottom w:val="single" w:sz="12" w:space="0" w:color="auto"/>
            </w:tcBorders>
            <w:tcPrChange w:id="1658" w:author="Chen Heller" w:date="2022-09-15T10:11:00Z">
              <w:tcPr>
                <w:tcW w:w="992" w:type="dxa"/>
                <w:tcBorders>
                  <w:bottom w:val="single" w:sz="12" w:space="0" w:color="auto"/>
                </w:tcBorders>
              </w:tcPr>
            </w:tcPrChange>
          </w:tcPr>
          <w:p w14:paraId="10544CA9" w14:textId="2ABEB207" w:rsidR="00BB064F" w:rsidRDefault="00BB064F" w:rsidP="00F64F57">
            <w:pPr>
              <w:ind w:firstLine="0"/>
              <w:rPr>
                <w:ins w:id="1659" w:author="Chen Heller" w:date="2022-09-15T09:57:00Z"/>
              </w:rPr>
            </w:pPr>
            <w:ins w:id="1660" w:author="Chen Heller" w:date="2022-09-15T10:04:00Z">
              <w:r>
                <w:t>0.090</w:t>
              </w:r>
            </w:ins>
          </w:p>
        </w:tc>
        <w:tc>
          <w:tcPr>
            <w:tcW w:w="1702" w:type="dxa"/>
            <w:tcBorders>
              <w:bottom w:val="single" w:sz="12" w:space="0" w:color="auto"/>
            </w:tcBorders>
            <w:tcPrChange w:id="1661" w:author="Chen Heller" w:date="2022-09-15T10:11:00Z">
              <w:tcPr>
                <w:tcW w:w="1701" w:type="dxa"/>
                <w:tcBorders>
                  <w:bottom w:val="single" w:sz="12" w:space="0" w:color="auto"/>
                </w:tcBorders>
              </w:tcPr>
            </w:tcPrChange>
          </w:tcPr>
          <w:p w14:paraId="0D0D9B02" w14:textId="53E1CF68" w:rsidR="00BB064F" w:rsidRDefault="00BB064F" w:rsidP="00F64F57">
            <w:pPr>
              <w:ind w:firstLine="0"/>
              <w:rPr>
                <w:ins w:id="1662" w:author="Chen Heller" w:date="2022-09-15T09:57:00Z"/>
              </w:rPr>
            </w:pPr>
            <w:ins w:id="1663" w:author="Chen Heller" w:date="2022-09-15T10:04:00Z">
              <w:r>
                <w:t>-50.34</w:t>
              </w:r>
            </w:ins>
            <w:ins w:id="1664" w:author="Chen Heller" w:date="2022-09-15T10:05:00Z">
              <w:r>
                <w:t>,</w:t>
              </w:r>
            </w:ins>
            <w:ins w:id="1665" w:author="Chen Heller" w:date="2022-09-15T10:04:00Z">
              <w:r>
                <w:t xml:space="preserve"> 4.12</w:t>
              </w:r>
            </w:ins>
          </w:p>
        </w:tc>
      </w:tr>
      <w:tr w:rsidR="00114D69" w14:paraId="4065AA03" w14:textId="77777777" w:rsidTr="00BB064F">
        <w:trPr>
          <w:trHeight w:val="490"/>
          <w:ins w:id="1666" w:author="Chen Heller" w:date="2022-09-15T09:57:00Z"/>
          <w:trPrChange w:id="1667" w:author="Chen Heller" w:date="2022-09-15T10:05:00Z">
            <w:trPr>
              <w:trHeight w:val="490"/>
            </w:trPr>
          </w:trPrChange>
        </w:trPr>
        <w:tc>
          <w:tcPr>
            <w:tcW w:w="8931" w:type="dxa"/>
            <w:gridSpan w:val="6"/>
            <w:tcBorders>
              <w:top w:val="single" w:sz="12" w:space="0" w:color="auto"/>
            </w:tcBorders>
            <w:tcPrChange w:id="1668" w:author="Chen Heller" w:date="2022-09-15T10:05:00Z">
              <w:tcPr>
                <w:tcW w:w="9923" w:type="dxa"/>
                <w:gridSpan w:val="7"/>
                <w:tcBorders>
                  <w:top w:val="single" w:sz="12" w:space="0" w:color="auto"/>
                </w:tcBorders>
              </w:tcPr>
            </w:tcPrChange>
          </w:tcPr>
          <w:p w14:paraId="26E08F47" w14:textId="33FDABEF" w:rsidR="00114D69" w:rsidRDefault="00114D69" w:rsidP="00F64F57">
            <w:pPr>
              <w:spacing w:line="240" w:lineRule="auto"/>
              <w:ind w:firstLine="0"/>
              <w:rPr>
                <w:sz w:val="22"/>
                <w:szCs w:val="22"/>
              </w:rPr>
            </w:pPr>
            <w:ins w:id="1669" w:author="Chen Heller" w:date="2022-09-15T09:57:00Z">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ins w:id="1670" w:author="Chen Heller" w:date="2022-09-15T10:24:00Z">
              <w:r w:rsidR="00E41E7B">
                <w:rPr>
                  <w:sz w:val="22"/>
                  <w:szCs w:val="22"/>
                </w:rPr>
                <w:t>.</w:t>
              </w:r>
            </w:ins>
          </w:p>
          <w:p w14:paraId="162FBCAB" w14:textId="43752274" w:rsidR="00127577" w:rsidRDefault="00127577" w:rsidP="00F64F57">
            <w:pPr>
              <w:spacing w:line="240" w:lineRule="auto"/>
              <w:ind w:firstLine="0"/>
              <w:rPr>
                <w:ins w:id="1671" w:author="Chen Heller" w:date="2022-09-15T09:57:00Z"/>
              </w:rPr>
            </w:pPr>
            <w:ins w:id="1672" w:author="Chen Heller" w:date="2022-09-15T10:08:00Z">
              <w:r>
                <w:t xml:space="preserve">* </w:t>
              </w:r>
              <w:r w:rsidR="000B6BF5">
                <w:t xml:space="preserve">p </w:t>
              </w:r>
              <w:r>
                <w:t>&lt; 0.05</w:t>
              </w:r>
            </w:ins>
            <w:ins w:id="1673" w:author="Chen Heller" w:date="2022-09-15T10:24:00Z">
              <w:r w:rsidR="00676400">
                <w:t>.</w:t>
              </w:r>
            </w:ins>
          </w:p>
        </w:tc>
      </w:tr>
    </w:tbl>
    <w:p w14:paraId="0C243F2D" w14:textId="77777777" w:rsidR="00D2286A" w:rsidRDefault="00D2286A" w:rsidP="005E08B6">
      <w:pPr>
        <w:spacing w:line="480" w:lineRule="auto"/>
        <w:ind w:firstLine="0"/>
        <w:jc w:val="left"/>
      </w:pPr>
    </w:p>
    <w:p w14:paraId="163DB15D" w14:textId="200D3149" w:rsidR="00D31803" w:rsidRDefault="00D31803">
      <w:pPr>
        <w:pStyle w:val="Caption"/>
        <w:keepNext/>
        <w:rPr>
          <w:ins w:id="1674" w:author="Chen Heller" w:date="2022-09-15T10:26:00Z"/>
        </w:rPr>
        <w:pPrChange w:id="1675" w:author="Chen Heller" w:date="2022-09-15T10:26:00Z">
          <w:pPr/>
        </w:pPrChange>
      </w:pPr>
      <w:bookmarkStart w:id="1676" w:name="_Ref114130105"/>
      <w:ins w:id="1677" w:author="Chen Heller" w:date="2022-09-15T10:26:00Z">
        <w:r>
          <w:t xml:space="preserve">Supplementary Table </w:t>
        </w:r>
        <w:r>
          <w:fldChar w:fldCharType="begin"/>
        </w:r>
        <w:r>
          <w:instrText xml:space="preserve"> SEQ Supplementary_Table \* ARABIC </w:instrText>
        </w:r>
      </w:ins>
      <w:r>
        <w:fldChar w:fldCharType="separate"/>
      </w:r>
      <w:ins w:id="1678" w:author="Chen Heller" w:date="2022-09-15T10:26:00Z">
        <w:r>
          <w:rPr>
            <w:noProof/>
          </w:rPr>
          <w:t>2</w:t>
        </w:r>
        <w:r>
          <w:fldChar w:fldCharType="end"/>
        </w:r>
        <w:bookmarkEnd w:id="1676"/>
        <w:r>
          <w:t xml:space="preserve">. </w:t>
        </w:r>
      </w:ins>
      <w:ins w:id="1679" w:author="Chen Heller" w:date="2022-09-15T10:27:00Z">
        <w:r w:rsidR="00143868">
          <w:t>Comparison of the number of excluded trials in Experiment 4 between the reaching session and the keyboard session</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ins w:id="1680" w:author="Chen Heller" w:date="2022-09-15T10:18:00Z"/>
        </w:trPr>
        <w:tc>
          <w:tcPr>
            <w:tcW w:w="2126" w:type="dxa"/>
            <w:tcBorders>
              <w:top w:val="single" w:sz="12" w:space="0" w:color="auto"/>
            </w:tcBorders>
          </w:tcPr>
          <w:p w14:paraId="45F78E79" w14:textId="77777777" w:rsidR="000A428B" w:rsidRDefault="000A428B" w:rsidP="00F64F57">
            <w:pPr>
              <w:ind w:firstLine="0"/>
              <w:rPr>
                <w:ins w:id="1681" w:author="Chen Heller" w:date="2022-09-15T10:18:00Z"/>
              </w:rPr>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ins w:id="1682" w:author="Chen Heller" w:date="2022-09-15T10:18:00Z"/>
                <w:b/>
                <w:bCs/>
              </w:rPr>
            </w:pPr>
            <w:ins w:id="1683" w:author="Chen Heller" w:date="2022-09-15T10:18:00Z">
              <w:r>
                <w:rPr>
                  <w:b/>
                  <w:bCs/>
                </w:rPr>
                <w:t>Reaching</w:t>
              </w:r>
            </w:ins>
          </w:p>
        </w:tc>
        <w:tc>
          <w:tcPr>
            <w:tcW w:w="1701" w:type="dxa"/>
            <w:tcBorders>
              <w:top w:val="single" w:sz="12" w:space="0" w:color="auto"/>
              <w:bottom w:val="single" w:sz="12" w:space="0" w:color="auto"/>
            </w:tcBorders>
          </w:tcPr>
          <w:p w14:paraId="33C65213" w14:textId="7C24B1A7" w:rsidR="000A428B" w:rsidRPr="00EA2CED" w:rsidRDefault="000A428B">
            <w:pPr>
              <w:ind w:firstLine="0"/>
              <w:jc w:val="center"/>
              <w:rPr>
                <w:ins w:id="1684" w:author="Chen Heller" w:date="2022-09-15T10:18:00Z"/>
                <w:b/>
                <w:bCs/>
              </w:rPr>
              <w:pPrChange w:id="1685" w:author="Chen Heller" w:date="2022-09-15T10:19:00Z">
                <w:pPr>
                  <w:ind w:firstLine="0"/>
                </w:pPr>
              </w:pPrChange>
            </w:pPr>
            <w:ins w:id="1686" w:author="Chen Heller" w:date="2022-09-15T10:18:00Z">
              <w:r>
                <w:rPr>
                  <w:b/>
                  <w:bCs/>
                </w:rPr>
                <w:t>Keyboard</w:t>
              </w:r>
            </w:ins>
          </w:p>
        </w:tc>
        <w:tc>
          <w:tcPr>
            <w:tcW w:w="709" w:type="dxa"/>
            <w:tcBorders>
              <w:top w:val="single" w:sz="12" w:space="0" w:color="auto"/>
            </w:tcBorders>
          </w:tcPr>
          <w:p w14:paraId="5A477F23" w14:textId="77777777" w:rsidR="000A428B" w:rsidRPr="00EA2CED" w:rsidRDefault="000A428B" w:rsidP="00F64F57">
            <w:pPr>
              <w:ind w:firstLine="0"/>
              <w:jc w:val="center"/>
              <w:rPr>
                <w:ins w:id="1687" w:author="Chen Heller" w:date="2022-09-15T10:18:00Z"/>
                <w:b/>
                <w:bCs/>
              </w:rPr>
            </w:pPr>
          </w:p>
        </w:tc>
        <w:tc>
          <w:tcPr>
            <w:tcW w:w="992" w:type="dxa"/>
            <w:tcBorders>
              <w:top w:val="single" w:sz="12" w:space="0" w:color="auto"/>
            </w:tcBorders>
          </w:tcPr>
          <w:p w14:paraId="03E55290" w14:textId="77777777" w:rsidR="000A428B" w:rsidRPr="00EA2CED" w:rsidRDefault="000A428B" w:rsidP="00F64F57">
            <w:pPr>
              <w:ind w:firstLine="0"/>
              <w:jc w:val="center"/>
              <w:rPr>
                <w:ins w:id="1688" w:author="Chen Heller" w:date="2022-09-15T10:18:00Z"/>
                <w:b/>
                <w:bCs/>
              </w:rPr>
            </w:pPr>
          </w:p>
        </w:tc>
        <w:tc>
          <w:tcPr>
            <w:tcW w:w="1702" w:type="dxa"/>
            <w:tcBorders>
              <w:top w:val="single" w:sz="12" w:space="0" w:color="auto"/>
            </w:tcBorders>
          </w:tcPr>
          <w:p w14:paraId="0F9D008F" w14:textId="77777777" w:rsidR="000A428B" w:rsidRDefault="000A428B" w:rsidP="00F64F57">
            <w:pPr>
              <w:ind w:firstLine="0"/>
              <w:rPr>
                <w:ins w:id="1689" w:author="Chen Heller" w:date="2022-09-15T10:18:00Z"/>
              </w:rPr>
            </w:pPr>
          </w:p>
        </w:tc>
      </w:tr>
      <w:tr w:rsidR="000A428B" w14:paraId="0898FD5A" w14:textId="77777777" w:rsidTr="00F64F57">
        <w:trPr>
          <w:trHeight w:val="254"/>
          <w:ins w:id="1690" w:author="Chen Heller" w:date="2022-09-15T10:18:00Z"/>
        </w:trPr>
        <w:tc>
          <w:tcPr>
            <w:tcW w:w="2126" w:type="dxa"/>
            <w:tcBorders>
              <w:bottom w:val="single" w:sz="12" w:space="0" w:color="auto"/>
            </w:tcBorders>
          </w:tcPr>
          <w:p w14:paraId="32BC83A0" w14:textId="77777777" w:rsidR="000A428B" w:rsidRPr="00EA2CED" w:rsidRDefault="000A428B" w:rsidP="00F64F57">
            <w:pPr>
              <w:ind w:firstLine="0"/>
              <w:rPr>
                <w:ins w:id="1691" w:author="Chen Heller" w:date="2022-09-15T10:18:00Z"/>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ins w:id="1692" w:author="Chen Heller" w:date="2022-09-15T10:18:00Z"/>
                <w:b/>
                <w:bCs/>
              </w:rPr>
            </w:pPr>
            <w:ins w:id="1693" w:author="Chen Heller" w:date="2022-09-15T10:18:00Z">
              <w:r>
                <w:rPr>
                  <w:b/>
                  <w:bCs/>
                </w:rPr>
                <w:t>M (SD)</w:t>
              </w:r>
            </w:ins>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ins w:id="1694" w:author="Chen Heller" w:date="2022-09-15T10:18:00Z"/>
                <w:b/>
                <w:bCs/>
              </w:rPr>
            </w:pPr>
            <w:ins w:id="1695" w:author="Chen Heller" w:date="2022-09-15T10:18:00Z">
              <w:r>
                <w:rPr>
                  <w:b/>
                  <w:bCs/>
                </w:rPr>
                <w:t>M (SD)</w:t>
              </w:r>
            </w:ins>
          </w:p>
        </w:tc>
        <w:tc>
          <w:tcPr>
            <w:tcW w:w="709" w:type="dxa"/>
            <w:tcBorders>
              <w:bottom w:val="single" w:sz="12" w:space="0" w:color="auto"/>
            </w:tcBorders>
          </w:tcPr>
          <w:p w14:paraId="0041A889" w14:textId="14017510" w:rsidR="000A428B" w:rsidRPr="00EA2CED" w:rsidRDefault="000A428B" w:rsidP="00F64F57">
            <w:pPr>
              <w:ind w:firstLine="0"/>
              <w:rPr>
                <w:ins w:id="1696" w:author="Chen Heller" w:date="2022-09-15T10:18:00Z"/>
                <w:b/>
                <w:bCs/>
              </w:rPr>
            </w:pPr>
            <w:ins w:id="1697" w:author="Chen Heller" w:date="2022-09-15T10:18:00Z">
              <w:r>
                <w:rPr>
                  <w:b/>
                  <w:bCs/>
                </w:rPr>
                <w:t>t(</w:t>
              </w:r>
            </w:ins>
            <w:ins w:id="1698" w:author="Chen Heller" w:date="2022-09-15T10:23:00Z">
              <w:r w:rsidR="00AB69B6">
                <w:rPr>
                  <w:b/>
                  <w:bCs/>
                </w:rPr>
                <w:t>29</w:t>
              </w:r>
            </w:ins>
            <w:ins w:id="1699" w:author="Chen Heller" w:date="2022-09-15T10:18:00Z">
              <w:r>
                <w:rPr>
                  <w:b/>
                  <w:bCs/>
                </w:rPr>
                <w:t>)</w:t>
              </w:r>
            </w:ins>
          </w:p>
        </w:tc>
        <w:tc>
          <w:tcPr>
            <w:tcW w:w="992" w:type="dxa"/>
            <w:tcBorders>
              <w:bottom w:val="single" w:sz="12" w:space="0" w:color="auto"/>
            </w:tcBorders>
          </w:tcPr>
          <w:p w14:paraId="71EB4172" w14:textId="77777777" w:rsidR="000A428B" w:rsidRPr="00EA2CED" w:rsidRDefault="000A428B" w:rsidP="00F64F57">
            <w:pPr>
              <w:ind w:firstLine="0"/>
              <w:rPr>
                <w:ins w:id="1700" w:author="Chen Heller" w:date="2022-09-15T10:18:00Z"/>
                <w:b/>
                <w:bCs/>
              </w:rPr>
            </w:pPr>
            <w:ins w:id="1701" w:author="Chen Heller" w:date="2022-09-15T10:18:00Z">
              <w:r>
                <w:rPr>
                  <w:b/>
                  <w:bCs/>
                </w:rPr>
                <w:t>p</w:t>
              </w:r>
            </w:ins>
          </w:p>
        </w:tc>
        <w:tc>
          <w:tcPr>
            <w:tcW w:w="1702" w:type="dxa"/>
            <w:tcBorders>
              <w:bottom w:val="single" w:sz="12" w:space="0" w:color="auto"/>
            </w:tcBorders>
          </w:tcPr>
          <w:p w14:paraId="693A9CA9" w14:textId="77777777" w:rsidR="000A428B" w:rsidRPr="00EA2CED" w:rsidRDefault="000A428B" w:rsidP="00F64F57">
            <w:pPr>
              <w:ind w:firstLine="0"/>
              <w:rPr>
                <w:ins w:id="1702" w:author="Chen Heller" w:date="2022-09-15T10:18:00Z"/>
                <w:b/>
                <w:bCs/>
              </w:rPr>
            </w:pPr>
            <w:ins w:id="1703" w:author="Chen Heller" w:date="2022-09-15T10:18:00Z">
              <w:r>
                <w:rPr>
                  <w:b/>
                  <w:bCs/>
                </w:rPr>
                <w:t>CI</w:t>
              </w:r>
            </w:ins>
          </w:p>
        </w:tc>
      </w:tr>
      <w:tr w:rsidR="000A428B" w14:paraId="47E47739" w14:textId="77777777" w:rsidTr="00F64F57">
        <w:trPr>
          <w:trHeight w:val="490"/>
          <w:ins w:id="1704" w:author="Chen Heller" w:date="2022-09-15T10:18:00Z"/>
        </w:trPr>
        <w:tc>
          <w:tcPr>
            <w:tcW w:w="2126" w:type="dxa"/>
          </w:tcPr>
          <w:p w14:paraId="45399106" w14:textId="77777777" w:rsidR="000A428B" w:rsidRPr="00EA2CED" w:rsidRDefault="000A428B" w:rsidP="00F64F57">
            <w:pPr>
              <w:ind w:firstLine="0"/>
              <w:rPr>
                <w:ins w:id="1705" w:author="Chen Heller" w:date="2022-09-15T10:18:00Z"/>
                <w:b/>
                <w:bCs/>
              </w:rPr>
            </w:pPr>
            <w:ins w:id="1706" w:author="Chen Heller" w:date="2022-09-15T10:18:00Z">
              <w:r>
                <w:rPr>
                  <w:b/>
                  <w:bCs/>
                </w:rPr>
                <w:t>Early responses</w:t>
              </w:r>
            </w:ins>
          </w:p>
        </w:tc>
        <w:tc>
          <w:tcPr>
            <w:tcW w:w="1701" w:type="dxa"/>
          </w:tcPr>
          <w:p w14:paraId="4C7D7303" w14:textId="26B59AA4" w:rsidR="000A428B" w:rsidRDefault="0082355E" w:rsidP="00F64F57">
            <w:pPr>
              <w:ind w:firstLine="0"/>
              <w:rPr>
                <w:ins w:id="1707" w:author="Chen Heller" w:date="2022-09-15T10:18:00Z"/>
              </w:rPr>
            </w:pPr>
            <w:ins w:id="1708" w:author="Chen Heller" w:date="2022-09-15T10:21:00Z">
              <w:r>
                <w:t xml:space="preserve">23.26 </w:t>
              </w:r>
            </w:ins>
            <w:ins w:id="1709" w:author="Chen Heller" w:date="2022-09-15T10:23:00Z">
              <w:r w:rsidR="00AB69B6">
                <w:t>(</w:t>
              </w:r>
            </w:ins>
            <w:ins w:id="1710" w:author="Chen Heller" w:date="2022-09-15T10:21:00Z">
              <w:r>
                <w:t>19.79</w:t>
              </w:r>
            </w:ins>
            <w:ins w:id="1711" w:author="Chen Heller" w:date="2022-09-15T10:23:00Z">
              <w:r w:rsidR="00AB69B6">
                <w:t>)</w:t>
              </w:r>
            </w:ins>
          </w:p>
        </w:tc>
        <w:tc>
          <w:tcPr>
            <w:tcW w:w="1701" w:type="dxa"/>
          </w:tcPr>
          <w:p w14:paraId="03B22025" w14:textId="5E0FF787" w:rsidR="000A428B" w:rsidRDefault="0082355E" w:rsidP="00F64F57">
            <w:pPr>
              <w:ind w:firstLine="0"/>
              <w:rPr>
                <w:ins w:id="1712" w:author="Chen Heller" w:date="2022-09-15T10:18:00Z"/>
              </w:rPr>
            </w:pPr>
            <w:ins w:id="1713" w:author="Chen Heller" w:date="2022-09-15T10:21:00Z">
              <w:r>
                <w:t xml:space="preserve">0 </w:t>
              </w:r>
            </w:ins>
            <w:ins w:id="1714" w:author="Chen Heller" w:date="2022-09-15T10:23:00Z">
              <w:r w:rsidR="00AB69B6">
                <w:t>(</w:t>
              </w:r>
            </w:ins>
            <w:ins w:id="1715" w:author="Chen Heller" w:date="2022-09-15T10:21:00Z">
              <w:r>
                <w:t>0</w:t>
              </w:r>
            </w:ins>
            <w:ins w:id="1716" w:author="Chen Heller" w:date="2022-09-15T10:23:00Z">
              <w:r w:rsidR="00AB69B6">
                <w:t>)</w:t>
              </w:r>
            </w:ins>
          </w:p>
        </w:tc>
        <w:tc>
          <w:tcPr>
            <w:tcW w:w="709" w:type="dxa"/>
          </w:tcPr>
          <w:p w14:paraId="6387EE0D" w14:textId="1C4062EB" w:rsidR="000A428B" w:rsidRDefault="0082355E" w:rsidP="00F64F57">
            <w:pPr>
              <w:ind w:firstLine="0"/>
              <w:rPr>
                <w:ins w:id="1717" w:author="Chen Heller" w:date="2022-09-15T10:18:00Z"/>
              </w:rPr>
            </w:pPr>
            <w:ins w:id="1718" w:author="Chen Heller" w:date="2022-09-15T10:21:00Z">
              <w:r>
                <w:t>6.43</w:t>
              </w:r>
            </w:ins>
          </w:p>
        </w:tc>
        <w:tc>
          <w:tcPr>
            <w:tcW w:w="992" w:type="dxa"/>
          </w:tcPr>
          <w:p w14:paraId="70C454EB" w14:textId="422890E8" w:rsidR="000A428B" w:rsidRDefault="0082355E" w:rsidP="00F64F57">
            <w:pPr>
              <w:ind w:firstLine="0"/>
              <w:rPr>
                <w:ins w:id="1719" w:author="Chen Heller" w:date="2022-09-15T10:18:00Z"/>
              </w:rPr>
            </w:pPr>
            <w:ins w:id="1720" w:author="Chen Heller" w:date="2022-09-15T10:21:00Z">
              <w:r>
                <w:t>&lt;0.001</w:t>
              </w:r>
            </w:ins>
          </w:p>
        </w:tc>
        <w:tc>
          <w:tcPr>
            <w:tcW w:w="1702" w:type="dxa"/>
          </w:tcPr>
          <w:p w14:paraId="36FAA04D" w14:textId="7AC2C469" w:rsidR="000A428B" w:rsidRDefault="00280401" w:rsidP="00F64F57">
            <w:pPr>
              <w:ind w:firstLine="0"/>
              <w:rPr>
                <w:ins w:id="1721" w:author="Chen Heller" w:date="2022-09-15T10:18:00Z"/>
              </w:rPr>
            </w:pPr>
            <w:ins w:id="1722" w:author="Chen Heller" w:date="2022-09-15T10:21:00Z">
              <w:r>
                <w:t>15.87</w:t>
              </w:r>
            </w:ins>
            <w:ins w:id="1723" w:author="Chen Heller" w:date="2022-09-15T10:23:00Z">
              <w:r w:rsidR="00AB69B6">
                <w:t>,</w:t>
              </w:r>
            </w:ins>
            <w:ins w:id="1724" w:author="Chen Heller" w:date="2022-09-15T10:21:00Z">
              <w:r>
                <w:t xml:space="preserve"> 30.65</w:t>
              </w:r>
            </w:ins>
          </w:p>
        </w:tc>
      </w:tr>
      <w:tr w:rsidR="000A428B" w14:paraId="28591C48" w14:textId="77777777" w:rsidTr="00F64F57">
        <w:trPr>
          <w:trHeight w:val="490"/>
          <w:ins w:id="1725" w:author="Chen Heller" w:date="2022-09-15T10:18:00Z"/>
        </w:trPr>
        <w:tc>
          <w:tcPr>
            <w:tcW w:w="2126" w:type="dxa"/>
          </w:tcPr>
          <w:p w14:paraId="22BEA9F7" w14:textId="77777777" w:rsidR="000A428B" w:rsidRPr="00EA2CED" w:rsidRDefault="000A428B" w:rsidP="00F64F57">
            <w:pPr>
              <w:ind w:firstLine="0"/>
              <w:rPr>
                <w:ins w:id="1726" w:author="Chen Heller" w:date="2022-09-15T10:18:00Z"/>
                <w:b/>
                <w:bCs/>
              </w:rPr>
            </w:pPr>
            <w:ins w:id="1727" w:author="Chen Heller" w:date="2022-09-15T10:18:00Z">
              <w:r>
                <w:rPr>
                  <w:b/>
                  <w:bCs/>
                </w:rPr>
                <w:t>Late responses</w:t>
              </w:r>
            </w:ins>
          </w:p>
        </w:tc>
        <w:tc>
          <w:tcPr>
            <w:tcW w:w="1701" w:type="dxa"/>
          </w:tcPr>
          <w:p w14:paraId="078B1D8F" w14:textId="591BF737" w:rsidR="000A428B" w:rsidRDefault="0082355E" w:rsidP="00F64F57">
            <w:pPr>
              <w:ind w:firstLine="0"/>
              <w:rPr>
                <w:ins w:id="1728" w:author="Chen Heller" w:date="2022-09-15T10:18:00Z"/>
              </w:rPr>
            </w:pPr>
            <w:ins w:id="1729" w:author="Chen Heller" w:date="2022-09-15T10:20:00Z">
              <w:r>
                <w:t xml:space="preserve">32.06 </w:t>
              </w:r>
            </w:ins>
            <w:ins w:id="1730" w:author="Chen Heller" w:date="2022-09-15T10:23:00Z">
              <w:r w:rsidR="00AB69B6">
                <w:t>(</w:t>
              </w:r>
            </w:ins>
            <w:ins w:id="1731" w:author="Chen Heller" w:date="2022-09-15T10:20:00Z">
              <w:r>
                <w:t>19.24</w:t>
              </w:r>
            </w:ins>
            <w:ins w:id="1732" w:author="Chen Heller" w:date="2022-09-15T10:23:00Z">
              <w:r w:rsidR="00AB69B6">
                <w:t>)</w:t>
              </w:r>
            </w:ins>
          </w:p>
        </w:tc>
        <w:tc>
          <w:tcPr>
            <w:tcW w:w="1701" w:type="dxa"/>
          </w:tcPr>
          <w:p w14:paraId="7EF9AC98" w14:textId="39B4D1A7" w:rsidR="000A428B" w:rsidRDefault="0082355E" w:rsidP="00F64F57">
            <w:pPr>
              <w:ind w:firstLine="0"/>
              <w:rPr>
                <w:ins w:id="1733" w:author="Chen Heller" w:date="2022-09-15T10:18:00Z"/>
              </w:rPr>
            </w:pPr>
            <w:ins w:id="1734" w:author="Chen Heller" w:date="2022-09-15T10:20:00Z">
              <w:r>
                <w:t xml:space="preserve">14.06 </w:t>
              </w:r>
            </w:ins>
            <w:ins w:id="1735" w:author="Chen Heller" w:date="2022-09-15T10:23:00Z">
              <w:r w:rsidR="00AB69B6">
                <w:t>(</w:t>
              </w:r>
            </w:ins>
            <w:ins w:id="1736" w:author="Chen Heller" w:date="2022-09-15T10:20:00Z">
              <w:r>
                <w:t>10.33</w:t>
              </w:r>
            </w:ins>
            <w:ins w:id="1737" w:author="Chen Heller" w:date="2022-09-15T10:23:00Z">
              <w:r w:rsidR="00AB69B6">
                <w:t>)</w:t>
              </w:r>
            </w:ins>
          </w:p>
        </w:tc>
        <w:tc>
          <w:tcPr>
            <w:tcW w:w="709" w:type="dxa"/>
          </w:tcPr>
          <w:p w14:paraId="4B5F4585" w14:textId="7309352D" w:rsidR="000A428B" w:rsidRDefault="0082355E" w:rsidP="00F64F57">
            <w:pPr>
              <w:ind w:firstLine="0"/>
              <w:rPr>
                <w:ins w:id="1738" w:author="Chen Heller" w:date="2022-09-15T10:18:00Z"/>
              </w:rPr>
            </w:pPr>
            <w:ins w:id="1739" w:author="Chen Heller" w:date="2022-09-15T10:20:00Z">
              <w:r>
                <w:t>4.71</w:t>
              </w:r>
            </w:ins>
          </w:p>
        </w:tc>
        <w:tc>
          <w:tcPr>
            <w:tcW w:w="992" w:type="dxa"/>
          </w:tcPr>
          <w:p w14:paraId="20FAD45D" w14:textId="65A91456" w:rsidR="000A428B" w:rsidRDefault="0082355E" w:rsidP="00F64F57">
            <w:pPr>
              <w:ind w:firstLine="0"/>
              <w:rPr>
                <w:ins w:id="1740" w:author="Chen Heller" w:date="2022-09-15T10:18:00Z"/>
              </w:rPr>
            </w:pPr>
            <w:ins w:id="1741" w:author="Chen Heller" w:date="2022-09-15T10:21:00Z">
              <w:r>
                <w:t>&lt;</w:t>
              </w:r>
            </w:ins>
            <w:ins w:id="1742" w:author="Chen Heller" w:date="2022-09-15T10:20:00Z">
              <w:r>
                <w:t>0.00</w:t>
              </w:r>
            </w:ins>
            <w:ins w:id="1743" w:author="Chen Heller" w:date="2022-09-15T10:21:00Z">
              <w:r>
                <w:t>1</w:t>
              </w:r>
            </w:ins>
          </w:p>
        </w:tc>
        <w:tc>
          <w:tcPr>
            <w:tcW w:w="1702" w:type="dxa"/>
          </w:tcPr>
          <w:p w14:paraId="51B1AD7B" w14:textId="1EF14AC3" w:rsidR="000A428B" w:rsidRDefault="0082355E" w:rsidP="00F64F57">
            <w:pPr>
              <w:ind w:firstLine="0"/>
              <w:rPr>
                <w:ins w:id="1744" w:author="Chen Heller" w:date="2022-09-15T10:18:00Z"/>
              </w:rPr>
            </w:pPr>
            <w:ins w:id="1745" w:author="Chen Heller" w:date="2022-09-15T10:21:00Z">
              <w:r>
                <w:t>10.19</w:t>
              </w:r>
            </w:ins>
            <w:ins w:id="1746" w:author="Chen Heller" w:date="2022-09-15T10:23:00Z">
              <w:r w:rsidR="00AB69B6">
                <w:t>,</w:t>
              </w:r>
            </w:ins>
            <w:ins w:id="1747" w:author="Chen Heller" w:date="2022-09-15T10:21:00Z">
              <w:r>
                <w:t xml:space="preserve"> 25.80</w:t>
              </w:r>
            </w:ins>
          </w:p>
        </w:tc>
      </w:tr>
      <w:tr w:rsidR="000A428B" w14:paraId="383BD2A4" w14:textId="77777777" w:rsidTr="00F64F57">
        <w:trPr>
          <w:trHeight w:val="490"/>
          <w:ins w:id="1748" w:author="Chen Heller" w:date="2022-09-15T10:18:00Z"/>
        </w:trPr>
        <w:tc>
          <w:tcPr>
            <w:tcW w:w="2126" w:type="dxa"/>
            <w:tcBorders>
              <w:bottom w:val="single" w:sz="12" w:space="0" w:color="auto"/>
            </w:tcBorders>
          </w:tcPr>
          <w:p w14:paraId="02F756C3" w14:textId="77777777" w:rsidR="000A428B" w:rsidRPr="00EA2CED" w:rsidRDefault="000A428B" w:rsidP="00F64F57">
            <w:pPr>
              <w:ind w:firstLine="0"/>
              <w:rPr>
                <w:ins w:id="1749" w:author="Chen Heller" w:date="2022-09-15T10:18:00Z"/>
                <w:b/>
                <w:bCs/>
              </w:rPr>
            </w:pPr>
            <w:ins w:id="1750" w:author="Chen Heller" w:date="2022-09-15T10:18:00Z">
              <w:r>
                <w:rPr>
                  <w:b/>
                  <w:bCs/>
                </w:rPr>
                <w:t>Incorrect answers</w:t>
              </w:r>
            </w:ins>
          </w:p>
        </w:tc>
        <w:tc>
          <w:tcPr>
            <w:tcW w:w="1701" w:type="dxa"/>
            <w:tcBorders>
              <w:bottom w:val="single" w:sz="12" w:space="0" w:color="auto"/>
            </w:tcBorders>
          </w:tcPr>
          <w:p w14:paraId="65C819FB" w14:textId="2D62D06D" w:rsidR="000A428B" w:rsidRDefault="00280401" w:rsidP="00F64F57">
            <w:pPr>
              <w:ind w:firstLine="0"/>
              <w:rPr>
                <w:ins w:id="1751" w:author="Chen Heller" w:date="2022-09-15T10:18:00Z"/>
              </w:rPr>
            </w:pPr>
            <w:ins w:id="1752" w:author="Chen Heller" w:date="2022-09-15T10:21:00Z">
              <w:r>
                <w:t>21.9</w:t>
              </w:r>
            </w:ins>
            <w:ins w:id="1753" w:author="Chen Heller" w:date="2022-09-15T10:22:00Z">
              <w:r>
                <w:t xml:space="preserve">0 </w:t>
              </w:r>
            </w:ins>
            <w:ins w:id="1754" w:author="Chen Heller" w:date="2022-09-15T10:23:00Z">
              <w:r w:rsidR="00AB69B6">
                <w:t>(</w:t>
              </w:r>
            </w:ins>
            <w:ins w:id="1755" w:author="Chen Heller" w:date="2022-09-15T10:22:00Z">
              <w:r>
                <w:t>12.33</w:t>
              </w:r>
            </w:ins>
            <w:ins w:id="1756" w:author="Chen Heller" w:date="2022-09-15T10:23:00Z">
              <w:r w:rsidR="00AB69B6">
                <w:t>)</w:t>
              </w:r>
            </w:ins>
          </w:p>
        </w:tc>
        <w:tc>
          <w:tcPr>
            <w:tcW w:w="1701" w:type="dxa"/>
            <w:tcBorders>
              <w:bottom w:val="single" w:sz="12" w:space="0" w:color="auto"/>
            </w:tcBorders>
          </w:tcPr>
          <w:p w14:paraId="4899934B" w14:textId="15B303F4" w:rsidR="000A428B" w:rsidRDefault="00280401" w:rsidP="00F64F57">
            <w:pPr>
              <w:ind w:firstLine="0"/>
              <w:rPr>
                <w:ins w:id="1757" w:author="Chen Heller" w:date="2022-09-15T10:18:00Z"/>
              </w:rPr>
            </w:pPr>
            <w:ins w:id="1758" w:author="Chen Heller" w:date="2022-09-15T10:22:00Z">
              <w:r>
                <w:t xml:space="preserve">36.13 </w:t>
              </w:r>
            </w:ins>
            <w:ins w:id="1759" w:author="Chen Heller" w:date="2022-09-15T10:23:00Z">
              <w:r w:rsidR="00AB69B6">
                <w:t>(</w:t>
              </w:r>
            </w:ins>
            <w:ins w:id="1760" w:author="Chen Heller" w:date="2022-09-15T10:22:00Z">
              <w:r>
                <w:t>15.29</w:t>
              </w:r>
            </w:ins>
            <w:ins w:id="1761" w:author="Chen Heller" w:date="2022-09-15T10:23:00Z">
              <w:r w:rsidR="00AB69B6">
                <w:t>)</w:t>
              </w:r>
            </w:ins>
          </w:p>
        </w:tc>
        <w:tc>
          <w:tcPr>
            <w:tcW w:w="709" w:type="dxa"/>
            <w:tcBorders>
              <w:bottom w:val="single" w:sz="12" w:space="0" w:color="auto"/>
            </w:tcBorders>
          </w:tcPr>
          <w:p w14:paraId="46B47E4F" w14:textId="754B9CE4" w:rsidR="000A428B" w:rsidRDefault="00280401" w:rsidP="00F64F57">
            <w:pPr>
              <w:ind w:firstLine="0"/>
              <w:rPr>
                <w:ins w:id="1762" w:author="Chen Heller" w:date="2022-09-15T10:18:00Z"/>
              </w:rPr>
            </w:pPr>
            <w:ins w:id="1763" w:author="Chen Heller" w:date="2022-09-15T10:22:00Z">
              <w:r>
                <w:t>6.31</w:t>
              </w:r>
            </w:ins>
          </w:p>
        </w:tc>
        <w:tc>
          <w:tcPr>
            <w:tcW w:w="992" w:type="dxa"/>
            <w:tcBorders>
              <w:bottom w:val="single" w:sz="12" w:space="0" w:color="auto"/>
            </w:tcBorders>
          </w:tcPr>
          <w:p w14:paraId="155E8347" w14:textId="1F06C30C" w:rsidR="000A428B" w:rsidRDefault="00280401" w:rsidP="00F64F57">
            <w:pPr>
              <w:ind w:firstLine="0"/>
              <w:rPr>
                <w:ins w:id="1764" w:author="Chen Heller" w:date="2022-09-15T10:18:00Z"/>
              </w:rPr>
            </w:pPr>
            <w:ins w:id="1765" w:author="Chen Heller" w:date="2022-09-15T10:22:00Z">
              <w:r>
                <w:t>&lt;0.001</w:t>
              </w:r>
            </w:ins>
          </w:p>
        </w:tc>
        <w:tc>
          <w:tcPr>
            <w:tcW w:w="1702" w:type="dxa"/>
            <w:tcBorders>
              <w:bottom w:val="single" w:sz="12" w:space="0" w:color="auto"/>
            </w:tcBorders>
          </w:tcPr>
          <w:p w14:paraId="65DF07D1" w14:textId="33DF6778" w:rsidR="000A428B" w:rsidRDefault="00280401" w:rsidP="00F64F57">
            <w:pPr>
              <w:ind w:firstLine="0"/>
              <w:rPr>
                <w:ins w:id="1766" w:author="Chen Heller" w:date="2022-09-15T10:18:00Z"/>
              </w:rPr>
            </w:pPr>
            <w:ins w:id="1767" w:author="Chen Heller" w:date="2022-09-15T10:22:00Z">
              <w:r>
                <w:t>-18.84</w:t>
              </w:r>
            </w:ins>
            <w:ins w:id="1768" w:author="Chen Heller" w:date="2022-09-15T10:23:00Z">
              <w:r w:rsidR="00AB69B6">
                <w:t>,</w:t>
              </w:r>
            </w:ins>
            <w:ins w:id="1769" w:author="Chen Heller" w:date="2022-09-15T10:22:00Z">
              <w:r>
                <w:t xml:space="preserve"> -9.62</w:t>
              </w:r>
            </w:ins>
          </w:p>
        </w:tc>
      </w:tr>
      <w:tr w:rsidR="000A428B" w14:paraId="349178DC" w14:textId="77777777" w:rsidTr="00F64F57">
        <w:trPr>
          <w:trHeight w:val="490"/>
          <w:ins w:id="1770" w:author="Chen Heller" w:date="2022-09-15T10:18:00Z"/>
        </w:trPr>
        <w:tc>
          <w:tcPr>
            <w:tcW w:w="8931" w:type="dxa"/>
            <w:gridSpan w:val="6"/>
            <w:tcBorders>
              <w:top w:val="single" w:sz="12" w:space="0" w:color="auto"/>
            </w:tcBorders>
          </w:tcPr>
          <w:p w14:paraId="0133A018" w14:textId="0B85DCF8" w:rsidR="000A428B" w:rsidRDefault="000A428B" w:rsidP="003A5F96">
            <w:pPr>
              <w:spacing w:line="240" w:lineRule="auto"/>
              <w:ind w:firstLine="0"/>
              <w:rPr>
                <w:ins w:id="1771" w:author="Chen Heller" w:date="2022-09-15T10:18:00Z"/>
              </w:rPr>
            </w:pPr>
            <w:ins w:id="1772" w:author="Chen Heller" w:date="2022-09-15T10:18:00Z">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ins w:id="1773" w:author="Chen Heller" w:date="2022-09-15T10:24:00Z">
              <w:r w:rsidR="00676400">
                <w:rPr>
                  <w:sz w:val="22"/>
                  <w:szCs w:val="22"/>
                </w:rPr>
                <w:t>.</w:t>
              </w:r>
            </w:ins>
          </w:p>
        </w:tc>
      </w:tr>
    </w:tbl>
    <w:p w14:paraId="05B11252" w14:textId="77777777" w:rsidR="000A428B" w:rsidDel="003E0AC5" w:rsidRDefault="000A428B" w:rsidP="005E08B6">
      <w:pPr>
        <w:spacing w:line="480" w:lineRule="auto"/>
        <w:ind w:firstLine="0"/>
        <w:jc w:val="left"/>
        <w:rPr>
          <w:del w:id="1774" w:author="Chen Heller" w:date="2022-09-15T10:25:00Z"/>
        </w:rPr>
      </w:pPr>
    </w:p>
    <w:p w14:paraId="0BE09585" w14:textId="7BFA4001" w:rsidR="005F6361" w:rsidRDefault="005F6361" w:rsidP="005E08B6">
      <w:pPr>
        <w:spacing w:line="480" w:lineRule="auto"/>
        <w:ind w:firstLine="0"/>
        <w:jc w:val="left"/>
      </w:pPr>
      <w:r>
        <w:br w:type="page"/>
      </w:r>
    </w:p>
    <w:p w14:paraId="20D20597" w14:textId="68C940E4" w:rsidR="00B00AED" w:rsidRDefault="005F6361" w:rsidP="005F6361">
      <w:pPr>
        <w:pStyle w:val="Heading2"/>
      </w:pPr>
      <w:bookmarkStart w:id="1775" w:name="_Toc114137587"/>
      <w:del w:id="1776" w:author="Chen Heller" w:date="2022-09-14T12:05:00Z">
        <w:r w:rsidDel="00BB4D09">
          <w:lastRenderedPageBreak/>
          <w:delText>Bibliography</w:delText>
        </w:r>
      </w:del>
      <w:ins w:id="1777" w:author="Chen Heller" w:date="2022-09-14T12:05:00Z">
        <w:r w:rsidR="00BB4D09">
          <w:t>References</w:t>
        </w:r>
      </w:ins>
      <w:bookmarkEnd w:id="1775"/>
    </w:p>
    <w:p w14:paraId="1655814D" w14:textId="77777777" w:rsidR="00B66990" w:rsidRDefault="0003265E" w:rsidP="00B66990">
      <w:pPr>
        <w:pStyle w:val="Bibliography"/>
      </w:pPr>
      <w:r>
        <w:rPr>
          <w:lang w:eastAsia="ja-JP" w:bidi="ar-SA"/>
        </w:rPr>
        <w:fldChar w:fldCharType="begin"/>
      </w:r>
      <w:r>
        <w:rPr>
          <w:lang w:eastAsia="ja-JP" w:bidi="ar-SA"/>
        </w:rPr>
        <w:instrText xml:space="preserve"> ADDIN ZOTERO_BIBL {"uncited":[],"omitted":[],"custom":[]} CSL_BIBLIOGRAPHY </w:instrText>
      </w:r>
      <w:r>
        <w:rPr>
          <w:lang w:eastAsia="ja-JP" w:bidi="ar-SA"/>
        </w:rPr>
        <w:fldChar w:fldCharType="separate"/>
      </w:r>
      <w:r w:rsidR="00B66990">
        <w:t xml:space="preserve">Abrams, R. L., Klinger, M. R., &amp; Greenwald, A. G. (2002). Subliminal words activate semantic categories (not automated motor responses). </w:t>
      </w:r>
      <w:r w:rsidR="00B66990">
        <w:rPr>
          <w:i/>
          <w:iCs/>
        </w:rPr>
        <w:t>Psychonomic Bulletin &amp; Review</w:t>
      </w:r>
      <w:r w:rsidR="00B66990">
        <w:t xml:space="preserve">, </w:t>
      </w:r>
      <w:r w:rsidR="00B66990">
        <w:rPr>
          <w:i/>
          <w:iCs/>
        </w:rPr>
        <w:t>9</w:t>
      </w:r>
      <w:r w:rsidR="00B66990">
        <w:t>(1), 100–106. https://doi.org/10.3758/BF03196262</w:t>
      </w:r>
    </w:p>
    <w:p w14:paraId="694E29A8" w14:textId="77777777" w:rsidR="00B66990" w:rsidRDefault="00B66990" w:rsidP="00B66990">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76A10531" w14:textId="77777777" w:rsidR="00B66990" w:rsidRDefault="00B66990" w:rsidP="00B66990">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1A512FF9" w14:textId="77777777" w:rsidR="00B66990" w:rsidRDefault="00B66990" w:rsidP="00B66990">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37AA3102" w14:textId="77777777" w:rsidR="00B66990" w:rsidRDefault="00B66990" w:rsidP="00B66990">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1726F37E" w14:textId="77777777" w:rsidR="00B66990" w:rsidRDefault="00B66990" w:rsidP="00B66990">
      <w:pPr>
        <w:pStyle w:val="Bibliography"/>
      </w:pPr>
      <w:r>
        <w:t xml:space="preserve">Bowers, K. S. (1982). </w:t>
      </w:r>
      <w:r>
        <w:rPr>
          <w:i/>
          <w:iCs/>
        </w:rPr>
        <w:t>On being unconsciously influenced and informed.</w:t>
      </w:r>
      <w:r>
        <w:t xml:space="preserve"> https://philpapers.org/rec/BOWOBU</w:t>
      </w:r>
    </w:p>
    <w:p w14:paraId="4C57F37A" w14:textId="77777777" w:rsidR="00B66990" w:rsidRDefault="00B66990" w:rsidP="00B66990">
      <w:pPr>
        <w:pStyle w:val="Bibliography"/>
      </w:pPr>
      <w:r>
        <w:t xml:space="preserve">Brainard, D. H. (1997). The Psychophysics Toolbox. </w:t>
      </w:r>
      <w:r>
        <w:rPr>
          <w:i/>
          <w:iCs/>
        </w:rPr>
        <w:t>Spatial Vision</w:t>
      </w:r>
      <w:r>
        <w:t xml:space="preserve">, </w:t>
      </w:r>
      <w:r>
        <w:rPr>
          <w:i/>
          <w:iCs/>
        </w:rPr>
        <w:t>10</w:t>
      </w:r>
      <w:r>
        <w:t>(4), 433–436. https://doi.org/10.1163/156856897X00357</w:t>
      </w:r>
    </w:p>
    <w:p w14:paraId="65246CD4" w14:textId="77777777" w:rsidR="00B66990" w:rsidRDefault="00B66990" w:rsidP="00B66990">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416FF53B" w14:textId="77777777" w:rsidR="00B66990" w:rsidRDefault="00B66990" w:rsidP="00B66990">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7F1FA7B4" w14:textId="77777777" w:rsidR="00B66990" w:rsidRDefault="00B66990" w:rsidP="00B66990">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7C71AB55" w14:textId="77777777" w:rsidR="00B66990" w:rsidRDefault="00B66990" w:rsidP="00B66990">
      <w:pPr>
        <w:pStyle w:val="Bibliography"/>
      </w:pPr>
      <w:r>
        <w:t xml:space="preserve">Cressman, E. K., Franks, I. M., Enns, J. T., &amp; Chua, R. (2007). On-line control of pointing is modiﬁed by unseen visual shapes. </w:t>
      </w:r>
      <w:r>
        <w:rPr>
          <w:i/>
          <w:iCs/>
        </w:rPr>
        <w:t>Consciousness and Cognition</w:t>
      </w:r>
      <w:r>
        <w:t>, 11.</w:t>
      </w:r>
    </w:p>
    <w:p w14:paraId="2FC6E154" w14:textId="77777777" w:rsidR="00B66990" w:rsidRDefault="00B66990" w:rsidP="00B66990">
      <w:pPr>
        <w:pStyle w:val="Bibliography"/>
      </w:pPr>
      <w:r>
        <w:lastRenderedPageBreak/>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7BBF1A52" w14:textId="77777777" w:rsidR="00B66990" w:rsidRDefault="00B66990" w:rsidP="00B66990">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6D61AE94" w14:textId="77777777" w:rsidR="00B66990" w:rsidRDefault="00B66990" w:rsidP="00B66990">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57734818" w14:textId="77777777" w:rsidR="00B66990" w:rsidRDefault="00B66990" w:rsidP="00B66990">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7CA1A2F2" w14:textId="77777777" w:rsidR="00B66990" w:rsidRDefault="00B66990" w:rsidP="00B66990">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5FF52323" w14:textId="77777777" w:rsidR="00B66990" w:rsidRDefault="00B66990" w:rsidP="00B66990">
      <w:pPr>
        <w:pStyle w:val="Bibliography"/>
      </w:pPr>
      <w:r>
        <w:t xml:space="preserve">D’Errico, J. (2022). </w:t>
      </w:r>
      <w:r>
        <w:rPr>
          <w:i/>
          <w:iCs/>
        </w:rPr>
        <w:t>Inpaint_nans</w:t>
      </w:r>
      <w:r>
        <w:t>. MATLAB Central File Exchange. https://www.mathworks.com/matlabcentral/fileexchange/4551-inpaint_nans</w:t>
      </w:r>
    </w:p>
    <w:p w14:paraId="5A51CE0E" w14:textId="77777777" w:rsidR="00B66990" w:rsidRDefault="00B66990" w:rsidP="00B66990">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0F5ACED9" w14:textId="77777777" w:rsidR="00B66990" w:rsidRDefault="00B66990" w:rsidP="00B66990">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29BE138E" w14:textId="77777777" w:rsidR="00B66990" w:rsidRDefault="00B66990" w:rsidP="00B66990">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7C00F551" w14:textId="77777777" w:rsidR="00B66990" w:rsidRDefault="00B66990" w:rsidP="00B66990">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4BD0103F" w14:textId="77777777" w:rsidR="00B66990" w:rsidRDefault="00B66990" w:rsidP="00B66990">
      <w:pPr>
        <w:pStyle w:val="Bibliography"/>
      </w:pPr>
      <w:r>
        <w:t xml:space="preserve">Everitt, B. S., &amp; Skrondal, A. (2010). </w:t>
      </w:r>
      <w:r>
        <w:rPr>
          <w:i/>
          <w:iCs/>
        </w:rPr>
        <w:t>The Cambridge dictionary of statistics</w:t>
      </w:r>
      <w:r>
        <w:t>. http://196.43.179.6:8080/xmlui/handle/123456789/1213</w:t>
      </w:r>
    </w:p>
    <w:p w14:paraId="080C296A" w14:textId="77777777" w:rsidR="00B66990" w:rsidRDefault="00B66990" w:rsidP="00B66990">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559D89E5" w14:textId="77777777" w:rsidR="00B66990" w:rsidRDefault="00B66990" w:rsidP="00B66990">
      <w:pPr>
        <w:pStyle w:val="Bibliography"/>
      </w:pPr>
      <w:r>
        <w:lastRenderedPageBreak/>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17BFED7C" w14:textId="77777777" w:rsidR="00B66990" w:rsidRDefault="00B66990" w:rsidP="00B66990">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390678FA" w14:textId="77777777" w:rsidR="00B66990" w:rsidRDefault="00B66990" w:rsidP="00B66990">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485BDADF" w14:textId="77777777" w:rsidR="00B66990" w:rsidRDefault="00B66990" w:rsidP="00B66990">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06E884DE" w14:textId="77777777" w:rsidR="00B66990" w:rsidRDefault="00B66990" w:rsidP="00B66990">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213DE2AF" w14:textId="77777777" w:rsidR="00B66990" w:rsidRDefault="00B66990" w:rsidP="00B66990">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5E2E2997" w14:textId="77777777" w:rsidR="00B66990" w:rsidRDefault="00B66990" w:rsidP="00B66990">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2BFE73C7" w14:textId="77777777" w:rsidR="00B66990" w:rsidRDefault="00B66990" w:rsidP="00B66990">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5BAC5EAD" w14:textId="77777777" w:rsidR="00B66990" w:rsidRDefault="00B66990" w:rsidP="00B66990">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7EB8F453" w14:textId="77777777" w:rsidR="00B66990" w:rsidRDefault="00B66990" w:rsidP="00B66990">
      <w:pPr>
        <w:pStyle w:val="Bibliography"/>
      </w:pPr>
      <w:r>
        <w:t xml:space="preserve">Frost, R., &amp; Plaut, D. (2005). </w:t>
      </w:r>
      <w:r>
        <w:rPr>
          <w:i/>
          <w:iCs/>
        </w:rPr>
        <w:t>The word-frequency database for printed Hebrew</w:t>
      </w:r>
      <w:r>
        <w:t>. http://word-freq.huji.ac.il/index.html</w:t>
      </w:r>
    </w:p>
    <w:p w14:paraId="1882206C" w14:textId="77777777" w:rsidR="00B66990" w:rsidRDefault="00B66990" w:rsidP="00B66990">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32283E8" w14:textId="77777777" w:rsidR="00B66990" w:rsidRDefault="00B66990" w:rsidP="00B66990">
      <w:pPr>
        <w:pStyle w:val="Bibliography"/>
      </w:pPr>
      <w:r>
        <w:lastRenderedPageBreak/>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6E2B4FB8" w14:textId="77777777" w:rsidR="00B66990" w:rsidRDefault="00B66990" w:rsidP="00B66990">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0E9E2A07" w14:textId="77777777" w:rsidR="00B66990" w:rsidRDefault="00B66990" w:rsidP="00B66990">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64BEFC79" w14:textId="77777777" w:rsidR="00B66990" w:rsidRDefault="00B66990" w:rsidP="00B66990">
      <w:pPr>
        <w:pStyle w:val="Bibliography"/>
      </w:pPr>
      <w:r>
        <w:t xml:space="preserve">Heller, K., Chapman, C. S., &amp; Mudrik, L. (2022). </w:t>
      </w:r>
      <w:r>
        <w:rPr>
          <w:i/>
          <w:iCs/>
        </w:rPr>
        <w:t>Show some sensitivity! Using motion tracking to improve unconscious measures—Addendum 07.08.22</w:t>
      </w:r>
      <w:r>
        <w:t>. https://osf.io/8dsvp</w:t>
      </w:r>
    </w:p>
    <w:p w14:paraId="0DE89510" w14:textId="77777777" w:rsidR="00B66990" w:rsidRDefault="00B66990" w:rsidP="00B66990">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2EAB37E4" w14:textId="77777777" w:rsidR="00B66990" w:rsidRDefault="00B66990" w:rsidP="00B66990">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98BFEB1" w14:textId="77777777" w:rsidR="00B66990" w:rsidRDefault="00B66990" w:rsidP="00B66990">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0AB6B67A" w14:textId="77777777" w:rsidR="00B66990" w:rsidRDefault="00B66990" w:rsidP="00B66990">
      <w:pPr>
        <w:pStyle w:val="Bibliography"/>
      </w:pPr>
      <w:r>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1E8328A2" w14:textId="77777777" w:rsidR="00B66990" w:rsidRDefault="00B66990" w:rsidP="00B66990">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28BA9F2D" w14:textId="77777777" w:rsidR="00B66990" w:rsidRDefault="00B66990" w:rsidP="00B66990">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1A795066" w14:textId="77777777" w:rsidR="00B66990" w:rsidRDefault="00B66990" w:rsidP="00B66990">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B0E24BC" w14:textId="77777777" w:rsidR="00B66990" w:rsidRDefault="00B66990" w:rsidP="00B66990">
      <w:pPr>
        <w:pStyle w:val="Bibliography"/>
      </w:pPr>
      <w:r>
        <w:lastRenderedPageBreak/>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28A4054F" w14:textId="77777777" w:rsidR="00B66990" w:rsidRDefault="00B66990" w:rsidP="00B66990">
      <w:pPr>
        <w:pStyle w:val="Bibliography"/>
      </w:pPr>
      <w:r>
        <w:t xml:space="preserve">Kihlstrom, J. F. (1987). The Cognitive Unconscious. </w:t>
      </w:r>
      <w:r>
        <w:rPr>
          <w:i/>
          <w:iCs/>
        </w:rPr>
        <w:t>Science</w:t>
      </w:r>
      <w:r>
        <w:t xml:space="preserve">, </w:t>
      </w:r>
      <w:r>
        <w:rPr>
          <w:i/>
          <w:iCs/>
        </w:rPr>
        <w:t>237</w:t>
      </w:r>
      <w:r>
        <w:t>(4821), 1445–1452.</w:t>
      </w:r>
    </w:p>
    <w:p w14:paraId="376C6657" w14:textId="77777777" w:rsidR="00B66990" w:rsidRDefault="00B66990" w:rsidP="00B66990">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549EEBC0" w14:textId="77777777" w:rsidR="00B66990" w:rsidRDefault="00B66990" w:rsidP="00B66990">
      <w:pPr>
        <w:pStyle w:val="Bibliography"/>
      </w:pPr>
      <w:r>
        <w:t xml:space="preserve">Kohl, M. (2019). </w:t>
      </w:r>
      <w:r>
        <w:rPr>
          <w:i/>
          <w:iCs/>
        </w:rPr>
        <w:t>MKinfer: Inferential Statistics</w:t>
      </w:r>
      <w:r>
        <w:t xml:space="preserve"> (0.7). http://www.stamats.de</w:t>
      </w:r>
    </w:p>
    <w:p w14:paraId="6FC6FDE9" w14:textId="77777777" w:rsidR="00B66990" w:rsidRDefault="00B66990" w:rsidP="00B66990">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4007D9B1" w14:textId="77777777" w:rsidR="00B66990" w:rsidRDefault="00B66990" w:rsidP="00B66990">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0837337F" w14:textId="77777777" w:rsidR="00B66990" w:rsidRDefault="00B66990" w:rsidP="00B66990">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BF3A98" w14:textId="77777777" w:rsidR="00B66990" w:rsidRDefault="00B66990" w:rsidP="00B66990">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6B37C08B" w14:textId="77777777" w:rsidR="00B66990" w:rsidRDefault="00B66990" w:rsidP="00B66990">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54E280D7" w14:textId="77777777" w:rsidR="00B66990" w:rsidRDefault="00B66990" w:rsidP="00B66990">
      <w:pPr>
        <w:pStyle w:val="Bibliography"/>
      </w:pPr>
      <w:r>
        <w:t xml:space="preserve">Mack, A., &amp; Rock, I. (1998). Inattentional blindness: Perception without attention. In </w:t>
      </w:r>
      <w:r>
        <w:rPr>
          <w:i/>
          <w:iCs/>
        </w:rPr>
        <w:t>Visual attention</w:t>
      </w:r>
      <w:r>
        <w:t xml:space="preserve"> (pp. 55–76). Oxford University Press.</w:t>
      </w:r>
    </w:p>
    <w:p w14:paraId="1075AB20" w14:textId="77777777" w:rsidR="00B66990" w:rsidRDefault="00B66990" w:rsidP="00B66990">
      <w:pPr>
        <w:pStyle w:val="Bibliography"/>
      </w:pPr>
      <w:r>
        <w:t xml:space="preserve">Macmillan, N. A., &amp; Creelman, C. D. (2004). </w:t>
      </w:r>
      <w:r>
        <w:rPr>
          <w:i/>
          <w:iCs/>
        </w:rPr>
        <w:t>Detection Theory: A User’s Guide</w:t>
      </w:r>
      <w:r>
        <w:t xml:space="preserve"> (2nd ed.). Psychology Press. https://doi.org/10.4324/9781410611147</w:t>
      </w:r>
    </w:p>
    <w:p w14:paraId="0D329723" w14:textId="77777777" w:rsidR="00B66990" w:rsidRDefault="00B66990" w:rsidP="00B66990">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68DCC924" w14:textId="77777777" w:rsidR="00B66990" w:rsidRDefault="00B66990" w:rsidP="00B66990">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791D6974" w14:textId="77777777" w:rsidR="00B66990" w:rsidRDefault="00B66990" w:rsidP="00B66990">
      <w:pPr>
        <w:pStyle w:val="Bibliography"/>
      </w:pPr>
      <w:r>
        <w:rPr>
          <w:i/>
          <w:iCs/>
        </w:rPr>
        <w:t>MATLAB</w:t>
      </w:r>
      <w:r>
        <w:t xml:space="preserve"> (9.9.0.14677003 (R2020b)). (2020). The MathWorks Inc.</w:t>
      </w:r>
    </w:p>
    <w:p w14:paraId="78637F3F" w14:textId="77777777" w:rsidR="00B66990" w:rsidRDefault="00B66990" w:rsidP="00B66990">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C159AAF" w14:textId="77777777" w:rsidR="00B66990" w:rsidRDefault="00B66990" w:rsidP="00B66990">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03DBFCBA" w14:textId="77777777" w:rsidR="00B66990" w:rsidRDefault="00B66990" w:rsidP="00B66990">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297B142F" w14:textId="77777777" w:rsidR="00B66990" w:rsidRDefault="00B66990" w:rsidP="00B66990">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71C213C8" w14:textId="77777777" w:rsidR="00B66990" w:rsidRDefault="00B66990" w:rsidP="00B66990">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3D7DCF26" w14:textId="77777777" w:rsidR="00B66990" w:rsidRDefault="00B66990" w:rsidP="00B66990">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1E80C970" w14:textId="77777777" w:rsidR="00B66990" w:rsidRDefault="00B66990" w:rsidP="00B66990">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DBC7EFD" w14:textId="77777777" w:rsidR="00B66990" w:rsidRDefault="00B66990" w:rsidP="00B66990">
      <w:pPr>
        <w:pStyle w:val="Bibliography"/>
      </w:pPr>
      <w:r>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53609DAE" w14:textId="77777777" w:rsidR="00B66990" w:rsidRDefault="00B66990" w:rsidP="00B66990">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3C8DFA06" w14:textId="77777777" w:rsidR="00B66990" w:rsidRDefault="00B66990" w:rsidP="00B66990">
      <w:pPr>
        <w:pStyle w:val="Bibliography"/>
      </w:pPr>
      <w:r>
        <w:lastRenderedPageBreak/>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2DBD7B8B" w14:textId="77777777" w:rsidR="00B66990" w:rsidRDefault="00B66990" w:rsidP="00B66990">
      <w:pPr>
        <w:pStyle w:val="Bibliography"/>
      </w:pPr>
      <w:r>
        <w:rPr>
          <w:i/>
          <w:iCs/>
        </w:rPr>
        <w:t>Motive</w:t>
      </w:r>
      <w:r>
        <w:t xml:space="preserve"> (2.3.0). (2021). NaturalPoint, Inc. https://optitrack.com/software/motive/</w:t>
      </w:r>
    </w:p>
    <w:p w14:paraId="59394249" w14:textId="77777777" w:rsidR="00B66990" w:rsidRDefault="00B66990" w:rsidP="00B66990">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04B0CC9B" w14:textId="77777777" w:rsidR="00B66990" w:rsidRDefault="00B66990" w:rsidP="00B66990">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0DA600DF" w14:textId="77777777" w:rsidR="00B66990" w:rsidRDefault="00B66990" w:rsidP="00B66990">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347C2515" w14:textId="77777777" w:rsidR="00B66990" w:rsidRDefault="00B66990" w:rsidP="00B66990">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19A767B4" w14:textId="77777777" w:rsidR="00B66990" w:rsidRDefault="00B66990" w:rsidP="00B66990">
      <w:pPr>
        <w:pStyle w:val="Bibliography"/>
      </w:pPr>
      <w:r>
        <w:rPr>
          <w:i/>
          <w:iCs/>
        </w:rPr>
        <w:t>NatNet SDK</w:t>
      </w:r>
      <w:r>
        <w:t xml:space="preserve"> (4.0.0). (2021). NaturalPoint, Inc. https://optitrack.com/software/motive/</w:t>
      </w:r>
    </w:p>
    <w:p w14:paraId="46422C66" w14:textId="77777777" w:rsidR="00B66990" w:rsidRDefault="00B66990" w:rsidP="00B66990">
      <w:pPr>
        <w:pStyle w:val="Bibliography"/>
      </w:pPr>
      <w:r>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3AE0DE2" w14:textId="77777777" w:rsidR="00B66990" w:rsidRDefault="00B66990" w:rsidP="00B66990">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77578638" w14:textId="77777777" w:rsidR="00B66990" w:rsidRDefault="00B66990" w:rsidP="00B66990">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73C4FA91" w14:textId="77777777" w:rsidR="00B66990" w:rsidRDefault="00B66990" w:rsidP="00B66990">
      <w:pPr>
        <w:pStyle w:val="Bibliography"/>
      </w:pPr>
      <w:r>
        <w:t xml:space="preserve">Otten, L. J., &amp; Rugg, M. D. (2005). </w:t>
      </w:r>
      <w:r>
        <w:rPr>
          <w:i/>
          <w:iCs/>
        </w:rPr>
        <w:t>Interpreting event-related brain potentials. Event-related potentials: A methods handbook</w:t>
      </w:r>
      <w:r>
        <w:t>. 3–16.</w:t>
      </w:r>
    </w:p>
    <w:p w14:paraId="66CD7FFD" w14:textId="77777777" w:rsidR="00B66990" w:rsidRDefault="00B66990" w:rsidP="00B66990">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74B3FBBA" w14:textId="77777777" w:rsidR="00B66990" w:rsidRDefault="00B66990" w:rsidP="00B66990">
      <w:pPr>
        <w:pStyle w:val="Bibliography"/>
      </w:pPr>
      <w:r>
        <w:lastRenderedPageBreak/>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37CD0136" w14:textId="77777777" w:rsidR="00B66990" w:rsidRDefault="00B66990" w:rsidP="00B66990">
      <w:pPr>
        <w:pStyle w:val="Bibliography"/>
      </w:pPr>
      <w:r>
        <w:t xml:space="preserve">Peters, M. A. K., &amp; Lau, H. (2015). </w:t>
      </w:r>
      <w:r>
        <w:rPr>
          <w:i/>
          <w:iCs/>
        </w:rPr>
        <w:t>Human observers have optimal introspective access to perceptual processes even for visually masked stimuli</w:t>
      </w:r>
      <w:r>
        <w:t>. 30.</w:t>
      </w:r>
    </w:p>
    <w:p w14:paraId="4EB44B29" w14:textId="77777777" w:rsidR="00B66990" w:rsidRDefault="00B66990" w:rsidP="00B66990">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75B435DD" w14:textId="77777777" w:rsidR="00B66990" w:rsidRDefault="00B66990" w:rsidP="00B66990">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D83548D" w14:textId="77777777" w:rsidR="00B66990" w:rsidRDefault="00B66990" w:rsidP="00B66990">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4F630A" w14:textId="77777777" w:rsidR="00B66990" w:rsidRDefault="00B66990" w:rsidP="00B66990">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A974ADA" w14:textId="77777777" w:rsidR="00B66990" w:rsidRDefault="00B66990" w:rsidP="00B66990">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91F6D54" w14:textId="77777777" w:rsidR="00B66990" w:rsidRDefault="00B66990" w:rsidP="00B66990">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35B20B14" w14:textId="77777777" w:rsidR="00B66990" w:rsidRDefault="00B66990" w:rsidP="00B66990">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0A5FD6C2" w14:textId="77777777" w:rsidR="00B66990" w:rsidRDefault="00B66990" w:rsidP="00B66990">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19BE97D0" w14:textId="77777777" w:rsidR="00B66990" w:rsidRDefault="00B66990" w:rsidP="00B66990">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3FD2B70B" w14:textId="77777777" w:rsidR="00B66990" w:rsidRDefault="00B66990" w:rsidP="00B66990">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11C4E87B" w14:textId="77777777" w:rsidR="00B66990" w:rsidRDefault="00B66990" w:rsidP="00B66990">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4A177519" w14:textId="77777777" w:rsidR="00B66990" w:rsidRDefault="00B66990" w:rsidP="00B66990">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00F425B0" w14:textId="77777777" w:rsidR="00B66990" w:rsidRDefault="00B66990" w:rsidP="00B66990">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3156901A" w14:textId="77777777" w:rsidR="00B66990" w:rsidRDefault="00B66990" w:rsidP="00B66990">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60E31401" w14:textId="77777777" w:rsidR="00B66990" w:rsidRDefault="00B66990" w:rsidP="00B66990">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0283588D" w14:textId="77777777" w:rsidR="00B66990" w:rsidRDefault="00B66990" w:rsidP="00B66990">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03E8BD7E" w14:textId="77777777" w:rsidR="00B66990" w:rsidRDefault="00B66990" w:rsidP="00B66990">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12BA3AF5" w14:textId="77777777" w:rsidR="00B66990" w:rsidRDefault="00B66990" w:rsidP="00B66990">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0D748B9C" w14:textId="77777777" w:rsidR="00B66990" w:rsidRDefault="00B66990" w:rsidP="00B66990">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4B1C9642" w14:textId="77777777" w:rsidR="00B66990" w:rsidRDefault="00B66990" w:rsidP="00B66990">
      <w:pPr>
        <w:pStyle w:val="Bibliography"/>
      </w:pPr>
      <w:r>
        <w:lastRenderedPageBreak/>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22BD351D" w14:textId="77777777" w:rsidR="00B66990" w:rsidRDefault="00B66990" w:rsidP="00B66990">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4FAB4E22" w14:textId="77777777" w:rsidR="00B66990" w:rsidRDefault="00B66990" w:rsidP="00B66990">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79E15BD2" w14:textId="77777777" w:rsidR="00B66990" w:rsidRDefault="00B66990" w:rsidP="00B66990">
      <w:pPr>
        <w:pStyle w:val="Bibliography"/>
      </w:pPr>
      <w:r>
        <w:t xml:space="preserve">Xiao, K., Yamauchi, T., &amp; Bowman, C. (2015). </w:t>
      </w:r>
      <w:r>
        <w:rPr>
          <w:i/>
          <w:iCs/>
        </w:rPr>
        <w:t>Assessing Masked Semantic Priming: Cursor Trajectory versus Response Time Measures</w:t>
      </w:r>
      <w:r>
        <w:t>. 7.</w:t>
      </w:r>
    </w:p>
    <w:p w14:paraId="558C6F97" w14:textId="77777777" w:rsidR="00B66990" w:rsidRDefault="00B66990" w:rsidP="00B66990">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07A1C7B4" w14:textId="77777777" w:rsidR="00B66990" w:rsidRDefault="00B66990" w:rsidP="00B66990">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3EE63FDB"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1D4C1D3" w:rsidR="00C50650" w:rsidRDefault="00C50650" w:rsidP="006B77E7">
      <w:pPr>
        <w:spacing w:line="480" w:lineRule="auto"/>
        <w:ind w:firstLine="0"/>
        <w:jc w:val="left"/>
        <w:rPr>
          <w:lang w:eastAsia="ja-JP" w:bidi="ar-SA"/>
        </w:rPr>
      </w:pPr>
    </w:p>
    <w:sectPr w:rsidR="00C50650"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95" w:author="Chen Heller" w:date="2022-09-15T12:43:00Z" w:initials="CH">
    <w:p w14:paraId="6D3C49B5" w14:textId="77777777" w:rsidR="006919D4" w:rsidRDefault="006919D4" w:rsidP="0029125A">
      <w:pPr>
        <w:pStyle w:val="CommentText"/>
        <w:jc w:val="left"/>
      </w:pPr>
      <w:r>
        <w:rPr>
          <w:rStyle w:val="CommentReference"/>
        </w:rPr>
        <w:annotationRef/>
      </w:r>
      <w:r>
        <w:t>It is ok that the description is identical to that used in the results figure of experiment 1 right?</w:t>
      </w:r>
    </w:p>
  </w:comment>
  <w:comment w:id="739" w:author="Liad Mudrik" w:date="2022-09-12T12:54:00Z" w:initials="LM">
    <w:p w14:paraId="52370B4B" w14:textId="1B57F507" w:rsidR="008351C5" w:rsidRDefault="008351C5" w:rsidP="00485D34">
      <w:pPr>
        <w:jc w:val="left"/>
      </w:pPr>
      <w:r>
        <w:rPr>
          <w:rStyle w:val="CommentReference"/>
        </w:rPr>
        <w:annotationRef/>
      </w:r>
      <w:r>
        <w:rPr>
          <w:sz w:val="20"/>
          <w:szCs w:val="20"/>
        </w:rPr>
        <w:t>this is a last moment suggestion, so feel free to ignore it. But it could have been nice to add Bayes Factors to all analyses… You can do it easily in JASP, but it will take time. Your call. Happy to discuss this too</w:t>
      </w:r>
    </w:p>
  </w:comment>
  <w:comment w:id="1042" w:author="Chen Heller" w:date="2022-09-01T09:42:00Z" w:initials="CH">
    <w:p w14:paraId="598ECD31" w14:textId="472F7423" w:rsidR="00EF52E5" w:rsidRDefault="00EB2FF8" w:rsidP="00E96D8E">
      <w:pPr>
        <w:pStyle w:val="CommentText"/>
      </w:pPr>
      <w:r>
        <w:rPr>
          <w:rStyle w:val="CommentReference"/>
        </w:rPr>
        <w:annotationRef/>
      </w:r>
      <w:r w:rsidR="00EF52E5">
        <w:t>Rejected explanation:</w:t>
      </w:r>
    </w:p>
    <w:p w14:paraId="094AF53A" w14:textId="77777777" w:rsidR="00EF52E5" w:rsidRDefault="00EF52E5" w:rsidP="00E96D8E">
      <w:pPr>
        <w:pStyle w:val="CommentText"/>
      </w:pPr>
      <w:r>
        <w:t>a trend was seen in the proportion of each exclusion reason. It seems that late responses, slow movements and incorrect answers became less prominent at the expense of having more short reaches and early responses. A Possible explanation for this pattern of results can be conceived by reviewing the proportion of each exclusion reason in Experiment 2. Late responses were kind of the most prominent cause for error in experiment 2, and therefore it is possible that in order to diminish their error rate, participants in experiment 3 mainly focused their efforts on reducing their response time. Consequently, quicker responses developed which decreased the number of late responses but increased the number of early responses and short trajectories.</w:t>
      </w:r>
      <w:r>
        <w:rPr>
          <w:strike/>
        </w:rPr>
        <w:t xml:space="preserve"> These hasty responses left less time to process the target which explains the increase in incorrect answers. Similarly, the probability for corrective movements could have increased as well, which accounted for the higher rate of long movement durations.</w:t>
      </w:r>
    </w:p>
  </w:comment>
  <w:comment w:id="1046" w:author="Chen Heller" w:date="2022-09-15T15:31:00Z" w:initials="CH">
    <w:p w14:paraId="48904FF7" w14:textId="77777777" w:rsidR="004A07AA" w:rsidRDefault="004A07AA" w:rsidP="00ED4089">
      <w:pPr>
        <w:pStyle w:val="CommentText"/>
        <w:jc w:val="left"/>
      </w:pPr>
      <w:r>
        <w:rPr>
          <w:rStyle w:val="CommentReference"/>
        </w:rPr>
        <w:annotationRef/>
      </w:r>
      <w:r>
        <w:t>What is the proper way of referencing it?</w:t>
      </w:r>
    </w:p>
  </w:comment>
  <w:comment w:id="1056" w:author="Liad Mudrik" w:date="2022-09-12T13:39:00Z" w:initials="LM">
    <w:p w14:paraId="2427B8A6" w14:textId="65F793CE" w:rsidR="0013510A" w:rsidRDefault="0013510A" w:rsidP="00561D01">
      <w:pPr>
        <w:jc w:val="left"/>
      </w:pPr>
      <w:r>
        <w:rPr>
          <w:rStyle w:val="CommentReference"/>
        </w:rPr>
        <w:annotationRef/>
      </w:r>
      <w:r>
        <w:rPr>
          <w:sz w:val="20"/>
          <w:szCs w:val="20"/>
        </w:rPr>
        <w:t xml:space="preserve">can you please change the results section based on the comments I gave to the previous results sections? Then I’ll go over this part with more scrutiny </w:t>
      </w:r>
    </w:p>
  </w:comment>
  <w:comment w:id="1057" w:author="Chen Heller" w:date="2022-09-14T19:02:00Z" w:initials="CH">
    <w:p w14:paraId="067F8DF3" w14:textId="77777777" w:rsidR="00C97FE0" w:rsidRDefault="00C97FE0" w:rsidP="00C36C2B">
      <w:pPr>
        <w:pStyle w:val="CommentText"/>
        <w:jc w:val="left"/>
      </w:pPr>
      <w:r>
        <w:rPr>
          <w:rStyle w:val="CommentReference"/>
        </w:rPr>
        <w:annotationRef/>
      </w:r>
      <w:r>
        <w:t>Yes, of course, it is now updated.</w:t>
      </w:r>
    </w:p>
  </w:comment>
  <w:comment w:id="1396" w:author="Chen Heller" w:date="2022-09-14T22:53:00Z" w:initials="CH">
    <w:p w14:paraId="6034E2BE" w14:textId="77777777" w:rsidR="006C3BE6" w:rsidRDefault="007B4A83">
      <w:pPr>
        <w:pStyle w:val="CommentText"/>
        <w:jc w:val="left"/>
      </w:pPr>
      <w:r>
        <w:rPr>
          <w:rStyle w:val="CommentReference"/>
        </w:rPr>
        <w:annotationRef/>
      </w:r>
      <w:r w:rsidR="006C3BE6">
        <w:t>I tried to locate relevant papers in the EEG literature however I encountered only few:</w:t>
      </w:r>
    </w:p>
    <w:p w14:paraId="67EB8536" w14:textId="77777777" w:rsidR="006C3BE6" w:rsidRDefault="006C3BE6">
      <w:pPr>
        <w:pStyle w:val="CommentText"/>
        <w:jc w:val="left"/>
      </w:pPr>
    </w:p>
    <w:p w14:paraId="516261ED" w14:textId="77777777" w:rsidR="006C3BE6" w:rsidRDefault="006C3BE6">
      <w:pPr>
        <w:pStyle w:val="CommentText"/>
        <w:jc w:val="left"/>
      </w:pPr>
      <w:r>
        <w:t>This paper describes the "component overlap problem":</w:t>
      </w:r>
    </w:p>
    <w:p w14:paraId="46539DDC" w14:textId="77777777" w:rsidR="006C3BE6" w:rsidRDefault="006C3BE6">
      <w:pPr>
        <w:pStyle w:val="CommentText"/>
        <w:jc w:val="left"/>
      </w:pPr>
      <w:r>
        <w:rPr>
          <w:color w:val="222222"/>
          <w:highlight w:val="white"/>
        </w:rPr>
        <w:t>Woodman, G. F. (2010). A brief introduction to the use of event-related potentials in studies of perception and attention. </w:t>
      </w:r>
      <w:r>
        <w:rPr>
          <w:i/>
          <w:iCs/>
          <w:color w:val="222222"/>
          <w:highlight w:val="white"/>
        </w:rPr>
        <w:t>Attention, Perception, &amp; Psychophysics</w:t>
      </w:r>
      <w:r>
        <w:rPr>
          <w:color w:val="222222"/>
          <w:highlight w:val="white"/>
        </w:rPr>
        <w:t>, </w:t>
      </w:r>
      <w:r>
        <w:rPr>
          <w:i/>
          <w:iCs/>
          <w:color w:val="222222"/>
          <w:highlight w:val="white"/>
        </w:rPr>
        <w:t>72</w:t>
      </w:r>
      <w:r>
        <w:rPr>
          <w:color w:val="222222"/>
          <w:highlight w:val="white"/>
        </w:rPr>
        <w:t>(8), 2031-2046.</w:t>
      </w:r>
    </w:p>
    <w:p w14:paraId="10DBD5D2" w14:textId="77777777" w:rsidR="006C3BE6" w:rsidRDefault="006C3BE6">
      <w:pPr>
        <w:pStyle w:val="CommentText"/>
        <w:jc w:val="left"/>
      </w:pPr>
    </w:p>
    <w:p w14:paraId="5CA6850C" w14:textId="77777777" w:rsidR="006C3BE6" w:rsidRDefault="006C3BE6">
      <w:pPr>
        <w:pStyle w:val="CommentText"/>
        <w:jc w:val="left"/>
      </w:pPr>
      <w:r>
        <w:t xml:space="preserve">This paper </w:t>
      </w:r>
    </w:p>
    <w:p w14:paraId="7B4AFA31" w14:textId="77777777" w:rsidR="006C3BE6" w:rsidRDefault="006C3BE6">
      <w:pPr>
        <w:pStyle w:val="CommentText"/>
        <w:jc w:val="left"/>
      </w:pPr>
      <w:r>
        <w:rPr>
          <w:color w:val="222222"/>
          <w:highlight w:val="white"/>
        </w:rPr>
        <w:t>Otten, L. J., &amp; Rugg, M. D. (2005). Interpreting event-related brain potentials. </w:t>
      </w:r>
      <w:r>
        <w:rPr>
          <w:i/>
          <w:iCs/>
          <w:color w:val="222222"/>
          <w:highlight w:val="white"/>
        </w:rPr>
        <w:t>Event-related potentials: A methods handbook</w:t>
      </w:r>
      <w:r>
        <w:rPr>
          <w:color w:val="222222"/>
          <w:highlight w:val="white"/>
        </w:rPr>
        <w:t>, 3-16.</w:t>
      </w:r>
      <w:r>
        <w:t xml:space="preserve"> </w:t>
      </w:r>
    </w:p>
    <w:p w14:paraId="066D2C08" w14:textId="77777777" w:rsidR="006C3BE6" w:rsidRDefault="006C3BE6">
      <w:pPr>
        <w:pStyle w:val="CommentText"/>
        <w:jc w:val="left"/>
      </w:pPr>
    </w:p>
    <w:p w14:paraId="253ED6B2" w14:textId="77777777" w:rsidR="006C3BE6" w:rsidRDefault="006C3BE6">
      <w:pPr>
        <w:pStyle w:val="CommentText"/>
        <w:jc w:val="left"/>
      </w:pPr>
      <w:r>
        <w:t>This chapter also discusses it:</w:t>
      </w:r>
    </w:p>
    <w:p w14:paraId="76BF2F72" w14:textId="77777777" w:rsidR="006C3BE6" w:rsidRDefault="00000000">
      <w:pPr>
        <w:pStyle w:val="CommentText"/>
        <w:jc w:val="left"/>
      </w:pPr>
      <w:hyperlink r:id="rId1" w:history="1">
        <w:r w:rsidR="006C3BE6" w:rsidRPr="00B13393">
          <w:rPr>
            <w:rStyle w:val="Hyperlink"/>
          </w:rPr>
          <w:t>http://www.emilykappenman.org/wp-content/uploads/2015/03/2012-Kappenman.pdf</w:t>
        </w:r>
      </w:hyperlink>
    </w:p>
    <w:p w14:paraId="1F8C1EE1" w14:textId="77777777" w:rsidR="006C3BE6" w:rsidRDefault="006C3BE6">
      <w:pPr>
        <w:pStyle w:val="CommentText"/>
        <w:jc w:val="left"/>
      </w:pPr>
    </w:p>
    <w:p w14:paraId="20BC130C" w14:textId="77777777" w:rsidR="006C3BE6" w:rsidRDefault="006C3BE6" w:rsidP="00B13393">
      <w:pPr>
        <w:pStyle w:val="CommentText"/>
        <w:jc w:val="left"/>
        <w:rPr>
          <w:rtl/>
        </w:rPr>
      </w:pPr>
      <w:r>
        <w:t>I could also cite Luck's book about EEG but I think its too general.</w:t>
      </w:r>
    </w:p>
  </w:comment>
  <w:comment w:id="1419" w:author="Chen Heller" w:date="2022-09-04T13:36:00Z" w:initials="CH">
    <w:p w14:paraId="32662B10" w14:textId="79003103" w:rsidR="009E3931" w:rsidRDefault="009E3931" w:rsidP="00E96D8E">
      <w:pPr>
        <w:pStyle w:val="CommentText"/>
      </w:pPr>
      <w:r>
        <w:rPr>
          <w:rStyle w:val="CommentReference"/>
        </w:rPr>
        <w:annotationRef/>
      </w:r>
      <w:r>
        <w:t>I considered an account for the noise on the trial level, but disregarded it since the noise should cancel out when averaging within participant.</w:t>
      </w:r>
    </w:p>
    <w:p w14:paraId="148EDAD5" w14:textId="77777777" w:rsidR="009E3931" w:rsidRDefault="009E3931" w:rsidP="00E96D8E">
      <w:pPr>
        <w:pStyle w:val="CommentText"/>
      </w:pPr>
    </w:p>
    <w:p w14:paraId="476DE4EF" w14:textId="77777777" w:rsidR="009E3931" w:rsidRDefault="009E3931" w:rsidP="00E96D8E">
      <w:pPr>
        <w:pStyle w:val="CommentText"/>
      </w:pPr>
      <w:r>
        <w:t>The explanation:</w:t>
      </w:r>
    </w:p>
    <w:p w14:paraId="57C983B6" w14:textId="77777777" w:rsidR="009E3931" w:rsidRDefault="009E3931" w:rsidP="00E96D8E">
      <w:pPr>
        <w:pStyle w:val="CommentText"/>
      </w:pPr>
      <w:r>
        <w:t>Different people might respond differently to the pressure caused by the strict timing demands of the experiment. This means responses will be rash/hasty for some of them. Applying accurate motor control on very fast movements is difficult [ref] which means that the movements will be less consistent/ repetitive. Thus the bias would be less noticeable for some participants than others.</w:t>
      </w:r>
    </w:p>
  </w:comment>
  <w:comment w:id="1420" w:author="Liad Mudrik" w:date="2022-09-12T17:09:00Z" w:initials="LM">
    <w:p w14:paraId="2FF58999" w14:textId="77777777" w:rsidR="00AC79D4" w:rsidRDefault="00AC79D4" w:rsidP="007C7EDC">
      <w:pPr>
        <w:jc w:val="left"/>
      </w:pPr>
      <w:r>
        <w:rPr>
          <w:rStyle w:val="CommentReference"/>
        </w:rPr>
        <w:annotationRef/>
      </w:r>
      <w:r>
        <w:rPr>
          <w:sz w:val="20"/>
          <w:szCs w:val="20"/>
        </w:rPr>
        <w:t>if you can back this up with literature, I would</w:t>
      </w:r>
    </w:p>
  </w:comment>
  <w:comment w:id="1421" w:author="Chen Heller" w:date="2022-09-14T14:55:00Z" w:initials="CH">
    <w:p w14:paraId="7BAFF792" w14:textId="77777777" w:rsidR="009327F0" w:rsidRDefault="001016A8" w:rsidP="00CA7E44">
      <w:pPr>
        <w:pStyle w:val="CommentText"/>
        <w:jc w:val="left"/>
      </w:pPr>
      <w:r>
        <w:rPr>
          <w:rStyle w:val="CommentReference"/>
        </w:rPr>
        <w:annotationRef/>
      </w:r>
      <w:r w:rsidR="009327F0">
        <w:t>I couldn't locate a paper that compared the two. I can however compare the relative SD between keyboard and motion tracking in all the previous papers that included both. But I'm not sure I have the time to do so.</w:t>
      </w:r>
    </w:p>
  </w:comment>
  <w:comment w:id="1424" w:author="Liad Mudrik" w:date="2022-09-12T17:09:00Z" w:initials="LM">
    <w:p w14:paraId="0DECE497" w14:textId="06E25089" w:rsidR="00746BAC" w:rsidRDefault="00746BAC" w:rsidP="00FC32EF">
      <w:pPr>
        <w:jc w:val="left"/>
      </w:pPr>
      <w:r>
        <w:rPr>
          <w:rStyle w:val="CommentReference"/>
        </w:rPr>
        <w:annotationRef/>
      </w:r>
      <w:r>
        <w:rPr>
          <w:sz w:val="20"/>
          <w:szCs w:val="20"/>
        </w:rPr>
        <w:t>again, it would be good to back this up</w:t>
      </w:r>
    </w:p>
  </w:comment>
  <w:comment w:id="1425" w:author="Chen Heller" w:date="2022-09-15T11:29:00Z" w:initials="CH">
    <w:p w14:paraId="4FCD17A7" w14:textId="77777777" w:rsidR="00884885" w:rsidRDefault="00EA261B" w:rsidP="001D1471">
      <w:pPr>
        <w:pStyle w:val="CommentText"/>
        <w:jc w:val="left"/>
      </w:pPr>
      <w:r>
        <w:rPr>
          <w:rStyle w:val="CommentReference"/>
        </w:rPr>
        <w:annotationRef/>
      </w:r>
      <w:r w:rsidR="00884885">
        <w:t>The only paper I could find that discusses something relativly close is one that shows that task complexity increases learning/forgetting/efficiency variability among workers in a factory.</w:t>
      </w:r>
    </w:p>
  </w:comment>
  <w:comment w:id="1427" w:author="Liad Mudrik" w:date="2022-09-12T17:10:00Z" w:initials="LM">
    <w:p w14:paraId="70E9A686" w14:textId="4D6AFECD" w:rsidR="00FC6200" w:rsidRDefault="00FC6200" w:rsidP="00B21E16">
      <w:pPr>
        <w:jc w:val="left"/>
      </w:pPr>
      <w:r>
        <w:rPr>
          <w:rStyle w:val="CommentReference"/>
        </w:rPr>
        <w:annotationRef/>
      </w:r>
      <w:r>
        <w:rPr>
          <w:sz w:val="20"/>
          <w:szCs w:val="20"/>
        </w:rPr>
        <w:t>what does this reference index?</w:t>
      </w:r>
    </w:p>
  </w:comment>
  <w:comment w:id="1428" w:author="Chen Heller" w:date="2022-09-13T13:45:00Z" w:initials="CH">
    <w:p w14:paraId="513FC114" w14:textId="77777777" w:rsidR="00714F4F" w:rsidRDefault="00714F4F" w:rsidP="00603047">
      <w:pPr>
        <w:pStyle w:val="CommentText"/>
        <w:jc w:val="left"/>
      </w:pPr>
      <w:r>
        <w:rPr>
          <w:rStyle w:val="CommentReference"/>
        </w:rPr>
        <w:annotationRef/>
      </w:r>
      <w:r>
        <w:t>Explanation about "relative standard deviation"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3C49B5" w15:done="0"/>
  <w15:commentEx w15:paraId="52370B4B" w15:done="0"/>
  <w15:commentEx w15:paraId="094AF53A" w15:done="1"/>
  <w15:commentEx w15:paraId="48904FF7" w15:done="0"/>
  <w15:commentEx w15:paraId="2427B8A6" w15:done="0"/>
  <w15:commentEx w15:paraId="067F8DF3" w15:paraIdParent="2427B8A6" w15:done="0"/>
  <w15:commentEx w15:paraId="20BC130C" w15:done="0"/>
  <w15:commentEx w15:paraId="57C983B6" w15:done="1"/>
  <w15:commentEx w15:paraId="2FF58999" w15:done="0"/>
  <w15:commentEx w15:paraId="7BAFF792" w15:paraIdParent="2FF58999" w15:done="0"/>
  <w15:commentEx w15:paraId="0DECE497" w15:done="0"/>
  <w15:commentEx w15:paraId="4FCD17A7" w15:paraIdParent="0DECE497" w15:done="0"/>
  <w15:commentEx w15:paraId="70E9A686" w15:done="0"/>
  <w15:commentEx w15:paraId="513FC114" w15:paraIdParent="70E9A6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D9C63" w16cex:dateUtc="2022-09-15T09:43:00Z"/>
  <w16cex:commentExtensible w16cex:durableId="26C9AA92" w16cex:dateUtc="2022-09-12T19:54:00Z"/>
  <w16cex:commentExtensible w16cex:durableId="26BAFD12" w16cex:dateUtc="2022-09-01T06:42:00Z"/>
  <w16cex:commentExtensible w16cex:durableId="26CDC3DB" w16cex:dateUtc="2022-09-15T12:31:00Z"/>
  <w16cex:commentExtensible w16cex:durableId="26C9B513" w16cex:dateUtc="2022-09-12T20:39:00Z"/>
  <w16cex:commentExtensible w16cex:durableId="26CCA3CD" w16cex:dateUtc="2022-09-14T16:02:00Z"/>
  <w16cex:commentExtensible w16cex:durableId="26CCD9FE" w16cex:dateUtc="2022-09-14T19:53:00Z"/>
  <w16cex:commentExtensible w16cex:durableId="26BF287B" w16cex:dateUtc="2022-09-04T10:36:00Z"/>
  <w16cex:commentExtensible w16cex:durableId="26C9E63C" w16cex:dateUtc="2022-09-13T00:09:00Z"/>
  <w16cex:commentExtensible w16cex:durableId="26CC69CD" w16cex:dateUtc="2022-09-14T11:55:00Z"/>
  <w16cex:commentExtensible w16cex:durableId="26C9E65F" w16cex:dateUtc="2022-09-13T00:09:00Z"/>
  <w16cex:commentExtensible w16cex:durableId="26CD8B21" w16cex:dateUtc="2022-09-15T08:29:00Z"/>
  <w16cex:commentExtensible w16cex:durableId="26C9E696" w16cex:dateUtc="2022-09-13T00:10:00Z"/>
  <w16cex:commentExtensible w16cex:durableId="26CB07F2" w16cex:dateUtc="2022-09-13T1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3C49B5" w16cid:durableId="26CD9C63"/>
  <w16cid:commentId w16cid:paraId="52370B4B" w16cid:durableId="26C9AA92"/>
  <w16cid:commentId w16cid:paraId="094AF53A" w16cid:durableId="26BAFD12"/>
  <w16cid:commentId w16cid:paraId="48904FF7" w16cid:durableId="26CDC3DB"/>
  <w16cid:commentId w16cid:paraId="2427B8A6" w16cid:durableId="26C9B513"/>
  <w16cid:commentId w16cid:paraId="067F8DF3" w16cid:durableId="26CCA3CD"/>
  <w16cid:commentId w16cid:paraId="20BC130C" w16cid:durableId="26CCD9FE"/>
  <w16cid:commentId w16cid:paraId="57C983B6" w16cid:durableId="26BF287B"/>
  <w16cid:commentId w16cid:paraId="2FF58999" w16cid:durableId="26C9E63C"/>
  <w16cid:commentId w16cid:paraId="7BAFF792" w16cid:durableId="26CC69CD"/>
  <w16cid:commentId w16cid:paraId="0DECE497" w16cid:durableId="26C9E65F"/>
  <w16cid:commentId w16cid:paraId="4FCD17A7" w16cid:durableId="26CD8B21"/>
  <w16cid:commentId w16cid:paraId="70E9A686" w16cid:durableId="26C9E696"/>
  <w16cid:commentId w16cid:paraId="513FC114" w16cid:durableId="26CB07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E8CC6" w14:textId="77777777" w:rsidR="00DD27F6" w:rsidRDefault="00DD27F6" w:rsidP="00E96D8E">
      <w:r>
        <w:separator/>
      </w:r>
    </w:p>
  </w:endnote>
  <w:endnote w:type="continuationSeparator" w:id="0">
    <w:p w14:paraId="7EA3E403" w14:textId="77777777" w:rsidR="00DD27F6" w:rsidRDefault="00DD27F6"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2CD20" w14:textId="77777777" w:rsidR="00DD27F6" w:rsidRDefault="00DD27F6" w:rsidP="00E96D8E">
      <w:r>
        <w:separator/>
      </w:r>
    </w:p>
  </w:footnote>
  <w:footnote w:type="continuationSeparator" w:id="0">
    <w:p w14:paraId="0D6337F4" w14:textId="77777777" w:rsidR="00DD27F6" w:rsidRDefault="00DD27F6"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51A9"/>
    <w:rsid w:val="0003552A"/>
    <w:rsid w:val="00035EB3"/>
    <w:rsid w:val="00035FA8"/>
    <w:rsid w:val="000360C2"/>
    <w:rsid w:val="00036854"/>
    <w:rsid w:val="000374A6"/>
    <w:rsid w:val="00037672"/>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64E"/>
    <w:rsid w:val="000447DE"/>
    <w:rsid w:val="000447E3"/>
    <w:rsid w:val="00045011"/>
    <w:rsid w:val="00045865"/>
    <w:rsid w:val="00045AE5"/>
    <w:rsid w:val="00045F12"/>
    <w:rsid w:val="00045FE5"/>
    <w:rsid w:val="00046913"/>
    <w:rsid w:val="000470DB"/>
    <w:rsid w:val="000475DF"/>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3552"/>
    <w:rsid w:val="000C3BAF"/>
    <w:rsid w:val="000C3D63"/>
    <w:rsid w:val="000C4079"/>
    <w:rsid w:val="000C456B"/>
    <w:rsid w:val="000C45A3"/>
    <w:rsid w:val="000C5896"/>
    <w:rsid w:val="000C73C2"/>
    <w:rsid w:val="000D0EC0"/>
    <w:rsid w:val="000D1105"/>
    <w:rsid w:val="000D14BE"/>
    <w:rsid w:val="000D172B"/>
    <w:rsid w:val="000D1936"/>
    <w:rsid w:val="000D1C59"/>
    <w:rsid w:val="000D1CC0"/>
    <w:rsid w:val="000D2409"/>
    <w:rsid w:val="000D257C"/>
    <w:rsid w:val="000D2A7B"/>
    <w:rsid w:val="000D54E0"/>
    <w:rsid w:val="000D7B1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6CA"/>
    <w:rsid w:val="0019375F"/>
    <w:rsid w:val="001938E9"/>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789C"/>
    <w:rsid w:val="001A7B76"/>
    <w:rsid w:val="001A7D06"/>
    <w:rsid w:val="001B022C"/>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5F1"/>
    <w:rsid w:val="001E7E52"/>
    <w:rsid w:val="001F0D4E"/>
    <w:rsid w:val="001F14C2"/>
    <w:rsid w:val="001F1726"/>
    <w:rsid w:val="001F1A45"/>
    <w:rsid w:val="001F266C"/>
    <w:rsid w:val="001F2731"/>
    <w:rsid w:val="001F28FD"/>
    <w:rsid w:val="001F29A9"/>
    <w:rsid w:val="001F33A0"/>
    <w:rsid w:val="001F39C3"/>
    <w:rsid w:val="001F3AF5"/>
    <w:rsid w:val="001F3C9B"/>
    <w:rsid w:val="001F3CD4"/>
    <w:rsid w:val="001F4284"/>
    <w:rsid w:val="001F4318"/>
    <w:rsid w:val="001F4C86"/>
    <w:rsid w:val="001F5C20"/>
    <w:rsid w:val="001F68A9"/>
    <w:rsid w:val="001F6E52"/>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20703"/>
    <w:rsid w:val="0022111D"/>
    <w:rsid w:val="00221760"/>
    <w:rsid w:val="00221891"/>
    <w:rsid w:val="002219BE"/>
    <w:rsid w:val="00222164"/>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469"/>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C9"/>
    <w:rsid w:val="002A69D6"/>
    <w:rsid w:val="002A6FB1"/>
    <w:rsid w:val="002A75DD"/>
    <w:rsid w:val="002A75E6"/>
    <w:rsid w:val="002B2300"/>
    <w:rsid w:val="002B243A"/>
    <w:rsid w:val="002B2AC5"/>
    <w:rsid w:val="002B390A"/>
    <w:rsid w:val="002B39BD"/>
    <w:rsid w:val="002B3D75"/>
    <w:rsid w:val="002B3DD7"/>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94F"/>
    <w:rsid w:val="002F4EF9"/>
    <w:rsid w:val="002F522D"/>
    <w:rsid w:val="002F5D2D"/>
    <w:rsid w:val="002F5E5D"/>
    <w:rsid w:val="002F5F3E"/>
    <w:rsid w:val="002F6C19"/>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41D3"/>
    <w:rsid w:val="0032453F"/>
    <w:rsid w:val="00324863"/>
    <w:rsid w:val="00324901"/>
    <w:rsid w:val="00324D6B"/>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A1C"/>
    <w:rsid w:val="00346BB1"/>
    <w:rsid w:val="00346DF9"/>
    <w:rsid w:val="00347120"/>
    <w:rsid w:val="00347162"/>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49D4"/>
    <w:rsid w:val="003C4B28"/>
    <w:rsid w:val="003C57F0"/>
    <w:rsid w:val="003C6B86"/>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CDA"/>
    <w:rsid w:val="00422E34"/>
    <w:rsid w:val="0042315E"/>
    <w:rsid w:val="004251C4"/>
    <w:rsid w:val="004256AB"/>
    <w:rsid w:val="00425B72"/>
    <w:rsid w:val="00425C33"/>
    <w:rsid w:val="0042632C"/>
    <w:rsid w:val="00426563"/>
    <w:rsid w:val="004269B7"/>
    <w:rsid w:val="00426DC6"/>
    <w:rsid w:val="004275F5"/>
    <w:rsid w:val="0043034C"/>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E3D"/>
    <w:rsid w:val="00544D19"/>
    <w:rsid w:val="0054526A"/>
    <w:rsid w:val="0054561D"/>
    <w:rsid w:val="00545C06"/>
    <w:rsid w:val="00545E65"/>
    <w:rsid w:val="00546571"/>
    <w:rsid w:val="0054710B"/>
    <w:rsid w:val="0054737E"/>
    <w:rsid w:val="00547992"/>
    <w:rsid w:val="00547A8C"/>
    <w:rsid w:val="005500AD"/>
    <w:rsid w:val="00550EFC"/>
    <w:rsid w:val="0055279C"/>
    <w:rsid w:val="0055300D"/>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B51"/>
    <w:rsid w:val="005B22B7"/>
    <w:rsid w:val="005B262C"/>
    <w:rsid w:val="005B29C8"/>
    <w:rsid w:val="005B2A6E"/>
    <w:rsid w:val="005B3FFA"/>
    <w:rsid w:val="005B4A5B"/>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C61"/>
    <w:rsid w:val="006C5426"/>
    <w:rsid w:val="006C7556"/>
    <w:rsid w:val="006C7DF8"/>
    <w:rsid w:val="006D019D"/>
    <w:rsid w:val="006D028A"/>
    <w:rsid w:val="006D0A97"/>
    <w:rsid w:val="006D17AA"/>
    <w:rsid w:val="006D230D"/>
    <w:rsid w:val="006D277D"/>
    <w:rsid w:val="006D284F"/>
    <w:rsid w:val="006D2FC7"/>
    <w:rsid w:val="006D3129"/>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D78"/>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3335"/>
    <w:rsid w:val="00773A76"/>
    <w:rsid w:val="00773DB8"/>
    <w:rsid w:val="00773F6F"/>
    <w:rsid w:val="00774229"/>
    <w:rsid w:val="00774745"/>
    <w:rsid w:val="00775994"/>
    <w:rsid w:val="00776072"/>
    <w:rsid w:val="0077608B"/>
    <w:rsid w:val="00776191"/>
    <w:rsid w:val="007768A2"/>
    <w:rsid w:val="0077789A"/>
    <w:rsid w:val="0078001D"/>
    <w:rsid w:val="00780B42"/>
    <w:rsid w:val="00780FFE"/>
    <w:rsid w:val="007810DC"/>
    <w:rsid w:val="007813E2"/>
    <w:rsid w:val="0078197A"/>
    <w:rsid w:val="0078275B"/>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E07B9"/>
    <w:rsid w:val="007E08AD"/>
    <w:rsid w:val="007E0DE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F65"/>
    <w:rsid w:val="008725A0"/>
    <w:rsid w:val="008738F8"/>
    <w:rsid w:val="00873955"/>
    <w:rsid w:val="00873FA3"/>
    <w:rsid w:val="00874762"/>
    <w:rsid w:val="00875B00"/>
    <w:rsid w:val="00877280"/>
    <w:rsid w:val="008776A8"/>
    <w:rsid w:val="00877E08"/>
    <w:rsid w:val="00880407"/>
    <w:rsid w:val="00882FE3"/>
    <w:rsid w:val="00882FE9"/>
    <w:rsid w:val="00883667"/>
    <w:rsid w:val="00883733"/>
    <w:rsid w:val="008838A7"/>
    <w:rsid w:val="00883958"/>
    <w:rsid w:val="008843BB"/>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36C"/>
    <w:rsid w:val="008E09FA"/>
    <w:rsid w:val="008E0CE3"/>
    <w:rsid w:val="008E0DC9"/>
    <w:rsid w:val="008E0E05"/>
    <w:rsid w:val="008E1421"/>
    <w:rsid w:val="008E193B"/>
    <w:rsid w:val="008E20C0"/>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DD7"/>
    <w:rsid w:val="009C5143"/>
    <w:rsid w:val="009C570B"/>
    <w:rsid w:val="009C5AEA"/>
    <w:rsid w:val="009C5F2E"/>
    <w:rsid w:val="009C6738"/>
    <w:rsid w:val="009D0958"/>
    <w:rsid w:val="009D0FA2"/>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70F"/>
    <w:rsid w:val="009F5FFC"/>
    <w:rsid w:val="009F6C96"/>
    <w:rsid w:val="009F6D8E"/>
    <w:rsid w:val="009F71F7"/>
    <w:rsid w:val="009F73BA"/>
    <w:rsid w:val="00A00143"/>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76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7CA5"/>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506E"/>
    <w:rsid w:val="00B1507B"/>
    <w:rsid w:val="00B15DE6"/>
    <w:rsid w:val="00B160A8"/>
    <w:rsid w:val="00B161C6"/>
    <w:rsid w:val="00B16D05"/>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510A"/>
    <w:rsid w:val="00B45AD0"/>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990"/>
    <w:rsid w:val="00B66C84"/>
    <w:rsid w:val="00B702B0"/>
    <w:rsid w:val="00B71B7D"/>
    <w:rsid w:val="00B72118"/>
    <w:rsid w:val="00B72BAD"/>
    <w:rsid w:val="00B744F1"/>
    <w:rsid w:val="00B7460D"/>
    <w:rsid w:val="00B74AD2"/>
    <w:rsid w:val="00B74D9D"/>
    <w:rsid w:val="00B74E88"/>
    <w:rsid w:val="00B75552"/>
    <w:rsid w:val="00B7572A"/>
    <w:rsid w:val="00B77016"/>
    <w:rsid w:val="00B77430"/>
    <w:rsid w:val="00B7749F"/>
    <w:rsid w:val="00B8142F"/>
    <w:rsid w:val="00B8257A"/>
    <w:rsid w:val="00B8268F"/>
    <w:rsid w:val="00B83018"/>
    <w:rsid w:val="00B83C9B"/>
    <w:rsid w:val="00B83F72"/>
    <w:rsid w:val="00B8456E"/>
    <w:rsid w:val="00B84C8D"/>
    <w:rsid w:val="00B84CAE"/>
    <w:rsid w:val="00B85208"/>
    <w:rsid w:val="00B85465"/>
    <w:rsid w:val="00B85D87"/>
    <w:rsid w:val="00B86BD4"/>
    <w:rsid w:val="00B870F2"/>
    <w:rsid w:val="00B87495"/>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B54"/>
    <w:rsid w:val="00BE4232"/>
    <w:rsid w:val="00BE4ADB"/>
    <w:rsid w:val="00BE4DF4"/>
    <w:rsid w:val="00BE5B4B"/>
    <w:rsid w:val="00BE67D6"/>
    <w:rsid w:val="00BE73CB"/>
    <w:rsid w:val="00BE7B84"/>
    <w:rsid w:val="00BE7F64"/>
    <w:rsid w:val="00BF05D0"/>
    <w:rsid w:val="00BF08EE"/>
    <w:rsid w:val="00BF0DB0"/>
    <w:rsid w:val="00BF2C93"/>
    <w:rsid w:val="00BF2D47"/>
    <w:rsid w:val="00BF3383"/>
    <w:rsid w:val="00BF348C"/>
    <w:rsid w:val="00BF3C32"/>
    <w:rsid w:val="00BF3E1B"/>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6857"/>
    <w:rsid w:val="00D268B3"/>
    <w:rsid w:val="00D26B4E"/>
    <w:rsid w:val="00D26EF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92F"/>
    <w:rsid w:val="00D5319F"/>
    <w:rsid w:val="00D53840"/>
    <w:rsid w:val="00D542A7"/>
    <w:rsid w:val="00D544FE"/>
    <w:rsid w:val="00D546B8"/>
    <w:rsid w:val="00D54EFE"/>
    <w:rsid w:val="00D559E4"/>
    <w:rsid w:val="00D577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70BA"/>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7F6"/>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3EE"/>
    <w:rsid w:val="00DF5864"/>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A8B"/>
    <w:rsid w:val="00E24AF9"/>
    <w:rsid w:val="00E24D9D"/>
    <w:rsid w:val="00E2517D"/>
    <w:rsid w:val="00E25267"/>
    <w:rsid w:val="00E252F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478F"/>
    <w:rsid w:val="00E35C73"/>
    <w:rsid w:val="00E368FC"/>
    <w:rsid w:val="00E403CC"/>
    <w:rsid w:val="00E40999"/>
    <w:rsid w:val="00E40A65"/>
    <w:rsid w:val="00E41E7B"/>
    <w:rsid w:val="00E4208B"/>
    <w:rsid w:val="00E430BA"/>
    <w:rsid w:val="00E43264"/>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9A"/>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AD4"/>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2B3"/>
    <w:rsid w:val="00ED63BF"/>
    <w:rsid w:val="00ED7CA8"/>
    <w:rsid w:val="00ED7D7C"/>
    <w:rsid w:val="00ED7E2A"/>
    <w:rsid w:val="00ED7FF8"/>
    <w:rsid w:val="00EE0803"/>
    <w:rsid w:val="00EE0BFD"/>
    <w:rsid w:val="00EE0D1C"/>
    <w:rsid w:val="00EE0E3B"/>
    <w:rsid w:val="00EE1564"/>
    <w:rsid w:val="00EE27A0"/>
    <w:rsid w:val="00EE283D"/>
    <w:rsid w:val="00EE2E47"/>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674"/>
    <w:rsid w:val="00FC19CB"/>
    <w:rsid w:val="00FC26A9"/>
    <w:rsid w:val="00FC2B22"/>
    <w:rsid w:val="00FC3846"/>
    <w:rsid w:val="00FC39C9"/>
    <w:rsid w:val="00FC3A89"/>
    <w:rsid w:val="00FC3AAB"/>
    <w:rsid w:val="00FC40BD"/>
    <w:rsid w:val="00FC4734"/>
    <w:rsid w:val="00FC47E3"/>
    <w:rsid w:val="00FC4966"/>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milykappenman.org/wp-content/uploads/2015/03/2012-Kappenman.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6.emf"/><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57796</Words>
  <Characters>288985</Characters>
  <Application>Microsoft Office Word</Application>
  <DocSecurity>0</DocSecurity>
  <Lines>2408</Lines>
  <Paragraphs>692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7</cp:revision>
  <dcterms:created xsi:type="dcterms:W3CDTF">2022-09-15T10:01:00Z</dcterms:created>
  <dcterms:modified xsi:type="dcterms:W3CDTF">2022-09-18T10:25:00Z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id="lOnn5Rov"/&gt;&lt;style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
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4451D" w14:textId="6F60FA4B" w:rsidR="00E81978" w:rsidRPr="009D3CC3" w:rsidRDefault="00000000">
      <w:pPr>
        <w:pStyle w:val="Title"/>
        <w:rPr>
          <w:b/>
          <w:bCs/>
        </w:rPr>
      </w:pPr>
      <w:sdt>
        <w:sdtPr>
          <w:rPr>
            <w:b/>
            <w:bCs/>
          </w:rPr>
          <w:alias w:val="Title:"/>
          <w:tag w:val="Title:"/>
          <w:id w:val="726351117"/>
          <w:placeholder>
            <w:docPart w:val="FBE8DFCB9BC0401EBB68EC4B0CF7114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D72F5" w:rsidRPr="009D3CC3">
            <w:rPr>
              <w:b/>
              <w:bCs/>
            </w:rPr>
            <w:t>Show some sensitivity! Using motion tracking to improve unconscious measures</w:t>
          </w:r>
        </w:sdtContent>
      </w:sdt>
    </w:p>
    <w:p w14:paraId="21BC2242" w14:textId="2B399F19" w:rsidR="00B823AA" w:rsidRPr="00032C23" w:rsidRDefault="000A1132" w:rsidP="00B823AA">
      <w:pPr>
        <w:pStyle w:val="Title2"/>
        <w:rPr>
          <w:vertAlign w:val="superscript"/>
        </w:rPr>
      </w:pPr>
      <w:proofErr w:type="spellStart"/>
      <w:r>
        <w:t>Khen</w:t>
      </w:r>
      <w:proofErr w:type="spellEnd"/>
      <w:r>
        <w:t xml:space="preserve"> Heller</w:t>
      </w:r>
      <w:r w:rsidR="006D6EF5">
        <w:rPr>
          <w:vertAlign w:val="superscript"/>
        </w:rPr>
        <w:t>1</w:t>
      </w:r>
      <w:r>
        <w:t xml:space="preserve">, </w:t>
      </w:r>
      <w:r w:rsidR="006D6EF5">
        <w:t>Craig S. Chapman</w:t>
      </w:r>
      <w:r w:rsidR="00032C23">
        <w:rPr>
          <w:vertAlign w:val="superscript"/>
        </w:rPr>
        <w:t>2,3</w:t>
      </w:r>
      <w:r w:rsidR="00032C23">
        <w:t xml:space="preserve"> and </w:t>
      </w:r>
      <w:proofErr w:type="spellStart"/>
      <w:r w:rsidR="00032C23">
        <w:t>Liad</w:t>
      </w:r>
      <w:proofErr w:type="spellEnd"/>
      <w:r w:rsidR="00032C23">
        <w:t xml:space="preserve"> Mudrik</w:t>
      </w:r>
      <w:r w:rsidR="00032C23">
        <w:rPr>
          <w:vertAlign w:val="superscript"/>
        </w:rPr>
        <w:t>1,4</w:t>
      </w:r>
    </w:p>
    <w:p w14:paraId="652D4692" w14:textId="3FE588C5" w:rsidR="00AD72F5" w:rsidRDefault="00AD72F5" w:rsidP="006D6EF5">
      <w:pPr>
        <w:pStyle w:val="Title2"/>
      </w:pPr>
      <w:r>
        <w:rPr>
          <w:vertAlign w:val="superscript"/>
        </w:rPr>
        <w:t xml:space="preserve">1 </w:t>
      </w:r>
      <w:proofErr w:type="spellStart"/>
      <w:r w:rsidR="006D6EF5" w:rsidRPr="006D6EF5">
        <w:t>Sagol</w:t>
      </w:r>
      <w:proofErr w:type="spellEnd"/>
      <w:r w:rsidR="006D6EF5" w:rsidRPr="006D6EF5">
        <w:t xml:space="preserve"> School of Neuroscience, Tel Aviv University</w:t>
      </w:r>
    </w:p>
    <w:p w14:paraId="3ADF117D" w14:textId="5562F5AE" w:rsidR="00AD72F5" w:rsidRDefault="00032C23" w:rsidP="006D6EF5">
      <w:pPr>
        <w:pStyle w:val="Title2"/>
      </w:pPr>
      <w:r>
        <w:rPr>
          <w:vertAlign w:val="superscript"/>
        </w:rPr>
        <w:t>2</w:t>
      </w:r>
      <w:r w:rsidR="00AD72F5">
        <w:rPr>
          <w:vertAlign w:val="superscript"/>
        </w:rPr>
        <w:t xml:space="preserve"> </w:t>
      </w:r>
      <w:r w:rsidR="006D6EF5" w:rsidRPr="006D6EF5">
        <w:t>Faculty of Kinesiology, Sport, and Recreation, University of Alberta, Edmonton, AB, Canada</w:t>
      </w:r>
    </w:p>
    <w:p w14:paraId="4D21CF04" w14:textId="0FE310E9" w:rsidR="00E81978" w:rsidRDefault="00032C23" w:rsidP="00166E53">
      <w:pPr>
        <w:pStyle w:val="Title2"/>
      </w:pPr>
      <w:r>
        <w:rPr>
          <w:vertAlign w:val="superscript"/>
        </w:rPr>
        <w:t>3</w:t>
      </w:r>
      <w:r w:rsidR="00AD72F5">
        <w:rPr>
          <w:vertAlign w:val="superscript"/>
        </w:rPr>
        <w:t xml:space="preserve"> </w:t>
      </w:r>
      <w:r w:rsidR="006D6EF5" w:rsidRPr="006D6EF5">
        <w:t>Neuroscience and Mental Health Institute University of Alberta Edmonton, Alberta, Canada</w:t>
      </w:r>
    </w:p>
    <w:p w14:paraId="05F7E02D" w14:textId="6B353D59" w:rsidR="00032C23" w:rsidRDefault="00032C23" w:rsidP="00032C23">
      <w:pPr>
        <w:pStyle w:val="Title2"/>
      </w:pPr>
      <w:r>
        <w:rPr>
          <w:vertAlign w:val="superscript"/>
        </w:rPr>
        <w:t xml:space="preserve">4 </w:t>
      </w:r>
      <w:r w:rsidRPr="006D6EF5">
        <w:t>School of Psychological Sciences, Tel Aviv University</w:t>
      </w:r>
    </w:p>
    <w:p w14:paraId="266E41B7" w14:textId="77777777" w:rsidR="00032C23" w:rsidRDefault="00032C23" w:rsidP="00166E53">
      <w:pPr>
        <w:pStyle w:val="Title2"/>
      </w:pPr>
    </w:p>
    <w:p w14:paraId="4184FB39" w14:textId="77777777" w:rsidR="00166E53" w:rsidRDefault="00166E53" w:rsidP="00166E53">
      <w:pPr>
        <w:pStyle w:val="Title2"/>
      </w:pPr>
    </w:p>
    <w:p w14:paraId="250FB907" w14:textId="4398B822" w:rsidR="00E81978" w:rsidRDefault="00166E53" w:rsidP="00166E53">
      <w:pPr>
        <w:pStyle w:val="Heading1"/>
        <w:numPr>
          <w:ilvl w:val="0"/>
          <w:numId w:val="17"/>
        </w:numPr>
      </w:pPr>
      <w:bookmarkStart w:id="0" w:name="_Hlk106572155"/>
      <w:r>
        <w:t>Introduction</w:t>
      </w:r>
    </w:p>
    <w:bookmarkEnd w:id="0"/>
    <w:p w14:paraId="4C02DFEE" w14:textId="4EF04934" w:rsidR="00816937" w:rsidRDefault="00816937" w:rsidP="00282285">
      <w:r w:rsidRPr="00816937">
        <w:t xml:space="preserve">The scope of unconscious processing is highly controversial </w:t>
      </w:r>
      <w:r w:rsidR="00831C88">
        <w:fldChar w:fldCharType="begin"/>
      </w:r>
      <w:r w:rsidR="00C71F2F">
        <w:instrText xml:space="preserve"> ADDIN ZOTERO_ITEM CSL_CITATION {"citationID":"JebiCer9","properties":{"formattedCitation":"(Goldstein &amp; Hassin, 2017; Hassin, 2013; Hesselmann &amp; Moors, 2015; Peters et al., 2017; Peters &amp; Lau, 2015)","plainCitation":"(Goldstein &amp; Hassin, 2017; Hassin, 2013; Hesselmann &amp; Moors, 2015; Peters et al., 2017; Peters &amp; Lau, 2015)","noteIndex":0},"citationItems":[{"id":381,"uris":["http://zotero.org/users/8275165/items/MJAS2KXF"],"itemData":{"id":381,"type":"article-journal","abstract":"We thank H&amp;M for drawing our attention to shortcomings of our previous paper, and for the opportunity to exchange ideas, and we look forward to discovering more about consciousness and the human unconscious. While Deﬁnitely Maybe is deﬁnitely an improvement on the more traditional No It Can’t, we still believe that Yes It Can is a more plausible alternative that directs our science to a fruitful agenda.","container-title":"Frontiers in Psychology","DOI":"10.3389/fpsyg.2017.01230","ISSN":"1664-1078","journalAbbreviation":"Front. Psychol.","language":"en","page":"1230","source":"DOI.org (Crossref)","title":"Commentary: Definitely maybe: can unconscious processes perform the same functions as conscious processes?","title-short":"Commentary","volume":"8","author":[{"family":"Goldstein","given":"Ariel"},{"family":"Hassin","given":"Ran R."}],"issued":{"date-parts":[["2017",8,4]]}}},{"id":375,"uris":["http://zotero.org/users/8275165/items/3SGYC6I3"],"itemData":{"id":375,"type":"article-journal","abstract":"Understanding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831C88">
        <w:fldChar w:fldCharType="separate"/>
      </w:r>
      <w:r w:rsidR="00C71F2F" w:rsidRPr="00C71F2F">
        <w:rPr>
          <w:rFonts w:ascii="Times New Roman" w:hAnsi="Times New Roman" w:cs="Times New Roman"/>
        </w:rPr>
        <w:t>(Goldstein &amp; Hassin, 2017; Hassin, 2013; Hesselmann &amp; Moors, 2015; Peters et al., 2017; Peters &amp; Lau, 2015)</w:t>
      </w:r>
      <w:r w:rsidR="00831C88">
        <w:fldChar w:fldCharType="end"/>
      </w:r>
      <w:r w:rsidRPr="00816937">
        <w:t xml:space="preserve">. Although unconsciously processed stimuli have been repeatedly shown to evoke both behavioral and neural changes </w:t>
      </w:r>
      <w:r w:rsidR="00B04244">
        <w:fldChar w:fldCharType="begin"/>
      </w:r>
      <w:r w:rsidR="00BB4F70">
        <w:instrText xml:space="preserve"> ADDIN ZOTERO_ITEM CSL_CITATION {"citationID":"3jBfvaLG","properties":{"formattedCitation":"(Kouider &amp; Dehaene, 2007; Rohr &amp; Wentura, 2021; Van den Bussche et al., 2009)","plainCitation":"(Kouider &amp; Dehaene, 2007; Rohr &amp; Wentura, 2021; Van den Bussche et al., 2009)","noteIndex":0},"citationItems":[{"id":277,"uris":["http://zotero.org/users/8275165/items/CPHT6W9I"],"itemData":{"id":277,"type":"article-journal","abstract":"Understanding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480,"uris":["http://zotero.org/users/8275165/items/AHWWPNI6"],"itemData":{"id":480,"type":"article-journal","abstract":"Whether and to what degree information can be processed non-consciously has been a matter of debate since the emergence of psychology as a science. Emotional information, in particular, has often been assumed to have a privileged status because of its relevance for well-being and survival (e.g., to detect a threat). Indeed, many studies have explored non-conscious processing of evaluative (i.e., “emotional” in a broad sense) or emotional (e.g., facial expressions) features using the “silver bullet” of non-consciousness research – the masked sequential priming paradigm. In its prototypical form, this paradigm involves the categorization of target stimuli according to valence (e.g., is the target positive or negative?). Each target is preceded by a briefly presented prime that is followed by a mask to constrain awareness. Non-conscious processing is inferred from subtle influences of the prime on target processing, that is, whether responses are faster if prime and target are valence-congruent or not. We will review this research with a focus on three questions: first, which methods are used in this area to establish non-conscious processing? Second, is there evidence for non-conscious extraction of evaluative information? Third, is there evidence for non-conscious processing beyond a simple valence (positive/negative) discrimination, for example, processing of emotion-specific information? We will highlight important current debates and potential directions in which the field will move in the future.","container-title":"Frontiers in Human Neuroscience","DOI":"10.3389/fnhum.2021.689369","ISSN":"1662-5161","journalAbbreviation":"Front. Hum. Neurosci.","language":"en","page":"689369","source":"DOI.org (Crossref)","title":"Degree and Complexity of Non-conscious Emotional Information Processing – A Review of Masked Priming Studies","volume":"15","author":[{"family":"Rohr","given":"Michaela"},{"family":"Wentura","given":"Dirk"}],"issued":{"date-parts":[["2021",6,22]]}}},{"id":478,"uris":["http://zotero.org/users/8275165/items/SMVEHJB7"],"itemData":{"id":478,"type":"article-journal","abstract":"The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B04244">
        <w:fldChar w:fldCharType="separate"/>
      </w:r>
      <w:r w:rsidR="00BB4F70" w:rsidRPr="00BB4F70">
        <w:rPr>
          <w:rFonts w:ascii="Times New Roman" w:hAnsi="Times New Roman" w:cs="Times New Roman"/>
        </w:rPr>
        <w:t>(Kouider &amp; Dehaene, 2007; Rohr &amp; Wentura, 2021; Van den Bussche et al., 2009)</w:t>
      </w:r>
      <w:r w:rsidR="00B04244">
        <w:fldChar w:fldCharType="end"/>
      </w:r>
      <w:r w:rsidRPr="00816937">
        <w:t xml:space="preserve">, some of these findings have been criticized on different grounds </w:t>
      </w:r>
      <w:r w:rsidR="00BB4F70">
        <w:fldChar w:fldCharType="begin"/>
      </w:r>
      <w:r w:rsidR="00CB6D92">
        <w:instrText xml:space="preserve"> ADDIN ZOTERO_ITEM CSL_CITATION {"citationID":"Ev3EqxqJ","properties":{"formattedCitation":"(Avneon, 2018; Pratte &amp; Rouder, 2009; Shanks, 2017; Vermeiren &amp; Cleeremans, 2012)","plainCitation":"(Avneon, 2018; Pratte &amp; Rouder, 2009; Shanks, 2017; Vermeiren &amp; Cleeremans, 2012)","noteIndex":0},"citationItems":[{"id":485,"uris":["http://zotero.org/users/8275165/items/3YFQHRKE"],"itemData":{"id":485,"type":"article-journal","abstract":"Research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R."}],"issued":{"date-parts":[["2017",6]]}}},{"id":507,"uris":["http://zotero.org/users/8275165/items/ULBBDLH8"],"itemData":{"id":507,"type":"article-journal","container-title":"PLoS ONE","DOI":"10.1371/jo</w:instrText>
      </w:r>
      <w:r w:rsidR="00CB6D92">
        <w:rPr>
          <w:rFonts w:hint="eastAsia"/>
        </w:rPr>
        <w:instrText>urnal.pone.0031595","ISSN":"1932-6203","issue":"2","journalAbbreviation":"PLoS ONE","language":"en","page":"e31595","source":"DOI.org (Crossref)","title":"The Validity of d</w:instrText>
      </w:r>
      <w:r w:rsidR="00CB6D92">
        <w:rPr>
          <w:rFonts w:hint="eastAsia"/>
        </w:rPr>
        <w:instrText>′</w:instrText>
      </w:r>
      <w:r w:rsidR="00CB6D92">
        <w:rPr>
          <w:rFonts w:hint="eastAsia"/>
        </w:rPr>
        <w:instrText xml:space="preserve"> Measures","volume":"7","author":[{"family":"Vermeiren","given":"Astrid"},{"family</w:instrText>
      </w:r>
      <w:r w:rsidR="00CB6D92">
        <w:instrText xml:space="preserve">":"Cleeremans","given":"Axel"}],"editor":[{"family":"Gilbert","given":"Sam"}],"issued":{"date-parts":[["2012",2,20]]}}}],"schema":"https://github.com/citation-style-language/schema/raw/master/csl-citation.json"} </w:instrText>
      </w:r>
      <w:r w:rsidR="00BB4F70">
        <w:fldChar w:fldCharType="separate"/>
      </w:r>
      <w:r w:rsidR="00CB6D92" w:rsidRPr="00CB6D92">
        <w:rPr>
          <w:rFonts w:ascii="Times New Roman" w:hAnsi="Times New Roman" w:cs="Times New Roman"/>
        </w:rPr>
        <w:t>(Avneon, 2018; Pratte &amp; Rouder, 2009; Shanks, 2017; Vermeiren &amp; Cleeremans, 2012)</w:t>
      </w:r>
      <w:r w:rsidR="00BB4F70">
        <w:fldChar w:fldCharType="end"/>
      </w:r>
      <w:r w:rsidRPr="00816937">
        <w:t xml:space="preserve"> and are generally not easy to detect given the typically weak signals </w:t>
      </w:r>
      <w:r w:rsidR="00CB6D92">
        <w:fldChar w:fldCharType="begin"/>
      </w:r>
      <w:r w:rsidR="00CB6D92">
        <w:instrText xml:space="preserve"> ADDIN ZOTERO_ITEM CSL_CITATION {"citationID":"86DTLK9X","properties":{"formattedCitation":"(Greenwald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CB6D92">
        <w:fldChar w:fldCharType="separate"/>
      </w:r>
      <w:r w:rsidR="00CB6D92" w:rsidRPr="00CB6D92">
        <w:rPr>
          <w:rFonts w:ascii="Times New Roman" w:hAnsi="Times New Roman" w:cs="Times New Roman"/>
        </w:rPr>
        <w:t>(Greenwald et al., 1996)</w:t>
      </w:r>
      <w:r w:rsidR="00CB6D92">
        <w:fldChar w:fldCharType="end"/>
      </w:r>
      <w:r w:rsidRPr="00816937">
        <w:t xml:space="preserve">. A prominent complication stemming from this difficulty to detect unconscious effects relates to the most appropriate interpretation for such findings. For example, small positive effects can be attributed to the use of a non-exhaustive awareness measure (i.e., contamination by aware processes) </w:t>
      </w:r>
      <w:r w:rsidR="00CB6D92">
        <w:fldChar w:fldCharType="begin"/>
      </w:r>
      <w:r w:rsidR="007D76A0">
        <w:instrText xml:space="preserve"> ADDIN ZOTERO_ITEM CSL_CITATION {"citationID":"ihFnfYv5","properties":{"formattedCitation":"(Eriksen, 1960; Newell &amp; Shanks, 2014; Reingold &amp; Merikle, 1988; Vadillo et al., 2016)","plainCitation":"(Eriksen, 1960; Newell &amp; Shanks, 2014; Reingold &amp; Merikle, 1988; Vadillo et al., 2016)","noteIndex":0},"citationItems":[{"id":491,"uris":["http://zotero.org/users/8275165/items/LP5I5IT9"],"itemData":{"id":491,"type":"article-journal","container-title":"Psychological Review","DOI":"10.1037/h0041622","ISSN":"0033-295X","issue":"5","journalAbbreviation":"Psychological Review","language":"en","page":"279-300","source":"DOI.org (Crossref)","title":"Discrimination and learning without awareness: A methodological survey and evaluation.","title-short":"Discrimination and learning without awareness","volume":"67","author":[{"family":"Eriksen","given":"Charles W."}],"issued":{"date-parts":[["1960"]]}}},{"id":360,"uris":["http://zotero.org/users/8275165/items/FHPVWH7L"],"itemData":{"id":360,"type":"article-journal","abstract":"To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inﬂuences.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ﬁt with our intuitions have all contributed to unconscious inﬂuences being ascribed inﬂated and erroneous explanatory power in theories of decision making. The review concludes by recommending that future research should focus on tasks in which participants’ attention is diverted away from the experimenter’s hypothesis, rather than the highly reﬂective tasks that are currently often employed.","container-title":"Behavioral and Brain Sciences","DOI":"10.1017/S0140525X12003214","ISSN":"0140-525X, 1469-1825","issue":"1","journalAbbreviation":"Behav Brain Sci","language":"en","page":"1-19","source":"DOI.org (Crossref)","title":"Unconscious influences on decision making: A critical review","title-short":"Unconscious influences on decision making","volume":"37","author":[{"family":"Newell","given":"Ben R."},{"family":"Shanks","given":"David R."}],"issued":{"date-parts":[["2014",2]]}}},{"id":299,"uris":["http://zotero.org/users/8275165/items/YG3P9UKJ"],"itemData":{"id":299,"type":"article-journal","container-title":"Perception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M."}],"issued":{"date-parts":[["1988",11]]}}},{"id":495,"uris":["http://zotero.org/users/8275165/items/2QGPMPXY"],"itemData":{"id":495,"type":"article-journal","container-title":"Psychonomic Bulletin &amp; Review","DOI":"10.3758/s13423-015-0892-6","ISSN":"1069-9384, 1531-5320","issue":"1","journalAbbreviation":"Psychon Bull Rev","language":"en","page":"87-102","source":"DOI.org (Crossref)","title":"Underpowered samples, false negatives, and unconscious learning","volume":"23","author":[{"family":"Vadillo","given":"Miguel A."},{"family":"Konstantinidis","given":"Emmanouil"},{"family":"Shanks","given":"David R."}],"issued":{"date-parts":[["2016",2]]}}}],"schema":"https://github.com/citation-style-language/schema/raw/master/csl-citation.json"} </w:instrText>
      </w:r>
      <w:r w:rsidR="00CB6D92">
        <w:fldChar w:fldCharType="separate"/>
      </w:r>
      <w:r w:rsidR="007D76A0" w:rsidRPr="007D76A0">
        <w:rPr>
          <w:rFonts w:ascii="Times New Roman" w:hAnsi="Times New Roman" w:cs="Times New Roman"/>
        </w:rPr>
        <w:t xml:space="preserve">(Eriksen, 1960; Newell &amp; Shanks, </w:t>
      </w:r>
      <w:r w:rsidR="007D76A0" w:rsidRPr="007D76A0">
        <w:rPr>
          <w:rFonts w:ascii="Times New Roman" w:hAnsi="Times New Roman" w:cs="Times New Roman"/>
        </w:rPr>
        <w:lastRenderedPageBreak/>
        <w:t>2014; Reingold &amp; Merikle, 1988; Vadillo et al., 2016)</w:t>
      </w:r>
      <w:r w:rsidR="00CB6D92">
        <w:fldChar w:fldCharType="end"/>
      </w:r>
      <w:r w:rsidRPr="00816937">
        <w:t xml:space="preserve">, while null results can be attributed to the use of a non-sensitive performance measure </w:t>
      </w:r>
      <w:r w:rsidR="007D76A0">
        <w:fldChar w:fldCharType="begin"/>
      </w:r>
      <w:r w:rsidR="00E807B7">
        <w:instrText xml:space="preserve"> ADDIN ZOTERO_ITEM CSL_CITATION {"citationID":"QQ7CHxhV","properties":{"formattedCitation":"(Xiao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D76A0">
        <w:fldChar w:fldCharType="separate"/>
      </w:r>
      <w:r w:rsidR="00E807B7" w:rsidRPr="00E807B7">
        <w:rPr>
          <w:rFonts w:ascii="Times New Roman" w:hAnsi="Times New Roman" w:cs="Times New Roman"/>
        </w:rPr>
        <w:t>(Xiao et al., 2015)</w:t>
      </w:r>
      <w:r w:rsidR="007D76A0">
        <w:fldChar w:fldCharType="end"/>
      </w:r>
      <w:r w:rsidRPr="00816937">
        <w:t xml:space="preserve">. Such contradicting interpretations make the field highly debated </w:t>
      </w:r>
      <w:r w:rsidR="00E807B7">
        <w:fldChar w:fldCharType="begin"/>
      </w:r>
      <w:r w:rsidR="00E807B7">
        <w:instrText xml:space="preserve"> ADDIN ZOTERO_ITEM CSL_CITATION {"citationID":"MuczgMRe","properties":{"formattedCitation":"(Newell &amp; Shanks, 2014; Quilty-Dunn, 2019; Shanks, 2017; Sklar et al., 2021)","plainCitation":"(Newell &amp; Shanks, 2014; Quilty-Dunn, 2019; Shanks, 2017; Sklar et al., 2021)","noteIndex":0},"citationItems":[{"id":360,"uris":["http://zotero.org/users/8275165/items/FHPVWH7L"],"itemData":{"id":360,"type":"article-journal","abstract":"To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inﬂuences.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ﬁt with our intuitions have all contributed to unconscious inﬂuences being ascribed inﬂated and erroneous explanatory power in theories of decision making. The review concludes by recommending that future research should focus on tasks in which participants’ attention is diverted away from the experimenter’s hypothesis, rather than the highly reﬂective tasks that are currently often employed.","container-title":"Behavioral and Brain Sciences","DOI":"10.1017/S0140525X12003214","ISSN":"0140-525X, 1469-1825","issue":"1","journalAbbreviation":"Behav Brain Sci","language":"en","page":"1-19","source":"DOI.org (Crossref)","title":"Unconscious influences on decision making: A critical review","title-short":"Unconscious influences on decision making","volume":"37","author":[{"family":"Newell","given":"Ben R."},{"family":"Shanks","given":"David R."}],"issued":{"date-parts":[["2014",2]]}}},{"id":474,"uris":["http://zotero.org/users/8275165/items/ZRXRFGFY"],"itemData":{"id":474,"type":"article-journal","abstract":"Abstract\n            It is an orthodoxy in cognitive science that perception can occur unconsciously. Recently, Hakwan Lau, Megan Peters and Ian Phillips have argued that this orthodoxy may be mistaken. They argue that many purported cases of unconscious perception fail to rule out low degrees of conscious awareness while others fail to establish genuine perception. This paper presents a case of unconscious perception that avoids these problems. It also advances a general principle of ‘phenomenal coherence’ that can insulate some forms of evidence for unconscious perception from the methodological critiques of Lau, Peters and Phillips.","container-title":"Analysis","DOI":"10.1093/analys/any022","ISSN":"0003-2638, 1467-8284","issue":"3","language":"en","page":"461-469","source":"DOI.org (Crossref)","title":"Unconscious perception and phenomenal coherence","volume":"79","author":[{"family":"Quilty-Dunn","given":"Jake"}],"issued":{"date-parts":[["2019",7,1]]}}},{"id":367,"uris":["http://zotero.org/users/8275165/items/S3MMCUX7"],"itemData":{"id":367,"type":"article-journal","abstract":"Many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R."}],"issued":{"date-parts":[["2017",6]]}}},{"id":383,"uris":["http://zotero.org/users/8275165/items/WGWRFNLK"],"itemData":{"id":383,"type":"article-journal","abstract":"In studies that use subliminal presentations, participants may become aware of stimuli that are intended to remain subliminal. A common solution to this problem is to analyze the results of the group of participants for whom the stimuli remained subliminal. A recent article (Shanks, 2017) argued that this method leads to a regression to the mean artifact, which may account for many of the observed effects. However, conceptual and statistical characteristics of the original publication lead to overestimation of the influence of the artifact. Using simulations, we demonstrate that this overestimation leads to the mistaken conclusion that regression to the mean accounts for nonconscious effects. We conclude by briefly outlining a new description of the influence of the artifact and how it should be statistically addressed.","container-title":"Experimental Psychology","DOI":"10.1027/1618-3169/a000518","ISSN":"1618-3169, 2190-5142","issue":"3","journalAbbreviation":"Experimental Psychology","language":"en","page":"130-136","source":"DOI.org (Crossref)","title":"Regression to the Mean Does Not Explain Away Nonconscious Processing: A Critical Review of Shanks 2017","title-short":"Regression to the Mean Does Not Explain Away Nonconscious Processing","volume":"68","author":[{"family":"Sklar","given":"Asael Y."},{"family":"Goldstein","given":"Ariel"},{"family":"Hassin","given":"Ran R."}],"issued":{"date-parts":[["2021",5]]}}}],"schema":"https://github.com/citation-style-language/schema/raw/master/csl-citation.json"} </w:instrText>
      </w:r>
      <w:r w:rsidR="00E807B7">
        <w:fldChar w:fldCharType="separate"/>
      </w:r>
      <w:r w:rsidR="00E807B7" w:rsidRPr="00E807B7">
        <w:rPr>
          <w:rFonts w:ascii="Times New Roman" w:hAnsi="Times New Roman" w:cs="Times New Roman"/>
        </w:rPr>
        <w:t>(Newell &amp; Shanks, 2014; Quilty-Dunn, 2019; Shanks, 2017; Sklar et al., 2021)</w:t>
      </w:r>
      <w:r w:rsidR="00E807B7">
        <w:fldChar w:fldCharType="end"/>
      </w:r>
      <w:r w:rsidRPr="00816937">
        <w:t>.</w:t>
      </w:r>
    </w:p>
    <w:p w14:paraId="6739FC96" w14:textId="6C7460AB" w:rsidR="00E81978" w:rsidRDefault="00816937" w:rsidP="003B10DE">
      <w:r w:rsidRPr="00816937">
        <w:t xml:space="preserve">The goal of our research is accordingly to look for ways to enhance the measured signals and obtain more robust effects. To do so, we examine the usage of motion tracking as a performance measure, and ask if it is superior to the widely-used keyboard response and response time (RT) measure. Continuous motion tracking allows to capture fluctuations in the decision as it formulates </w:t>
      </w:r>
      <w:r w:rsidR="0082437F">
        <w:fldChar w:fldCharType="begin"/>
      </w:r>
      <w:r w:rsidR="0082437F">
        <w:instrText xml:space="preserve"> ADDIN ZOTERO_ITEM CSL_CITATION {"citationID":"P2Jiztyw","properties":{"formattedCitation":"(Cressman et al., 2007; Freeman et al., 2011; Friedman &amp; Finkbeiner, 2010; Gallivan &amp; Chapman, 2014)","plainCitation":"(Cressman et al., 2007; Freeman et al., 2011; Friedman &amp; Finkbeiner, 2010; Gallivan &amp; Chapman, 2014)","noteIndex":0},"citationItems":[{"id":282,"uris":["http://zotero.org/users/8275165/items/FI9W7A8P"],"itemData":{"id":282,"type":"article-journal","abstract":"Shapes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Science","DOI":"10.5096/ASCS200916","event":"9th Conference of the Australasian Society for Cognitive Science","event-place":"Macquary University, Sydney, Australia","ISBN":"978-0-646-52918-9","language":"en","page":"98-105","publisher":"Macquarie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82437F">
        <w:fldChar w:fldCharType="separate"/>
      </w:r>
      <w:r w:rsidR="0082437F" w:rsidRPr="0082437F">
        <w:rPr>
          <w:rFonts w:ascii="Times New Roman" w:hAnsi="Times New Roman" w:cs="Times New Roman"/>
        </w:rPr>
        <w:t>(Cressman et al., 2007; Freeman et al., 2011; Friedman &amp; Finkbeiner, 2010; Gallivan &amp; Chapman, 2014)</w:t>
      </w:r>
      <w:r w:rsidR="0082437F">
        <w:fldChar w:fldCharType="end"/>
      </w:r>
      <w:r w:rsidRPr="00816937">
        <w:t xml:space="preserve"> and can accordingly be used to uncover cognitive conflicts stemming from an unconscious stimulus </w:t>
      </w:r>
      <w:r w:rsidR="0082437F">
        <w:fldChar w:fldCharType="begin"/>
      </w:r>
      <w:r w:rsidR="003B10DE">
        <w:instrText xml:space="preserve"> ADDIN ZOTERO_ITEM CSL_CITATION {"citationID":"8OywhpVE","properties":{"formattedCitation":"(Almeida et al., 2014; Finkbeiner et al., 2008; Finkbeiner &amp; Friedman, 2011; Schmidt, 2002; Xiao &amp; Yamauchi, 2014, 2015, 2017)","plainCitation":"(Almeida et al., 2014; Finkbeiner et al., 2008; Finkbeiner &amp; Friedman, 2011; Schmidt, 2002; Xiao &amp; Yamauchi, 2014, 2015,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id":329,"uris":["http://zotero.org/users/8275165/items/A6GVPZWE"],"itemData":{"id":329,"type":"article-journal","abstract":"Current theories of dual visual systems suggest that color is processed in a ventral cortical stream that eventually gives rise to visual awareness but is only indirectly involved in visuomotor control mediated by the dorsal stream. If the dorsal stream is indeed less sensitive to color than the ventral stream, color stimuli blocked from awareness by visual masking should also be blocked from guiding fast motor responses. In this study, pointing movements to one of two isoluminant color targets were preceded by consistent or inconsistent color primes. Trajectories were strongly affected by priming, with kinematics implying a continuous ﬂow of color information into executive brain areas while the ﬁnger was already moving. Motor effects were more sensitive to color of the primes than were deliberate attempts to identify the primes in forced-choice tasks based on visual awareness. Priming was observed even when masking was complete.","container-title":"Psychological Science","DOI":"10.1111/1467-9280.00421","ISSN":"0956-7976, 1467-9280","issue":"2","journalAbbreviation":"Psychol Sci","language":"en","page":"112-118","source":"DOI.org (Crossref)","title":"The Finger in Flight: Real-Time Motor Control by Visually Masked Color Stimuli","title-short":"The Finger in Flight","volume":"13","author":[{"family":"Schmidt","given":"Thomas"}],"issued":{"date-parts":[["2002",3]]}}},{"id":338,"uris":["http://zotero.org/users/8275165/items/6N9JMQDR"],"itemData":{"id":338,"type":"article-journal","abstract":"Congruency effects are taken as evidence that semantic information can be processed automatically. However, these effects are often weak, and the straightforward association between primes and targets can exaggerate congruency effects. To address these problems, a mouse movement method is applied to scrutinize congruency effects. In one experiment, participants judged whether two numbers were the same (‘‘3n3’’) or different (‘‘3n5’’), preceded by brieﬂy presented pictures with either positive or negative connotations. Participants indicated their responses by clicking a ‘‘Same’’ or ‘‘Different’’ button on the computer screen, while their cursor trajectories were recorded for each trial. The trajectory data revealed greater deviation to unselected buttons in incongruent trials (e.g., ‘‘3n5’’ preceded by a green trafﬁc light picture). This effect was inﬂuenced by the type of responses but not by prime durations. We suggest that the mouse movement method can complement the reaction time to study masked semantic priming.","container-title":"Consciousness and Cognition","DOI":"10.1016/j.concog.2014.04.004","ISSN":"10538100","journalAbbreviation":"Consciousness and Cognition","language":"en","page":"42-52","source":"DOI.org (Crossref)","title":"Semantic priming revealed by mouse movement trajectories","volume":"27","author":[{"family":"Xiao","given":"Kunchen"},{"family":"Yamauchi","given":"Takashi"}],"issued":{"date-parts":[["2014",7]]}}},{"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37F">
        <w:fldChar w:fldCharType="separate"/>
      </w:r>
      <w:r w:rsidR="003B10DE" w:rsidRPr="003B10DE">
        <w:rPr>
          <w:rFonts w:ascii="Times New Roman" w:hAnsi="Times New Roman" w:cs="Times New Roman"/>
        </w:rPr>
        <w:t>(Almeida et al., 2014; Finkbeiner et al., 2008; Finkbeiner &amp; Friedman, 2011; Schmidt, 2002; Xiao &amp; Yamauchi, 2014, 2015, 2017)</w:t>
      </w:r>
      <w:r w:rsidR="0082437F">
        <w:fldChar w:fldCharType="end"/>
      </w:r>
      <w:r w:rsidRPr="00816937">
        <w:t xml:space="preserve">. However, a direct comparison between the strength of the effects evoked by motion tracking as opposed to a typical RT experiment is missing; only one study included such a comparison, yet the awareness measures there were somewhat liberal, and the response method was not natural </w:t>
      </w:r>
      <w:r w:rsidR="00E760C7">
        <w:fldChar w:fldCharType="begin"/>
      </w:r>
      <w:r w:rsidR="00E760C7">
        <w:instrText xml:space="preserve"> ADDIN ZOTERO_ITEM CSL_CITATION {"citationID":"90mOejWq","properties":{"formattedCitation":"(Xiao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E760C7">
        <w:fldChar w:fldCharType="separate"/>
      </w:r>
      <w:r w:rsidR="00E760C7" w:rsidRPr="00E760C7">
        <w:rPr>
          <w:rFonts w:ascii="Times New Roman" w:hAnsi="Times New Roman" w:cs="Times New Roman"/>
        </w:rPr>
        <w:t>(Xiao et al., 2015)</w:t>
      </w:r>
      <w:r w:rsidR="00E760C7">
        <w:fldChar w:fldCharType="end"/>
      </w:r>
      <w:r w:rsidRPr="00816937">
        <w:t xml:space="preserve">. Thus, in the current experiment we will reexamine this question while using rigorous awareness measures and a more intuitive reaching response. Intuitive responses are less effortful and can thus be considered more likely to express decision fluctuations in the trajectory </w:t>
      </w:r>
      <w:r w:rsidR="00E760C7">
        <w:fldChar w:fldCharType="begin"/>
      </w:r>
      <w:r w:rsidR="00E760C7">
        <w:instrText xml:space="preserve"> ADDIN ZOTERO_ITEM CSL_CITATION {"citationID":"zdsV4cVI","properties":{"formattedCitation":"(Burk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E760C7">
        <w:fldChar w:fldCharType="separate"/>
      </w:r>
      <w:r w:rsidR="00E760C7" w:rsidRPr="00E760C7">
        <w:rPr>
          <w:rFonts w:ascii="Times New Roman" w:hAnsi="Times New Roman" w:cs="Times New Roman"/>
        </w:rPr>
        <w:t>(Burk et al., 2014; Moher &amp; Song, 2014)</w:t>
      </w:r>
      <w:r w:rsidR="00E760C7">
        <w:fldChar w:fldCharType="end"/>
      </w:r>
      <w:r w:rsidRPr="00816937">
        <w:t>.</w:t>
      </w:r>
      <w:r w:rsidR="00642C87">
        <w:t xml:space="preserve"> </w:t>
      </w:r>
      <w:r w:rsidRPr="00816937">
        <w:t>In previous motion tracking pilots we conducted, we found a larger effect size than those reported in similar experiments using a keyboard. We now seek to confirm that motion tracking can indeed evoke stronger effects than a typical RT task, in a direct comparison between the two.</w:t>
      </w:r>
    </w:p>
    <w:p w14:paraId="369BE56D" w14:textId="5C9B9FD6" w:rsidR="00E81978" w:rsidRPr="00C31D30" w:rsidRDefault="00845669" w:rsidP="00C31D30">
      <w:pPr>
        <w:pStyle w:val="Heading2"/>
      </w:pPr>
      <w:r>
        <w:lastRenderedPageBreak/>
        <w:t>Hypothesis</w:t>
      </w:r>
    </w:p>
    <w:p w14:paraId="15BD65C2" w14:textId="55CD8080" w:rsidR="00E81978" w:rsidRDefault="00845669">
      <w:pPr>
        <w:pStyle w:val="NoSpacing"/>
      </w:pPr>
      <w:r>
        <w:t>We hypothesize that motion tracking will be more sensitive to cognitive conflicts than a keyboard response. Therefore, we expect the congruency effect found when using motion tracking to be larger than that found while using a keyboard response.</w:t>
      </w:r>
    </w:p>
    <w:p w14:paraId="47C7A423" w14:textId="23AAB63A" w:rsidR="00845669" w:rsidRDefault="00845669" w:rsidP="00845669">
      <w:pPr>
        <w:pStyle w:val="Heading1"/>
        <w:numPr>
          <w:ilvl w:val="0"/>
          <w:numId w:val="17"/>
        </w:numPr>
      </w:pPr>
      <w:r>
        <w:t>Methods</w:t>
      </w:r>
    </w:p>
    <w:p w14:paraId="671D8325" w14:textId="5063C04A" w:rsidR="00845669" w:rsidRDefault="00845669" w:rsidP="00845669">
      <w:pPr>
        <w:pStyle w:val="Heading2"/>
      </w:pPr>
      <w:r>
        <w:t>Design</w:t>
      </w:r>
    </w:p>
    <w:p w14:paraId="46CD213C" w14:textId="77777777" w:rsidR="00A431EC" w:rsidRPr="005205B3" w:rsidRDefault="00A431EC" w:rsidP="00A431EC">
      <w:pPr>
        <w:pStyle w:val="NoSpacing"/>
        <w:ind w:firstLine="360"/>
      </w:pPr>
      <w:r w:rsidRPr="005205B3">
        <w:t>IV:</w:t>
      </w:r>
    </w:p>
    <w:p w14:paraId="4680E618" w14:textId="26A3928C" w:rsidR="00A431EC" w:rsidRDefault="00A431EC" w:rsidP="00106409">
      <w:pPr>
        <w:pStyle w:val="ListNumber"/>
      </w:pPr>
      <w:r w:rsidRPr="007A7739">
        <w:rPr>
          <w:b/>
          <w:bCs/>
        </w:rPr>
        <w:t>Congruency</w:t>
      </w:r>
      <w:r w:rsidR="007A7739" w:rsidRPr="007A7739">
        <w:rPr>
          <w:b/>
          <w:bCs/>
        </w:rPr>
        <w:t>:</w:t>
      </w:r>
      <w:r w:rsidRPr="00616FF2">
        <w:t xml:space="preserve"> </w:t>
      </w:r>
      <w:r w:rsidR="001C49FE">
        <w:t>a</w:t>
      </w:r>
      <w:r>
        <w:t xml:space="preserve"> within subject variable of two levels.</w:t>
      </w:r>
    </w:p>
    <w:p w14:paraId="5A0804C1" w14:textId="77777777" w:rsidR="00A431EC" w:rsidRDefault="00A431EC" w:rsidP="009510F4">
      <w:pPr>
        <w:pStyle w:val="ListNumbertwo"/>
      </w:pPr>
      <w:r>
        <w:t>Congruent: prime and target are the same word.</w:t>
      </w:r>
    </w:p>
    <w:p w14:paraId="00AB3862" w14:textId="1D389EC2" w:rsidR="00A431EC" w:rsidRDefault="00A431EC" w:rsidP="00106409">
      <w:pPr>
        <w:pStyle w:val="ListNumbertwo"/>
      </w:pPr>
      <w:r>
        <w:t xml:space="preserve">Incongruent: </w:t>
      </w:r>
      <w:r w:rsidR="001C49FE">
        <w:t>p</w:t>
      </w:r>
      <w:r>
        <w:t>rime and target are a different word from a different semantic category that do not share letters in common locations.</w:t>
      </w:r>
    </w:p>
    <w:p w14:paraId="439EBA07" w14:textId="7DE8A6D5" w:rsidR="00A431EC" w:rsidRDefault="00A431EC" w:rsidP="00106409">
      <w:pPr>
        <w:pStyle w:val="ListNumber"/>
      </w:pPr>
      <w:r w:rsidRPr="007A7739">
        <w:rPr>
          <w:b/>
          <w:bCs/>
        </w:rPr>
        <w:t>Response measure</w:t>
      </w:r>
      <w:r w:rsidR="007A7739" w:rsidRPr="007A7739">
        <w:rPr>
          <w:b/>
          <w:bCs/>
        </w:rPr>
        <w:t>:</w:t>
      </w:r>
      <w:r>
        <w:t xml:space="preserve"> </w:t>
      </w:r>
      <w:r w:rsidR="001C49FE">
        <w:t>a</w:t>
      </w:r>
      <w:r>
        <w:t xml:space="preserve"> within subject variable of two levels.</w:t>
      </w:r>
    </w:p>
    <w:p w14:paraId="3B5381C0" w14:textId="4EF7C751" w:rsidR="00A431EC" w:rsidRDefault="00A431EC" w:rsidP="009510F4">
      <w:pPr>
        <w:pStyle w:val="ListNumbertwo"/>
        <w:numPr>
          <w:ilvl w:val="0"/>
          <w:numId w:val="33"/>
        </w:numPr>
      </w:pPr>
      <w:r>
        <w:t xml:space="preserve">Motion tracking: </w:t>
      </w:r>
      <w:r w:rsidR="001C49FE">
        <w:t>t</w:t>
      </w:r>
      <w:r>
        <w:t>he participant chooses an answer by reaching and touching it on the screen.</w:t>
      </w:r>
    </w:p>
    <w:p w14:paraId="0DA57493" w14:textId="1276B020" w:rsidR="00A431EC" w:rsidRDefault="00A431EC" w:rsidP="00106409">
      <w:pPr>
        <w:pStyle w:val="ListNumbertwo"/>
      </w:pPr>
      <w:r>
        <w:t xml:space="preserve">Keyboard response: </w:t>
      </w:r>
      <w:r w:rsidR="001C49FE">
        <w:t>t</w:t>
      </w:r>
      <w:r>
        <w:t>he participant chooses an answer by pressing "E" / "Y" accordingly.</w:t>
      </w:r>
    </w:p>
    <w:p w14:paraId="1F75EC5E" w14:textId="6B17935A" w:rsidR="00A431EC" w:rsidRDefault="00A431EC" w:rsidP="00106409">
      <w:pPr>
        <w:pStyle w:val="ListNumber"/>
      </w:pPr>
      <w:r w:rsidRPr="007A7739">
        <w:rPr>
          <w:b/>
          <w:bCs/>
        </w:rPr>
        <w:t>Item type</w:t>
      </w:r>
      <w:r w:rsidR="007A7739" w:rsidRPr="007A7739">
        <w:rPr>
          <w:b/>
          <w:bCs/>
        </w:rPr>
        <w:t>:</w:t>
      </w:r>
      <w:r>
        <w:t xml:space="preserve"> </w:t>
      </w:r>
      <w:r w:rsidR="00DF1B50">
        <w:t>a</w:t>
      </w:r>
      <w:r>
        <w:t xml:space="preserve"> within subject variable of two levels. Item type is manipulated during the task but is not a variable of interest for the analysis.</w:t>
      </w:r>
    </w:p>
    <w:p w14:paraId="09F99823" w14:textId="77777777" w:rsidR="00A431EC" w:rsidRDefault="00A431EC" w:rsidP="009510F4">
      <w:pPr>
        <w:pStyle w:val="ListNumbertwo"/>
        <w:numPr>
          <w:ilvl w:val="0"/>
          <w:numId w:val="34"/>
        </w:numPr>
      </w:pPr>
      <w:r>
        <w:t>Natural: target and / or prime describe a natural item (e.g., "Plant", "Cloud").</w:t>
      </w:r>
    </w:p>
    <w:p w14:paraId="474E1CDA" w14:textId="77777777" w:rsidR="00A431EC" w:rsidRDefault="00A431EC" w:rsidP="00106409">
      <w:pPr>
        <w:pStyle w:val="ListNumbertwo"/>
      </w:pPr>
      <w:r>
        <w:t>Artificial: target and / or prime describe an artificial product (e.g., "Radio", "Phone").</w:t>
      </w:r>
    </w:p>
    <w:p w14:paraId="49F339CF" w14:textId="77777777" w:rsidR="00A431EC" w:rsidRDefault="00A431EC" w:rsidP="00A431EC">
      <w:pPr>
        <w:pStyle w:val="NoSpacing"/>
        <w:ind w:firstLine="360"/>
      </w:pPr>
    </w:p>
    <w:p w14:paraId="24E8B806" w14:textId="604870CD" w:rsidR="00A431EC" w:rsidRDefault="00A431EC" w:rsidP="00A431EC">
      <w:pPr>
        <w:pStyle w:val="NoSpacing"/>
        <w:ind w:firstLine="360"/>
      </w:pPr>
      <w:r w:rsidRPr="005205B3">
        <w:t>D</w:t>
      </w:r>
      <w:r>
        <w:t>Vs</w:t>
      </w:r>
      <w:r w:rsidRPr="005205B3">
        <w:t>:</w:t>
      </w:r>
    </w:p>
    <w:p w14:paraId="561C6274" w14:textId="76217F03" w:rsidR="007107E2" w:rsidRPr="005205B3" w:rsidRDefault="007107E2" w:rsidP="00725B9E">
      <w:pPr>
        <w:pStyle w:val="NoSpacing"/>
      </w:pPr>
      <w:r>
        <w:lastRenderedPageBreak/>
        <w:t xml:space="preserve">All </w:t>
      </w:r>
      <w:r w:rsidR="00BA5C90">
        <w:t xml:space="preserve">confirmatory and exploratory </w:t>
      </w:r>
      <w:r>
        <w:t>DVs</w:t>
      </w:r>
      <w:r w:rsidR="00BA5C90">
        <w:t xml:space="preserve"> </w:t>
      </w:r>
      <w:r>
        <w:t xml:space="preserve">will be calculated on </w:t>
      </w:r>
      <w:r w:rsidRPr="00073015">
        <w:rPr>
          <w:i/>
          <w:iCs/>
        </w:rPr>
        <w:t>valid trials</w:t>
      </w:r>
      <w:r w:rsidR="00657638" w:rsidRPr="00725B9E">
        <w:t xml:space="preserve"> only</w:t>
      </w:r>
      <w:r>
        <w:rPr>
          <w:i/>
          <w:iCs/>
        </w:rPr>
        <w:t xml:space="preserve"> </w:t>
      </w:r>
      <w:r>
        <w:t>(see</w:t>
      </w:r>
      <w:r w:rsidR="00B92C54">
        <w:t xml:space="preserve"> "</w:t>
      </w:r>
      <w:r>
        <w:fldChar w:fldCharType="begin"/>
      </w:r>
      <w:r>
        <w:instrText xml:space="preserve"> REF _Ref106707778 \h </w:instrText>
      </w:r>
      <w:r>
        <w:fldChar w:fldCharType="separate"/>
      </w:r>
      <w:r w:rsidR="00660FF6">
        <w:t>Exclusion Criteria</w:t>
      </w:r>
      <w:r>
        <w:fldChar w:fldCharType="end"/>
      </w:r>
      <w:r>
        <w:t>" below).</w:t>
      </w:r>
    </w:p>
    <w:p w14:paraId="0EE87B06" w14:textId="57EC5720" w:rsidR="00A431EC" w:rsidRDefault="00A431EC" w:rsidP="004D5BBE">
      <w:pPr>
        <w:pStyle w:val="ListNumber"/>
        <w:numPr>
          <w:ilvl w:val="0"/>
          <w:numId w:val="35"/>
        </w:numPr>
      </w:pPr>
      <w:r w:rsidRPr="004D5BBE">
        <w:rPr>
          <w:b/>
          <w:bCs/>
        </w:rPr>
        <w:t>Reach area</w:t>
      </w:r>
      <w:r w:rsidR="007A7739" w:rsidRPr="004D5BBE">
        <w:rPr>
          <w:b/>
          <w:bCs/>
        </w:rPr>
        <w:t>:</w:t>
      </w:r>
      <w:r>
        <w:t xml:space="preserve"> in the motion tracking session, </w:t>
      </w:r>
      <w:r w:rsidR="00991EBF">
        <w:t xml:space="preserve">two average trajectories </w:t>
      </w:r>
      <w:r w:rsidR="009C282D">
        <w:t xml:space="preserve">will be computed </w:t>
      </w:r>
      <w:r w:rsidR="00991EBF">
        <w:t>for each condition</w:t>
      </w:r>
      <w:r w:rsidR="007E1F72">
        <w:t xml:space="preserve"> (congruent / incongruent)</w:t>
      </w:r>
      <w:r w:rsidR="005A0E06">
        <w:t>;</w:t>
      </w:r>
      <w:r w:rsidR="00991EBF">
        <w:t xml:space="preserve"> </w:t>
      </w:r>
      <w:r w:rsidR="008D7AFA">
        <w:t>o</w:t>
      </w:r>
      <w:r w:rsidR="00991EBF">
        <w:t xml:space="preserve">ne for </w:t>
      </w:r>
      <w:r w:rsidR="0075680F">
        <w:t xml:space="preserve">reaches made to the left side when the correct answer was on the left and one for reaches made to the right side when the correct answer was on the right. </w:t>
      </w:r>
      <w:r w:rsidR="00FF2CCE">
        <w:t xml:space="preserve">Then, </w:t>
      </w:r>
      <w:r>
        <w:t xml:space="preserve">the area between a participant's average </w:t>
      </w:r>
      <w:r w:rsidR="0032504F">
        <w:t xml:space="preserve">reach </w:t>
      </w:r>
      <w:r>
        <w:t xml:space="preserve">to the left and average </w:t>
      </w:r>
      <w:r w:rsidR="0032504F">
        <w:t xml:space="preserve">reach </w:t>
      </w:r>
      <w:r>
        <w:t>to the right</w:t>
      </w:r>
      <w:r w:rsidR="00FF2CCE">
        <w:t xml:space="preserve"> will be defined as </w:t>
      </w:r>
      <w:r w:rsidR="00F66DF6">
        <w:t>his</w:t>
      </w:r>
      <w:r w:rsidR="00FF2CCE">
        <w:t xml:space="preserve"> reach area</w:t>
      </w:r>
      <w:r>
        <w:t xml:space="preserve"> (</w:t>
      </w:r>
      <w:r>
        <w:fldChar w:fldCharType="begin"/>
      </w:r>
      <w:r>
        <w:instrText xml:space="preserve"> REF _Ref106198366 \h </w:instrText>
      </w:r>
      <w:r>
        <w:fldChar w:fldCharType="separate"/>
      </w:r>
      <w:r w:rsidR="00660FF6">
        <w:t xml:space="preserve">Figure </w:t>
      </w:r>
      <w:r w:rsidR="00660FF6">
        <w:rPr>
          <w:noProof/>
        </w:rPr>
        <w:t>1</w:t>
      </w:r>
      <w:r>
        <w:fldChar w:fldCharType="end"/>
      </w:r>
      <w:r w:rsidR="00A74787">
        <w:t>; see further details in the "</w:t>
      </w:r>
      <w:r w:rsidR="00F23576">
        <w:fldChar w:fldCharType="begin"/>
      </w:r>
      <w:r w:rsidR="00F23576">
        <w:instrText xml:space="preserve"> REF _Ref106804063 \h </w:instrText>
      </w:r>
      <w:r w:rsidR="00F23576">
        <w:fldChar w:fldCharType="separate"/>
      </w:r>
      <w:r w:rsidR="00660FF6">
        <w:t>Reach Area Calculation.</w:t>
      </w:r>
      <w:r w:rsidR="00F23576">
        <w:fldChar w:fldCharType="end"/>
      </w:r>
      <w:r w:rsidR="00F23576">
        <w:t>"</w:t>
      </w:r>
      <w:r w:rsidR="00A74787">
        <w:t xml:space="preserve"> section below</w:t>
      </w:r>
      <w:r>
        <w:t>).</w:t>
      </w:r>
    </w:p>
    <w:p w14:paraId="07C45B8B" w14:textId="77777777" w:rsidR="00A431EC" w:rsidRDefault="00A431EC" w:rsidP="00A431EC">
      <w:pPr>
        <w:pStyle w:val="NoSpacing"/>
        <w:keepNext/>
        <w:ind w:left="1080"/>
      </w:pPr>
      <w:r w:rsidRPr="00C907C8">
        <w:rPr>
          <w:noProof/>
          <w:lang w:val="en-CA" w:eastAsia="en-CA"/>
        </w:rPr>
        <w:drawing>
          <wp:inline distT="0" distB="0" distL="0" distR="0" wp14:anchorId="6D27BFDD" wp14:editId="28F860F8">
            <wp:extent cx="1722729" cy="1505883"/>
            <wp:effectExtent l="0" t="0" r="0" b="0"/>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funnel chart&#10;&#10;Description automatically generated"/>
                    <pic:cNvPicPr/>
                  </pic:nvPicPr>
                  <pic:blipFill>
                    <a:blip r:embed="rId9"/>
                    <a:stretch>
                      <a:fillRect/>
                    </a:stretch>
                  </pic:blipFill>
                  <pic:spPr>
                    <a:xfrm>
                      <a:off x="0" y="0"/>
                      <a:ext cx="1725319" cy="1508147"/>
                    </a:xfrm>
                    <a:prstGeom prst="rect">
                      <a:avLst/>
                    </a:prstGeom>
                  </pic:spPr>
                </pic:pic>
              </a:graphicData>
            </a:graphic>
          </wp:inline>
        </w:drawing>
      </w:r>
    </w:p>
    <w:p w14:paraId="12F8861E" w14:textId="0C8846E3" w:rsidR="00A431EC" w:rsidRDefault="00A431EC" w:rsidP="00A431EC">
      <w:pPr>
        <w:pStyle w:val="Caption"/>
      </w:pPr>
      <w:bookmarkStart w:id="1" w:name="_Ref106198366"/>
      <w:r>
        <w:t xml:space="preserve">Figure </w:t>
      </w:r>
      <w:fldSimple w:instr=" SEQ Figure \* ARABIC ">
        <w:r w:rsidR="00660FF6">
          <w:rPr>
            <w:noProof/>
          </w:rPr>
          <w:t>1</w:t>
        </w:r>
      </w:fldSimple>
      <w:bookmarkEnd w:id="1"/>
      <w:r>
        <w:t>. Depiction of reach area. The dark and light red lines represent a single participant's average trajectory to the left and right accordingly. The pink area represents a single participant's reach area.</w:t>
      </w:r>
    </w:p>
    <w:p w14:paraId="633DDD3A" w14:textId="77777777" w:rsidR="00A431EC" w:rsidRDefault="00A431EC" w:rsidP="00106409">
      <w:pPr>
        <w:pStyle w:val="ListNumber"/>
      </w:pPr>
      <w:r w:rsidRPr="00227447">
        <w:rPr>
          <w:b/>
          <w:bCs/>
        </w:rPr>
        <w:t xml:space="preserve">Response </w:t>
      </w:r>
      <w:r w:rsidRPr="00F56DA3">
        <w:rPr>
          <w:b/>
          <w:bCs/>
        </w:rPr>
        <w:t>time:</w:t>
      </w:r>
      <w:r>
        <w:t xml:space="preserve"> in the keyboard session, the average timing of keyboard presses in the target task in the congruent and incongruent conditions. It is defined as the time from target presentation up until "E" / "Y" are pressed.</w:t>
      </w:r>
    </w:p>
    <w:p w14:paraId="47470FD2" w14:textId="77777777" w:rsidR="00B44A0E" w:rsidRDefault="00B44A0E" w:rsidP="00B44A0E">
      <w:pPr>
        <w:pStyle w:val="NoSpacing"/>
      </w:pPr>
    </w:p>
    <w:p w14:paraId="486AF22E" w14:textId="07D518A4" w:rsidR="00A942E7" w:rsidRPr="005205B3" w:rsidRDefault="00A942E7" w:rsidP="00A942E7">
      <w:pPr>
        <w:pStyle w:val="NoSpacing"/>
        <w:ind w:firstLine="360"/>
      </w:pPr>
      <w:r>
        <w:t xml:space="preserve">Exploratory </w:t>
      </w:r>
      <w:r w:rsidRPr="005205B3">
        <w:t>D</w:t>
      </w:r>
      <w:r>
        <w:t>Vs</w:t>
      </w:r>
      <w:r w:rsidRPr="005205B3">
        <w:t>:</w:t>
      </w:r>
    </w:p>
    <w:p w14:paraId="03A48224" w14:textId="0614B9C8" w:rsidR="00A431EC" w:rsidRPr="00095EB4" w:rsidRDefault="00A431EC" w:rsidP="00D951AE">
      <w:pPr>
        <w:pStyle w:val="NoSpacing"/>
      </w:pPr>
      <w:r>
        <w:t>Beyond the above measure, on which we will perform a confirmatory analysis, we will also explore additional measures to see if the yield a stronger effect in the motion tracking task (thus, all the measures below refer to the motion tracking session):</w:t>
      </w:r>
    </w:p>
    <w:p w14:paraId="59214ECE" w14:textId="63E3A87A" w:rsidR="00A431EC" w:rsidRDefault="00A431EC" w:rsidP="00D951AE">
      <w:pPr>
        <w:pStyle w:val="ListNumber"/>
        <w:numPr>
          <w:ilvl w:val="0"/>
          <w:numId w:val="36"/>
        </w:numPr>
      </w:pPr>
      <w:r w:rsidRPr="00D951AE">
        <w:rPr>
          <w:b/>
          <w:bCs/>
        </w:rPr>
        <w:lastRenderedPageBreak/>
        <w:t>Reaction time:</w:t>
      </w:r>
      <w:r>
        <w:t xml:space="preserve"> </w:t>
      </w:r>
      <w:r w:rsidR="00DF1B50">
        <w:t>t</w:t>
      </w:r>
      <w:r>
        <w:t>ime from stimulus presentation up to movement initiation. Movement initiation is detected once the Euclidean distance from the starting point is greater than 1cm.</w:t>
      </w:r>
    </w:p>
    <w:p w14:paraId="4EA70309" w14:textId="7099E79A" w:rsidR="00A431EC" w:rsidRPr="003F4884" w:rsidRDefault="00A431EC" w:rsidP="00D951AE">
      <w:pPr>
        <w:pStyle w:val="ListNumber"/>
      </w:pPr>
      <w:r w:rsidRPr="00F56DA3">
        <w:rPr>
          <w:b/>
          <w:bCs/>
        </w:rPr>
        <w:t xml:space="preserve">Movement </w:t>
      </w:r>
      <w:r w:rsidR="006E1278">
        <w:rPr>
          <w:b/>
          <w:bCs/>
        </w:rPr>
        <w:t>duration</w:t>
      </w:r>
      <w:r w:rsidRPr="00F56DA3">
        <w:rPr>
          <w:b/>
          <w:bCs/>
        </w:rPr>
        <w:t>:</w:t>
      </w:r>
      <w:r>
        <w:t xml:space="preserve"> </w:t>
      </w:r>
      <w:r w:rsidR="00DF1B50">
        <w:t>t</w:t>
      </w:r>
      <w:r>
        <w:t>ime from movement initiation until the screen is reached.</w:t>
      </w:r>
    </w:p>
    <w:p w14:paraId="782C4097" w14:textId="2EA2B614" w:rsidR="00A431EC" w:rsidRDefault="00A431EC" w:rsidP="00106409">
      <w:pPr>
        <w:pStyle w:val="ListNumber"/>
      </w:pPr>
      <w:r w:rsidRPr="00F56DA3">
        <w:rPr>
          <w:b/>
          <w:bCs/>
        </w:rPr>
        <w:t>Deviation from center:</w:t>
      </w:r>
      <w:r>
        <w:t xml:space="preserve"> the distance of every point along the average trajectory from the center line, which is drawn between the starting point and the middle of the screen (</w:t>
      </w:r>
      <w:r>
        <w:fldChar w:fldCharType="begin"/>
      </w:r>
      <w:r>
        <w:instrText xml:space="preserve"> REF _Ref106198546 \h </w:instrText>
      </w:r>
      <w:r>
        <w:fldChar w:fldCharType="separate"/>
      </w:r>
      <w:r w:rsidR="00660FF6">
        <w:t xml:space="preserve">Figure </w:t>
      </w:r>
      <w:r w:rsidR="00660FF6">
        <w:rPr>
          <w:noProof/>
        </w:rPr>
        <w:t>2</w:t>
      </w:r>
      <w:r>
        <w:fldChar w:fldCharType="end"/>
      </w:r>
      <w:r>
        <w:t>).</w:t>
      </w:r>
    </w:p>
    <w:p w14:paraId="54B6D644" w14:textId="77777777" w:rsidR="00A431EC" w:rsidRDefault="00A431EC" w:rsidP="00A431EC">
      <w:pPr>
        <w:pStyle w:val="NoSpacing"/>
        <w:keepNext/>
        <w:ind w:left="1080"/>
      </w:pPr>
      <w:r w:rsidRPr="00EF1360">
        <w:rPr>
          <w:noProof/>
          <w:lang w:val="en-CA" w:eastAsia="en-CA"/>
        </w:rPr>
        <w:drawing>
          <wp:inline distT="0" distB="0" distL="0" distR="0" wp14:anchorId="53BD0BB3" wp14:editId="1676BD67">
            <wp:extent cx="1912198" cy="1730084"/>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1916367" cy="1733856"/>
                    </a:xfrm>
                    <a:prstGeom prst="rect">
                      <a:avLst/>
                    </a:prstGeom>
                  </pic:spPr>
                </pic:pic>
              </a:graphicData>
            </a:graphic>
          </wp:inline>
        </w:drawing>
      </w:r>
    </w:p>
    <w:p w14:paraId="0546E0D3" w14:textId="5FB37086" w:rsidR="00A431EC" w:rsidRPr="00EF1360" w:rsidRDefault="00A431EC" w:rsidP="00A431EC">
      <w:pPr>
        <w:pStyle w:val="Caption"/>
      </w:pPr>
      <w:bookmarkStart w:id="2" w:name="_Ref106198546"/>
      <w:r>
        <w:t xml:space="preserve">Figure </w:t>
      </w:r>
      <w:fldSimple w:instr=" SEQ Figure \* ARABIC ">
        <w:r w:rsidR="00660FF6">
          <w:rPr>
            <w:noProof/>
          </w:rPr>
          <w:t>2</w:t>
        </w:r>
      </w:fldSimple>
      <w:bookmarkEnd w:id="2"/>
      <w:r>
        <w:t>. Depiction of Deviation from center. Each red dot represents a single sample along the movement trajectory. The dashed grey line represents the center line and the blue arrows represent each sample's deviation from the center.</w:t>
      </w:r>
    </w:p>
    <w:p w14:paraId="0B2BA445" w14:textId="51C8FA2B" w:rsidR="00A431EC" w:rsidRDefault="00A431EC" w:rsidP="00106409">
      <w:pPr>
        <w:pStyle w:val="ListNumber"/>
      </w:pPr>
      <w:r w:rsidRPr="00F56DA3">
        <w:rPr>
          <w:b/>
          <w:bCs/>
        </w:rPr>
        <w:t>Movement variation:</w:t>
      </w:r>
      <w:r>
        <w:t xml:space="preserve"> the standard deviation of the "Deviation from center" measure (</w:t>
      </w:r>
      <w:r w:rsidR="006955BA">
        <w:t>3</w:t>
      </w:r>
      <w:r>
        <w:t xml:space="preserve">). The standard deviation will be computed over </w:t>
      </w:r>
      <w:r w:rsidR="00226F0E">
        <w:t xml:space="preserve">the </w:t>
      </w:r>
      <w:r>
        <w:t>trials</w:t>
      </w:r>
      <w:r w:rsidR="00A84020">
        <w:t>.</w:t>
      </w:r>
    </w:p>
    <w:p w14:paraId="7435CAB8" w14:textId="6D4B6F68" w:rsidR="004676D6" w:rsidRDefault="004676D6" w:rsidP="00106409">
      <w:pPr>
        <w:pStyle w:val="ListNumber"/>
      </w:pPr>
      <w:r>
        <w:rPr>
          <w:b/>
          <w:bCs/>
        </w:rPr>
        <w:t>Heading angle:</w:t>
      </w:r>
      <w:r>
        <w:t xml:space="preserve"> </w:t>
      </w:r>
      <w:r w:rsidR="00DF1B50">
        <w:t>f</w:t>
      </w:r>
      <w:r w:rsidR="006550E4">
        <w:t xml:space="preserve">irst, </w:t>
      </w:r>
      <w:r w:rsidR="002A2C99">
        <w:t xml:space="preserve">a </w:t>
      </w:r>
      <w:r w:rsidR="006550E4">
        <w:t xml:space="preserve">tangent is evaluated for every point along the trajectory by connecting </w:t>
      </w:r>
      <w:r w:rsidR="002A2C99">
        <w:t xml:space="preserve">it to the previous point. </w:t>
      </w:r>
      <w:r w:rsidR="00905DB5">
        <w:t xml:space="preserve">The "Heading angle" is </w:t>
      </w:r>
      <w:r w:rsidR="00257BA5">
        <w:t xml:space="preserve">confined between </w:t>
      </w:r>
      <w:r w:rsidR="00905DB5">
        <w:t xml:space="preserve">the tangent and </w:t>
      </w:r>
      <w:r w:rsidR="00396338">
        <w:t>a line perpendicular to the screen</w:t>
      </w:r>
      <w:r w:rsidR="00F73392">
        <w:t xml:space="preserve"> (</w:t>
      </w:r>
      <w:r w:rsidR="00F73392">
        <w:fldChar w:fldCharType="begin"/>
      </w:r>
      <w:r w:rsidR="00F73392">
        <w:instrText xml:space="preserve"> REF _Ref106781856 \h </w:instrText>
      </w:r>
      <w:r w:rsidR="00F73392">
        <w:fldChar w:fldCharType="separate"/>
      </w:r>
      <w:r w:rsidR="00660FF6">
        <w:t xml:space="preserve">Figure </w:t>
      </w:r>
      <w:r w:rsidR="00660FF6">
        <w:rPr>
          <w:noProof/>
        </w:rPr>
        <w:t>3</w:t>
      </w:r>
      <w:r w:rsidR="00F73392">
        <w:fldChar w:fldCharType="end"/>
      </w:r>
      <w:r w:rsidR="00F73392">
        <w:t>)</w:t>
      </w:r>
      <w:r w:rsidR="00396338">
        <w:t>.</w:t>
      </w:r>
      <w:r w:rsidR="00626612">
        <w:t xml:space="preserve"> Angles will be considered negative if the </w:t>
      </w:r>
      <w:r w:rsidR="00535990">
        <w:t xml:space="preserve">extension of the tangent meets </w:t>
      </w:r>
      <w:r w:rsidR="0041384E">
        <w:t xml:space="preserve">the screen </w:t>
      </w:r>
      <w:r w:rsidR="00535990">
        <w:t>on the side opposite to the chosen answer.</w:t>
      </w:r>
      <w:r w:rsidR="00960D95">
        <w:t xml:space="preserve"> </w:t>
      </w:r>
      <w:r w:rsidR="0035224A">
        <w:t>Finally</w:t>
      </w:r>
      <w:r w:rsidR="002532F4">
        <w:t>, the angles are averaged across trials</w:t>
      </w:r>
      <w:r w:rsidR="00C55B9C">
        <w:t xml:space="preserve"> for each participant</w:t>
      </w:r>
      <w:r w:rsidR="002532F4">
        <w:t>.</w:t>
      </w:r>
    </w:p>
    <w:p w14:paraId="415C7CA3" w14:textId="77777777" w:rsidR="001E5B58" w:rsidRDefault="001E5B58" w:rsidP="00C55B9C">
      <w:pPr>
        <w:pStyle w:val="ListNumber"/>
        <w:keepNext/>
        <w:numPr>
          <w:ilvl w:val="0"/>
          <w:numId w:val="0"/>
        </w:numPr>
        <w:ind w:left="1080"/>
      </w:pPr>
      <w:r w:rsidRPr="001E5B58">
        <w:rPr>
          <w:noProof/>
        </w:rPr>
        <w:lastRenderedPageBreak/>
        <w:drawing>
          <wp:inline distT="0" distB="0" distL="0" distR="0" wp14:anchorId="1CB1577A" wp14:editId="12DDB0CE">
            <wp:extent cx="1917180" cy="1579420"/>
            <wp:effectExtent l="0" t="0" r="698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1926995" cy="1587506"/>
                    </a:xfrm>
                    <a:prstGeom prst="rect">
                      <a:avLst/>
                    </a:prstGeom>
                  </pic:spPr>
                </pic:pic>
              </a:graphicData>
            </a:graphic>
          </wp:inline>
        </w:drawing>
      </w:r>
    </w:p>
    <w:p w14:paraId="5EDE5193" w14:textId="2629655A" w:rsidR="001E5B58" w:rsidRDefault="001E5B58" w:rsidP="00C55B9C">
      <w:pPr>
        <w:pStyle w:val="Caption"/>
      </w:pPr>
      <w:bookmarkStart w:id="3" w:name="_Ref106781856"/>
      <w:r>
        <w:t xml:space="preserve">Figure </w:t>
      </w:r>
      <w:fldSimple w:instr=" SEQ Figure \* ARABIC ">
        <w:r w:rsidR="00660FF6">
          <w:rPr>
            <w:noProof/>
          </w:rPr>
          <w:t>3</w:t>
        </w:r>
      </w:fldSimple>
      <w:bookmarkEnd w:id="3"/>
      <w:r>
        <w:t xml:space="preserve">. Depiction of </w:t>
      </w:r>
      <w:r w:rsidR="00842771">
        <w:t xml:space="preserve">the </w:t>
      </w:r>
      <w:r w:rsidR="00EE3015">
        <w:t>heading angle</w:t>
      </w:r>
      <w:r w:rsidR="00842771">
        <w:t xml:space="preserve"> measure</w:t>
      </w:r>
      <w:r w:rsidR="00EE3015">
        <w:t xml:space="preserve">. </w:t>
      </w:r>
      <w:r w:rsidR="0041384E">
        <w:t>D</w:t>
      </w:r>
      <w:r w:rsidR="00EE3015">
        <w:t xml:space="preserve">ots </w:t>
      </w:r>
      <w:r w:rsidR="00510C52">
        <w:t xml:space="preserve">are </w:t>
      </w:r>
      <w:r w:rsidR="00EE3015">
        <w:t xml:space="preserve">samples along the movement trajectory and the </w:t>
      </w:r>
      <w:r w:rsidR="00E526F1">
        <w:t xml:space="preserve">heading angle is estimated for </w:t>
      </w:r>
      <w:r w:rsidR="00B12586">
        <w:t xml:space="preserve">the </w:t>
      </w:r>
      <w:r w:rsidR="00510C52">
        <w:t>one colored in green</w:t>
      </w:r>
      <w:r w:rsidR="00E526F1">
        <w:t xml:space="preserve">. The grey arrow is the tangent to the </w:t>
      </w:r>
      <w:r w:rsidR="00EE3015">
        <w:t>green dot</w:t>
      </w:r>
      <w:r w:rsidR="00E526F1">
        <w:t>.</w:t>
      </w:r>
      <w:r w:rsidR="00EE3015">
        <w:t xml:space="preserve"> </w:t>
      </w:r>
      <w:r w:rsidR="00510C52">
        <w:t xml:space="preserve">The heading angle is confined between </w:t>
      </w:r>
      <w:r w:rsidR="00703484">
        <w:t xml:space="preserve">the dashed perpendicular </w:t>
      </w:r>
      <w:r w:rsidR="00842771">
        <w:t xml:space="preserve">line </w:t>
      </w:r>
      <w:r w:rsidR="00703484">
        <w:t>and the tangent</w:t>
      </w:r>
      <w:r w:rsidR="00842771">
        <w:t xml:space="preserve"> line</w:t>
      </w:r>
      <w:r w:rsidR="00B12586">
        <w:t>.</w:t>
      </w:r>
      <w:r w:rsidR="00177D67">
        <w:t xml:space="preserve"> </w:t>
      </w:r>
      <w:r w:rsidR="00B12586">
        <w:t>S</w:t>
      </w:r>
      <w:r w:rsidR="00177D67">
        <w:t xml:space="preserve">ince </w:t>
      </w:r>
      <w:r w:rsidR="00B12586">
        <w:t xml:space="preserve">the tangent </w:t>
      </w:r>
      <w:r w:rsidR="00177D67">
        <w:t xml:space="preserve">meets the screen on the side opposite to the final response, </w:t>
      </w:r>
      <w:r w:rsidR="00DA5377">
        <w:t>the heading angle will be negative.</w:t>
      </w:r>
    </w:p>
    <w:p w14:paraId="2449A596" w14:textId="3737878A" w:rsidR="00A431EC" w:rsidRDefault="00A431EC" w:rsidP="00106409">
      <w:pPr>
        <w:pStyle w:val="ListNumber"/>
      </w:pPr>
      <w:r w:rsidRPr="00F56DA3">
        <w:rPr>
          <w:b/>
          <w:bCs/>
        </w:rPr>
        <w:t>Changes of mind (COM):</w:t>
      </w:r>
      <w:r>
        <w:t xml:space="preserve"> </w:t>
      </w:r>
      <w:r w:rsidR="00EC46B1">
        <w:t xml:space="preserve">the </w:t>
      </w:r>
      <w:r>
        <w:t>frequency of goal changes during a movement, defined as the number of changes in implied goal (the side, left/right, where the current tangent to the trajectory meets the screen)</w:t>
      </w:r>
      <w:r w:rsidR="00EC0B9C">
        <w:t xml:space="preserve"> </w:t>
      </w:r>
      <w:r w:rsidR="001D309E">
        <w:t>along a</w:t>
      </w:r>
      <w:r w:rsidR="00EC0B9C">
        <w:t xml:space="preserve"> single trial</w:t>
      </w:r>
      <w:r w:rsidR="001D309E">
        <w:t>'s trajectory</w:t>
      </w:r>
      <w:r>
        <w:t>.</w:t>
      </w:r>
    </w:p>
    <w:p w14:paraId="38624003" w14:textId="7457042C" w:rsidR="00A431EC" w:rsidRDefault="00A431EC" w:rsidP="00106409">
      <w:pPr>
        <w:pStyle w:val="ListNumber"/>
      </w:pPr>
      <w:r w:rsidRPr="00F56DA3">
        <w:rPr>
          <w:b/>
          <w:bCs/>
        </w:rPr>
        <w:t>Total distance traveled:</w:t>
      </w:r>
      <w:r>
        <w:t xml:space="preserve"> </w:t>
      </w:r>
      <w:r w:rsidR="00EC46B1">
        <w:t xml:space="preserve">the </w:t>
      </w:r>
      <w:r>
        <w:t>sum of Euclidean distances between samples along the trajectory of a single trial (</w:t>
      </w:r>
      <w:r>
        <w:fldChar w:fldCharType="begin"/>
      </w:r>
      <w:r>
        <w:instrText xml:space="preserve"> REF _Ref106198576 \h </w:instrText>
      </w:r>
      <w:r>
        <w:fldChar w:fldCharType="separate"/>
      </w:r>
      <w:r w:rsidR="00660FF6">
        <w:t xml:space="preserve">Figure </w:t>
      </w:r>
      <w:r w:rsidR="00660FF6">
        <w:rPr>
          <w:noProof/>
        </w:rPr>
        <w:t>4</w:t>
      </w:r>
      <w:r>
        <w:fldChar w:fldCharType="end"/>
      </w:r>
      <w:r>
        <w:t>).</w:t>
      </w:r>
    </w:p>
    <w:p w14:paraId="2C3E88BC" w14:textId="77777777" w:rsidR="00A431EC" w:rsidRDefault="00A431EC" w:rsidP="00A431EC">
      <w:pPr>
        <w:pStyle w:val="NoSpacing"/>
        <w:keepNext/>
        <w:ind w:left="1080"/>
      </w:pPr>
      <w:r w:rsidRPr="006B7E8C">
        <w:rPr>
          <w:noProof/>
          <w:lang w:val="en-CA" w:eastAsia="en-CA"/>
        </w:rPr>
        <w:drawing>
          <wp:inline distT="0" distB="0" distL="0" distR="0" wp14:anchorId="644CD70E" wp14:editId="72E32E97">
            <wp:extent cx="2154915" cy="1742552"/>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2158801" cy="1745694"/>
                    </a:xfrm>
                    <a:prstGeom prst="rect">
                      <a:avLst/>
                    </a:prstGeom>
                  </pic:spPr>
                </pic:pic>
              </a:graphicData>
            </a:graphic>
          </wp:inline>
        </w:drawing>
      </w:r>
    </w:p>
    <w:p w14:paraId="1DD4AAA8" w14:textId="11335666" w:rsidR="00845669" w:rsidRDefault="00A431EC" w:rsidP="00236C96">
      <w:pPr>
        <w:pStyle w:val="Caption"/>
      </w:pPr>
      <w:bookmarkStart w:id="4" w:name="_Ref106198576"/>
      <w:r>
        <w:t xml:space="preserve">Figure </w:t>
      </w:r>
      <w:fldSimple w:instr=" SEQ Figure \* ARABIC ">
        <w:r w:rsidR="00660FF6">
          <w:rPr>
            <w:noProof/>
          </w:rPr>
          <w:t>4</w:t>
        </w:r>
      </w:fldSimple>
      <w:bookmarkEnd w:id="4"/>
      <w:r>
        <w:t>. Depiction of total distance traveled. Each red dot represents a single sample along the movement trajectory and the grey arrows represent the Euclidean distance between each pair of consecutive dots. The sum of the grey arrows is the total distance traveled.</w:t>
      </w:r>
    </w:p>
    <w:p w14:paraId="79864804" w14:textId="1E16AB1A" w:rsidR="00C03C0E" w:rsidRPr="00C03C0E" w:rsidRDefault="00C03C0E" w:rsidP="00C03C0E">
      <w:pPr>
        <w:pStyle w:val="ListNumber"/>
        <w:pPrChange w:id="5" w:author="Chen Heller" w:date="2022-12-28T11:06:00Z">
          <w:pPr>
            <w:pStyle w:val="ListNumber"/>
            <w:numPr>
              <w:numId w:val="0"/>
            </w:numPr>
            <w:tabs>
              <w:tab w:val="clear" w:pos="1080"/>
            </w:tabs>
          </w:pPr>
        </w:pPrChange>
      </w:pPr>
      <w:ins w:id="6" w:author="Chen Heller" w:date="2022-12-28T11:06:00Z">
        <w:r w:rsidRPr="00C03C0E">
          <w:rPr>
            <w:b/>
            <w:bCs/>
            <w:rPrChange w:id="7" w:author="Chen Heller" w:date="2022-12-28T11:07:00Z">
              <w:rPr/>
            </w:rPrChange>
          </w:rPr>
          <w:t>Horizontal ve</w:t>
        </w:r>
      </w:ins>
      <w:ins w:id="8" w:author="Chen Heller" w:date="2022-12-28T11:07:00Z">
        <w:r w:rsidRPr="00C03C0E">
          <w:rPr>
            <w:b/>
            <w:bCs/>
            <w:rPrChange w:id="9" w:author="Chen Heller" w:date="2022-12-28T11:07:00Z">
              <w:rPr/>
            </w:rPrChange>
          </w:rPr>
          <w:t>locity:</w:t>
        </w:r>
        <w:r>
          <w:t xml:space="preserve"> </w:t>
        </w:r>
      </w:ins>
      <w:ins w:id="10" w:author="Chen Heller" w:date="2022-12-28T11:35:00Z">
        <w:r w:rsidR="009B5540">
          <w:t>The horizontal distance</w:t>
        </w:r>
      </w:ins>
      <w:ins w:id="11" w:author="Chen Heller" w:date="2022-12-28T11:36:00Z">
        <w:r w:rsidR="00040279">
          <w:t xml:space="preserve">, along the X axis, </w:t>
        </w:r>
      </w:ins>
      <w:ins w:id="12" w:author="Chen Heller" w:date="2022-12-28T11:35:00Z">
        <w:r w:rsidR="009B5540">
          <w:t xml:space="preserve">between each pair </w:t>
        </w:r>
      </w:ins>
      <w:ins w:id="13" w:author="Chen Heller" w:date="2022-12-28T11:36:00Z">
        <w:r w:rsidR="00040279">
          <w:t xml:space="preserve">of </w:t>
        </w:r>
        <w:r w:rsidR="009B5540">
          <w:t>consecutive points</w:t>
        </w:r>
      </w:ins>
      <w:ins w:id="14" w:author="Chen Heller" w:date="2022-12-28T11:37:00Z">
        <w:r w:rsidR="00040279">
          <w:t>,</w:t>
        </w:r>
      </w:ins>
      <w:ins w:id="15" w:author="Chen Heller" w:date="2022-12-28T11:36:00Z">
        <w:r w:rsidR="009B5540">
          <w:t xml:space="preserve"> </w:t>
        </w:r>
        <w:r w:rsidR="00040279">
          <w:t>divided by the time difference between the points.</w:t>
        </w:r>
      </w:ins>
    </w:p>
    <w:p w14:paraId="33CD57BE" w14:textId="6A93D3ED" w:rsidR="00A431EC" w:rsidRDefault="0087399F" w:rsidP="0087399F">
      <w:pPr>
        <w:pStyle w:val="Heading2"/>
      </w:pPr>
      <w:r>
        <w:lastRenderedPageBreak/>
        <w:t>Planned Sample</w:t>
      </w:r>
    </w:p>
    <w:p w14:paraId="44360CA8" w14:textId="019054B0" w:rsidR="008F3023" w:rsidRDefault="008F3023" w:rsidP="001128C8">
      <w:pPr>
        <w:pStyle w:val="NoSpacing"/>
      </w:pPr>
      <w:r w:rsidRPr="00306835">
        <w:t xml:space="preserve">All </w:t>
      </w:r>
      <w:r>
        <w:t>participant</w:t>
      </w:r>
      <w:r w:rsidRPr="00306835">
        <w:t xml:space="preserve">s will be right-handed, </w:t>
      </w:r>
      <w:r>
        <w:t xml:space="preserve">native Hebrew speakers </w:t>
      </w:r>
      <w:r w:rsidR="000C1F08">
        <w:t xml:space="preserve">who </w:t>
      </w:r>
      <w:r>
        <w:t xml:space="preserve">have </w:t>
      </w:r>
      <w:r w:rsidRPr="00306835">
        <w:t xml:space="preserve">normal </w:t>
      </w:r>
      <w:r>
        <w:t xml:space="preserve">vision </w:t>
      </w:r>
      <w:r w:rsidRPr="00306835">
        <w:t xml:space="preserve">or corrected-to-normal vision. Only </w:t>
      </w:r>
      <w:r>
        <w:t>participant</w:t>
      </w:r>
      <w:r w:rsidRPr="00306835">
        <w:t xml:space="preserve">s declaring that they have no neurological, attentional, or mental disorders, and </w:t>
      </w:r>
      <w:r>
        <w:t xml:space="preserve">are </w:t>
      </w:r>
      <w:r w:rsidRPr="00306835">
        <w:t xml:space="preserve">not taking psychiatric medicines, will be included. Data will be collected at Prof. </w:t>
      </w:r>
      <w:proofErr w:type="spellStart"/>
      <w:r w:rsidRPr="00306835">
        <w:t>Liad</w:t>
      </w:r>
      <w:proofErr w:type="spellEnd"/>
      <w:r w:rsidRPr="00306835">
        <w:t xml:space="preserve"> </w:t>
      </w:r>
      <w:proofErr w:type="spellStart"/>
      <w:r w:rsidRPr="00306835">
        <w:t>Mudrik's</w:t>
      </w:r>
      <w:proofErr w:type="spellEnd"/>
      <w:r w:rsidRPr="00306835">
        <w:t xml:space="preserve"> lab </w:t>
      </w:r>
      <w:r>
        <w:t>for</w:t>
      </w:r>
      <w:r w:rsidRPr="00306835">
        <w:t xml:space="preserve"> high </w:t>
      </w:r>
      <w:r>
        <w:t xml:space="preserve">level </w:t>
      </w:r>
      <w:r w:rsidRPr="00306835">
        <w:t xml:space="preserve">cognition in Tel-Aviv University, from students or other young adults at the ages of 18-35, </w:t>
      </w:r>
      <w:r>
        <w:t>in a 90 minutes session. Participants will be reimbursed with course credit or cash payment.</w:t>
      </w:r>
    </w:p>
    <w:p w14:paraId="2F541FB9" w14:textId="50BEC195" w:rsidR="008F3023" w:rsidRDefault="008F3023" w:rsidP="008F3023">
      <w:pPr>
        <w:pStyle w:val="Heading2"/>
      </w:pPr>
      <w:r>
        <w:t>Sample Size Estimation</w:t>
      </w:r>
    </w:p>
    <w:p w14:paraId="4115577B" w14:textId="59499AB0" w:rsidR="008F3023" w:rsidRDefault="008F3023" w:rsidP="001128C8">
      <w:pPr>
        <w:pStyle w:val="NoSpacing"/>
      </w:pPr>
      <w:r>
        <w:t xml:space="preserve">The semantic priming effect of the reaching task was estimated in two pilots ran in the lab. The average effect size was 0.88 (Cohen's </w:t>
      </w:r>
      <w:proofErr w:type="spellStart"/>
      <w:r>
        <w:t>d</w:t>
      </w:r>
      <w:r>
        <w:rPr>
          <w:vertAlign w:val="subscript"/>
        </w:rPr>
        <w:t>z</w:t>
      </w:r>
      <w:proofErr w:type="spellEnd"/>
      <w:r>
        <w:t xml:space="preserve">). We estimated the keyboard task's effect size to be around 30% smaller (Cohen's </w:t>
      </w:r>
      <w:proofErr w:type="spellStart"/>
      <w:r>
        <w:t>d</w:t>
      </w:r>
      <w:r>
        <w:rPr>
          <w:vertAlign w:val="subscript"/>
        </w:rPr>
        <w:t>z</w:t>
      </w:r>
      <w:proofErr w:type="spellEnd"/>
      <w:r>
        <w:t xml:space="preserve"> = 0.61), in line with our hypothesis for a smaller RT effect, and in accordance with a previous study (</w:t>
      </w:r>
      <w:r w:rsidR="003162C5">
        <w:t xml:space="preserve">Xiao et al., </w:t>
      </w:r>
      <w:r w:rsidR="003162C5">
        <w:fldChar w:fldCharType="begin"/>
      </w:r>
      <w:r w:rsidR="00B45D24">
        <w:instrText xml:space="preserve"> ADDIN ZOTERO_ITEM CSL_CITATION {"citationID":"zSkGMUlY","properties":{"formattedCitation":"(2015)","plainCitation":"(2015)","dontUpdate":true,"noteIndex":0},"citationItems":[{"id":318,"uris":["http://zotero.org/users/8275165/items/MDEBCRV4"],"itemData":{"id":318,"type":"article-journal","abstract":"Measuring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uppress-author":true}],"schema":"https://github.com/citation-style-language/schema/raw/master/csl-citation.json"} </w:instrText>
      </w:r>
      <w:r w:rsidR="003162C5">
        <w:fldChar w:fldCharType="separate"/>
      </w:r>
      <w:r w:rsidR="003162C5" w:rsidRPr="003162C5">
        <w:rPr>
          <w:rFonts w:ascii="Times New Roman" w:hAnsi="Times New Roman" w:cs="Times New Roman"/>
        </w:rPr>
        <w:t>2015</w:t>
      </w:r>
      <w:r w:rsidR="003162C5">
        <w:fldChar w:fldCharType="end"/>
      </w:r>
      <w:r>
        <w:t xml:space="preserve">, d=0.65, though see </w:t>
      </w:r>
      <w:proofErr w:type="spellStart"/>
      <w:r>
        <w:t>Dehaene</w:t>
      </w:r>
      <w:proofErr w:type="spellEnd"/>
      <w:r>
        <w:t xml:space="preserve"> et al., </w:t>
      </w:r>
      <w:r w:rsidR="003162C5">
        <w:fldChar w:fldCharType="begin"/>
      </w:r>
      <w:r w:rsidR="00B45D24">
        <w:instrText xml:space="preserve"> ADDIN ZOTERO_ITEM CSL_CITATION {"citationID":"LHAm1eFg","properties":{"formattedCitation":"(2001)","plainCitation":"(2001)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uppress-author":true}],"schema":"https://github.com/citation-style-language/schema/raw/master/csl-citation.json"} </w:instrText>
      </w:r>
      <w:r w:rsidR="003162C5">
        <w:fldChar w:fldCharType="separate"/>
      </w:r>
      <w:r w:rsidR="002F6D87" w:rsidRPr="002F6D87">
        <w:rPr>
          <w:rFonts w:ascii="Times New Roman" w:hAnsi="Times New Roman" w:cs="Times New Roman"/>
        </w:rPr>
        <w:t>2001</w:t>
      </w:r>
      <w:r w:rsidR="003162C5">
        <w:fldChar w:fldCharType="end"/>
      </w:r>
      <w:r w:rsidR="003162C5">
        <w:t>,</w:t>
      </w:r>
      <w:r>
        <w:t xml:space="preserve"> where the effect size was 0.8). To find such effect with a power = 95% and </w:t>
      </w:r>
      <m:oMath>
        <m:r>
          <w:rPr>
            <w:rFonts w:ascii="Cambria Math" w:hAnsi="Cambria Math"/>
          </w:rPr>
          <m:t>α=0.05</m:t>
        </m:r>
      </m:oMath>
      <w:r>
        <w:t xml:space="preserve"> a sample of 30 participants is needed, based on G*Power</w:t>
      </w:r>
      <w:r w:rsidR="00B13AA3">
        <w:t xml:space="preserve"> </w:t>
      </w:r>
      <w:r w:rsidR="00B13AA3">
        <w:fldChar w:fldCharType="begin"/>
      </w:r>
      <w:r w:rsidR="00426BDA">
        <w:instrText xml:space="preserve"> ADDIN ZOTERO_ITEM CSL_CITATION {"citationID":"blAwkDF5","properties":{"formattedCitation":"(Faul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B13AA3">
        <w:fldChar w:fldCharType="separate"/>
      </w:r>
      <w:r w:rsidR="00426BDA" w:rsidRPr="00426BDA">
        <w:rPr>
          <w:rFonts w:ascii="Times New Roman" w:hAnsi="Times New Roman" w:cs="Times New Roman"/>
        </w:rPr>
        <w:t>(Faul et al., 2007, 2009)</w:t>
      </w:r>
      <w:r w:rsidR="00B13AA3">
        <w:fldChar w:fldCharType="end"/>
      </w:r>
      <w:r w:rsidR="00B13AA3">
        <w:t>.</w:t>
      </w:r>
    </w:p>
    <w:p w14:paraId="65FEDF01" w14:textId="6BB0374B" w:rsidR="008F3023" w:rsidRDefault="00CE3867" w:rsidP="00CE3867">
      <w:pPr>
        <w:pStyle w:val="Heading2"/>
      </w:pPr>
      <w:bookmarkStart w:id="16" w:name="_Ref106707778"/>
      <w:r>
        <w:t>Exclusion Criteria</w:t>
      </w:r>
      <w:bookmarkEnd w:id="16"/>
    </w:p>
    <w:p w14:paraId="3727B12F" w14:textId="3E65C7DA" w:rsidR="00CE3867" w:rsidRPr="004E6D76" w:rsidRDefault="00CE3867" w:rsidP="001128C8">
      <w:pPr>
        <w:pStyle w:val="NoSpacing"/>
      </w:pPr>
      <w:r w:rsidRPr="004E6D76">
        <w:t xml:space="preserve">The following trials will be </w:t>
      </w:r>
      <w:r w:rsidR="00725B9E">
        <w:t xml:space="preserve">considered invalid and thus </w:t>
      </w:r>
      <w:r w:rsidRPr="004E6D76">
        <w:t>excluded from the main analysis:</w:t>
      </w:r>
    </w:p>
    <w:p w14:paraId="08C520C2" w14:textId="77777777" w:rsidR="00CE3867" w:rsidRDefault="00CE3867" w:rsidP="000A2CF4">
      <w:pPr>
        <w:pStyle w:val="ListNumber"/>
        <w:numPr>
          <w:ilvl w:val="0"/>
          <w:numId w:val="31"/>
        </w:numPr>
      </w:pPr>
      <w:r>
        <w:t>Trials with visibility rating higher than 1.</w:t>
      </w:r>
    </w:p>
    <w:p w14:paraId="0D866D4C" w14:textId="77777777" w:rsidR="00CE3867" w:rsidRPr="004E6D76" w:rsidRDefault="00CE3867" w:rsidP="001F0404">
      <w:pPr>
        <w:pStyle w:val="ListNumber"/>
      </w:pPr>
      <w:r w:rsidRPr="004E6D76">
        <w:t>Trials in which there was a technical malfunction with the setup or recording:</w:t>
      </w:r>
    </w:p>
    <w:p w14:paraId="791BC6A3" w14:textId="77777777" w:rsidR="00CE3867" w:rsidRPr="004E6D76" w:rsidRDefault="00CE3867" w:rsidP="000A2CF4">
      <w:pPr>
        <w:pStyle w:val="ListNumbertwo"/>
        <w:numPr>
          <w:ilvl w:val="0"/>
          <w:numId w:val="32"/>
        </w:numPr>
      </w:pPr>
      <w:r w:rsidRPr="004E6D76">
        <w:t>Over 100ms of missing samples in the trajectory.</w:t>
      </w:r>
    </w:p>
    <w:p w14:paraId="39A046BD" w14:textId="77777777" w:rsidR="00CE3867" w:rsidRPr="004E6D76" w:rsidRDefault="00CE3867" w:rsidP="00EB3F6A">
      <w:pPr>
        <w:pStyle w:val="ListNumbertwo"/>
      </w:pPr>
      <w:r w:rsidRPr="004E6D76">
        <w:t>Less than 100ms of existing samples in the trajectory.</w:t>
      </w:r>
    </w:p>
    <w:p w14:paraId="54C68D50" w14:textId="77777777" w:rsidR="00CE3867" w:rsidRPr="004E6D76" w:rsidRDefault="00CE3867" w:rsidP="00EB3F6A">
      <w:pPr>
        <w:pStyle w:val="ListNumbertwo"/>
      </w:pPr>
      <w:r w:rsidRPr="004E6D76">
        <w:t>Stimul</w:t>
      </w:r>
      <w:r>
        <w:t>us</w:t>
      </w:r>
      <w:r w:rsidRPr="004E6D76">
        <w:t xml:space="preserve"> presentation duration deviated from</w:t>
      </w:r>
      <w:r>
        <w:t xml:space="preserve"> the </w:t>
      </w:r>
      <w:r w:rsidRPr="004E6D76">
        <w:t>desired by more than 2ms.</w:t>
      </w:r>
    </w:p>
    <w:p w14:paraId="602808EE" w14:textId="77777777" w:rsidR="00CE3867" w:rsidRPr="004E6D76" w:rsidRDefault="00CE3867" w:rsidP="00EB3F6A">
      <w:pPr>
        <w:pStyle w:val="ListNumber"/>
      </w:pPr>
      <w:r w:rsidRPr="004E6D76">
        <w:t>Trials in which the response</w:t>
      </w:r>
      <w:r>
        <w:t xml:space="preserve"> meets one of these criteria, suggesting a potential problem</w:t>
      </w:r>
      <w:r w:rsidRPr="004E6D76">
        <w:t>:</w:t>
      </w:r>
    </w:p>
    <w:p w14:paraId="11AEB775" w14:textId="60D8F13F" w:rsidR="00F06283" w:rsidRDefault="00CE3867" w:rsidP="00A10BB3">
      <w:pPr>
        <w:pStyle w:val="ListNumbertwo"/>
        <w:numPr>
          <w:ilvl w:val="0"/>
          <w:numId w:val="27"/>
        </w:numPr>
      </w:pPr>
      <w:r w:rsidRPr="00A10BB3">
        <w:lastRenderedPageBreak/>
        <w:t>Short</w:t>
      </w:r>
      <w:r w:rsidRPr="004E6D76">
        <w:t xml:space="preserve"> reach distance: </w:t>
      </w:r>
      <w:r>
        <w:t>t</w:t>
      </w:r>
      <w:r w:rsidRPr="004E6D76">
        <w:t xml:space="preserve">he </w:t>
      </w:r>
      <w:r>
        <w:t>distance</w:t>
      </w:r>
      <w:r w:rsidRPr="004E6D76">
        <w:t xml:space="preserve"> on the </w:t>
      </w:r>
      <w:r w:rsidRPr="00A10BB3">
        <w:rPr>
          <w:i/>
          <w:iCs/>
        </w:rPr>
        <w:t xml:space="preserve">Z </w:t>
      </w:r>
      <w:r w:rsidRPr="004E6D76">
        <w:t xml:space="preserve">axis </w:t>
      </w:r>
      <w:r>
        <w:t xml:space="preserve">between </w:t>
      </w:r>
      <w:r w:rsidR="00B44BE6" w:rsidRPr="00BA202D">
        <w:t xml:space="preserve">reaching </w:t>
      </w:r>
      <w:r w:rsidRPr="00BA202D">
        <w:t>onset</w:t>
      </w:r>
      <w:r>
        <w:t xml:space="preserve"> and </w:t>
      </w:r>
      <w:r w:rsidR="00B44BE6" w:rsidRPr="00BA202D">
        <w:t xml:space="preserve">reaching </w:t>
      </w:r>
      <w:r w:rsidRPr="00BA202D">
        <w:t>offset</w:t>
      </w:r>
      <w:r>
        <w:t xml:space="preserve"> </w:t>
      </w:r>
      <w:r w:rsidRPr="004E6D76">
        <w:t>was shorter than:</w:t>
      </w:r>
    </w:p>
    <w:p w14:paraId="7388439C" w14:textId="5DDFD973" w:rsidR="00F06283" w:rsidRDefault="00F06283" w:rsidP="00F06283">
      <w:pPr>
        <w:pStyle w:val="ListNumbertwo"/>
        <w:numPr>
          <w:ilvl w:val="0"/>
          <w:numId w:val="0"/>
        </w:numPr>
        <w:ind w:left="1440"/>
      </w:pPr>
      <m:oMathPara>
        <m:oMath>
          <m:r>
            <w:rPr>
              <w:rFonts w:ascii="Cambria Math" w:hAnsi="Cambria Math"/>
            </w:rPr>
            <m:t>distanc</m:t>
          </m:r>
          <m:sSub>
            <m:sSubPr>
              <m:ctrlPr>
                <w:rPr>
                  <w:rFonts w:ascii="Cambria Math" w:hAnsi="Cambria Math"/>
                </w:rPr>
              </m:ctrlPr>
            </m:sSubPr>
            <m:e>
              <m:r>
                <w:rPr>
                  <w:rFonts w:ascii="Cambria Math" w:hAnsi="Cambria Math"/>
                </w:rPr>
                <m:t>e</m:t>
              </m:r>
            </m:e>
            <m:sub>
              <m:r>
                <w:rPr>
                  <w:rFonts w:ascii="Cambria Math" w:hAnsi="Cambria Math"/>
                </w:rPr>
                <m:t>between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starting</m:t>
              </m:r>
              <m:r>
                <m:rPr>
                  <m:sty m:val="p"/>
                </m:rPr>
                <w:rPr>
                  <w:rFonts w:ascii="Cambria Math" w:hAnsi="Cambria Math"/>
                </w:rPr>
                <m:t xml:space="preserve"> </m:t>
              </m:r>
              <m:r>
                <w:rPr>
                  <w:rFonts w:ascii="Cambria Math" w:hAnsi="Cambria Math"/>
                </w:rPr>
                <m:t>point</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screen</m:t>
              </m:r>
            </m:sub>
          </m:sSub>
          <m:r>
            <m:rPr>
              <m:sty m:val="p"/>
            </m:rPr>
            <w:rPr>
              <w:rFonts w:ascii="Cambria Math" w:hAnsi="Cambria Math"/>
            </w:rPr>
            <m:t>-</m:t>
          </m:r>
          <m:r>
            <w:rPr>
              <w:rFonts w:ascii="Cambria Math" w:hAnsi="Cambria Math"/>
            </w:rPr>
            <m:t>onset</m:t>
          </m:r>
          <m:r>
            <m:rPr>
              <m:sty m:val="p"/>
            </m:rPr>
            <w:rPr>
              <w:rFonts w:ascii="Cambria Math" w:hAnsi="Cambria Math"/>
            </w:rPr>
            <m:t xml:space="preserve"> </m:t>
          </m:r>
          <m:r>
            <w:rPr>
              <w:rFonts w:ascii="Cambria Math" w:hAnsi="Cambria Math"/>
            </w:rPr>
            <m:t>variation</m:t>
          </m:r>
        </m:oMath>
      </m:oMathPara>
    </w:p>
    <w:p w14:paraId="37D2E5A6" w14:textId="7DABDF4A" w:rsidR="00A10BB3" w:rsidRDefault="00F06283" w:rsidP="00A10BB3">
      <w:pPr>
        <w:pStyle w:val="ListNumbertwo"/>
        <w:numPr>
          <w:ilvl w:val="0"/>
          <w:numId w:val="0"/>
        </w:numPr>
        <w:ind w:left="1440"/>
      </w:pPr>
      <w:r w:rsidRPr="00406BE0">
        <w:rPr>
          <w:i/>
          <w:iCs/>
        </w:rPr>
        <w:t>Onset variation</w:t>
      </w:r>
      <w:r w:rsidRPr="004E6D76">
        <w:t xml:space="preserve"> </w:t>
      </w:r>
      <w:r>
        <w:t xml:space="preserve">is a 3cm error margin that compensates for small variations in the location of </w:t>
      </w:r>
      <w:r w:rsidR="00B44BE6" w:rsidRPr="00BA202D">
        <w:t xml:space="preserve">reaching </w:t>
      </w:r>
      <w:r w:rsidRPr="00BA202D">
        <w:t>onset</w:t>
      </w:r>
      <w:r>
        <w:t>.</w:t>
      </w:r>
    </w:p>
    <w:p w14:paraId="6F60FDF8" w14:textId="7A8B6F92" w:rsidR="00CE3867" w:rsidRPr="004E6D76" w:rsidRDefault="00CE3867" w:rsidP="00A10BB3">
      <w:pPr>
        <w:pStyle w:val="ListNumbertwo"/>
      </w:pPr>
      <w:r w:rsidRPr="00A10BB3">
        <w:t>Missed</w:t>
      </w:r>
      <w:r w:rsidRPr="004E6D76">
        <w:t xml:space="preserve"> targets: </w:t>
      </w:r>
      <w:r w:rsidR="00DF1B50">
        <w:t>t</w:t>
      </w:r>
      <w:r w:rsidRPr="004E6D76">
        <w:t xml:space="preserve">ouching point on screen is more than 12cm away from </w:t>
      </w:r>
      <w:r>
        <w:t>either</w:t>
      </w:r>
      <w:r w:rsidRPr="004E6D76">
        <w:t xml:space="preserve"> target.</w:t>
      </w:r>
    </w:p>
    <w:p w14:paraId="3D217784" w14:textId="17F55369" w:rsidR="00CE3867" w:rsidRPr="004E6D76" w:rsidRDefault="00CE3867" w:rsidP="00EB3F6A">
      <w:pPr>
        <w:pStyle w:val="ListNumbertwo"/>
      </w:pPr>
      <w:r w:rsidRPr="004E6D76">
        <w:t xml:space="preserve">Bad timing: </w:t>
      </w:r>
      <w:r w:rsidR="00DF1B50">
        <w:t>i</w:t>
      </w:r>
      <w:r>
        <w:t xml:space="preserve">n the keyboard task, key </w:t>
      </w:r>
      <w:r w:rsidRPr="004E6D76">
        <w:t xml:space="preserve">press was too early (less than </w:t>
      </w:r>
      <w:r w:rsidR="00214E92">
        <w:t>100</w:t>
      </w:r>
      <w:r w:rsidRPr="004E6D76">
        <w:t xml:space="preserve">ms after target), or too late (more than </w:t>
      </w:r>
      <w:r>
        <w:t>740</w:t>
      </w:r>
      <w:r w:rsidRPr="004E6D76">
        <w:t xml:space="preserve">ms after target). </w:t>
      </w:r>
      <w:r>
        <w:t xml:space="preserve">In the reaching task, </w:t>
      </w:r>
      <w:r w:rsidRPr="004E6D76">
        <w:t>movement started too early (less than 100ms after target display, implying a planned response) or too late (more than 320ms after target display).</w:t>
      </w:r>
      <w:r w:rsidR="00EB3F6A">
        <w:t xml:space="preserve"> </w:t>
      </w:r>
      <w:r w:rsidRPr="004E6D76">
        <w:t>Slow movements (</w:t>
      </w:r>
      <w:r w:rsidR="0021761B">
        <w:t>movement</w:t>
      </w:r>
      <w:r w:rsidR="0021761B" w:rsidRPr="004E6D76">
        <w:t xml:space="preserve"> </w:t>
      </w:r>
      <w:r w:rsidRPr="004E6D76">
        <w:t>duration longer than 420ms) will be included in the analysis if they are within 3 STD</w:t>
      </w:r>
      <w:r w:rsidR="000C1F08">
        <w:t>s</w:t>
      </w:r>
      <w:r w:rsidRPr="004E6D76">
        <w:t xml:space="preserve"> from the average </w:t>
      </w:r>
      <w:r w:rsidR="0021761B">
        <w:t>movement</w:t>
      </w:r>
      <w:r w:rsidR="0021761B" w:rsidRPr="004E6D76">
        <w:t xml:space="preserve"> </w:t>
      </w:r>
      <w:r w:rsidR="0021761B">
        <w:t xml:space="preserve">duration </w:t>
      </w:r>
      <w:r w:rsidRPr="004E6D76">
        <w:t xml:space="preserve">of the </w:t>
      </w:r>
      <w:r>
        <w:t>participant</w:t>
      </w:r>
      <w:r w:rsidR="002043EA">
        <w:t xml:space="preserve"> across trials that </w:t>
      </w:r>
      <w:r w:rsidR="009E7D86">
        <w:t xml:space="preserve">were properly </w:t>
      </w:r>
      <w:r w:rsidR="0066392F">
        <w:t>record</w:t>
      </w:r>
      <w:r w:rsidR="009E7D86">
        <w:t>ed</w:t>
      </w:r>
      <w:r w:rsidR="00DA429B">
        <w:t xml:space="preserve"> </w:t>
      </w:r>
      <w:r w:rsidR="0066392F">
        <w:t>(</w:t>
      </w:r>
      <w:r w:rsidR="00EE78EC">
        <w:t xml:space="preserve">were not excluded </w:t>
      </w:r>
      <w:r w:rsidR="00330363">
        <w:t>due to</w:t>
      </w:r>
      <w:r w:rsidR="00DA429B">
        <w:t xml:space="preserve"> criteria 2-i,ii and 3-i</w:t>
      </w:r>
      <w:r w:rsidR="0066392F">
        <w:t xml:space="preserve">), </w:t>
      </w:r>
      <w:r w:rsidR="004D4D86">
        <w:t xml:space="preserve">started </w:t>
      </w:r>
      <w:r w:rsidR="000C1F08">
        <w:t>o</w:t>
      </w:r>
      <w:r w:rsidR="004D4D86">
        <w:t>n time (not too late or too early)</w:t>
      </w:r>
      <w:r w:rsidR="00F460E3">
        <w:t>,</w:t>
      </w:r>
      <w:r w:rsidR="000D73F3">
        <w:t xml:space="preserve"> </w:t>
      </w:r>
      <w:r w:rsidR="000C1F08">
        <w:t xml:space="preserve">were </w:t>
      </w:r>
      <w:r w:rsidR="000D73F3">
        <w:t xml:space="preserve">completed </w:t>
      </w:r>
      <w:r w:rsidR="000C1F08">
        <w:t>o</w:t>
      </w:r>
      <w:r w:rsidR="000D73F3">
        <w:t xml:space="preserve">n time (with a </w:t>
      </w:r>
      <w:r w:rsidR="007C1430">
        <w:t xml:space="preserve">movement </w:t>
      </w:r>
      <w:r w:rsidR="000D73F3">
        <w:t>duration shorter than 420ms)</w:t>
      </w:r>
      <w:r w:rsidR="00E174B1">
        <w:t xml:space="preserve">, </w:t>
      </w:r>
      <w:r w:rsidR="00A8188B">
        <w:t xml:space="preserve">and </w:t>
      </w:r>
      <w:r w:rsidR="0066392F">
        <w:t>were answered correctly</w:t>
      </w:r>
      <w:r w:rsidRPr="004E6D76">
        <w:t>.</w:t>
      </w:r>
    </w:p>
    <w:p w14:paraId="47F2D274" w14:textId="77777777" w:rsidR="00CE3867" w:rsidRPr="004E6D76" w:rsidRDefault="00CE3867" w:rsidP="00EB3F6A">
      <w:pPr>
        <w:pStyle w:val="ListNumbertwo"/>
      </w:pPr>
      <w:r w:rsidRPr="004E6D76">
        <w:t>Wrong answer when classifying the target.</w:t>
      </w:r>
    </w:p>
    <w:p w14:paraId="49807B44" w14:textId="77777777" w:rsidR="00CE3867" w:rsidRPr="004E6D76" w:rsidRDefault="00CE3867" w:rsidP="00EB3F6A">
      <w:pPr>
        <w:pStyle w:val="ListNumbertwo"/>
      </w:pPr>
      <w:r w:rsidRPr="004E6D76">
        <w:t>No response given via the keyboard.</w:t>
      </w:r>
    </w:p>
    <w:p w14:paraId="6105B259" w14:textId="77777777" w:rsidR="00CE3867" w:rsidRPr="004E6D76" w:rsidRDefault="00CE3867" w:rsidP="00CE3867">
      <w:pPr>
        <w:pStyle w:val="NoSpacing"/>
      </w:pPr>
    </w:p>
    <w:p w14:paraId="3297E796" w14:textId="77777777" w:rsidR="00CE3867" w:rsidRPr="00941A8B" w:rsidRDefault="00CE3867" w:rsidP="00CE3867">
      <w:pPr>
        <w:pStyle w:val="NoSpacing"/>
      </w:pPr>
      <w:r>
        <w:t>Participant</w:t>
      </w:r>
      <w:r w:rsidRPr="004E6D76">
        <w:t xml:space="preserve">s will </w:t>
      </w:r>
      <w:r>
        <w:t>be excluded according to the following criteria:</w:t>
      </w:r>
    </w:p>
    <w:p w14:paraId="089C2483" w14:textId="77777777" w:rsidR="00CE3867" w:rsidRPr="00941A8B" w:rsidRDefault="00CE3867" w:rsidP="00713019">
      <w:pPr>
        <w:pStyle w:val="ListNumber"/>
        <w:numPr>
          <w:ilvl w:val="0"/>
          <w:numId w:val="28"/>
        </w:numPr>
      </w:pPr>
      <w:r>
        <w:t>Had l</w:t>
      </w:r>
      <w:r w:rsidRPr="00941A8B">
        <w:t xml:space="preserve">ess than </w:t>
      </w:r>
      <w:r>
        <w:rPr>
          <w:rFonts w:hint="cs"/>
          <w:rtl/>
        </w:rPr>
        <w:t>25</w:t>
      </w:r>
      <w:r w:rsidRPr="00941A8B">
        <w:t xml:space="preserve"> valid trials in each condition (congruent / incongruent).</w:t>
      </w:r>
    </w:p>
    <w:p w14:paraId="2636F2C2" w14:textId="7819AC10" w:rsidR="00CE3867" w:rsidRDefault="00CE3867" w:rsidP="00713019">
      <w:pPr>
        <w:pStyle w:val="ListNumber"/>
      </w:pPr>
      <w:r>
        <w:t>Their target classification accuracy among trials</w:t>
      </w:r>
      <w:r w:rsidR="00CC1711">
        <w:t xml:space="preserve"> </w:t>
      </w:r>
      <w:r>
        <w:t>that were completed in time (i.e. not "Too early" or "Too late")</w:t>
      </w:r>
      <w:r w:rsidR="00CC1711">
        <w:t xml:space="preserve"> </w:t>
      </w:r>
      <w:r>
        <w:t xml:space="preserve">was significantly lower than 70% according to a binomial test. </w:t>
      </w:r>
      <w:r w:rsidR="00614EF3">
        <w:t>In the reaching task</w:t>
      </w:r>
      <w:r w:rsidR="00151CE3">
        <w:t>,</w:t>
      </w:r>
      <w:r w:rsidR="00614EF3">
        <w:t xml:space="preserve"> </w:t>
      </w:r>
      <w:r w:rsidR="00F25DB2">
        <w:t xml:space="preserve">only </w:t>
      </w:r>
      <w:r w:rsidR="009728A9">
        <w:t xml:space="preserve">trials </w:t>
      </w:r>
      <w:r w:rsidR="00F25DB2">
        <w:t xml:space="preserve">that had </w:t>
      </w:r>
      <w:r w:rsidR="00AC6F47">
        <w:t xml:space="preserve">no missing data, </w:t>
      </w:r>
      <w:r w:rsidR="000A129B">
        <w:t xml:space="preserve">were the target was not </w:t>
      </w:r>
      <w:r w:rsidR="00AC6F47">
        <w:lastRenderedPageBreak/>
        <w:t>miss</w:t>
      </w:r>
      <w:r w:rsidR="00E74D01">
        <w:t>ed</w:t>
      </w:r>
      <w:r w:rsidR="00AC6F47">
        <w:t xml:space="preserve"> </w:t>
      </w:r>
      <w:r w:rsidR="000A129B">
        <w:t>and the</w:t>
      </w:r>
      <w:r w:rsidR="00E74D01">
        <w:t xml:space="preserve"> </w:t>
      </w:r>
      <w:r w:rsidR="00905FC8">
        <w:t>reaching distance</w:t>
      </w:r>
      <w:r w:rsidR="00F25DB2">
        <w:t xml:space="preserve"> </w:t>
      </w:r>
      <w:r w:rsidR="000A129B">
        <w:t>was not short</w:t>
      </w:r>
      <w:r w:rsidR="00396EE7">
        <w:t xml:space="preserve"> (see exclusion criter</w:t>
      </w:r>
      <w:r w:rsidR="00C25BEE">
        <w:t>ion</w:t>
      </w:r>
      <w:r w:rsidR="00396EE7">
        <w:t xml:space="preserve"> 3-i)</w:t>
      </w:r>
      <w:r w:rsidR="000A129B">
        <w:t xml:space="preserve"> </w:t>
      </w:r>
      <w:r w:rsidR="00F25DB2">
        <w:t>will be examined for performance</w:t>
      </w:r>
      <w:r w:rsidR="00E74D01">
        <w:t>.</w:t>
      </w:r>
    </w:p>
    <w:p w14:paraId="250BB7AC" w14:textId="77777777" w:rsidR="00CE3867" w:rsidRDefault="00CE3867" w:rsidP="00713019">
      <w:pPr>
        <w:pStyle w:val="ListNumber"/>
      </w:pPr>
      <w:r>
        <w:t>Their priming recognition accuracy among incongruent trials was significantly better than chance (50%) according to a binomial test.</w:t>
      </w:r>
    </w:p>
    <w:p w14:paraId="4D9207FE" w14:textId="52DD72B9" w:rsidR="00CE3867" w:rsidRDefault="0092735A" w:rsidP="00713019">
      <w:pPr>
        <w:pStyle w:val="ListNumber"/>
      </w:pPr>
      <w:r>
        <w:t>Had a r</w:t>
      </w:r>
      <w:r w:rsidR="00CE3867">
        <w:t>each area larger than 0.07m</w:t>
      </w:r>
      <w:r w:rsidR="00CE3867">
        <w:rPr>
          <w:vertAlign w:val="superscript"/>
        </w:rPr>
        <w:t>2</w:t>
      </w:r>
      <w:r w:rsidR="00CE3867">
        <w:t xml:space="preserve"> (</w:t>
      </w:r>
      <w:r w:rsidR="00CE3867">
        <w:fldChar w:fldCharType="begin"/>
      </w:r>
      <w:r w:rsidR="00CE3867">
        <w:instrText xml:space="preserve"> REF _Ref106198602 \h </w:instrText>
      </w:r>
      <w:r w:rsidR="00CE3867">
        <w:fldChar w:fldCharType="separate"/>
      </w:r>
      <w:r w:rsidR="00660FF6">
        <w:t xml:space="preserve">Figure </w:t>
      </w:r>
      <w:r w:rsidR="00660FF6">
        <w:rPr>
          <w:noProof/>
        </w:rPr>
        <w:t>5</w:t>
      </w:r>
      <w:r w:rsidR="00CE3867">
        <w:fldChar w:fldCharType="end"/>
      </w:r>
      <w:r w:rsidR="00CE3867">
        <w:t>). Such value is highly unlikely and will thus indicate incorrect execution of the experiment or a problem with the recording.</w:t>
      </w:r>
    </w:p>
    <w:p w14:paraId="76497230" w14:textId="77777777" w:rsidR="00CE3867" w:rsidRDefault="00CE3867" w:rsidP="00CE3867">
      <w:pPr>
        <w:pStyle w:val="NoSpacing"/>
        <w:keepNext/>
        <w:ind w:left="1080"/>
      </w:pPr>
      <w:r w:rsidRPr="00F640AB">
        <w:rPr>
          <w:noProof/>
          <w:lang w:val="en-CA" w:eastAsia="en-CA"/>
        </w:rPr>
        <w:drawing>
          <wp:inline distT="0" distB="0" distL="0" distR="0" wp14:anchorId="15E0C7FC" wp14:editId="6B64D534">
            <wp:extent cx="2030898" cy="2363470"/>
            <wp:effectExtent l="0" t="0" r="7620" b="0"/>
            <wp:docPr id="10" name="Picture 10"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evice&#10;&#10;Description automatically generated"/>
                    <pic:cNvPicPr/>
                  </pic:nvPicPr>
                  <pic:blipFill rotWithShape="1">
                    <a:blip r:embed="rId13"/>
                    <a:srcRect l="16424"/>
                    <a:stretch/>
                  </pic:blipFill>
                  <pic:spPr bwMode="auto">
                    <a:xfrm>
                      <a:off x="0" y="0"/>
                      <a:ext cx="2035237" cy="2368519"/>
                    </a:xfrm>
                    <a:prstGeom prst="rect">
                      <a:avLst/>
                    </a:prstGeom>
                    <a:ln>
                      <a:noFill/>
                    </a:ln>
                    <a:extLst>
                      <a:ext uri="{53640926-AAD7-44D8-BBD7-CCE9431645EC}">
                        <a14:shadowObscured xmlns:a14="http://schemas.microsoft.com/office/drawing/2010/main"/>
                      </a:ext>
                    </a:extLst>
                  </pic:spPr>
                </pic:pic>
              </a:graphicData>
            </a:graphic>
          </wp:inline>
        </w:drawing>
      </w:r>
    </w:p>
    <w:p w14:paraId="62461F32" w14:textId="6167739D" w:rsidR="00CE3867" w:rsidRPr="00CE3867" w:rsidRDefault="00CE3867" w:rsidP="00713019">
      <w:pPr>
        <w:pStyle w:val="Caption"/>
      </w:pPr>
      <w:bookmarkStart w:id="17" w:name="_Ref106198602"/>
      <w:r>
        <w:t xml:space="preserve">Figure </w:t>
      </w:r>
      <w:fldSimple w:instr=" SEQ Figure \* ARABIC ">
        <w:r w:rsidR="00660FF6">
          <w:rPr>
            <w:noProof/>
          </w:rPr>
          <w:t>5</w:t>
        </w:r>
      </w:fldSimple>
      <w:bookmarkEnd w:id="17"/>
      <w:r>
        <w:t>. Depiction of the maximal reach area. This figure presents a hypothetical situation that will produce a very large reach area. This will occur if a participant first moves in the direction of the chosen answer (left / right) and then advances toward the screen. The red lines represent this participant's average paths to the left and right targets and the pink area represent the large reach area that is defined as the maximal reach area.</w:t>
      </w:r>
    </w:p>
    <w:p w14:paraId="4838DB52" w14:textId="17959F6F" w:rsidR="00A431EC" w:rsidRDefault="00424E7A" w:rsidP="00424E7A">
      <w:pPr>
        <w:pStyle w:val="Heading2"/>
      </w:pPr>
      <w:r>
        <w:t>Apparatus</w:t>
      </w:r>
    </w:p>
    <w:p w14:paraId="6AFAE5E5" w14:textId="79249B14" w:rsidR="00424E7A" w:rsidRDefault="00424E7A" w:rsidP="001128C8">
      <w:pPr>
        <w:pStyle w:val="NoSpacing"/>
      </w:pPr>
      <w:r>
        <w:t>The stimulus will be displayed on a VPIXX monitor (</w:t>
      </w:r>
      <w:proofErr w:type="spellStart"/>
      <w:r w:rsidRPr="006D3D35">
        <w:t>VIEWPixx</w:t>
      </w:r>
      <w:proofErr w:type="spellEnd"/>
      <w:r w:rsidRPr="006D3D35">
        <w:t xml:space="preserve"> /3D Lite LCD display and data acquisition system</w:t>
      </w:r>
      <w:r>
        <w:t xml:space="preserve">, version 3.7.6287) using </w:t>
      </w:r>
      <w:proofErr w:type="spellStart"/>
      <w:r>
        <w:t>Matlab</w:t>
      </w:r>
      <w:proofErr w:type="spellEnd"/>
      <w:r>
        <w:t xml:space="preserve"> R2020b (</w:t>
      </w:r>
      <w:bookmarkStart w:id="18" w:name="_Hlk103504723"/>
      <w:r>
        <w:t>9.9.0.14677003</w:t>
      </w:r>
      <w:bookmarkEnd w:id="18"/>
      <w:r>
        <w:t xml:space="preserve">) </w:t>
      </w:r>
      <w:r w:rsidR="00341C0A">
        <w:fldChar w:fldCharType="begin"/>
      </w:r>
      <w:r w:rsidR="00341C0A">
        <w:instrText xml:space="preserve"> ADDIN ZOTERO_ITEM CSL_CITATION {"citationID":"nJa6Rxfm","properties":{"formattedCitation":"({\\i{}MATLAB}, 2020)","plainCitation":"(MATLAB, 2020)","noteIndex":0},"citationItems":[{"id":513,"uris":["http://zotero.org/users/8275165/items/RH54Y323"],"itemData":{"id":513,"type":"book","event-place":"Natick, Massachusetts","publisher":"The MathWorks Inc","publisher-place":"Natick, Massachusetts","title":"MATLAB","version":"9.9.0.14677003 (R2020b)","issued":{"date-parts":[["2020"]]}}}],"schema":"https://github.com/citation-style-language/schema/raw/master/csl-citation.json"} </w:instrText>
      </w:r>
      <w:r w:rsidR="00341C0A">
        <w:fldChar w:fldCharType="separate"/>
      </w:r>
      <w:r w:rsidR="00341C0A" w:rsidRPr="00341C0A">
        <w:rPr>
          <w:rFonts w:ascii="Times New Roman" w:hAnsi="Times New Roman" w:cs="Times New Roman"/>
        </w:rPr>
        <w:t>(</w:t>
      </w:r>
      <w:r w:rsidR="00341C0A" w:rsidRPr="00341C0A">
        <w:rPr>
          <w:rFonts w:ascii="Times New Roman" w:hAnsi="Times New Roman" w:cs="Times New Roman"/>
          <w:i/>
          <w:iCs/>
        </w:rPr>
        <w:t>MATLAB</w:t>
      </w:r>
      <w:r w:rsidR="00341C0A" w:rsidRPr="00341C0A">
        <w:rPr>
          <w:rFonts w:ascii="Times New Roman" w:hAnsi="Times New Roman" w:cs="Times New Roman"/>
        </w:rPr>
        <w:t>, 2020)</w:t>
      </w:r>
      <w:r w:rsidR="00341C0A">
        <w:fldChar w:fldCharType="end"/>
      </w:r>
      <w:r w:rsidR="00341C0A">
        <w:t xml:space="preserve"> </w:t>
      </w:r>
      <w:r>
        <w:t xml:space="preserve">and </w:t>
      </w:r>
      <w:proofErr w:type="spellStart"/>
      <w:r>
        <w:t>Psychtoolbox</w:t>
      </w:r>
      <w:proofErr w:type="spellEnd"/>
      <w:r>
        <w:t xml:space="preserve"> 3.0.18 – Flavor: beta, Corresponds to SVN Revision 12779</w:t>
      </w:r>
      <w:r w:rsidR="00341C0A">
        <w:t xml:space="preserve"> </w:t>
      </w:r>
      <w:r w:rsidR="00341C0A">
        <w:fldChar w:fldCharType="begin"/>
      </w:r>
      <w:r w:rsidR="00341C0A">
        <w:instrText xml:space="preserve"> ADDIN ZOTERO_ITEM CSL_CITATION {"citationID":"mWT81Ma2","properties":{"formattedCitation":"(Brainard,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341C0A">
        <w:fldChar w:fldCharType="separate"/>
      </w:r>
      <w:r w:rsidR="00341C0A" w:rsidRPr="00341C0A">
        <w:rPr>
          <w:rFonts w:ascii="Times New Roman" w:hAnsi="Times New Roman" w:cs="Times New Roman"/>
        </w:rPr>
        <w:t>(Brainard, 1997)</w:t>
      </w:r>
      <w:r w:rsidR="00341C0A">
        <w:fldChar w:fldCharType="end"/>
      </w:r>
      <w:r>
        <w:t xml:space="preserve">. The monitor will be set to full brightness at a resolution of 1920 x 1080 and refresh rate of 100Hz with VPIXX's "Scanning backlight" feature turned on, which synchronizes the stimulus display to the screen's refresh rate. A Perspex cover will be placed over the screen to protect it. The cover will be spray painted with a light layer of transparent matte lacquer to avoid reflections. The </w:t>
      </w:r>
      <w:r>
        <w:lastRenderedPageBreak/>
        <w:t>participants will sit approximately 60cm away from the screen and place their index finger on a marked starting point which will be located on the table 35cm away from the screen, in line with its center. The stimulus will be displayed 24cm above the table and the classification answers will be displayed on each side of it, 20cm apart (</w:t>
      </w:r>
      <w:r>
        <w:fldChar w:fldCharType="begin"/>
      </w:r>
      <w:r>
        <w:instrText xml:space="preserve"> REF _Ref106198654 \h </w:instrText>
      </w:r>
      <w:r>
        <w:fldChar w:fldCharType="separate"/>
      </w:r>
      <w:r w:rsidR="00660FF6">
        <w:t xml:space="preserve">Figure </w:t>
      </w:r>
      <w:r w:rsidR="00660FF6">
        <w:rPr>
          <w:noProof/>
        </w:rPr>
        <w:t>6</w:t>
      </w:r>
      <w:r>
        <w:fldChar w:fldCharType="end"/>
      </w:r>
      <w:r>
        <w:t xml:space="preserve">). Participants will wear a Velcro ring with a marker at the tip of their index finger. A touch will be registered when the marker is 0.7cm away from the screen or closer. A system of 6 </w:t>
      </w:r>
      <w:proofErr w:type="spellStart"/>
      <w:r>
        <w:t>OptiTrack</w:t>
      </w:r>
      <w:proofErr w:type="spellEnd"/>
      <w:r>
        <w:t xml:space="preserve"> Flex 13 cameras by </w:t>
      </w:r>
      <w:proofErr w:type="spellStart"/>
      <w:r>
        <w:t>NaturalPoint</w:t>
      </w:r>
      <w:proofErr w:type="spellEnd"/>
      <w:r>
        <w:t>, Inc. will track the marker's location using Motive 2.3.0 software</w:t>
      </w:r>
      <w:r w:rsidR="005624F4">
        <w:t xml:space="preserve"> </w:t>
      </w:r>
      <w:r w:rsidR="005624F4">
        <w:fldChar w:fldCharType="begin"/>
      </w:r>
      <w:r w:rsidR="005624F4">
        <w:instrText xml:space="preserve"> ADDIN ZOTERO_ITEM CSL_CITATION {"citationID":"LQh5MjZF","properties":{"formattedCitation":"({\\i{}Motive}, 2021)","plainCitation":"(Motive, 2021)","noteIndex":0},"citationItems":[{"id":516,"uris":["http://zotero.org/users/8275165/items/LBUE3CH5"],"itemData":{"id":516,"type":"book","event-place":"Corvallis","publisher":"NaturalPoint, Inc.","publisher-place":"Corvallis","title":"Motive","URL":"https://optitrack.com/software/motive/","version":"2.3.0","issued":{"date-parts":[["2021"]]}}}],"schema":"https://github.com/citation-style-language/schema/raw/master/csl-citation.json"} </w:instrText>
      </w:r>
      <w:r w:rsidR="005624F4">
        <w:fldChar w:fldCharType="separate"/>
      </w:r>
      <w:r w:rsidR="005624F4" w:rsidRPr="005624F4">
        <w:rPr>
          <w:rFonts w:ascii="Times New Roman" w:hAnsi="Times New Roman" w:cs="Times New Roman"/>
        </w:rPr>
        <w:t>(</w:t>
      </w:r>
      <w:r w:rsidR="005624F4" w:rsidRPr="005624F4">
        <w:rPr>
          <w:rFonts w:ascii="Times New Roman" w:hAnsi="Times New Roman" w:cs="Times New Roman"/>
          <w:i/>
          <w:iCs/>
        </w:rPr>
        <w:t>Motive</w:t>
      </w:r>
      <w:r w:rsidR="005624F4" w:rsidRPr="005624F4">
        <w:rPr>
          <w:rFonts w:ascii="Times New Roman" w:hAnsi="Times New Roman" w:cs="Times New Roman"/>
        </w:rPr>
        <w:t>, 2021)</w:t>
      </w:r>
      <w:r w:rsidR="005624F4">
        <w:fldChar w:fldCharType="end"/>
      </w:r>
      <w:r>
        <w:t xml:space="preserve"> at a sampling rate of 120Hz. The coordinates will be broadcasted online to a </w:t>
      </w:r>
      <w:proofErr w:type="spellStart"/>
      <w:r>
        <w:t>NatNet</w:t>
      </w:r>
      <w:proofErr w:type="spellEnd"/>
      <w:r>
        <w:t xml:space="preserve"> client </w:t>
      </w:r>
      <w:r w:rsidR="005624F4">
        <w:fldChar w:fldCharType="begin"/>
      </w:r>
      <w:r w:rsidR="005624F4">
        <w:instrText xml:space="preserve"> ADDIN ZOTERO_ITEM CSL_CITATION {"citationID":"wz2mScqi","properties":{"formattedCitation":"({\\i{}NatNet SDK}, 2021)","plainCitation":"(NatNet SDK, 2021)","noteIndex":0},"citationItems":[{"id":517,"uris":["http://zotero.org/users/8275165/items/4VI3HA94"],"itemData":{"id":517,"type":"book","event-place":"Corvallis","publisher":"NaturalPoint, Inc.","publisher-place":"Corvallis","title":"NatNet SDK","URL":"https://optitrack.com/software/motive/","version":"4.0.0","issued":{"date-parts":[["2021"]]}}}],"schema":"https://github.com/citation-style-language/schema/raw/master/csl-citation.json"} </w:instrText>
      </w:r>
      <w:r w:rsidR="005624F4">
        <w:fldChar w:fldCharType="separate"/>
      </w:r>
      <w:r w:rsidR="005624F4" w:rsidRPr="005624F4">
        <w:rPr>
          <w:rFonts w:ascii="Times New Roman" w:hAnsi="Times New Roman" w:cs="Times New Roman"/>
        </w:rPr>
        <w:t>(</w:t>
      </w:r>
      <w:proofErr w:type="spellStart"/>
      <w:r w:rsidR="005624F4" w:rsidRPr="005624F4">
        <w:rPr>
          <w:rFonts w:ascii="Times New Roman" w:hAnsi="Times New Roman" w:cs="Times New Roman"/>
          <w:i/>
          <w:iCs/>
        </w:rPr>
        <w:t>NatNet</w:t>
      </w:r>
      <w:proofErr w:type="spellEnd"/>
      <w:r w:rsidR="005624F4" w:rsidRPr="005624F4">
        <w:rPr>
          <w:rFonts w:ascii="Times New Roman" w:hAnsi="Times New Roman" w:cs="Times New Roman"/>
          <w:i/>
          <w:iCs/>
        </w:rPr>
        <w:t xml:space="preserve"> SDK</w:t>
      </w:r>
      <w:r w:rsidR="005624F4" w:rsidRPr="005624F4">
        <w:rPr>
          <w:rFonts w:ascii="Times New Roman" w:hAnsi="Times New Roman" w:cs="Times New Roman"/>
        </w:rPr>
        <w:t>, 2021)</w:t>
      </w:r>
      <w:r w:rsidR="005624F4">
        <w:fldChar w:fldCharType="end"/>
      </w:r>
      <w:r>
        <w:t xml:space="preserve"> and recorded with </w:t>
      </w:r>
      <w:proofErr w:type="spellStart"/>
      <w:r>
        <w:t>Matlab</w:t>
      </w:r>
      <w:proofErr w:type="spellEnd"/>
      <w:r>
        <w:t>.</w:t>
      </w:r>
    </w:p>
    <w:p w14:paraId="36526001" w14:textId="77777777" w:rsidR="00424E7A" w:rsidRDefault="00424E7A" w:rsidP="00424E7A">
      <w:pPr>
        <w:pStyle w:val="NoSpacing"/>
        <w:keepNext/>
      </w:pPr>
      <w:r w:rsidRPr="00923419">
        <w:rPr>
          <w:rFonts w:cstheme="minorHAnsi"/>
          <w:noProof/>
          <w:lang w:val="en-CA" w:eastAsia="en-CA"/>
        </w:rPr>
        <w:drawing>
          <wp:inline distT="0" distB="0" distL="0" distR="0" wp14:anchorId="70FCA35C" wp14:editId="2713E281">
            <wp:extent cx="2624367" cy="230809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2631361" cy="2314246"/>
                    </a:xfrm>
                    <a:prstGeom prst="rect">
                      <a:avLst/>
                    </a:prstGeom>
                  </pic:spPr>
                </pic:pic>
              </a:graphicData>
            </a:graphic>
          </wp:inline>
        </w:drawing>
      </w:r>
    </w:p>
    <w:p w14:paraId="621216A0" w14:textId="40152F8B" w:rsidR="00424E7A" w:rsidRPr="00424E7A" w:rsidRDefault="00424E7A" w:rsidP="00424E7A">
      <w:pPr>
        <w:pStyle w:val="Caption"/>
      </w:pPr>
      <w:bookmarkStart w:id="19" w:name="_Ref106198654"/>
      <w:r>
        <w:t xml:space="preserve">Figure </w:t>
      </w:r>
      <w:fldSimple w:instr=" SEQ Figure \* ARABIC ">
        <w:r w:rsidR="00660FF6">
          <w:rPr>
            <w:noProof/>
          </w:rPr>
          <w:t>6</w:t>
        </w:r>
      </w:fldSimple>
      <w:bookmarkEnd w:id="19"/>
      <w:r>
        <w:t>. Setup. A participant placing his finger on the starting point which is located 35cm away from the screen. The target is positioned 24cm above the starting point and the answers are placed on each of its sides, 20cm apart. Z axis maps the path to and from the screen. X axis maps the left and right directions. Y axis maps the up and down directions.</w:t>
      </w:r>
    </w:p>
    <w:p w14:paraId="34F6E280" w14:textId="422EBBF1" w:rsidR="00A431EC" w:rsidRDefault="00153440" w:rsidP="00153440">
      <w:pPr>
        <w:pStyle w:val="Heading2"/>
      </w:pPr>
      <w:r>
        <w:t>Materials and Stimuli</w:t>
      </w:r>
    </w:p>
    <w:p w14:paraId="15ECD516" w14:textId="48D4546D" w:rsidR="00153440" w:rsidRDefault="00153440" w:rsidP="00A31996">
      <w:pPr>
        <w:pStyle w:val="NoSpacing"/>
      </w:pPr>
      <w:r>
        <w:t>One hundred 5-letter words will be used as primes and targets. All words will be imageable nouns with a frequency of at least 10 per million</w:t>
      </w:r>
      <w:r w:rsidR="002C03B0">
        <w:t xml:space="preserve"> </w:t>
      </w:r>
      <w:r w:rsidR="002C03B0">
        <w:fldChar w:fldCharType="begin"/>
      </w:r>
      <w:r w:rsidR="00A35A93">
        <w:instrText xml:space="preserve"> ADDIN ZOTERO_ITEM CSL_CITATION {"citationID":"H7jtt6VM","properties":{"formattedCitation":"(Frost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002C03B0">
        <w:fldChar w:fldCharType="separate"/>
      </w:r>
      <w:r w:rsidR="00A31996" w:rsidRPr="00A31996">
        <w:rPr>
          <w:rFonts w:ascii="Times New Roman" w:hAnsi="Times New Roman" w:cs="Times New Roman"/>
        </w:rPr>
        <w:t>(Frost &amp; Plaut, 2005)</w:t>
      </w:r>
      <w:r w:rsidR="002C03B0">
        <w:fldChar w:fldCharType="end"/>
      </w:r>
      <w:r>
        <w:t>. One half will describe artificial products (e.g., radio, train) and the other natural items (e.g., fruit). Target words will be written in typescript</w:t>
      </w:r>
      <w:r>
        <w:rPr>
          <w:rFonts w:hint="cs"/>
          <w:rtl/>
        </w:rPr>
        <w:t xml:space="preserve"> </w:t>
      </w:r>
      <w:r>
        <w:t xml:space="preserve">while prime words will be written in handwriting font.  Masks will be composed of a </w:t>
      </w:r>
      <w:r>
        <w:lastRenderedPageBreak/>
        <w:t xml:space="preserve">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t>). Forty words will be used for the practice blocks and the remaining sixty will be used in the test blocks.</w:t>
      </w:r>
    </w:p>
    <w:p w14:paraId="34F0669A" w14:textId="04F3D139" w:rsidR="00C2727A" w:rsidRDefault="00C2727A" w:rsidP="00C2727A">
      <w:pPr>
        <w:pStyle w:val="Heading2"/>
      </w:pPr>
      <w:r>
        <w:t>Procedure</w:t>
      </w:r>
    </w:p>
    <w:p w14:paraId="74EE0CB7" w14:textId="3C903606" w:rsidR="00D56CA2" w:rsidRDefault="00C2727A" w:rsidP="009F6C2B">
      <w:pPr>
        <w:pStyle w:val="NoSpacing"/>
      </w:pPr>
      <w:r>
        <w:t xml:space="preserve">Each participant will perform a </w:t>
      </w:r>
      <w:r w:rsidR="005023EA">
        <w:t>r</w:t>
      </w:r>
      <w:r>
        <w:t xml:space="preserve">eaching session and a </w:t>
      </w:r>
      <w:r w:rsidR="005023EA">
        <w:t>k</w:t>
      </w:r>
      <w:r>
        <w:t>eyboard session, and their order will be counterbalanced across participants.</w:t>
      </w:r>
      <w:r w:rsidR="009F6C2B">
        <w:t xml:space="preserve"> </w:t>
      </w:r>
      <w:r>
        <w:t xml:space="preserve">Each session will include a practice block and six test blocks of forty trials each (i.e., 40 practice trials and 240 test trials per session, 560 trials total). Breaks will be allowed between blocks. Throughout the experiment, half the trials will be congruent and half incongruent, and half the targets will be natural and half artificial. Stimuli order will be dictated by two lists that will be randomly sampled (without replacement) out of twenty pre-composed lists of trial condition and stimulus. One list will be assigned to the </w:t>
      </w:r>
      <w:r w:rsidR="005023EA">
        <w:t>r</w:t>
      </w:r>
      <w:r>
        <w:t xml:space="preserve">eaching session and the other to the </w:t>
      </w:r>
      <w:r w:rsidR="005023EA">
        <w:t>k</w:t>
      </w:r>
      <w:r>
        <w:t xml:space="preserve">eyboard session. The practice lists will be similarly </w:t>
      </w:r>
      <w:r w:rsidR="00A06338">
        <w:t xml:space="preserve">sampled </w:t>
      </w:r>
      <w:r>
        <w:t xml:space="preserve">out of a different set of ten lists. In each list, the order of words is pseudorandom, with the following constraints: (a) Each word is equally frequent as a target at the congruent and incongruent conditions; (b) All words are used as targets the same number of times; (c) A target never repeats in the same block; (d) In the congruent condition the prime Is identical to the target word; </w:t>
      </w:r>
      <w:r w:rsidR="00A06338">
        <w:t>(e)</w:t>
      </w:r>
      <w:r>
        <w:t xml:space="preserve"> In the incongruent condition, a prime which doesn't share letters in common locations with the target is selected from the alternative category (artificial/natural). For example, in the congruent condition "phone" can be preceded by "PHONE", while in the incongruent condition it can be preceded by "GRASS". Each prime is further paired with a random distractor from the same category (artificial/natural) to be used in the prime recognition task. The distractor shares no letters in common locations with the prime, so seeing one letter only would suffice for correct discrimination.</w:t>
      </w:r>
    </w:p>
    <w:p w14:paraId="2328A2C0" w14:textId="7FE71086" w:rsidR="00C2727A" w:rsidRDefault="00C2727A" w:rsidP="00426BEB">
      <w:pPr>
        <w:pStyle w:val="NoSpacing"/>
      </w:pPr>
      <w:r>
        <w:lastRenderedPageBreak/>
        <w:t xml:space="preserve">The procedure closely follows the one used in </w:t>
      </w:r>
      <w:proofErr w:type="spellStart"/>
      <w:r>
        <w:t>Dehaene</w:t>
      </w:r>
      <w:proofErr w:type="spellEnd"/>
      <w:r>
        <w:t xml:space="preserve"> et al.</w:t>
      </w:r>
      <w:r w:rsidR="00A31996">
        <w:t xml:space="preserve"> </w:t>
      </w:r>
      <w:r w:rsidR="00A31996">
        <w:fldChar w:fldCharType="begin"/>
      </w:r>
      <w:r w:rsidR="00A31996">
        <w:instrText xml:space="preserve"> ADDIN ZOTERO_ITEM CSL_CITATION {"citationID":"ojD65rQK","properties":{"formattedCitation":"(2001)","plainCitation":"(2001)","noteIndex":0},"citationItems":[{"id":284,"uris":["http://zotero.org/users/8275165/items/MT9DRVPW"],"itemData":{"id":284,"type":"article-journal","container-title":"Nature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uppress-author":true}],"schema":"https://github.com/citation-style-language/schema/raw/master/csl-citation.json"} </w:instrText>
      </w:r>
      <w:r w:rsidR="00A31996">
        <w:fldChar w:fldCharType="separate"/>
      </w:r>
      <w:r w:rsidR="00A31996" w:rsidRPr="00A31996">
        <w:rPr>
          <w:rFonts w:ascii="Times New Roman" w:hAnsi="Times New Roman" w:cs="Times New Roman"/>
        </w:rPr>
        <w:t>(2001)</w:t>
      </w:r>
      <w:r w:rsidR="00A31996">
        <w:fldChar w:fldCharType="end"/>
      </w:r>
      <w:r>
        <w:t>. Every trial will consist of a fixation cross (1000ms), a first mask (270ms), a second mask (30ms), a prime word (30ms), a third mask (30ms) and a target (500ms). Once the target is displayed, participants</w:t>
      </w:r>
      <w:r w:rsidRPr="007C1188">
        <w:t xml:space="preserve"> will classify the target word as describing a natural / artificial item by selecting the side of the screen </w:t>
      </w:r>
      <w:r>
        <w:t>that contains</w:t>
      </w:r>
      <w:r w:rsidRPr="007C1188">
        <w:t xml:space="preserve"> the appropriate category</w:t>
      </w:r>
      <w:r>
        <w:t xml:space="preserve"> (</w:t>
      </w:r>
      <w:r>
        <w:fldChar w:fldCharType="begin"/>
      </w:r>
      <w:r>
        <w:instrText xml:space="preserve"> REF _Ref106198697 \h </w:instrText>
      </w:r>
      <w:r>
        <w:fldChar w:fldCharType="separate"/>
      </w:r>
      <w:r w:rsidR="00660FF6">
        <w:t xml:space="preserve">Figure </w:t>
      </w:r>
      <w:r w:rsidR="00660FF6">
        <w:rPr>
          <w:noProof/>
        </w:rPr>
        <w:t>7</w:t>
      </w:r>
      <w:r>
        <w:fldChar w:fldCharType="end"/>
      </w:r>
      <w:r>
        <w:t>)</w:t>
      </w:r>
      <w:r w:rsidRPr="007C1188">
        <w:t xml:space="preserve">. </w:t>
      </w:r>
      <w:r>
        <w:t xml:space="preserve">In the </w:t>
      </w:r>
      <w:r w:rsidR="005023EA">
        <w:t>r</w:t>
      </w:r>
      <w:r>
        <w:t>eaching</w:t>
      </w:r>
      <w:r w:rsidRPr="007C1188">
        <w:t xml:space="preserve"> </w:t>
      </w:r>
      <w:r w:rsidR="00CF36CD">
        <w:t>task</w:t>
      </w:r>
      <w:r>
        <w:t xml:space="preserve"> the participants will touch the appropriate side of the screen. Here, responses are bound to </w:t>
      </w:r>
      <w:r w:rsidR="00D96B2B">
        <w:t xml:space="preserve">movement </w:t>
      </w:r>
      <w:r>
        <w:t xml:space="preserve">onset time and movement </w:t>
      </w:r>
      <w:r w:rsidR="00F27E5B">
        <w:t xml:space="preserve">duration </w:t>
      </w:r>
      <w:r>
        <w:t xml:space="preserve">constraints; </w:t>
      </w:r>
      <w:r w:rsidR="00172876" w:rsidRPr="00172876">
        <w:rPr>
          <w:i/>
          <w:iCs/>
        </w:rPr>
        <w:t xml:space="preserve">Movement </w:t>
      </w:r>
      <w:r w:rsidR="00EE6B27" w:rsidRPr="00172876">
        <w:rPr>
          <w:i/>
          <w:iCs/>
        </w:rPr>
        <w:t>o</w:t>
      </w:r>
      <w:r w:rsidRPr="00172876">
        <w:rPr>
          <w:i/>
          <w:iCs/>
        </w:rPr>
        <w:t>nset</w:t>
      </w:r>
      <w:r>
        <w:t xml:space="preserve"> is the time from target presentation until the participant's finger moved 1cm away from the starting point (Euclidean distance). It must be longer than 100ms to prevent predictive movements but shorter than 320ms to prevent prime dilution. Inaccurate timing will be immediately replied with a "Too Early" / "Too Late" feedback accordingly. Movement </w:t>
      </w:r>
      <w:r w:rsidR="00F27E5B">
        <w:t xml:space="preserve">duration </w:t>
      </w:r>
      <w:r>
        <w:t xml:space="preserve">starts once the finger leaves the starting point and ends when it is 0.7cm away from the screen or closer (on the Z axis). Movements longer than 420ms will be replied with "Too Slow" feedback once they are completed. In the </w:t>
      </w:r>
      <w:r w:rsidR="005023EA">
        <w:t>k</w:t>
      </w:r>
      <w:r w:rsidRPr="007C1188">
        <w:t xml:space="preserve">eyboard </w:t>
      </w:r>
      <w:r w:rsidR="00CF36CD">
        <w:t>task</w:t>
      </w:r>
      <w:r>
        <w:t xml:space="preserve"> participants will use </w:t>
      </w:r>
      <w:r w:rsidRPr="007C1188">
        <w:t>"</w:t>
      </w:r>
      <w:r>
        <w:t>E</w:t>
      </w:r>
      <w:r w:rsidRPr="007C1188">
        <w:t>"/"</w:t>
      </w:r>
      <w:r>
        <w:t>Y</w:t>
      </w:r>
      <w:r w:rsidRPr="007C1188">
        <w:t>" keys</w:t>
      </w:r>
      <w:r>
        <w:t xml:space="preserve"> to select the left / right side accordingly. Response must be given within a time window of </w:t>
      </w:r>
      <w:r w:rsidR="005B1093">
        <w:t>10</w:t>
      </w:r>
      <w:r>
        <w:t xml:space="preserve">0-740ms from target display; otherwise "Too Early" / "Too Late" feedback is given. After Classifying the targets, the participant will be asked to recognize the prime as an </w:t>
      </w:r>
      <w:r w:rsidRPr="007C1188">
        <w:t xml:space="preserve">objective measure of prime awareness. </w:t>
      </w:r>
      <w:r>
        <w:t>Participants</w:t>
      </w:r>
      <w:r w:rsidRPr="007C1188">
        <w:t xml:space="preserve"> will </w:t>
      </w:r>
      <w:r>
        <w:t>be presented with two words – the prime and another word from the same category</w:t>
      </w:r>
      <w:r w:rsidRPr="007C1188">
        <w:t xml:space="preserve">. </w:t>
      </w:r>
      <w:r>
        <w:t xml:space="preserve">Response will be given in an identical fashion to the target classification task, within a 7 seconds response window. Finally, a </w:t>
      </w:r>
      <w:r w:rsidR="00A426BA">
        <w:t>s</w:t>
      </w:r>
      <w:r>
        <w:t>ubjective measure of prime awareness will be taken, using the Perceptual Awareness Scale (PAS)</w:t>
      </w:r>
      <w:r w:rsidR="00A31996">
        <w:t xml:space="preserve"> </w:t>
      </w:r>
      <w:r w:rsidR="00A31996">
        <w:fldChar w:fldCharType="begin"/>
      </w:r>
      <w:r w:rsidR="00426BEB">
        <w:instrText xml:space="preserve"> ADDIN ZOTERO_ITEM CSL_CITATION {"citationID":"bMPUuWaa","properties":{"formattedCitation":"(Sandberg &amp; Overgaard, 2015)","plainCitation":"(Sandberg &amp; Overgaard, 2015)","noteIndex":0},"citationItems":[{"id":522,"uris":["http://zotero.org/users/8275165/items/9TXGDKCV"],"itemData":{"id":522,"type":"chapter","container-title":"Behavioral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31996">
        <w:fldChar w:fldCharType="separate"/>
      </w:r>
      <w:r w:rsidR="00426BEB" w:rsidRPr="00426BEB">
        <w:rPr>
          <w:rFonts w:ascii="Times New Roman" w:hAnsi="Times New Roman" w:cs="Times New Roman"/>
        </w:rPr>
        <w:t>(Sandberg &amp; Overgaard, 2015)</w:t>
      </w:r>
      <w:r w:rsidR="00A31996">
        <w:fldChar w:fldCharType="end"/>
      </w:r>
      <w:r>
        <w:t xml:space="preserve">. Participants will use the keyboard numbers 1-4 to rate how well did they see the prime (1 – "Didn't see anything", 2 – "Saw something vaguely, but can't say what it is", 3 – "Saw part of the prime clearly", 4 – "Saw the </w:t>
      </w:r>
      <w:r>
        <w:lastRenderedPageBreak/>
        <w:t xml:space="preserve">whole prime clearly"). Finally, in the </w:t>
      </w:r>
      <w:r w:rsidR="000744BB">
        <w:t>r</w:t>
      </w:r>
      <w:r>
        <w:t>eaching session participants will have to return their finger to the starting point after each response.</w:t>
      </w:r>
    </w:p>
    <w:p w14:paraId="68F85B77" w14:textId="315C2E28" w:rsidR="00C2727A" w:rsidRDefault="00AD4D99" w:rsidP="00C2727A">
      <w:pPr>
        <w:pStyle w:val="NoSpacing"/>
        <w:keepNext/>
      </w:pPr>
      <w:r w:rsidRPr="00AD4D99">
        <w:rPr>
          <w:noProof/>
        </w:rPr>
        <w:drawing>
          <wp:inline distT="0" distB="0" distL="0" distR="0" wp14:anchorId="38637AAA" wp14:editId="4C068136">
            <wp:extent cx="5943600" cy="35750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5943600" cy="3575050"/>
                    </a:xfrm>
                    <a:prstGeom prst="rect">
                      <a:avLst/>
                    </a:prstGeom>
                  </pic:spPr>
                </pic:pic>
              </a:graphicData>
            </a:graphic>
          </wp:inline>
        </w:drawing>
      </w:r>
    </w:p>
    <w:p w14:paraId="18AE30A8" w14:textId="42920757" w:rsidR="00C2727A" w:rsidRDefault="00C2727A" w:rsidP="00C2727A">
      <w:pPr>
        <w:pStyle w:val="Caption"/>
      </w:pPr>
      <w:bookmarkStart w:id="20" w:name="_Ref106198697"/>
      <w:r>
        <w:t xml:space="preserve">Figure </w:t>
      </w:r>
      <w:fldSimple w:instr=" SEQ Figure \* ARABIC ">
        <w:r w:rsidR="00660FF6">
          <w:rPr>
            <w:noProof/>
          </w:rPr>
          <w:t>7</w:t>
        </w:r>
      </w:fldSimple>
      <w:bookmarkEnd w:id="20"/>
      <w:r>
        <w:t xml:space="preserve">. Stimuli presentation order. Each trial is composed of a fixation cross (1000ms), a first mask (270ms), a second mask (30ms), a prime word (30ms), a third mask (30ms), a </w:t>
      </w:r>
      <w:r w:rsidR="00555638">
        <w:t xml:space="preserve">classification </w:t>
      </w:r>
      <w:r>
        <w:t>task (100-740ms, out of which the target is displayed for 500ms), a recognition task (100-7000ms) and a PAS task (no time limit). The blue circles appearing on the screen are presented as markers for the subjects to know where they should touch in order to make their response. They appeared also in the Keyboard session.</w:t>
      </w:r>
    </w:p>
    <w:p w14:paraId="20EA47A6" w14:textId="2DE94F69" w:rsidR="007B02D8" w:rsidRDefault="007B02D8" w:rsidP="007B02D8">
      <w:pPr>
        <w:pStyle w:val="Heading1"/>
        <w:numPr>
          <w:ilvl w:val="0"/>
          <w:numId w:val="17"/>
        </w:numPr>
      </w:pPr>
      <w:r>
        <w:t>Analysis Plan</w:t>
      </w:r>
    </w:p>
    <w:p w14:paraId="6A984A41" w14:textId="3178D9D2" w:rsidR="007B02D8" w:rsidRDefault="007B02D8" w:rsidP="007B02D8">
      <w:pPr>
        <w:pStyle w:val="Heading2"/>
      </w:pPr>
      <w:r>
        <w:t>Trajectory Preprocessing</w:t>
      </w:r>
    </w:p>
    <w:p w14:paraId="0449117A" w14:textId="2C4EDD91" w:rsidR="007B02D8" w:rsidRDefault="007B02D8" w:rsidP="00282285">
      <w:pPr>
        <w:pStyle w:val="NoSpacing"/>
      </w:pPr>
      <w:r>
        <w:t>The p</w:t>
      </w:r>
      <w:r w:rsidRPr="002B6CA5">
        <w:t xml:space="preserve">reprocessing </w:t>
      </w:r>
      <w:r>
        <w:t>procedures will follow those described in</w:t>
      </w:r>
      <w:r w:rsidR="0013784E">
        <w:t xml:space="preserve"> </w:t>
      </w:r>
      <w:r w:rsidR="0013784E" w:rsidRPr="0013784E">
        <w:rPr>
          <w:rFonts w:ascii="Times New Roman" w:hAnsi="Times New Roman" w:cs="Times New Roman"/>
        </w:rPr>
        <w:t>Gallivan &amp; Chapman</w:t>
      </w:r>
      <w:r w:rsidR="0013784E">
        <w:t xml:space="preserve"> </w:t>
      </w:r>
      <w:r w:rsidR="0013784E">
        <w:fldChar w:fldCharType="begin"/>
      </w:r>
      <w:r w:rsidR="0086789F">
        <w:instrText xml:space="preserve"> ADDIN ZOTERO_ITEM CSL_CITATION {"citationID":"apExbM8Z","properties":{"formattedCitation":"(2014)","plainCitation":"(2014)","noteIndex":0},"citationItems":[{"id":274,"uris":["http://zotero.org/users/8275165/items/GELBMWCV"],"itemData":{"id":274,"type":"article-journal","abstract":"Though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S."}],"accessed":{"date-parts":[["2021",8,23]]},"issued":{"date-parts":[["2014",7,23]]}},"suppress-author":true}],"schema":"https://github.com/citation-style-language/schema/raw/master/csl-citation.json"} </w:instrText>
      </w:r>
      <w:r w:rsidR="0013784E">
        <w:fldChar w:fldCharType="separate"/>
      </w:r>
      <w:r w:rsidR="0086789F" w:rsidRPr="0086789F">
        <w:rPr>
          <w:rFonts w:ascii="Times New Roman" w:hAnsi="Times New Roman" w:cs="Times New Roman"/>
        </w:rPr>
        <w:t>(2014)</w:t>
      </w:r>
      <w:r w:rsidR="0013784E">
        <w:fldChar w:fldCharType="end"/>
      </w:r>
      <w:r>
        <w:rPr>
          <w:rFonts w:ascii="Arial" w:hAnsi="Arial" w:cs="Arial"/>
          <w:color w:val="222222"/>
          <w:sz w:val="20"/>
          <w:szCs w:val="20"/>
          <w:shd w:val="clear" w:color="auto" w:fill="FFFFFF"/>
        </w:rPr>
        <w:t xml:space="preserve">. </w:t>
      </w:r>
      <w:r>
        <w:t xml:space="preserve">Missing values will be interpolated with the </w:t>
      </w:r>
      <w:proofErr w:type="spellStart"/>
      <w:r>
        <w:t>inpaint_nans</w:t>
      </w:r>
      <w:proofErr w:type="spellEnd"/>
      <w:r>
        <w:t xml:space="preserve"> </w:t>
      </w:r>
      <w:r w:rsidR="0086789F">
        <w:fldChar w:fldCharType="begin"/>
      </w:r>
      <w:r w:rsidR="0086789F">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R="0086789F">
        <w:fldChar w:fldCharType="separate"/>
      </w:r>
      <w:r w:rsidR="0086789F" w:rsidRPr="0086789F">
        <w:rPr>
          <w:rFonts w:ascii="Times New Roman" w:hAnsi="Times New Roman" w:cs="Times New Roman"/>
        </w:rPr>
        <w:t>(</w:t>
      </w:r>
      <w:proofErr w:type="spellStart"/>
      <w:r w:rsidR="0086789F" w:rsidRPr="0086789F">
        <w:rPr>
          <w:rFonts w:ascii="Times New Roman" w:hAnsi="Times New Roman" w:cs="Times New Roman"/>
        </w:rPr>
        <w:t>D’Errico</w:t>
      </w:r>
      <w:proofErr w:type="spellEnd"/>
      <w:r w:rsidR="0086789F" w:rsidRPr="0086789F">
        <w:rPr>
          <w:rFonts w:ascii="Times New Roman" w:hAnsi="Times New Roman" w:cs="Times New Roman"/>
        </w:rPr>
        <w:t>, 2022)</w:t>
      </w:r>
      <w:r w:rsidR="0086789F">
        <w:fldChar w:fldCharType="end"/>
      </w:r>
      <w:r>
        <w:t xml:space="preserve"> function to fill gaps in the trajectory, </w:t>
      </w:r>
      <w:r w:rsidR="00CC62A0">
        <w:t xml:space="preserve">which </w:t>
      </w:r>
      <w:r>
        <w:t xml:space="preserve">will then be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will be set at the first sample of each trial. To locate </w:t>
      </w:r>
      <w:r w:rsidR="007A260D" w:rsidRPr="00BA202D">
        <w:t xml:space="preserve">reaching </w:t>
      </w:r>
      <w:r w:rsidRPr="00BA202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will first be applied to the 3D velocity. </w:t>
      </w:r>
      <w:r w:rsidR="004E26F7" w:rsidRPr="00BA202D">
        <w:t>Reaching onset</w:t>
      </w:r>
      <w:r w:rsidR="001500D3">
        <w:rPr>
          <w:i/>
          <w:iCs/>
        </w:rPr>
        <w:t xml:space="preserve"> </w:t>
      </w:r>
      <w:r w:rsidR="001500D3">
        <w:t xml:space="preserve">and </w:t>
      </w:r>
      <w:r w:rsidR="001500D3" w:rsidRPr="00BA202D">
        <w:t>reaching offset</w:t>
      </w:r>
      <w:r w:rsidR="001500D3">
        <w:t xml:space="preserve"> </w:t>
      </w:r>
      <w:r w:rsidR="00912BCC">
        <w:t>will be</w:t>
      </w:r>
      <w:r w:rsidR="001500D3">
        <w:t xml:space="preserve"> defined differently from movement onset and </w:t>
      </w:r>
      <w:r w:rsidR="001500D3">
        <w:lastRenderedPageBreak/>
        <w:t>offset;</w:t>
      </w:r>
      <w:r w:rsidR="005100B6">
        <w:t xml:space="preserve"> </w:t>
      </w:r>
      <w:r w:rsidR="00BA202D" w:rsidRPr="00BA202D">
        <w:rPr>
          <w:i/>
          <w:iCs/>
        </w:rPr>
        <w:t xml:space="preserve">Reaching </w:t>
      </w:r>
      <w:r w:rsidR="005100B6" w:rsidRPr="00BA202D">
        <w:rPr>
          <w:i/>
          <w:iCs/>
        </w:rPr>
        <w:t>onset</w:t>
      </w:r>
      <w:r w:rsidR="004E26F7">
        <w:t xml:space="preserve"> </w:t>
      </w:r>
      <w:r>
        <w:t xml:space="preserve">will be indicated by four consecutive samples having a velocity greater than 20mm/s and a total acceleration of at least 20mm/s^2. </w:t>
      </w:r>
      <w:r w:rsidR="004E26F7">
        <w:rPr>
          <w:i/>
          <w:iCs/>
        </w:rPr>
        <w:t xml:space="preserve">Reaching </w:t>
      </w:r>
      <w:r w:rsidR="004E26F7" w:rsidRPr="009A40F5">
        <w:rPr>
          <w:i/>
          <w:iCs/>
        </w:rPr>
        <w:t>offset</w:t>
      </w:r>
      <w:r w:rsidR="004E26F7">
        <w:t xml:space="preserve"> </w:t>
      </w:r>
      <w:r>
        <w:t>will be determined as the point along the trajectory that is closest to the screen. The movements will be normalized to the traveled distance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will be fitted to each axis with a spline at every data point. The fitted function will be used to produce a high-resolution representation of the trajectory (1000 samples) from which 200 points equally spaced along the total distance traveled on the Z axis will be extracted (e.g., if the participant moved 2cm forward and 1cm backward, the total distance traveled is 3cm). These points will represent the proportion of path traveled.</w:t>
      </w:r>
    </w:p>
    <w:p w14:paraId="54980265" w14:textId="01CCD576" w:rsidR="007B02D8" w:rsidRDefault="001A6D2C" w:rsidP="001A6D2C">
      <w:pPr>
        <w:pStyle w:val="Heading2"/>
      </w:pPr>
      <w:r>
        <w:t>Dependent Variables Extraction</w:t>
      </w:r>
    </w:p>
    <w:p w14:paraId="2A25BBB4" w14:textId="66B7E797" w:rsidR="001A6D2C" w:rsidRDefault="001A6D2C" w:rsidP="001A6D2C">
      <w:pPr>
        <w:pStyle w:val="Heading3"/>
      </w:pPr>
      <w:bookmarkStart w:id="21" w:name="_Ref106804063"/>
      <w:r>
        <w:t>Reach Area Calculation</w:t>
      </w:r>
      <w:r w:rsidR="00C16074">
        <w:t>.</w:t>
      </w:r>
      <w:bookmarkEnd w:id="21"/>
    </w:p>
    <w:p w14:paraId="79103E82" w14:textId="50F84D54" w:rsidR="001A6D2C" w:rsidRDefault="001A6D2C" w:rsidP="001A6D2C">
      <w:pPr>
        <w:pStyle w:val="NoSpacing"/>
      </w:pPr>
      <w:r>
        <w:t>A participant's reach area in each condition will be calculated in three stages (</w:t>
      </w:r>
      <w:r>
        <w:fldChar w:fldCharType="begin"/>
      </w:r>
      <w:r>
        <w:instrText xml:space="preserve"> REF _Ref106198720 \h </w:instrText>
      </w:r>
      <w:r>
        <w:fldChar w:fldCharType="separate"/>
      </w:r>
      <w:r w:rsidR="00660FF6">
        <w:t xml:space="preserve">Figure </w:t>
      </w:r>
      <w:r w:rsidR="00660FF6">
        <w:rPr>
          <w:noProof/>
        </w:rPr>
        <w:t>8</w:t>
      </w:r>
      <w:r>
        <w:fldChar w:fldCharType="end"/>
      </w:r>
      <w:r>
        <w:t>). First, a line perpendicular to the screen will be drawn at the lowest X value amongst the participant's average trajectories to the left and to the right targets in a single condition. Then, the area between both the right and the left average trajectories and the perpendicular line will be computed (</w:t>
      </w:r>
      <w:r w:rsidR="00034D2B">
        <w:fldChar w:fldCharType="begin"/>
      </w:r>
      <w:r w:rsidR="00034D2B">
        <w:instrText xml:space="preserve"> REF _Ref106198720 \h </w:instrText>
      </w:r>
      <w:r w:rsidR="00034D2B">
        <w:fldChar w:fldCharType="separate"/>
      </w:r>
      <w:r w:rsidR="00660FF6">
        <w:t xml:space="preserve">Figure </w:t>
      </w:r>
      <w:r w:rsidR="00660FF6">
        <w:rPr>
          <w:noProof/>
        </w:rPr>
        <w:t>8</w:t>
      </w:r>
      <w:r w:rsidR="00034D2B">
        <w:fldChar w:fldCharType="end"/>
      </w:r>
      <w:r>
        <w:t>, left and middle panels, respectively). The results will be subtracted from each other (</w:t>
      </w:r>
      <w:r w:rsidR="00034D2B">
        <w:fldChar w:fldCharType="begin"/>
      </w:r>
      <w:r w:rsidR="00034D2B">
        <w:instrText xml:space="preserve"> REF _Ref106198720 \h </w:instrText>
      </w:r>
      <w:r w:rsidR="00034D2B">
        <w:fldChar w:fldCharType="separate"/>
      </w:r>
      <w:r w:rsidR="00660FF6">
        <w:t xml:space="preserve">Figure </w:t>
      </w:r>
      <w:r w:rsidR="00660FF6">
        <w:rPr>
          <w:noProof/>
        </w:rPr>
        <w:t>8</w:t>
      </w:r>
      <w:r w:rsidR="00034D2B">
        <w:fldChar w:fldCharType="end"/>
      </w:r>
      <w:r>
        <w:t>, right panel), and their absolute value will be used as the reach area. To avoid negative area values, the trajectories will be split at their intersections and the area will be calculated separately for each section.</w:t>
      </w:r>
    </w:p>
    <w:p w14:paraId="7F3B0878" w14:textId="77777777" w:rsidR="001A6D2C" w:rsidRDefault="001A6D2C" w:rsidP="001A6D2C">
      <w:pPr>
        <w:pStyle w:val="NoSpacing"/>
        <w:keepNext/>
      </w:pPr>
      <w:r w:rsidRPr="00C50AB2">
        <w:rPr>
          <w:noProof/>
          <w:lang w:val="en-CA" w:eastAsia="en-CA"/>
        </w:rPr>
        <w:lastRenderedPageBreak/>
        <w:drawing>
          <wp:inline distT="0" distB="0" distL="0" distR="0" wp14:anchorId="0026A3EA" wp14:editId="656AEF91">
            <wp:extent cx="5560862" cy="1458556"/>
            <wp:effectExtent l="0" t="0" r="1905" b="889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6"/>
                    <a:stretch>
                      <a:fillRect/>
                    </a:stretch>
                  </pic:blipFill>
                  <pic:spPr>
                    <a:xfrm>
                      <a:off x="0" y="0"/>
                      <a:ext cx="5569974" cy="1460946"/>
                    </a:xfrm>
                    <a:prstGeom prst="rect">
                      <a:avLst/>
                    </a:prstGeom>
                  </pic:spPr>
                </pic:pic>
              </a:graphicData>
            </a:graphic>
          </wp:inline>
        </w:drawing>
      </w:r>
    </w:p>
    <w:p w14:paraId="0895E21E" w14:textId="33B328FC" w:rsidR="001A6D2C" w:rsidRDefault="001A6D2C" w:rsidP="001A6D2C">
      <w:pPr>
        <w:pStyle w:val="Caption"/>
      </w:pPr>
      <w:bookmarkStart w:id="22" w:name="_Ref106198720"/>
      <w:r>
        <w:t xml:space="preserve">Figure </w:t>
      </w:r>
      <w:fldSimple w:instr=" SEQ Figure \* ARABIC ">
        <w:r w:rsidR="00660FF6">
          <w:rPr>
            <w:noProof/>
          </w:rPr>
          <w:t>8</w:t>
        </w:r>
      </w:fldSimple>
      <w:bookmarkEnd w:id="22"/>
      <w:r>
        <w:t>. Reach area calculation. The average trajectories of a participant to the right (light red) and left targets (dark red) are produced. Then a line perpendicular to the screen (black) is plotted at the minimal X value among both trajectories. The area between each trajectory and that line is computed and the results are subtracted from each other giving the participant's reach area.</w:t>
      </w:r>
    </w:p>
    <w:p w14:paraId="249F23EE" w14:textId="728BE2CB" w:rsidR="001A6D2C" w:rsidRDefault="001A6D2C" w:rsidP="001A6D2C">
      <w:pPr>
        <w:pStyle w:val="Heading2"/>
      </w:pPr>
      <w:r>
        <w:t>Confirmatory Analysis</w:t>
      </w:r>
    </w:p>
    <w:p w14:paraId="7B887E61" w14:textId="0492F06A" w:rsidR="001A6D2C" w:rsidRDefault="000834EE" w:rsidP="00282285">
      <w:pPr>
        <w:pStyle w:val="NoSpacing"/>
      </w:pPr>
      <w:ins w:id="23" w:author="Chen Heller" w:date="2022-12-28T10:47:00Z">
        <w:r>
          <w:t>When conducting the statistical comparison, t</w:t>
        </w:r>
      </w:ins>
      <w:ins w:id="24" w:author="Chen Heller" w:date="2022-12-28T10:45:00Z">
        <w:r w:rsidR="005A7CD1">
          <w:t xml:space="preserve">rial level dependent variables will be normalized within each participant </w:t>
        </w:r>
      </w:ins>
      <w:ins w:id="25" w:author="Chen Heller" w:date="2022-12-28T10:47:00Z">
        <w:r>
          <w:t>to increase the influence of small but highly consisten</w:t>
        </w:r>
      </w:ins>
      <w:ins w:id="26" w:author="Chen Heller" w:date="2022-12-28T10:48:00Z">
        <w:r>
          <w:t>t differences between conditions</w:t>
        </w:r>
      </w:ins>
      <w:ins w:id="27" w:author="Chen Heller" w:date="2022-12-28T10:46:00Z">
        <w:r w:rsidR="00210816">
          <w:t xml:space="preserve">. </w:t>
        </w:r>
      </w:ins>
      <w:r w:rsidR="001A6D2C">
        <w:t>A paired t-test will be conducted between the congruent and incongruent conditions for each</w:t>
      </w:r>
      <w:r w:rsidR="001F74BC">
        <w:t xml:space="preserve"> </w:t>
      </w:r>
      <w:r w:rsidR="001A6D2C">
        <w:t xml:space="preserve">DV. Multiple comparisons will be corrected for using the Tree-BH method </w:t>
      </w:r>
      <w:r w:rsidR="0086789F">
        <w:fldChar w:fldCharType="begin"/>
      </w:r>
      <w:r w:rsidR="009B5C6C">
        <w:instrText xml:space="preserve"> ADDIN ZOTERO_ITEM CSL_CITATION {"citationID":"kLrsCMnf","properties":{"formattedCitation":"(Bogomolov et al., 2021)","plainCitation":"(Bogomolov et al., 2021)","noteIndex":0},"citationItems":[{"id":471,"uris":["http://zotero.org/users/8275165/items/KDIMS5Z8"],"itemData":{"id":471,"type":"article-journal","abstract":"We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86789F">
        <w:fldChar w:fldCharType="separate"/>
      </w:r>
      <w:r w:rsidR="009B5C6C" w:rsidRPr="009B5C6C">
        <w:rPr>
          <w:rFonts w:ascii="Times New Roman" w:hAnsi="Times New Roman" w:cs="Times New Roman"/>
        </w:rPr>
        <w:t>(Bogomolov et al., 2021)</w:t>
      </w:r>
      <w:r w:rsidR="0086789F">
        <w:fldChar w:fldCharType="end"/>
      </w:r>
      <w:r w:rsidR="001A6D2C">
        <w:t xml:space="preserve"> based on the tree structure described in </w:t>
      </w:r>
      <w:r w:rsidR="001A6D2C">
        <w:fldChar w:fldCharType="begin"/>
      </w:r>
      <w:r w:rsidR="001A6D2C">
        <w:instrText xml:space="preserve"> REF _Ref106198744 \h </w:instrText>
      </w:r>
      <w:r w:rsidR="001A6D2C">
        <w:fldChar w:fldCharType="separate"/>
      </w:r>
      <w:r w:rsidR="00660FF6">
        <w:t xml:space="preserve">Figure </w:t>
      </w:r>
      <w:r w:rsidR="00660FF6">
        <w:rPr>
          <w:noProof/>
        </w:rPr>
        <w:t>9</w:t>
      </w:r>
      <w:r w:rsidR="001A6D2C">
        <w:fldChar w:fldCharType="end"/>
      </w:r>
      <w:r w:rsidR="001A6D2C">
        <w:t>.</w:t>
      </w:r>
      <w:ins w:id="28" w:author="Chen Heller" w:date="2022-12-25T18:34:00Z">
        <w:r w:rsidR="005C554A">
          <w:t xml:space="preserve"> </w:t>
        </w:r>
      </w:ins>
      <w:ins w:id="29" w:author="Chen Heller" w:date="2022-12-25T18:45:00Z">
        <w:r w:rsidR="00D2220B">
          <w:t>Significant clusters in the time series data will be found using a clustering and permutation analysis</w:t>
        </w:r>
        <w:r w:rsidR="002331FE">
          <w:t xml:space="preserve"> </w:t>
        </w:r>
      </w:ins>
      <w:ins w:id="30" w:author="Chen Heller" w:date="2022-12-28T10:30:00Z">
        <w:r w:rsidR="00C0597F">
          <w:t>[</w:t>
        </w:r>
        <w:commentRangeStart w:id="31"/>
        <w:r w:rsidR="00C0597F">
          <w:t>ref</w:t>
        </w:r>
        <w:commentRangeEnd w:id="31"/>
        <w:r w:rsidR="00C0597F">
          <w:rPr>
            <w:rStyle w:val="CommentReference"/>
            <w:kern w:val="24"/>
          </w:rPr>
          <w:commentReference w:id="31"/>
        </w:r>
        <w:r w:rsidR="00C0597F">
          <w:t xml:space="preserve">] </w:t>
        </w:r>
      </w:ins>
      <w:ins w:id="32" w:author="Chen Heller" w:date="2022-12-25T18:45:00Z">
        <w:r w:rsidR="002331FE">
          <w:t xml:space="preserve">and corrected for multiple comparisons </w:t>
        </w:r>
      </w:ins>
      <w:ins w:id="33" w:author="Chen Heller" w:date="2022-12-25T18:34:00Z">
        <w:r w:rsidR="005C554A">
          <w:t>by divid</w:t>
        </w:r>
      </w:ins>
      <w:ins w:id="34" w:author="Chen Heller" w:date="2022-12-25T18:35:00Z">
        <w:r w:rsidR="005C554A">
          <w:t xml:space="preserve">ing the </w:t>
        </w:r>
      </w:ins>
      <m:oMath>
        <m:r>
          <w:ins w:id="35" w:author="Chen Heller" w:date="2022-12-25T18:35:00Z">
            <w:rPr>
              <w:rFonts w:ascii="Cambria Math" w:hAnsi="Cambria Math"/>
            </w:rPr>
            <m:t>α</m:t>
          </w:ins>
        </m:r>
      </m:oMath>
      <w:ins w:id="36" w:author="Chen Heller" w:date="2022-12-25T18:35:00Z">
        <w:r w:rsidR="004455DB">
          <w:t xml:space="preserve"> by the </w:t>
        </w:r>
      </w:ins>
      <w:ins w:id="37" w:author="Chen Heller" w:date="2022-12-25T18:36:00Z">
        <w:r w:rsidR="004455DB">
          <w:t xml:space="preserve">number of analysis of this kind </w:t>
        </w:r>
        <w:r w:rsidR="00D45C7B">
          <w:t xml:space="preserve">that were </w:t>
        </w:r>
      </w:ins>
      <w:ins w:id="38" w:author="Chen Heller" w:date="2022-12-25T18:45:00Z">
        <w:r w:rsidR="002331FE">
          <w:t>performed</w:t>
        </w:r>
      </w:ins>
      <w:ins w:id="39" w:author="Chen Heller" w:date="2022-12-25T18:36:00Z">
        <w:r w:rsidR="004455DB">
          <w:t>.</w:t>
        </w:r>
      </w:ins>
      <w:r w:rsidR="001A6D2C">
        <w:t xml:space="preserve"> The "</w:t>
      </w:r>
      <w:proofErr w:type="spellStart"/>
      <w:r w:rsidR="001A6D2C">
        <w:t>effectsize</w:t>
      </w:r>
      <w:proofErr w:type="spellEnd"/>
      <w:r w:rsidR="001A6D2C">
        <w:t>" package</w:t>
      </w:r>
      <w:r w:rsidR="009B5C6C">
        <w:t xml:space="preserve"> </w:t>
      </w:r>
      <w:r w:rsidR="009B5C6C">
        <w:fldChar w:fldCharType="begin"/>
      </w:r>
      <w:r w:rsidR="009B5C6C">
        <w:instrText xml:space="preserve"> ADDIN ZOTERO_ITEM CSL_CITATION {"citationID":"zZOh9Yah","properties":{"formattedCitation":"(Ben-Shachar et al., 2020)","plainCitation":"(Ben-Shachar et al., 2020)","noteIndex":0},"citationItems":[{"id":526,"uris":["http://zotero.org/users/8275165/items/9MK5697X"],"itemData":{"id":526,"type":"article-journal","container-title":"Journal of Open Source Software","DOI":"10.21105/joss.02815","ISSN":"2475-9066","issue":"56","journalAbbreviation":"JOSS","language":"en","page":"2815","source":"DOI.org (Crossref)","title":"effectsize: Estimation of Effect Size Indices and Standardized Parameters","title-short":"effectsize","volume":"5","author":[{"family":"Ben-Shachar","given":"Mattan"},{"family":"Lüdecke","given":"Daniel"},{"family":"Makowski","given":"Dominique"}],"issued":{"date-parts":[["2020",12,23]]}}}],"schema":"https://github.com/citation-style-language/schema/raw/master/csl-citation.json"} </w:instrText>
      </w:r>
      <w:r w:rsidR="009B5C6C">
        <w:fldChar w:fldCharType="separate"/>
      </w:r>
      <w:r w:rsidR="009B5C6C" w:rsidRPr="009B5C6C">
        <w:rPr>
          <w:rFonts w:ascii="Times New Roman" w:hAnsi="Times New Roman" w:cs="Times New Roman"/>
        </w:rPr>
        <w:t>(Ben-</w:t>
      </w:r>
      <w:proofErr w:type="spellStart"/>
      <w:r w:rsidR="009B5C6C" w:rsidRPr="009B5C6C">
        <w:rPr>
          <w:rFonts w:ascii="Times New Roman" w:hAnsi="Times New Roman" w:cs="Times New Roman"/>
        </w:rPr>
        <w:t>Shachar</w:t>
      </w:r>
      <w:proofErr w:type="spellEnd"/>
      <w:r w:rsidR="009B5C6C" w:rsidRPr="009B5C6C">
        <w:rPr>
          <w:rFonts w:ascii="Times New Roman" w:hAnsi="Times New Roman" w:cs="Times New Roman"/>
        </w:rPr>
        <w:t xml:space="preserve"> et al., 2020)</w:t>
      </w:r>
      <w:r w:rsidR="009B5C6C">
        <w:fldChar w:fldCharType="end"/>
      </w:r>
      <w:r w:rsidR="001A6D2C">
        <w:t xml:space="preserve"> will be used to evaluate Cohen's </w:t>
      </w:r>
      <w:proofErr w:type="spellStart"/>
      <w:r w:rsidR="001A6D2C">
        <w:t>d</w:t>
      </w:r>
      <w:r w:rsidR="001A6D2C">
        <w:rPr>
          <w:vertAlign w:val="subscript"/>
        </w:rPr>
        <w:t>z</w:t>
      </w:r>
      <w:proofErr w:type="spellEnd"/>
      <w:r w:rsidR="001A6D2C">
        <w:t xml:space="preserve"> and its confidence intervals</w:t>
      </w:r>
      <w:r w:rsidR="00B16590">
        <w:t xml:space="preserve"> for </w:t>
      </w:r>
      <w:r w:rsidR="00096D37">
        <w:t>each of the DVs</w:t>
      </w:r>
      <w:r w:rsidR="001A6D2C">
        <w:t xml:space="preserve">. Non overlapping confidence intervals </w:t>
      </w:r>
      <w:r w:rsidR="00096D37">
        <w:t xml:space="preserve">between the reach area and the keyboards RT measures </w:t>
      </w:r>
      <w:r w:rsidR="001A6D2C">
        <w:t>will indicate an advantage for one measure over the other. In the event that a</w:t>
      </w:r>
      <w:r w:rsidR="00E85363">
        <w:t xml:space="preserve">n exploratory </w:t>
      </w:r>
      <w:r w:rsidR="001A6D2C">
        <w:t xml:space="preserve">DV </w:t>
      </w:r>
      <w:r w:rsidR="00E85363">
        <w:t xml:space="preserve">of the reaching task </w:t>
      </w:r>
      <w:r w:rsidR="001A6D2C">
        <w:t>will produce a larger effect size</w:t>
      </w:r>
      <w:r w:rsidR="001A1B43">
        <w:t xml:space="preserve"> than </w:t>
      </w:r>
      <w:r w:rsidR="00597139">
        <w:t>r</w:t>
      </w:r>
      <w:r w:rsidR="001A1B43">
        <w:t>each area</w:t>
      </w:r>
      <w:r w:rsidR="001A6D2C">
        <w:t xml:space="preserve">, it will be used instead of </w:t>
      </w:r>
      <w:r w:rsidR="00597139">
        <w:t>r</w:t>
      </w:r>
      <w:r w:rsidR="001A6D2C">
        <w:t>each area.</w:t>
      </w:r>
      <w:r w:rsidR="00282285">
        <w:t xml:space="preserve"> </w:t>
      </w:r>
      <w:r w:rsidR="001A6D2C">
        <w:t xml:space="preserve">The normality of the difference score of each DV will be examined with a </w:t>
      </w:r>
      <w:proofErr w:type="spellStart"/>
      <w:r w:rsidR="001A6D2C">
        <w:t>qq</w:t>
      </w:r>
      <w:proofErr w:type="spellEnd"/>
      <w:r w:rsidR="001A6D2C">
        <w:t>-plot; in case of a violation, we will use a t-test with permutation to estimate the congruency effect. Similarly, if there will be outliers located more than one and a half inter quartile ranges from the average reach area or keyboard RT, we will use a robust t-test using R's WRS2 package</w:t>
      </w:r>
      <w:r w:rsidR="00A4042C">
        <w:t xml:space="preserve"> </w:t>
      </w:r>
      <w:r w:rsidR="00A4042C">
        <w:fldChar w:fldCharType="begin"/>
      </w:r>
      <w:r w:rsidR="00A4042C">
        <w:instrText xml:space="preserve"> ADDIN ZOTERO_ITEM CSL_CITATION {"citationID":"3ipNtoyl","properties":{"formattedCitation":"(Mair &amp; Wilcox, 2020)","plainCitation":"(Mair &amp; Wilcox, 2020)","noteIndex":0},"citationItems":[{"id":527,"uris":["http://zotero.org/users/8275165/items/98BFXHWJ"],"itemData":{"id":527,"type":"article-journal","abstract":"This paper introduces the R package WRS2 that implements various robust statistical methods. It elaborates on the basics of robust statistics by introducing robust location, dispersion, and correlation measures. The location and dispersion measures are then used in robust variants of independent and dependent samples t tests and ANOVA, including between-within subject designs and quantile ANOVA. Further, robust ANCOVA as well as robust mediation models are introduced. The paper targets applied researchers; it is therefore kept rather non-technical and written in a tutorial style. Special emphasis is placed on applications in the social and behavioral sciences and illustrations of how to perform corresponding robust analyses in R. The R code for reproducing the results in the paper is given in the Supplementary Materials.","container-title":"Behavior Research Methods","DOI":"10.3758/s13428-019-01246-w","ISSN":"1554-3528","issue":"2","journalAbbreviation":"Behav Res","language":"en","page":"464-488","source":"Springer Link","title":"Robust statistical methods in R using the WRS2 package","volume":"52","author":[{"family":"Mair","given":"Patrick"},{"family":"Wilcox","given":"Rand"}],"issued":{"date-parts":[["2020",4,1]]}}}],"schema":"https://github.com/citation-style-language/schema/raw/master/csl-citation.json"} </w:instrText>
      </w:r>
      <w:r w:rsidR="00A4042C">
        <w:fldChar w:fldCharType="separate"/>
      </w:r>
      <w:r w:rsidR="00A4042C" w:rsidRPr="00A4042C">
        <w:rPr>
          <w:rFonts w:ascii="Times New Roman" w:hAnsi="Times New Roman" w:cs="Times New Roman"/>
        </w:rPr>
        <w:t>(Mair &amp; Wilcox, 2020)</w:t>
      </w:r>
      <w:r w:rsidR="00A4042C">
        <w:fldChar w:fldCharType="end"/>
      </w:r>
      <w:r w:rsidR="001A6D2C">
        <w:t xml:space="preserve"> and its "APK" effect size will used instead of Cohen's d</w:t>
      </w:r>
      <w:r w:rsidR="001A6D2C" w:rsidRPr="00A00B2B">
        <w:rPr>
          <w:vertAlign w:val="subscript"/>
        </w:rPr>
        <w:t>z</w:t>
      </w:r>
      <w:r w:rsidR="001A6D2C">
        <w:t>.</w:t>
      </w:r>
    </w:p>
    <w:p w14:paraId="7D15B819" w14:textId="69A78804" w:rsidR="006F0D1E" w:rsidRDefault="00AB0CE4" w:rsidP="006F0D1E">
      <w:pPr>
        <w:pStyle w:val="NoSpacing"/>
        <w:keepNext/>
      </w:pPr>
      <w:del w:id="40" w:author="Chen Heller" w:date="2022-12-25T18:40:00Z">
        <w:r w:rsidRPr="00AB0CE4" w:rsidDel="00CA3951">
          <w:rPr>
            <w:noProof/>
          </w:rPr>
          <w:lastRenderedPageBreak/>
          <w:drawing>
            <wp:inline distT="0" distB="0" distL="0" distR="0" wp14:anchorId="045294CD" wp14:editId="1077830F">
              <wp:extent cx="5911215" cy="3589672"/>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rotWithShape="1">
                      <a:blip r:embed="rId21"/>
                      <a:srcRect t="1031" r="543"/>
                      <a:stretch/>
                    </pic:blipFill>
                    <pic:spPr bwMode="auto">
                      <a:xfrm>
                        <a:off x="0" y="0"/>
                        <a:ext cx="5911307" cy="3589728"/>
                      </a:xfrm>
                      <a:prstGeom prst="rect">
                        <a:avLst/>
                      </a:prstGeom>
                      <a:ln>
                        <a:noFill/>
                      </a:ln>
                      <a:extLst>
                        <a:ext uri="{53640926-AAD7-44D8-BBD7-CCE9431645EC}">
                          <a14:shadowObscured xmlns:a14="http://schemas.microsoft.com/office/drawing/2010/main"/>
                        </a:ext>
                      </a:extLst>
                    </pic:spPr>
                  </pic:pic>
                </a:graphicData>
              </a:graphic>
            </wp:inline>
          </w:drawing>
        </w:r>
      </w:del>
      <w:ins w:id="41" w:author="Chen Heller" w:date="2022-12-25T18:40:00Z">
        <w:r w:rsidR="00CA3951" w:rsidRPr="00CA3951">
          <w:rPr>
            <w:noProof/>
          </w:rPr>
          <w:drawing>
            <wp:inline distT="0" distB="0" distL="0" distR="0" wp14:anchorId="5B19F8D0" wp14:editId="3216FB50">
              <wp:extent cx="5943600" cy="32321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5943600" cy="3232150"/>
                      </a:xfrm>
                      <a:prstGeom prst="rect">
                        <a:avLst/>
                      </a:prstGeom>
                    </pic:spPr>
                  </pic:pic>
                </a:graphicData>
              </a:graphic>
            </wp:inline>
          </w:drawing>
        </w:r>
      </w:ins>
    </w:p>
    <w:p w14:paraId="07E87D25" w14:textId="39C0D1F2" w:rsidR="006F0D1E" w:rsidRDefault="006F0D1E" w:rsidP="006F0D1E">
      <w:pPr>
        <w:pStyle w:val="Caption"/>
      </w:pPr>
      <w:bookmarkStart w:id="42" w:name="_Ref106198744"/>
      <w:r>
        <w:t xml:space="preserve">Figure </w:t>
      </w:r>
      <w:fldSimple w:instr=" SEQ Figure \* ARABIC ">
        <w:r w:rsidR="00660FF6">
          <w:rPr>
            <w:noProof/>
          </w:rPr>
          <w:t>9</w:t>
        </w:r>
      </w:fldSimple>
      <w:bookmarkEnd w:id="42"/>
      <w:r>
        <w:t>. Tree-BH architecture. Nodes represent statistical tests.</w:t>
      </w:r>
      <w:del w:id="43" w:author="Chen Heller" w:date="2022-12-25T18:40:00Z">
        <w:r w:rsidDel="00CA3951">
          <w:delText xml:space="preserve"> Deviation from center and STD of x have multiple points for each trial, therefore a permutation and clustering procedure is used to extract the significant clusters, and only those will be included in the exploratory analysis</w:delText>
        </w:r>
        <w:r w:rsidR="00FA68AD" w:rsidDel="00CA3951">
          <w:delText>.</w:delText>
        </w:r>
      </w:del>
    </w:p>
    <w:p w14:paraId="44F92697" w14:textId="3BFF2AEC" w:rsidR="001A6D2C" w:rsidRDefault="001A6D2C" w:rsidP="001A6D2C">
      <w:pPr>
        <w:pStyle w:val="Heading2"/>
      </w:pPr>
      <w:r>
        <w:lastRenderedPageBreak/>
        <w:t>Expected Results</w:t>
      </w:r>
    </w:p>
    <w:p w14:paraId="5FD5EC62" w14:textId="406C2106" w:rsidR="001A6D2C" w:rsidRDefault="001A6D2C" w:rsidP="007D05C9">
      <w:pPr>
        <w:pStyle w:val="NoSpacing"/>
      </w:pPr>
      <w:r>
        <w:t xml:space="preserve">In the reaching task, we expect to find a bias for the incorrect answer in the incongruent condition. A tendency to deviate toward the side opposite to the final correct answer will increase the total distance traveled, the AUC and the maximal absolute deviation from the optimal path but decrease the deviation from the center. The bias will also curve the average path towards the center, which will make the reach area smaller. In addition, an incongruent prime will evoke a cognitive conflict which is expected to increase the time it takes to reach a final decision. This will manifest in longer movement </w:t>
      </w:r>
      <w:r w:rsidR="005A700A">
        <w:t xml:space="preserve">duration </w:t>
      </w:r>
      <w:r>
        <w:t>as well as in higher movement variation.</w:t>
      </w:r>
    </w:p>
    <w:p w14:paraId="471E7407" w14:textId="3A86AF9E" w:rsidR="001A6D2C" w:rsidRDefault="001A6D2C" w:rsidP="007D05C9">
      <w:pPr>
        <w:pStyle w:val="NoSpacing"/>
      </w:pPr>
      <w:r>
        <w:t>In the keyboard task, we expect longer reaction times in the incongruent condition.</w:t>
      </w:r>
      <w:r w:rsidR="007D05C9">
        <w:t xml:space="preserve"> </w:t>
      </w:r>
      <w:r>
        <w:t>Finally, we expect effect sizes to be larger in the reaching task than in the keyboard task.</w:t>
      </w:r>
    </w:p>
    <w:p w14:paraId="5C0C09AD" w14:textId="4D2BCE0C" w:rsidR="002050FE" w:rsidRDefault="002050FE" w:rsidP="0007315D">
      <w:pPr>
        <w:pStyle w:val="Heading1"/>
        <w:numPr>
          <w:ilvl w:val="0"/>
          <w:numId w:val="17"/>
        </w:numPr>
      </w:pPr>
      <w:r>
        <w:t>Project Data Collection</w:t>
      </w:r>
    </w:p>
    <w:p w14:paraId="0208C0D7" w14:textId="2066EB2D" w:rsidR="002050FE" w:rsidRDefault="003373E1" w:rsidP="002050FE">
      <w:pPr>
        <w:pStyle w:val="NoSpacing"/>
      </w:pPr>
      <w:r>
        <w:t>Data collection started on the 12</w:t>
      </w:r>
      <w:r w:rsidRPr="003373E1">
        <w:rPr>
          <w:vertAlign w:val="superscript"/>
        </w:rPr>
        <w:t>th</w:t>
      </w:r>
      <w:r>
        <w:t xml:space="preserve"> of May 2022 and will end on the 30</w:t>
      </w:r>
      <w:r w:rsidRPr="003373E1">
        <w:rPr>
          <w:vertAlign w:val="superscript"/>
        </w:rPr>
        <w:t>th</w:t>
      </w:r>
      <w:r>
        <w:t xml:space="preserve"> of October 2022.</w:t>
      </w:r>
    </w:p>
    <w:p w14:paraId="2758D399" w14:textId="1186C67F" w:rsidR="0067243A" w:rsidRDefault="00B0647D" w:rsidP="002050FE">
      <w:pPr>
        <w:pStyle w:val="NoSpacing"/>
      </w:pPr>
      <w:r>
        <w:t>Up to this point in time</w:t>
      </w:r>
      <w:r w:rsidR="007B3757">
        <w:t xml:space="preserve">, </w:t>
      </w:r>
      <w:r w:rsidR="00B67B30">
        <w:t>7</w:t>
      </w:r>
      <w:r w:rsidRPr="00B0647D">
        <w:rPr>
          <w:vertAlign w:val="superscript"/>
        </w:rPr>
        <w:t>th</w:t>
      </w:r>
      <w:r>
        <w:t xml:space="preserve"> of </w:t>
      </w:r>
      <w:r w:rsidR="00B67B30">
        <w:t xml:space="preserve">August </w:t>
      </w:r>
      <w:r>
        <w:t>2022</w:t>
      </w:r>
      <w:r w:rsidR="007B3757">
        <w:t>,</w:t>
      </w:r>
      <w:r>
        <w:t xml:space="preserve"> </w:t>
      </w:r>
      <w:r w:rsidR="0067243A">
        <w:t xml:space="preserve">data was collected from </w:t>
      </w:r>
      <w:r w:rsidR="00B67B30">
        <w:t>40</w:t>
      </w:r>
      <w:r w:rsidR="0067243A">
        <w:t xml:space="preserve"> participants.</w:t>
      </w:r>
    </w:p>
    <w:p w14:paraId="19B2F90A" w14:textId="25765849" w:rsidR="002050FE" w:rsidRDefault="00603522" w:rsidP="00603522">
      <w:pPr>
        <w:pStyle w:val="SectionTitle"/>
      </w:pPr>
      <w:r>
        <w:lastRenderedPageBreak/>
        <w:t>References</w:t>
      </w:r>
    </w:p>
    <w:p w14:paraId="19809455" w14:textId="77777777" w:rsidR="00A12689" w:rsidRPr="00A12689" w:rsidRDefault="00603522" w:rsidP="00A12689">
      <w:pPr>
        <w:pStyle w:val="Bibliography"/>
        <w:rPr>
          <w:rFonts w:ascii="Times New Roman" w:hAnsi="Times New Roman" w:cs="Times New Roman"/>
        </w:rPr>
      </w:pPr>
      <w:r>
        <w:fldChar w:fldCharType="begin"/>
      </w:r>
      <w:r w:rsidR="00A12689">
        <w:instrText xml:space="preserve"> ADDIN ZOTERO_BIBL {"uncited":[],"omitted":[],"custom":[]} CSL_BIBLIOGRAPHY </w:instrText>
      </w:r>
      <w:r>
        <w:fldChar w:fldCharType="separate"/>
      </w:r>
      <w:r w:rsidR="00A12689" w:rsidRPr="00A12689">
        <w:rPr>
          <w:rFonts w:ascii="Times New Roman" w:hAnsi="Times New Roman" w:cs="Times New Roman"/>
        </w:rPr>
        <w:t xml:space="preserve">Almeida, J., Mahon, B. Z., Zapater-Raberov, V., Dziuba, A., Cabaço, T., Marques, J. F., &amp; Caramazza, A. (2014). Grasping with the eyes: The role of elongation in visual recognition of manipulable objects. </w:t>
      </w:r>
      <w:r w:rsidR="00A12689" w:rsidRPr="00A12689">
        <w:rPr>
          <w:rFonts w:ascii="Times New Roman" w:hAnsi="Times New Roman" w:cs="Times New Roman"/>
          <w:i/>
          <w:iCs/>
        </w:rPr>
        <w:t>Cognitive, Affective, &amp; Behavioral Neuroscience</w:t>
      </w:r>
      <w:r w:rsidR="00A12689" w:rsidRPr="00A12689">
        <w:rPr>
          <w:rFonts w:ascii="Times New Roman" w:hAnsi="Times New Roman" w:cs="Times New Roman"/>
        </w:rPr>
        <w:t xml:space="preserve">, </w:t>
      </w:r>
      <w:r w:rsidR="00A12689" w:rsidRPr="00A12689">
        <w:rPr>
          <w:rFonts w:ascii="Times New Roman" w:hAnsi="Times New Roman" w:cs="Times New Roman"/>
          <w:i/>
          <w:iCs/>
        </w:rPr>
        <w:t>14</w:t>
      </w:r>
      <w:r w:rsidR="00A12689" w:rsidRPr="00A12689">
        <w:rPr>
          <w:rFonts w:ascii="Times New Roman" w:hAnsi="Times New Roman" w:cs="Times New Roman"/>
        </w:rPr>
        <w:t>(1), 319–335. https://doi.org/10.3758/s13415-013-0208-0</w:t>
      </w:r>
    </w:p>
    <w:p w14:paraId="74C745BC"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Avneon, M. (2018). Reexamining unconscious response priming_ A liminal-prime paradigm. </w:t>
      </w:r>
      <w:r w:rsidRPr="00A12689">
        <w:rPr>
          <w:rFonts w:ascii="Times New Roman" w:hAnsi="Times New Roman" w:cs="Times New Roman"/>
          <w:i/>
          <w:iCs/>
        </w:rPr>
        <w:t>Consciousness and Cognition</w:t>
      </w:r>
      <w:r w:rsidRPr="00A12689">
        <w:rPr>
          <w:rFonts w:ascii="Times New Roman" w:hAnsi="Times New Roman" w:cs="Times New Roman"/>
        </w:rPr>
        <w:t>, 17.</w:t>
      </w:r>
    </w:p>
    <w:p w14:paraId="1BCB3ABB"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Ben-Shachar, M., Lüdecke, D., &amp; Makowski, D. (2020). effectsize: Estimation of Effect Size Indices and Standardized Parameters. </w:t>
      </w:r>
      <w:r w:rsidRPr="00A12689">
        <w:rPr>
          <w:rFonts w:ascii="Times New Roman" w:hAnsi="Times New Roman" w:cs="Times New Roman"/>
          <w:i/>
          <w:iCs/>
        </w:rPr>
        <w:t>Journal of Open Source Software</w:t>
      </w:r>
      <w:r w:rsidRPr="00A12689">
        <w:rPr>
          <w:rFonts w:ascii="Times New Roman" w:hAnsi="Times New Roman" w:cs="Times New Roman"/>
        </w:rPr>
        <w:t xml:space="preserve">, </w:t>
      </w:r>
      <w:r w:rsidRPr="00A12689">
        <w:rPr>
          <w:rFonts w:ascii="Times New Roman" w:hAnsi="Times New Roman" w:cs="Times New Roman"/>
          <w:i/>
          <w:iCs/>
        </w:rPr>
        <w:t>5</w:t>
      </w:r>
      <w:r w:rsidRPr="00A12689">
        <w:rPr>
          <w:rFonts w:ascii="Times New Roman" w:hAnsi="Times New Roman" w:cs="Times New Roman"/>
        </w:rPr>
        <w:t>(56), 2815. https://doi.org/10.21105/joss.02815</w:t>
      </w:r>
    </w:p>
    <w:p w14:paraId="5E98CE1B"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Bogomolov, M., Peterson, C. B., Benjamini, Y., &amp; Sabatti, C. (2021). Hypotheses on a tree: New error rates and testing strategies. </w:t>
      </w:r>
      <w:r w:rsidRPr="00A12689">
        <w:rPr>
          <w:rFonts w:ascii="Times New Roman" w:hAnsi="Times New Roman" w:cs="Times New Roman"/>
          <w:i/>
          <w:iCs/>
        </w:rPr>
        <w:t>Biometrika</w:t>
      </w:r>
      <w:r w:rsidRPr="00A12689">
        <w:rPr>
          <w:rFonts w:ascii="Times New Roman" w:hAnsi="Times New Roman" w:cs="Times New Roman"/>
        </w:rPr>
        <w:t xml:space="preserve">, </w:t>
      </w:r>
      <w:r w:rsidRPr="00A12689">
        <w:rPr>
          <w:rFonts w:ascii="Times New Roman" w:hAnsi="Times New Roman" w:cs="Times New Roman"/>
          <w:i/>
          <w:iCs/>
        </w:rPr>
        <w:t>108</w:t>
      </w:r>
      <w:r w:rsidRPr="00A12689">
        <w:rPr>
          <w:rFonts w:ascii="Times New Roman" w:hAnsi="Times New Roman" w:cs="Times New Roman"/>
        </w:rPr>
        <w:t>(3), 575–590. https://doi.org/10.1093/biomet/asaa086</w:t>
      </w:r>
    </w:p>
    <w:p w14:paraId="2727C82A"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Brainard, D. H. (1997). The Psychophysics Toolbox. </w:t>
      </w:r>
      <w:r w:rsidRPr="00A12689">
        <w:rPr>
          <w:rFonts w:ascii="Times New Roman" w:hAnsi="Times New Roman" w:cs="Times New Roman"/>
          <w:i/>
          <w:iCs/>
        </w:rPr>
        <w:t>Spatial Vision</w:t>
      </w:r>
      <w:r w:rsidRPr="00A12689">
        <w:rPr>
          <w:rFonts w:ascii="Times New Roman" w:hAnsi="Times New Roman" w:cs="Times New Roman"/>
        </w:rPr>
        <w:t xml:space="preserve">, </w:t>
      </w:r>
      <w:r w:rsidRPr="00A12689">
        <w:rPr>
          <w:rFonts w:ascii="Times New Roman" w:hAnsi="Times New Roman" w:cs="Times New Roman"/>
          <w:i/>
          <w:iCs/>
        </w:rPr>
        <w:t>10</w:t>
      </w:r>
      <w:r w:rsidRPr="00A12689">
        <w:rPr>
          <w:rFonts w:ascii="Times New Roman" w:hAnsi="Times New Roman" w:cs="Times New Roman"/>
        </w:rPr>
        <w:t>(4), 433–436. https://doi.org/10.1163/156856897X00357</w:t>
      </w:r>
    </w:p>
    <w:p w14:paraId="3C36AB61"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Burk, D., Ingram, J. N., Franklin, D. W., Shadlen, M. N., &amp; Wolpert, D. M. (2014). Motor Effort Alters Changes of Mind in Sensorimotor Decision Making. </w:t>
      </w:r>
      <w:r w:rsidRPr="00A12689">
        <w:rPr>
          <w:rFonts w:ascii="Times New Roman" w:hAnsi="Times New Roman" w:cs="Times New Roman"/>
          <w:i/>
          <w:iCs/>
        </w:rPr>
        <w:t>PLoS ONE</w:t>
      </w:r>
      <w:r w:rsidRPr="00A12689">
        <w:rPr>
          <w:rFonts w:ascii="Times New Roman" w:hAnsi="Times New Roman" w:cs="Times New Roman"/>
        </w:rPr>
        <w:t xml:space="preserve">, </w:t>
      </w:r>
      <w:r w:rsidRPr="00A12689">
        <w:rPr>
          <w:rFonts w:ascii="Times New Roman" w:hAnsi="Times New Roman" w:cs="Times New Roman"/>
          <w:i/>
          <w:iCs/>
        </w:rPr>
        <w:t>9</w:t>
      </w:r>
      <w:r w:rsidRPr="00A12689">
        <w:rPr>
          <w:rFonts w:ascii="Times New Roman" w:hAnsi="Times New Roman" w:cs="Times New Roman"/>
        </w:rPr>
        <w:t>(3), e92681. https://doi.org/10.1371/journal.pone.0092681</w:t>
      </w:r>
    </w:p>
    <w:p w14:paraId="185983F4"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Cressman, E. K., Franks, I. M., Enns, J. T., &amp; Chua, R. (2007). On-line control of pointing is modiﬁed by unseen visual shapes. </w:t>
      </w:r>
      <w:r w:rsidRPr="00A12689">
        <w:rPr>
          <w:rFonts w:ascii="Times New Roman" w:hAnsi="Times New Roman" w:cs="Times New Roman"/>
          <w:i/>
          <w:iCs/>
        </w:rPr>
        <w:t>Consciousness and Cognition</w:t>
      </w:r>
      <w:r w:rsidRPr="00A12689">
        <w:rPr>
          <w:rFonts w:ascii="Times New Roman" w:hAnsi="Times New Roman" w:cs="Times New Roman"/>
        </w:rPr>
        <w:t>, 11.</w:t>
      </w:r>
    </w:p>
    <w:p w14:paraId="3D27E7B4"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Dehaene, S., Naccache, L., Cohen, L., Bihan, D. L., Mangin, J.-F., Poline, J.-B., &amp; Rivière, D. (2001). Cerebral mechanisms of word masking and unconscious repetition priming. </w:t>
      </w:r>
      <w:r w:rsidRPr="00A12689">
        <w:rPr>
          <w:rFonts w:ascii="Times New Roman" w:hAnsi="Times New Roman" w:cs="Times New Roman"/>
          <w:i/>
          <w:iCs/>
        </w:rPr>
        <w:t>Nature Neuroscience</w:t>
      </w:r>
      <w:r w:rsidRPr="00A12689">
        <w:rPr>
          <w:rFonts w:ascii="Times New Roman" w:hAnsi="Times New Roman" w:cs="Times New Roman"/>
        </w:rPr>
        <w:t xml:space="preserve">, </w:t>
      </w:r>
      <w:r w:rsidRPr="00A12689">
        <w:rPr>
          <w:rFonts w:ascii="Times New Roman" w:hAnsi="Times New Roman" w:cs="Times New Roman"/>
          <w:i/>
          <w:iCs/>
        </w:rPr>
        <w:t>4</w:t>
      </w:r>
      <w:r w:rsidRPr="00A12689">
        <w:rPr>
          <w:rFonts w:ascii="Times New Roman" w:hAnsi="Times New Roman" w:cs="Times New Roman"/>
        </w:rPr>
        <w:t>(7), 752–758. https://doi.org/10.1038/89551</w:t>
      </w:r>
    </w:p>
    <w:p w14:paraId="3EF0C9D8"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lastRenderedPageBreak/>
        <w:t xml:space="preserve">D’Errico, J. (2022). </w:t>
      </w:r>
      <w:r w:rsidRPr="00A12689">
        <w:rPr>
          <w:rFonts w:ascii="Times New Roman" w:hAnsi="Times New Roman" w:cs="Times New Roman"/>
          <w:i/>
          <w:iCs/>
        </w:rPr>
        <w:t>Inpaint_nans</w:t>
      </w:r>
      <w:r w:rsidRPr="00A12689">
        <w:rPr>
          <w:rFonts w:ascii="Times New Roman" w:hAnsi="Times New Roman" w:cs="Times New Roman"/>
        </w:rPr>
        <w:t>. MATLAB Central File Exchange. https://www.mathworks.com/matlabcentral/fileexchange/4551-inpaint_nans</w:t>
      </w:r>
    </w:p>
    <w:p w14:paraId="367C3B10"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Eriksen, C. W. (1960). Discrimination and learning without awareness: A methodological survey and evaluation. </w:t>
      </w:r>
      <w:r w:rsidRPr="00A12689">
        <w:rPr>
          <w:rFonts w:ascii="Times New Roman" w:hAnsi="Times New Roman" w:cs="Times New Roman"/>
          <w:i/>
          <w:iCs/>
        </w:rPr>
        <w:t>Psychological Review</w:t>
      </w:r>
      <w:r w:rsidRPr="00A12689">
        <w:rPr>
          <w:rFonts w:ascii="Times New Roman" w:hAnsi="Times New Roman" w:cs="Times New Roman"/>
        </w:rPr>
        <w:t xml:space="preserve">, </w:t>
      </w:r>
      <w:r w:rsidRPr="00A12689">
        <w:rPr>
          <w:rFonts w:ascii="Times New Roman" w:hAnsi="Times New Roman" w:cs="Times New Roman"/>
          <w:i/>
          <w:iCs/>
        </w:rPr>
        <w:t>67</w:t>
      </w:r>
      <w:r w:rsidRPr="00A12689">
        <w:rPr>
          <w:rFonts w:ascii="Times New Roman" w:hAnsi="Times New Roman" w:cs="Times New Roman"/>
        </w:rPr>
        <w:t>(5), 279–300. https://doi.org/10.1037/h0041622</w:t>
      </w:r>
    </w:p>
    <w:p w14:paraId="56F29540"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Faul, F., Erdfelder, E., Buchner, A., &amp; Lang, A.-G. (2009). Statistical power analyses using G*Power 3.1: Tests for correlation and regression analyses. </w:t>
      </w:r>
      <w:r w:rsidRPr="00A12689">
        <w:rPr>
          <w:rFonts w:ascii="Times New Roman" w:hAnsi="Times New Roman" w:cs="Times New Roman"/>
          <w:i/>
          <w:iCs/>
        </w:rPr>
        <w:t>Behavior Research Methods</w:t>
      </w:r>
      <w:r w:rsidRPr="00A12689">
        <w:rPr>
          <w:rFonts w:ascii="Times New Roman" w:hAnsi="Times New Roman" w:cs="Times New Roman"/>
        </w:rPr>
        <w:t xml:space="preserve">, </w:t>
      </w:r>
      <w:r w:rsidRPr="00A12689">
        <w:rPr>
          <w:rFonts w:ascii="Times New Roman" w:hAnsi="Times New Roman" w:cs="Times New Roman"/>
          <w:i/>
          <w:iCs/>
        </w:rPr>
        <w:t>41</w:t>
      </w:r>
      <w:r w:rsidRPr="00A12689">
        <w:rPr>
          <w:rFonts w:ascii="Times New Roman" w:hAnsi="Times New Roman" w:cs="Times New Roman"/>
        </w:rPr>
        <w:t>(4), 1149–1160. https://doi.org/10.3758/BRM.41.4.1149</w:t>
      </w:r>
    </w:p>
    <w:p w14:paraId="33549A2F"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Faul, F., Erdfelder, E., Lang, A.-G., &amp; Buchner, A. (2007). G*Power 3: A flexible statistical power analysis program for the social, behavioral, and biomedical sciences. </w:t>
      </w:r>
      <w:r w:rsidRPr="00A12689">
        <w:rPr>
          <w:rFonts w:ascii="Times New Roman" w:hAnsi="Times New Roman" w:cs="Times New Roman"/>
          <w:i/>
          <w:iCs/>
        </w:rPr>
        <w:t>Behavior Research Methods</w:t>
      </w:r>
      <w:r w:rsidRPr="00A12689">
        <w:rPr>
          <w:rFonts w:ascii="Times New Roman" w:hAnsi="Times New Roman" w:cs="Times New Roman"/>
        </w:rPr>
        <w:t xml:space="preserve">, </w:t>
      </w:r>
      <w:r w:rsidRPr="00A12689">
        <w:rPr>
          <w:rFonts w:ascii="Times New Roman" w:hAnsi="Times New Roman" w:cs="Times New Roman"/>
          <w:i/>
          <w:iCs/>
        </w:rPr>
        <w:t>39</w:t>
      </w:r>
      <w:r w:rsidRPr="00A12689">
        <w:rPr>
          <w:rFonts w:ascii="Times New Roman" w:hAnsi="Times New Roman" w:cs="Times New Roman"/>
        </w:rPr>
        <w:t>(2), 175–191. https://doi.org/10.3758/BF03193146</w:t>
      </w:r>
    </w:p>
    <w:p w14:paraId="4FABC00F"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Finkbeiner, M., &amp; Friedman, J. (2011). The Flexibility of Nonconsciously Deployed Cognitive Processes: Evidence from Masked Congruence Priming. </w:t>
      </w:r>
      <w:r w:rsidRPr="00A12689">
        <w:rPr>
          <w:rFonts w:ascii="Times New Roman" w:hAnsi="Times New Roman" w:cs="Times New Roman"/>
          <w:i/>
          <w:iCs/>
        </w:rPr>
        <w:t>PLoS ONE</w:t>
      </w:r>
      <w:r w:rsidRPr="00A12689">
        <w:rPr>
          <w:rFonts w:ascii="Times New Roman" w:hAnsi="Times New Roman" w:cs="Times New Roman"/>
        </w:rPr>
        <w:t xml:space="preserve">, </w:t>
      </w:r>
      <w:r w:rsidRPr="00A12689">
        <w:rPr>
          <w:rFonts w:ascii="Times New Roman" w:hAnsi="Times New Roman" w:cs="Times New Roman"/>
          <w:i/>
          <w:iCs/>
        </w:rPr>
        <w:t>6</w:t>
      </w:r>
      <w:r w:rsidRPr="00A12689">
        <w:rPr>
          <w:rFonts w:ascii="Times New Roman" w:hAnsi="Times New Roman" w:cs="Times New Roman"/>
        </w:rPr>
        <w:t>(2), e17095. https://doi.org/10.1371/journal.pone.0017095</w:t>
      </w:r>
    </w:p>
    <w:p w14:paraId="0AF3E821"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Finkbeiner, M., Song, J.-H., Nakayama, K., &amp; Caramazza, A. (2008). Engaging the motor system with masked orthographic primes: A kinematic analysis. </w:t>
      </w:r>
      <w:r w:rsidRPr="00A12689">
        <w:rPr>
          <w:rFonts w:ascii="Times New Roman" w:hAnsi="Times New Roman" w:cs="Times New Roman"/>
          <w:i/>
          <w:iCs/>
        </w:rPr>
        <w:t>Visual Cognition</w:t>
      </w:r>
      <w:r w:rsidRPr="00A12689">
        <w:rPr>
          <w:rFonts w:ascii="Times New Roman" w:hAnsi="Times New Roman" w:cs="Times New Roman"/>
        </w:rPr>
        <w:t xml:space="preserve">, </w:t>
      </w:r>
      <w:r w:rsidRPr="00A12689">
        <w:rPr>
          <w:rFonts w:ascii="Times New Roman" w:hAnsi="Times New Roman" w:cs="Times New Roman"/>
          <w:i/>
          <w:iCs/>
        </w:rPr>
        <w:t>16</w:t>
      </w:r>
      <w:r w:rsidRPr="00A12689">
        <w:rPr>
          <w:rFonts w:ascii="Times New Roman" w:hAnsi="Times New Roman" w:cs="Times New Roman"/>
        </w:rPr>
        <w:t>(1), 11–22. https://doi.org/10.1080/13506280701203838</w:t>
      </w:r>
    </w:p>
    <w:p w14:paraId="4A1CE3F3"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Freeman, J. B., Dale, R., &amp; Farmer, T. A. (2011). Hand in Motion Reveals Mind in Motion. </w:t>
      </w:r>
      <w:r w:rsidRPr="00A12689">
        <w:rPr>
          <w:rFonts w:ascii="Times New Roman" w:hAnsi="Times New Roman" w:cs="Times New Roman"/>
          <w:i/>
          <w:iCs/>
        </w:rPr>
        <w:t>Frontiers in Psychology</w:t>
      </w:r>
      <w:r w:rsidRPr="00A12689">
        <w:rPr>
          <w:rFonts w:ascii="Times New Roman" w:hAnsi="Times New Roman" w:cs="Times New Roman"/>
        </w:rPr>
        <w:t xml:space="preserve">, </w:t>
      </w:r>
      <w:r w:rsidRPr="00A12689">
        <w:rPr>
          <w:rFonts w:ascii="Times New Roman" w:hAnsi="Times New Roman" w:cs="Times New Roman"/>
          <w:i/>
          <w:iCs/>
        </w:rPr>
        <w:t>2</w:t>
      </w:r>
      <w:r w:rsidRPr="00A12689">
        <w:rPr>
          <w:rFonts w:ascii="Times New Roman" w:hAnsi="Times New Roman" w:cs="Times New Roman"/>
        </w:rPr>
        <w:t>. https://doi.org/10.3389/fpsyg.2011.00059</w:t>
      </w:r>
    </w:p>
    <w:p w14:paraId="5161B053"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Friedman, J., &amp; Finkbeiner, M. (2010). Temporal dynamics of masked congruence priming: Evidence from reaching trajectories. </w:t>
      </w:r>
      <w:r w:rsidRPr="00A12689">
        <w:rPr>
          <w:rFonts w:ascii="Times New Roman" w:hAnsi="Times New Roman" w:cs="Times New Roman"/>
          <w:i/>
          <w:iCs/>
        </w:rPr>
        <w:t>Proceedings of the 9th Conference of the Australasian Society for Cognitive Science</w:t>
      </w:r>
      <w:r w:rsidRPr="00A12689">
        <w:rPr>
          <w:rFonts w:ascii="Times New Roman" w:hAnsi="Times New Roman" w:cs="Times New Roman"/>
        </w:rPr>
        <w:t>, 98–105. https://doi.org/10.5096/ASCS200916</w:t>
      </w:r>
    </w:p>
    <w:p w14:paraId="2BB65232"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Frost, R., &amp; Plaut, D. (2005). </w:t>
      </w:r>
      <w:r w:rsidRPr="00A12689">
        <w:rPr>
          <w:rFonts w:ascii="Times New Roman" w:hAnsi="Times New Roman" w:cs="Times New Roman"/>
          <w:i/>
          <w:iCs/>
        </w:rPr>
        <w:t>The word-frequency database for printed Hebrew</w:t>
      </w:r>
      <w:r w:rsidRPr="00A12689">
        <w:rPr>
          <w:rFonts w:ascii="Times New Roman" w:hAnsi="Times New Roman" w:cs="Times New Roman"/>
        </w:rPr>
        <w:t>. http://word-freq.huji.ac.il/index.html</w:t>
      </w:r>
    </w:p>
    <w:p w14:paraId="0C7C0D2D"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lastRenderedPageBreak/>
        <w:t xml:space="preserve">Gallivan, J. P., &amp; Chapman, C. S. (2014). Three-dimensional reach trajectories as a probe of real-time decision-making between multiple competing targets. </w:t>
      </w:r>
      <w:r w:rsidRPr="00A12689">
        <w:rPr>
          <w:rFonts w:ascii="Times New Roman" w:hAnsi="Times New Roman" w:cs="Times New Roman"/>
          <w:i/>
          <w:iCs/>
        </w:rPr>
        <w:t>Frontiers in Neuroscience</w:t>
      </w:r>
      <w:r w:rsidRPr="00A12689">
        <w:rPr>
          <w:rFonts w:ascii="Times New Roman" w:hAnsi="Times New Roman" w:cs="Times New Roman"/>
        </w:rPr>
        <w:t xml:space="preserve">, </w:t>
      </w:r>
      <w:r w:rsidRPr="00A12689">
        <w:rPr>
          <w:rFonts w:ascii="Times New Roman" w:hAnsi="Times New Roman" w:cs="Times New Roman"/>
          <w:i/>
          <w:iCs/>
        </w:rPr>
        <w:t>8</w:t>
      </w:r>
      <w:r w:rsidRPr="00A12689">
        <w:rPr>
          <w:rFonts w:ascii="Times New Roman" w:hAnsi="Times New Roman" w:cs="Times New Roman"/>
        </w:rPr>
        <w:t>. https://doi.org/10.3389/fnins.2014.00215</w:t>
      </w:r>
    </w:p>
    <w:p w14:paraId="0E1235FE"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Goldstein, A., &amp; Hassin, R. R. (2017). Commentary: Definitely maybe: can unconscious processes perform the same functions as conscious processes? </w:t>
      </w:r>
      <w:r w:rsidRPr="00A12689">
        <w:rPr>
          <w:rFonts w:ascii="Times New Roman" w:hAnsi="Times New Roman" w:cs="Times New Roman"/>
          <w:i/>
          <w:iCs/>
        </w:rPr>
        <w:t>Frontiers in Psychology</w:t>
      </w:r>
      <w:r w:rsidRPr="00A12689">
        <w:rPr>
          <w:rFonts w:ascii="Times New Roman" w:hAnsi="Times New Roman" w:cs="Times New Roman"/>
        </w:rPr>
        <w:t xml:space="preserve">, </w:t>
      </w:r>
      <w:r w:rsidRPr="00A12689">
        <w:rPr>
          <w:rFonts w:ascii="Times New Roman" w:hAnsi="Times New Roman" w:cs="Times New Roman"/>
          <w:i/>
          <w:iCs/>
        </w:rPr>
        <w:t>8</w:t>
      </w:r>
      <w:r w:rsidRPr="00A12689">
        <w:rPr>
          <w:rFonts w:ascii="Times New Roman" w:hAnsi="Times New Roman" w:cs="Times New Roman"/>
        </w:rPr>
        <w:t>, 1230. https://doi.org/10.3389/fpsyg.2017.01230</w:t>
      </w:r>
    </w:p>
    <w:p w14:paraId="6BADFF0D"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Greenwald, A. G., Draine, S. C., &amp; Abrams, R. L. (1996). Three Cognitive Markers of Unconscious Semantic Activation. </w:t>
      </w:r>
      <w:r w:rsidRPr="00A12689">
        <w:rPr>
          <w:rFonts w:ascii="Times New Roman" w:hAnsi="Times New Roman" w:cs="Times New Roman"/>
          <w:i/>
          <w:iCs/>
        </w:rPr>
        <w:t>Science</w:t>
      </w:r>
      <w:r w:rsidRPr="00A12689">
        <w:rPr>
          <w:rFonts w:ascii="Times New Roman" w:hAnsi="Times New Roman" w:cs="Times New Roman"/>
        </w:rPr>
        <w:t xml:space="preserve">, </w:t>
      </w:r>
      <w:r w:rsidRPr="00A12689">
        <w:rPr>
          <w:rFonts w:ascii="Times New Roman" w:hAnsi="Times New Roman" w:cs="Times New Roman"/>
          <w:i/>
          <w:iCs/>
        </w:rPr>
        <w:t>273</w:t>
      </w:r>
      <w:r w:rsidRPr="00A12689">
        <w:rPr>
          <w:rFonts w:ascii="Times New Roman" w:hAnsi="Times New Roman" w:cs="Times New Roman"/>
        </w:rPr>
        <w:t>(5282), 1699–1702. https://doi.org/10.1126/science.273.5282.1699</w:t>
      </w:r>
    </w:p>
    <w:p w14:paraId="0D1E9541"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Hassin, R. R. (2013). Yes It Can: On the Functional Abilities of the Human Unconscious. </w:t>
      </w:r>
      <w:r w:rsidRPr="00A12689">
        <w:rPr>
          <w:rFonts w:ascii="Times New Roman" w:hAnsi="Times New Roman" w:cs="Times New Roman"/>
          <w:i/>
          <w:iCs/>
        </w:rPr>
        <w:t>Perspectives on Psychological Science</w:t>
      </w:r>
      <w:r w:rsidRPr="00A12689">
        <w:rPr>
          <w:rFonts w:ascii="Times New Roman" w:hAnsi="Times New Roman" w:cs="Times New Roman"/>
        </w:rPr>
        <w:t xml:space="preserve">, </w:t>
      </w:r>
      <w:r w:rsidRPr="00A12689">
        <w:rPr>
          <w:rFonts w:ascii="Times New Roman" w:hAnsi="Times New Roman" w:cs="Times New Roman"/>
          <w:i/>
          <w:iCs/>
        </w:rPr>
        <w:t>8</w:t>
      </w:r>
      <w:r w:rsidRPr="00A12689">
        <w:rPr>
          <w:rFonts w:ascii="Times New Roman" w:hAnsi="Times New Roman" w:cs="Times New Roman"/>
        </w:rPr>
        <w:t>(2), 195–207. https://doi.org/10.1177/1745691612460684</w:t>
      </w:r>
    </w:p>
    <w:p w14:paraId="69509815"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Hesselmann, G., &amp; Moors, P. (2015). Definitely maybe: Can unconscious processes perform the same functions as conscious processes? </w:t>
      </w:r>
      <w:r w:rsidRPr="00A12689">
        <w:rPr>
          <w:rFonts w:ascii="Times New Roman" w:hAnsi="Times New Roman" w:cs="Times New Roman"/>
          <w:i/>
          <w:iCs/>
        </w:rPr>
        <w:t>Frontiers in Psychology</w:t>
      </w:r>
      <w:r w:rsidRPr="00A12689">
        <w:rPr>
          <w:rFonts w:ascii="Times New Roman" w:hAnsi="Times New Roman" w:cs="Times New Roman"/>
        </w:rPr>
        <w:t xml:space="preserve">, </w:t>
      </w:r>
      <w:r w:rsidRPr="00A12689">
        <w:rPr>
          <w:rFonts w:ascii="Times New Roman" w:hAnsi="Times New Roman" w:cs="Times New Roman"/>
          <w:i/>
          <w:iCs/>
        </w:rPr>
        <w:t>6</w:t>
      </w:r>
      <w:r w:rsidRPr="00A12689">
        <w:rPr>
          <w:rFonts w:ascii="Times New Roman" w:hAnsi="Times New Roman" w:cs="Times New Roman"/>
        </w:rPr>
        <w:t>. https://doi.org/10.3389/fpsyg.2015.00584</w:t>
      </w:r>
    </w:p>
    <w:p w14:paraId="53E743AE"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Kouider, S., &amp; Dehaene, S. (2007). Levels of processing during non-conscious perception: A critical review of visual masking. </w:t>
      </w:r>
      <w:r w:rsidRPr="00A12689">
        <w:rPr>
          <w:rFonts w:ascii="Times New Roman" w:hAnsi="Times New Roman" w:cs="Times New Roman"/>
          <w:i/>
          <w:iCs/>
        </w:rPr>
        <w:t>Philosophical Transactions of the Royal Society B: Biological Sciences</w:t>
      </w:r>
      <w:r w:rsidRPr="00A12689">
        <w:rPr>
          <w:rFonts w:ascii="Times New Roman" w:hAnsi="Times New Roman" w:cs="Times New Roman"/>
        </w:rPr>
        <w:t xml:space="preserve">, </w:t>
      </w:r>
      <w:r w:rsidRPr="00A12689">
        <w:rPr>
          <w:rFonts w:ascii="Times New Roman" w:hAnsi="Times New Roman" w:cs="Times New Roman"/>
          <w:i/>
          <w:iCs/>
        </w:rPr>
        <w:t>362</w:t>
      </w:r>
      <w:r w:rsidRPr="00A12689">
        <w:rPr>
          <w:rFonts w:ascii="Times New Roman" w:hAnsi="Times New Roman" w:cs="Times New Roman"/>
        </w:rPr>
        <w:t>(1481), 857–875. https://doi.org/10.1098/rstb.2007.2093</w:t>
      </w:r>
    </w:p>
    <w:p w14:paraId="6A1C532F"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Mair, P., &amp; Wilcox, R. (2020). Robust statistical methods in R using the WRS2 package. </w:t>
      </w:r>
      <w:r w:rsidRPr="00A12689">
        <w:rPr>
          <w:rFonts w:ascii="Times New Roman" w:hAnsi="Times New Roman" w:cs="Times New Roman"/>
          <w:i/>
          <w:iCs/>
        </w:rPr>
        <w:t>Behavior Research Methods</w:t>
      </w:r>
      <w:r w:rsidRPr="00A12689">
        <w:rPr>
          <w:rFonts w:ascii="Times New Roman" w:hAnsi="Times New Roman" w:cs="Times New Roman"/>
        </w:rPr>
        <w:t xml:space="preserve">, </w:t>
      </w:r>
      <w:r w:rsidRPr="00A12689">
        <w:rPr>
          <w:rFonts w:ascii="Times New Roman" w:hAnsi="Times New Roman" w:cs="Times New Roman"/>
          <w:i/>
          <w:iCs/>
        </w:rPr>
        <w:t>52</w:t>
      </w:r>
      <w:r w:rsidRPr="00A12689">
        <w:rPr>
          <w:rFonts w:ascii="Times New Roman" w:hAnsi="Times New Roman" w:cs="Times New Roman"/>
        </w:rPr>
        <w:t>(2), 464–488. https://doi.org/10.3758/s13428-019-01246-w</w:t>
      </w:r>
    </w:p>
    <w:p w14:paraId="5BB01E45"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i/>
          <w:iCs/>
        </w:rPr>
        <w:t>MATLAB</w:t>
      </w:r>
      <w:r w:rsidRPr="00A12689">
        <w:rPr>
          <w:rFonts w:ascii="Times New Roman" w:hAnsi="Times New Roman" w:cs="Times New Roman"/>
        </w:rPr>
        <w:t xml:space="preserve"> (9.9.0.14677003 (R2020b)). (2020). [Computer software]. The MathWorks Inc.</w:t>
      </w:r>
    </w:p>
    <w:p w14:paraId="0E862200"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Moher, J., &amp; Song, J.-H. (2014). Perceptual decision processes flexibly adapt to avoid change-of-mind motor costs. </w:t>
      </w:r>
      <w:r w:rsidRPr="00A12689">
        <w:rPr>
          <w:rFonts w:ascii="Times New Roman" w:hAnsi="Times New Roman" w:cs="Times New Roman"/>
          <w:i/>
          <w:iCs/>
        </w:rPr>
        <w:t>Journal of Vision</w:t>
      </w:r>
      <w:r w:rsidRPr="00A12689">
        <w:rPr>
          <w:rFonts w:ascii="Times New Roman" w:hAnsi="Times New Roman" w:cs="Times New Roman"/>
        </w:rPr>
        <w:t xml:space="preserve">, </w:t>
      </w:r>
      <w:r w:rsidRPr="00A12689">
        <w:rPr>
          <w:rFonts w:ascii="Times New Roman" w:hAnsi="Times New Roman" w:cs="Times New Roman"/>
          <w:i/>
          <w:iCs/>
        </w:rPr>
        <w:t>14</w:t>
      </w:r>
      <w:r w:rsidRPr="00A12689">
        <w:rPr>
          <w:rFonts w:ascii="Times New Roman" w:hAnsi="Times New Roman" w:cs="Times New Roman"/>
        </w:rPr>
        <w:t>(8), 1–1. https://doi.org/10.1167/14.8.1</w:t>
      </w:r>
    </w:p>
    <w:p w14:paraId="4AD300D0"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i/>
          <w:iCs/>
        </w:rPr>
        <w:lastRenderedPageBreak/>
        <w:t>Motive</w:t>
      </w:r>
      <w:r w:rsidRPr="00A12689">
        <w:rPr>
          <w:rFonts w:ascii="Times New Roman" w:hAnsi="Times New Roman" w:cs="Times New Roman"/>
        </w:rPr>
        <w:t xml:space="preserve"> (2.3.0). (2021). [Computer software]. NaturalPoint, Inc. https://optitrack.com/software/motive/</w:t>
      </w:r>
    </w:p>
    <w:p w14:paraId="1BD308DA"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i/>
          <w:iCs/>
        </w:rPr>
        <w:t>NatNet SDK</w:t>
      </w:r>
      <w:r w:rsidRPr="00A12689">
        <w:rPr>
          <w:rFonts w:ascii="Times New Roman" w:hAnsi="Times New Roman" w:cs="Times New Roman"/>
        </w:rPr>
        <w:t xml:space="preserve"> (4.0.0). (2021). [Computer software]. NaturalPoint, Inc. https://optitrack.com/software/motive/</w:t>
      </w:r>
    </w:p>
    <w:p w14:paraId="0A074C25"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Newell, B. R., &amp; Shanks, D. R. (2014). Unconscious influences on decision making: A critical review. </w:t>
      </w:r>
      <w:r w:rsidRPr="00A12689">
        <w:rPr>
          <w:rFonts w:ascii="Times New Roman" w:hAnsi="Times New Roman" w:cs="Times New Roman"/>
          <w:i/>
          <w:iCs/>
        </w:rPr>
        <w:t>Behavioral and Brain Sciences</w:t>
      </w:r>
      <w:r w:rsidRPr="00A12689">
        <w:rPr>
          <w:rFonts w:ascii="Times New Roman" w:hAnsi="Times New Roman" w:cs="Times New Roman"/>
        </w:rPr>
        <w:t xml:space="preserve">, </w:t>
      </w:r>
      <w:r w:rsidRPr="00A12689">
        <w:rPr>
          <w:rFonts w:ascii="Times New Roman" w:hAnsi="Times New Roman" w:cs="Times New Roman"/>
          <w:i/>
          <w:iCs/>
        </w:rPr>
        <w:t>37</w:t>
      </w:r>
      <w:r w:rsidRPr="00A12689">
        <w:rPr>
          <w:rFonts w:ascii="Times New Roman" w:hAnsi="Times New Roman" w:cs="Times New Roman"/>
        </w:rPr>
        <w:t>(1), 1–19. https://doi.org/10.1017/S0140525X12003214</w:t>
      </w:r>
    </w:p>
    <w:p w14:paraId="5500DCB7"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Peters, M. A. K., Kentridge, R. W., Phillips, I., &amp; Block, N. (2017). Does unconscious perception really exist? Continuing the ASSC20 debate. </w:t>
      </w:r>
      <w:r w:rsidRPr="00A12689">
        <w:rPr>
          <w:rFonts w:ascii="Times New Roman" w:hAnsi="Times New Roman" w:cs="Times New Roman"/>
          <w:i/>
          <w:iCs/>
        </w:rPr>
        <w:t>Neuroscience of Consciousness</w:t>
      </w:r>
      <w:r w:rsidRPr="00A12689">
        <w:rPr>
          <w:rFonts w:ascii="Times New Roman" w:hAnsi="Times New Roman" w:cs="Times New Roman"/>
        </w:rPr>
        <w:t xml:space="preserve">, </w:t>
      </w:r>
      <w:r w:rsidRPr="00A12689">
        <w:rPr>
          <w:rFonts w:ascii="Times New Roman" w:hAnsi="Times New Roman" w:cs="Times New Roman"/>
          <w:i/>
          <w:iCs/>
        </w:rPr>
        <w:t>2017</w:t>
      </w:r>
      <w:r w:rsidRPr="00A12689">
        <w:rPr>
          <w:rFonts w:ascii="Times New Roman" w:hAnsi="Times New Roman" w:cs="Times New Roman"/>
        </w:rPr>
        <w:t>(1). https://doi.org/10.1093/nc/nix015</w:t>
      </w:r>
    </w:p>
    <w:p w14:paraId="1D2037F1"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Peters, M. A. K., &amp; Lau, H. (2015). </w:t>
      </w:r>
      <w:r w:rsidRPr="00A12689">
        <w:rPr>
          <w:rFonts w:ascii="Times New Roman" w:hAnsi="Times New Roman" w:cs="Times New Roman"/>
          <w:i/>
          <w:iCs/>
        </w:rPr>
        <w:t>Human observers have optimal introspective access to perceptual processes even for visually masked stimuli</w:t>
      </w:r>
      <w:r w:rsidRPr="00A12689">
        <w:rPr>
          <w:rFonts w:ascii="Times New Roman" w:hAnsi="Times New Roman" w:cs="Times New Roman"/>
        </w:rPr>
        <w:t>. 30.</w:t>
      </w:r>
    </w:p>
    <w:p w14:paraId="780EDBC2"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Pratte, M. S., &amp; Rouder, J. N. (2009). A task-difficulty artifact in subliminal priming. </w:t>
      </w:r>
      <w:r w:rsidRPr="00A12689">
        <w:rPr>
          <w:rFonts w:ascii="Times New Roman" w:hAnsi="Times New Roman" w:cs="Times New Roman"/>
          <w:i/>
          <w:iCs/>
        </w:rPr>
        <w:t>Attention, Perception, &amp; Psychophysics</w:t>
      </w:r>
      <w:r w:rsidRPr="00A12689">
        <w:rPr>
          <w:rFonts w:ascii="Times New Roman" w:hAnsi="Times New Roman" w:cs="Times New Roman"/>
        </w:rPr>
        <w:t xml:space="preserve">, </w:t>
      </w:r>
      <w:r w:rsidRPr="00A12689">
        <w:rPr>
          <w:rFonts w:ascii="Times New Roman" w:hAnsi="Times New Roman" w:cs="Times New Roman"/>
          <w:i/>
          <w:iCs/>
        </w:rPr>
        <w:t>71</w:t>
      </w:r>
      <w:r w:rsidRPr="00A12689">
        <w:rPr>
          <w:rFonts w:ascii="Times New Roman" w:hAnsi="Times New Roman" w:cs="Times New Roman"/>
        </w:rPr>
        <w:t>(6), 1276–1283. https://doi.org/10.3758/APP.71.6.1276</w:t>
      </w:r>
    </w:p>
    <w:p w14:paraId="6D119F0E"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Quilty-Dunn, J. (2019). Unconscious perception and phenomenal coherence. </w:t>
      </w:r>
      <w:r w:rsidRPr="00A12689">
        <w:rPr>
          <w:rFonts w:ascii="Times New Roman" w:hAnsi="Times New Roman" w:cs="Times New Roman"/>
          <w:i/>
          <w:iCs/>
        </w:rPr>
        <w:t>Analysis</w:t>
      </w:r>
      <w:r w:rsidRPr="00A12689">
        <w:rPr>
          <w:rFonts w:ascii="Times New Roman" w:hAnsi="Times New Roman" w:cs="Times New Roman"/>
        </w:rPr>
        <w:t xml:space="preserve">, </w:t>
      </w:r>
      <w:r w:rsidRPr="00A12689">
        <w:rPr>
          <w:rFonts w:ascii="Times New Roman" w:hAnsi="Times New Roman" w:cs="Times New Roman"/>
          <w:i/>
          <w:iCs/>
        </w:rPr>
        <w:t>79</w:t>
      </w:r>
      <w:r w:rsidRPr="00A12689">
        <w:rPr>
          <w:rFonts w:ascii="Times New Roman" w:hAnsi="Times New Roman" w:cs="Times New Roman"/>
        </w:rPr>
        <w:t>(3), 461–469. https://doi.org/10.1093/analys/any022</w:t>
      </w:r>
    </w:p>
    <w:p w14:paraId="580FC668"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Reingold, E. M., &amp; Merikle, P. M. (1988). Using direct and indirect measures to study perception without awareness. </w:t>
      </w:r>
      <w:r w:rsidRPr="00A12689">
        <w:rPr>
          <w:rFonts w:ascii="Times New Roman" w:hAnsi="Times New Roman" w:cs="Times New Roman"/>
          <w:i/>
          <w:iCs/>
        </w:rPr>
        <w:t>Perception &amp; Psychophysics</w:t>
      </w:r>
      <w:r w:rsidRPr="00A12689">
        <w:rPr>
          <w:rFonts w:ascii="Times New Roman" w:hAnsi="Times New Roman" w:cs="Times New Roman"/>
        </w:rPr>
        <w:t xml:space="preserve">, </w:t>
      </w:r>
      <w:r w:rsidRPr="00A12689">
        <w:rPr>
          <w:rFonts w:ascii="Times New Roman" w:hAnsi="Times New Roman" w:cs="Times New Roman"/>
          <w:i/>
          <w:iCs/>
        </w:rPr>
        <w:t>44</w:t>
      </w:r>
      <w:r w:rsidRPr="00A12689">
        <w:rPr>
          <w:rFonts w:ascii="Times New Roman" w:hAnsi="Times New Roman" w:cs="Times New Roman"/>
        </w:rPr>
        <w:t>(6), 563–575. https://doi.org/10.3758/BF03207490</w:t>
      </w:r>
    </w:p>
    <w:p w14:paraId="703B7A64"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Rohr, M., &amp; Wentura, D. (2021). Degree and Complexity of Non-conscious Emotional Information Processing – A Review of Masked Priming Studies. </w:t>
      </w:r>
      <w:r w:rsidRPr="00A12689">
        <w:rPr>
          <w:rFonts w:ascii="Times New Roman" w:hAnsi="Times New Roman" w:cs="Times New Roman"/>
          <w:i/>
          <w:iCs/>
        </w:rPr>
        <w:t>Frontiers in Human Neuroscience</w:t>
      </w:r>
      <w:r w:rsidRPr="00A12689">
        <w:rPr>
          <w:rFonts w:ascii="Times New Roman" w:hAnsi="Times New Roman" w:cs="Times New Roman"/>
        </w:rPr>
        <w:t xml:space="preserve">, </w:t>
      </w:r>
      <w:r w:rsidRPr="00A12689">
        <w:rPr>
          <w:rFonts w:ascii="Times New Roman" w:hAnsi="Times New Roman" w:cs="Times New Roman"/>
          <w:i/>
          <w:iCs/>
        </w:rPr>
        <w:t>15</w:t>
      </w:r>
      <w:r w:rsidRPr="00A12689">
        <w:rPr>
          <w:rFonts w:ascii="Times New Roman" w:hAnsi="Times New Roman" w:cs="Times New Roman"/>
        </w:rPr>
        <w:t>, 689369. https://doi.org/10.3389/fnhum.2021.689369</w:t>
      </w:r>
    </w:p>
    <w:p w14:paraId="34D33CC6"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lastRenderedPageBreak/>
        <w:t xml:space="preserve">Sandberg, K., &amp; Overgaard, M. (2015). Using the perceptual awareness scale (PAS). In M. Overgaard (Ed.), </w:t>
      </w:r>
      <w:r w:rsidRPr="00A12689">
        <w:rPr>
          <w:rFonts w:ascii="Times New Roman" w:hAnsi="Times New Roman" w:cs="Times New Roman"/>
          <w:i/>
          <w:iCs/>
        </w:rPr>
        <w:t>Behavioral Methods in Consciousness Research</w:t>
      </w:r>
      <w:r w:rsidRPr="00A12689">
        <w:rPr>
          <w:rFonts w:ascii="Times New Roman" w:hAnsi="Times New Roman" w:cs="Times New Roman"/>
        </w:rPr>
        <w:t xml:space="preserve"> (pp. 181–196). Oxford University Press. https://doi.org/10.1093/acprof:oso/9780199688890.003.0011</w:t>
      </w:r>
    </w:p>
    <w:p w14:paraId="26CF47E1"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Schmidt, T. (2002). The Finger in Flight: Real-Time Motor Control by Visually Masked Color Stimuli. </w:t>
      </w:r>
      <w:r w:rsidRPr="00A12689">
        <w:rPr>
          <w:rFonts w:ascii="Times New Roman" w:hAnsi="Times New Roman" w:cs="Times New Roman"/>
          <w:i/>
          <w:iCs/>
        </w:rPr>
        <w:t>Psychological Science</w:t>
      </w:r>
      <w:r w:rsidRPr="00A12689">
        <w:rPr>
          <w:rFonts w:ascii="Times New Roman" w:hAnsi="Times New Roman" w:cs="Times New Roman"/>
        </w:rPr>
        <w:t xml:space="preserve">, </w:t>
      </w:r>
      <w:r w:rsidRPr="00A12689">
        <w:rPr>
          <w:rFonts w:ascii="Times New Roman" w:hAnsi="Times New Roman" w:cs="Times New Roman"/>
          <w:i/>
          <w:iCs/>
        </w:rPr>
        <w:t>13</w:t>
      </w:r>
      <w:r w:rsidRPr="00A12689">
        <w:rPr>
          <w:rFonts w:ascii="Times New Roman" w:hAnsi="Times New Roman" w:cs="Times New Roman"/>
        </w:rPr>
        <w:t>(2), 112–118. https://doi.org/10.1111/1467-9280.00421</w:t>
      </w:r>
    </w:p>
    <w:p w14:paraId="7905554E"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Shanks, D. R. (2017). Regressive research: The pitfalls of post hoc data selection in the study of unconscious mental processes. </w:t>
      </w:r>
      <w:r w:rsidRPr="00A12689">
        <w:rPr>
          <w:rFonts w:ascii="Times New Roman" w:hAnsi="Times New Roman" w:cs="Times New Roman"/>
          <w:i/>
          <w:iCs/>
        </w:rPr>
        <w:t>Psychonomic Bulletin &amp; Review</w:t>
      </w:r>
      <w:r w:rsidRPr="00A12689">
        <w:rPr>
          <w:rFonts w:ascii="Times New Roman" w:hAnsi="Times New Roman" w:cs="Times New Roman"/>
        </w:rPr>
        <w:t xml:space="preserve">, </w:t>
      </w:r>
      <w:r w:rsidRPr="00A12689">
        <w:rPr>
          <w:rFonts w:ascii="Times New Roman" w:hAnsi="Times New Roman" w:cs="Times New Roman"/>
          <w:i/>
          <w:iCs/>
        </w:rPr>
        <w:t>24</w:t>
      </w:r>
      <w:r w:rsidRPr="00A12689">
        <w:rPr>
          <w:rFonts w:ascii="Times New Roman" w:hAnsi="Times New Roman" w:cs="Times New Roman"/>
        </w:rPr>
        <w:t>(3), 752–775. https://doi.org/10.3758/s13423-016-1170-y</w:t>
      </w:r>
    </w:p>
    <w:p w14:paraId="5CA697FB"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Sklar, A. Y., Goldstein, A., &amp; Hassin, R. R. (2021). Regression to the Mean Does Not Explain Away Nonconscious Processing: A Critical Review of Shanks 2017. </w:t>
      </w:r>
      <w:r w:rsidRPr="00A12689">
        <w:rPr>
          <w:rFonts w:ascii="Times New Roman" w:hAnsi="Times New Roman" w:cs="Times New Roman"/>
          <w:i/>
          <w:iCs/>
        </w:rPr>
        <w:t>Experimental Psychology</w:t>
      </w:r>
      <w:r w:rsidRPr="00A12689">
        <w:rPr>
          <w:rFonts w:ascii="Times New Roman" w:hAnsi="Times New Roman" w:cs="Times New Roman"/>
        </w:rPr>
        <w:t xml:space="preserve">, </w:t>
      </w:r>
      <w:r w:rsidRPr="00A12689">
        <w:rPr>
          <w:rFonts w:ascii="Times New Roman" w:hAnsi="Times New Roman" w:cs="Times New Roman"/>
          <w:i/>
          <w:iCs/>
        </w:rPr>
        <w:t>68</w:t>
      </w:r>
      <w:r w:rsidRPr="00A12689">
        <w:rPr>
          <w:rFonts w:ascii="Times New Roman" w:hAnsi="Times New Roman" w:cs="Times New Roman"/>
        </w:rPr>
        <w:t>(3), 130–136. https://doi.org/10.1027/1618-3169/a000518</w:t>
      </w:r>
    </w:p>
    <w:p w14:paraId="7E2161C1"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Vadillo, M. A., Konstantinidis, E., &amp; Shanks, D. R. (2016). Underpowered samples, false negatives, and unconscious learning. </w:t>
      </w:r>
      <w:r w:rsidRPr="00A12689">
        <w:rPr>
          <w:rFonts w:ascii="Times New Roman" w:hAnsi="Times New Roman" w:cs="Times New Roman"/>
          <w:i/>
          <w:iCs/>
        </w:rPr>
        <w:t>Psychonomic Bulletin &amp; Review</w:t>
      </w:r>
      <w:r w:rsidRPr="00A12689">
        <w:rPr>
          <w:rFonts w:ascii="Times New Roman" w:hAnsi="Times New Roman" w:cs="Times New Roman"/>
        </w:rPr>
        <w:t xml:space="preserve">, </w:t>
      </w:r>
      <w:r w:rsidRPr="00A12689">
        <w:rPr>
          <w:rFonts w:ascii="Times New Roman" w:hAnsi="Times New Roman" w:cs="Times New Roman"/>
          <w:i/>
          <w:iCs/>
        </w:rPr>
        <w:t>23</w:t>
      </w:r>
      <w:r w:rsidRPr="00A12689">
        <w:rPr>
          <w:rFonts w:ascii="Times New Roman" w:hAnsi="Times New Roman" w:cs="Times New Roman"/>
        </w:rPr>
        <w:t>(1), 87–102. https://doi.org/10.3758/s13423-015-0892-6</w:t>
      </w:r>
    </w:p>
    <w:p w14:paraId="61B026B1"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Van den Bussche, E., Van den Noortgate, W., &amp; Reynvoet, B. (2009). Mechanisms of masked priming: A meta-analysis. </w:t>
      </w:r>
      <w:r w:rsidRPr="00A12689">
        <w:rPr>
          <w:rFonts w:ascii="Times New Roman" w:hAnsi="Times New Roman" w:cs="Times New Roman"/>
          <w:i/>
          <w:iCs/>
        </w:rPr>
        <w:t>Psychological Bulletin</w:t>
      </w:r>
      <w:r w:rsidRPr="00A12689">
        <w:rPr>
          <w:rFonts w:ascii="Times New Roman" w:hAnsi="Times New Roman" w:cs="Times New Roman"/>
        </w:rPr>
        <w:t xml:space="preserve">, </w:t>
      </w:r>
      <w:r w:rsidRPr="00A12689">
        <w:rPr>
          <w:rFonts w:ascii="Times New Roman" w:hAnsi="Times New Roman" w:cs="Times New Roman"/>
          <w:i/>
          <w:iCs/>
        </w:rPr>
        <w:t>135</w:t>
      </w:r>
      <w:r w:rsidRPr="00A12689">
        <w:rPr>
          <w:rFonts w:ascii="Times New Roman" w:hAnsi="Times New Roman" w:cs="Times New Roman"/>
        </w:rPr>
        <w:t>(3), 452–477. https://doi.org/10.1037/a0015329</w:t>
      </w:r>
    </w:p>
    <w:p w14:paraId="3DC93EA0"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Vermeiren, A., &amp; Cleeremans, A. (2012). The Validity of d′ Measures. </w:t>
      </w:r>
      <w:r w:rsidRPr="00A12689">
        <w:rPr>
          <w:rFonts w:ascii="Times New Roman" w:hAnsi="Times New Roman" w:cs="Times New Roman"/>
          <w:i/>
          <w:iCs/>
        </w:rPr>
        <w:t>PLoS ONE</w:t>
      </w:r>
      <w:r w:rsidRPr="00A12689">
        <w:rPr>
          <w:rFonts w:ascii="Times New Roman" w:hAnsi="Times New Roman" w:cs="Times New Roman"/>
        </w:rPr>
        <w:t xml:space="preserve">, </w:t>
      </w:r>
      <w:r w:rsidRPr="00A12689">
        <w:rPr>
          <w:rFonts w:ascii="Times New Roman" w:hAnsi="Times New Roman" w:cs="Times New Roman"/>
          <w:i/>
          <w:iCs/>
        </w:rPr>
        <w:t>7</w:t>
      </w:r>
      <w:r w:rsidRPr="00A12689">
        <w:rPr>
          <w:rFonts w:ascii="Times New Roman" w:hAnsi="Times New Roman" w:cs="Times New Roman"/>
        </w:rPr>
        <w:t>(2), e31595. https://doi.org/10.1371/journal.pone.0031595</w:t>
      </w:r>
    </w:p>
    <w:p w14:paraId="6C74504C"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Xiao, K., &amp; Yamauchi, T. (2014). Semantic priming revealed by mouse movement trajectories. </w:t>
      </w:r>
      <w:r w:rsidRPr="00A12689">
        <w:rPr>
          <w:rFonts w:ascii="Times New Roman" w:hAnsi="Times New Roman" w:cs="Times New Roman"/>
          <w:i/>
          <w:iCs/>
        </w:rPr>
        <w:t>Consciousness and Cognition</w:t>
      </w:r>
      <w:r w:rsidRPr="00A12689">
        <w:rPr>
          <w:rFonts w:ascii="Times New Roman" w:hAnsi="Times New Roman" w:cs="Times New Roman"/>
        </w:rPr>
        <w:t xml:space="preserve">, </w:t>
      </w:r>
      <w:r w:rsidRPr="00A12689">
        <w:rPr>
          <w:rFonts w:ascii="Times New Roman" w:hAnsi="Times New Roman" w:cs="Times New Roman"/>
          <w:i/>
          <w:iCs/>
        </w:rPr>
        <w:t>27</w:t>
      </w:r>
      <w:r w:rsidRPr="00A12689">
        <w:rPr>
          <w:rFonts w:ascii="Times New Roman" w:hAnsi="Times New Roman" w:cs="Times New Roman"/>
        </w:rPr>
        <w:t>, 42–52. https://doi.org/10.1016/j.concog.2014.04.004</w:t>
      </w:r>
    </w:p>
    <w:p w14:paraId="45395B16"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lastRenderedPageBreak/>
        <w:t xml:space="preserve">Xiao, K., &amp; Yamauchi, T. (2015). Subliminal semantic priming in near absence of attention: A cursor motion study. </w:t>
      </w:r>
      <w:r w:rsidRPr="00A12689">
        <w:rPr>
          <w:rFonts w:ascii="Times New Roman" w:hAnsi="Times New Roman" w:cs="Times New Roman"/>
          <w:i/>
          <w:iCs/>
        </w:rPr>
        <w:t>Consciousness and Cognition</w:t>
      </w:r>
      <w:r w:rsidRPr="00A12689">
        <w:rPr>
          <w:rFonts w:ascii="Times New Roman" w:hAnsi="Times New Roman" w:cs="Times New Roman"/>
        </w:rPr>
        <w:t xml:space="preserve">, </w:t>
      </w:r>
      <w:r w:rsidRPr="00A12689">
        <w:rPr>
          <w:rFonts w:ascii="Times New Roman" w:hAnsi="Times New Roman" w:cs="Times New Roman"/>
          <w:i/>
          <w:iCs/>
        </w:rPr>
        <w:t>38</w:t>
      </w:r>
      <w:r w:rsidRPr="00A12689">
        <w:rPr>
          <w:rFonts w:ascii="Times New Roman" w:hAnsi="Times New Roman" w:cs="Times New Roman"/>
        </w:rPr>
        <w:t>, 88–98. https://doi.org/10.1016/j.concog.2015.09.013</w:t>
      </w:r>
    </w:p>
    <w:p w14:paraId="44682EFD"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Xiao, K., &amp; Yamauchi, T. (2017). The role of attention in subliminal semantic processing: A mouse tracking study. </w:t>
      </w:r>
      <w:r w:rsidRPr="00A12689">
        <w:rPr>
          <w:rFonts w:ascii="Times New Roman" w:hAnsi="Times New Roman" w:cs="Times New Roman"/>
          <w:i/>
          <w:iCs/>
        </w:rPr>
        <w:t>PLOS ONE</w:t>
      </w:r>
      <w:r w:rsidRPr="00A12689">
        <w:rPr>
          <w:rFonts w:ascii="Times New Roman" w:hAnsi="Times New Roman" w:cs="Times New Roman"/>
        </w:rPr>
        <w:t xml:space="preserve">, </w:t>
      </w:r>
      <w:r w:rsidRPr="00A12689">
        <w:rPr>
          <w:rFonts w:ascii="Times New Roman" w:hAnsi="Times New Roman" w:cs="Times New Roman"/>
          <w:i/>
          <w:iCs/>
        </w:rPr>
        <w:t>12</w:t>
      </w:r>
      <w:r w:rsidRPr="00A12689">
        <w:rPr>
          <w:rFonts w:ascii="Times New Roman" w:hAnsi="Times New Roman" w:cs="Times New Roman"/>
        </w:rPr>
        <w:t>(6), e0178740. https://doi.org/10.1371/journal.pone.0178740</w:t>
      </w:r>
    </w:p>
    <w:p w14:paraId="6BDF6B23" w14:textId="77777777" w:rsidR="00A12689" w:rsidRPr="00A12689" w:rsidRDefault="00A12689" w:rsidP="00A12689">
      <w:pPr>
        <w:pStyle w:val="Bibliography"/>
        <w:rPr>
          <w:rFonts w:ascii="Times New Roman" w:hAnsi="Times New Roman" w:cs="Times New Roman"/>
        </w:rPr>
      </w:pPr>
      <w:r w:rsidRPr="00A12689">
        <w:rPr>
          <w:rFonts w:ascii="Times New Roman" w:hAnsi="Times New Roman" w:cs="Times New Roman"/>
        </w:rPr>
        <w:t xml:space="preserve">Xiao, K., Yamauchi, T., &amp; Bowman, C. (2015). </w:t>
      </w:r>
      <w:r w:rsidRPr="00A12689">
        <w:rPr>
          <w:rFonts w:ascii="Times New Roman" w:hAnsi="Times New Roman" w:cs="Times New Roman"/>
          <w:i/>
          <w:iCs/>
        </w:rPr>
        <w:t>Assessing Masked Semantic Priming: Cursor Trajectory versus Response Time Measures</w:t>
      </w:r>
      <w:r w:rsidRPr="00A12689">
        <w:rPr>
          <w:rFonts w:ascii="Times New Roman" w:hAnsi="Times New Roman" w:cs="Times New Roman"/>
        </w:rPr>
        <w:t>. 7.</w:t>
      </w:r>
    </w:p>
    <w:p w14:paraId="6004E406" w14:textId="1BCB3C06" w:rsidR="00E81978" w:rsidRDefault="00603522" w:rsidP="0013696E">
      <w:pPr>
        <w:pStyle w:val="Bibliography"/>
      </w:pPr>
      <w:r>
        <w:fldChar w:fldCharType="end"/>
      </w:r>
    </w:p>
    <w:sectPr w:rsidR="00E81978" w:rsidSect="00447E05">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Chen Heller" w:date="2022-12-28T10:30:00Z" w:initials="CH">
    <w:p w14:paraId="17C542F9" w14:textId="77777777" w:rsidR="00C0597F" w:rsidRDefault="00C0597F" w:rsidP="00717063">
      <w:pPr>
        <w:pStyle w:val="CommentText"/>
        <w:jc w:val="left"/>
      </w:pPr>
      <w:r>
        <w:rPr>
          <w:rStyle w:val="CommentReference"/>
        </w:rPr>
        <w:annotationRef/>
      </w:r>
      <w:r>
        <w:rPr>
          <w:color w:val="222222"/>
          <w:highlight w:val="white"/>
        </w:rPr>
        <w:t>Maris, E., &amp; Oostenveld, R. (2007). Nonparametric statistical testing of EEG-and MEG-data.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C542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9940" w16cex:dateUtc="2022-12-28T0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C542F9" w16cid:durableId="27569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32F96" w14:textId="77777777" w:rsidR="00AB4E1A" w:rsidRDefault="00AB4E1A">
      <w:pPr>
        <w:spacing w:line="240" w:lineRule="auto"/>
      </w:pPr>
      <w:r>
        <w:separator/>
      </w:r>
    </w:p>
    <w:p w14:paraId="0E856742" w14:textId="77777777" w:rsidR="00AB4E1A" w:rsidRDefault="00AB4E1A"/>
  </w:endnote>
  <w:endnote w:type="continuationSeparator" w:id="0">
    <w:p w14:paraId="0D0105BA" w14:textId="77777777" w:rsidR="00AB4E1A" w:rsidRDefault="00AB4E1A">
      <w:pPr>
        <w:spacing w:line="240" w:lineRule="auto"/>
      </w:pPr>
      <w:r>
        <w:continuationSeparator/>
      </w:r>
    </w:p>
    <w:p w14:paraId="7B45580E" w14:textId="77777777" w:rsidR="00AB4E1A" w:rsidRDefault="00AB4E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25A28" w14:textId="77777777" w:rsidR="00AB4E1A" w:rsidRDefault="00AB4E1A">
      <w:pPr>
        <w:spacing w:line="240" w:lineRule="auto"/>
      </w:pPr>
      <w:r>
        <w:separator/>
      </w:r>
    </w:p>
    <w:p w14:paraId="0E099E4E" w14:textId="77777777" w:rsidR="00AB4E1A" w:rsidRDefault="00AB4E1A"/>
  </w:footnote>
  <w:footnote w:type="continuationSeparator" w:id="0">
    <w:p w14:paraId="13883B41" w14:textId="77777777" w:rsidR="00AB4E1A" w:rsidRDefault="00AB4E1A">
      <w:pPr>
        <w:spacing w:line="240" w:lineRule="auto"/>
      </w:pPr>
      <w:r>
        <w:continuationSeparator/>
      </w:r>
    </w:p>
    <w:p w14:paraId="6C55E748" w14:textId="77777777" w:rsidR="00AB4E1A" w:rsidRDefault="00AB4E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9A0B" w14:textId="3DA0F9B7" w:rsidR="00E81978" w:rsidRDefault="00000000">
    <w:pPr>
      <w:pStyle w:val="Header"/>
    </w:pPr>
    <w:sdt>
      <w:sdtPr>
        <w:rPr>
          <w:rStyle w:val="Strong"/>
        </w:rPr>
        <w:alias w:val="Running head"/>
        <w:tag w:val=""/>
        <w:id w:val="12739865"/>
        <w:placeholder>
          <w:docPart w:val="C641A903BC6F40E082D94FC00AD43FD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119BC">
          <w:rPr>
            <w:rStyle w:val="Strong"/>
          </w:rPr>
          <w:t>Using Motion tracking to improve unconcsious measures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A521F">
      <w:rPr>
        <w:rStyle w:val="Strong"/>
        <w:noProof/>
      </w:rPr>
      <w:t>2</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92C88" w14:textId="3A7D04A2" w:rsidR="00E81978" w:rsidRDefault="00000000">
    <w:pPr>
      <w:pStyle w:val="Header"/>
      <w:rPr>
        <w:rStyle w:val="Strong"/>
      </w:rPr>
    </w:pPr>
    <w:sdt>
      <w:sdtPr>
        <w:rPr>
          <w:rStyle w:val="Strong"/>
        </w:rPr>
        <w:alias w:val="Running head"/>
        <w:tag w:val=""/>
        <w:id w:val="-696842620"/>
        <w:placeholder>
          <w:docPart w:val="1E5DEB92288F46909AF943F5E3F9CB6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119BC">
          <w:rPr>
            <w:rStyle w:val="Strong"/>
          </w:rPr>
          <w:t>Using Motion tracking to improve unconcsious measures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91169">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84315A"/>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79EE12AE"/>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7E906C6"/>
    <w:multiLevelType w:val="hybridMultilevel"/>
    <w:tmpl w:val="141615D6"/>
    <w:lvl w:ilvl="0" w:tplc="4142E0B8">
      <w:start w:val="1"/>
      <w:numFmt w:val="lowerRoman"/>
      <w:pStyle w:val="ListNumbertwo"/>
      <w:lvlText w:val="%1."/>
      <w:lvlJc w:val="right"/>
      <w:pPr>
        <w:ind w:left="1440" w:hanging="193"/>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820D6C"/>
    <w:multiLevelType w:val="hybridMultilevel"/>
    <w:tmpl w:val="792634BA"/>
    <w:lvl w:ilvl="0" w:tplc="FFFFFFFF">
      <w:start w:val="1"/>
      <w:numFmt w:val="lowerLetter"/>
      <w:lvlText w:val="%1."/>
      <w:lvlJc w:val="left"/>
      <w:pPr>
        <w:ind w:left="1165"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8497AA8"/>
    <w:multiLevelType w:val="hybridMultilevel"/>
    <w:tmpl w:val="37229058"/>
    <w:lvl w:ilvl="0" w:tplc="01FC5B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9640C"/>
    <w:multiLevelType w:val="hybridMultilevel"/>
    <w:tmpl w:val="93DCE736"/>
    <w:lvl w:ilvl="0" w:tplc="78EA45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3463A"/>
    <w:multiLevelType w:val="hybridMultilevel"/>
    <w:tmpl w:val="DE68D416"/>
    <w:lvl w:ilvl="0" w:tplc="0409000F">
      <w:start w:val="1"/>
      <w:numFmt w:val="decimal"/>
      <w:lvlText w:val="%1."/>
      <w:lvlJc w:val="left"/>
      <w:pPr>
        <w:ind w:left="1080" w:hanging="360"/>
      </w:pPr>
      <w:rPr>
        <w:rFonts w:hint="default"/>
      </w:rPr>
    </w:lvl>
    <w:lvl w:ilvl="1" w:tplc="FFFFFFFF">
      <w:start w:val="1"/>
      <w:numFmt w:val="lowerRoman"/>
      <w:lvlText w:val="%2."/>
      <w:lvlJc w:val="right"/>
      <w:pPr>
        <w:ind w:left="1800" w:hanging="360"/>
      </w:pPr>
    </w:lvl>
    <w:lvl w:ilvl="2" w:tplc="FFFFFFFF">
      <w:start w:val="1"/>
      <w:numFmt w:val="decimal"/>
      <w:lvlText w:val="%3."/>
      <w:lvlJc w:val="left"/>
      <w:pPr>
        <w:ind w:left="2700" w:hanging="360"/>
      </w:pPr>
      <w:rPr>
        <w:rFonts w:hint="default"/>
      </w:rPr>
    </w:lvl>
    <w:lvl w:ilvl="3" w:tplc="2864DD6C">
      <w:start w:val="40"/>
      <w:numFmt w:val="bullet"/>
      <w:lvlText w:val="-"/>
      <w:lvlJc w:val="left"/>
      <w:pPr>
        <w:ind w:left="3240" w:hanging="360"/>
      </w:pPr>
      <w:rPr>
        <w:rFonts w:ascii="Calibri" w:eastAsia="David" w:hAnsi="Calibri" w:cs="Calibri" w:hint="default"/>
      </w:rPr>
    </w:lvl>
    <w:lvl w:ilvl="4" w:tplc="F7007C1C">
      <w:start w:val="40"/>
      <w:numFmt w:val="bullet"/>
      <w:lvlText w:val=""/>
      <w:lvlJc w:val="left"/>
      <w:pPr>
        <w:ind w:left="3960" w:hanging="360"/>
      </w:pPr>
      <w:rPr>
        <w:rFonts w:ascii="Symbol" w:eastAsia="David" w:hAnsi="Symbol" w:cs="David"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4B466E2"/>
    <w:multiLevelType w:val="hybridMultilevel"/>
    <w:tmpl w:val="792634B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9B30F0B"/>
    <w:multiLevelType w:val="hybridMultilevel"/>
    <w:tmpl w:val="B6AC6258"/>
    <w:lvl w:ilvl="0" w:tplc="E9643116">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2AEC197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7127DA5"/>
    <w:multiLevelType w:val="hybridMultilevel"/>
    <w:tmpl w:val="2EDADF66"/>
    <w:lvl w:ilvl="0" w:tplc="FFFFFFFF">
      <w:start w:val="1"/>
      <w:numFmt w:val="decimal"/>
      <w:lvlText w:val="%1."/>
      <w:lvlJc w:val="left"/>
      <w:pPr>
        <w:ind w:left="1080" w:hanging="360"/>
      </w:pPr>
      <w:rPr>
        <w:rFonts w:hint="default"/>
      </w:rPr>
    </w:lvl>
    <w:lvl w:ilvl="1" w:tplc="FFFFFFFF">
      <w:start w:val="1"/>
      <w:numFmt w:val="lowerRoman"/>
      <w:lvlText w:val="%2."/>
      <w:lvlJc w:val="right"/>
      <w:pPr>
        <w:ind w:left="1800" w:hanging="360"/>
      </w:pPr>
    </w:lvl>
    <w:lvl w:ilvl="2" w:tplc="FFFFFFFF">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6717779">
    <w:abstractNumId w:val="9"/>
  </w:num>
  <w:num w:numId="2" w16cid:durableId="7952213">
    <w:abstractNumId w:val="7"/>
  </w:num>
  <w:num w:numId="3" w16cid:durableId="68890579">
    <w:abstractNumId w:val="6"/>
  </w:num>
  <w:num w:numId="4" w16cid:durableId="452484388">
    <w:abstractNumId w:val="5"/>
  </w:num>
  <w:num w:numId="5" w16cid:durableId="2014260739">
    <w:abstractNumId w:val="4"/>
  </w:num>
  <w:num w:numId="6" w16cid:durableId="1878810304">
    <w:abstractNumId w:val="8"/>
  </w:num>
  <w:num w:numId="7" w16cid:durableId="1613976749">
    <w:abstractNumId w:val="3"/>
  </w:num>
  <w:num w:numId="8" w16cid:durableId="920217115">
    <w:abstractNumId w:val="2"/>
  </w:num>
  <w:num w:numId="9" w16cid:durableId="1293563453">
    <w:abstractNumId w:val="1"/>
  </w:num>
  <w:num w:numId="10" w16cid:durableId="873078545">
    <w:abstractNumId w:val="0"/>
  </w:num>
  <w:num w:numId="11" w16cid:durableId="991643033">
    <w:abstractNumId w:val="9"/>
    <w:lvlOverride w:ilvl="0">
      <w:startOverride w:val="1"/>
    </w:lvlOverride>
  </w:num>
  <w:num w:numId="12" w16cid:durableId="394551843">
    <w:abstractNumId w:val="21"/>
  </w:num>
  <w:num w:numId="13" w16cid:durableId="856845651">
    <w:abstractNumId w:val="18"/>
  </w:num>
  <w:num w:numId="14" w16cid:durableId="904878092">
    <w:abstractNumId w:val="17"/>
  </w:num>
  <w:num w:numId="15" w16cid:durableId="1246652210">
    <w:abstractNumId w:val="20"/>
  </w:num>
  <w:num w:numId="16" w16cid:durableId="1666667469">
    <w:abstractNumId w:val="12"/>
  </w:num>
  <w:num w:numId="17" w16cid:durableId="496002451">
    <w:abstractNumId w:val="13"/>
  </w:num>
  <w:num w:numId="18" w16cid:durableId="1185442228">
    <w:abstractNumId w:val="16"/>
  </w:num>
  <w:num w:numId="19" w16cid:durableId="512888573">
    <w:abstractNumId w:val="15"/>
  </w:num>
  <w:num w:numId="20" w16cid:durableId="265046440">
    <w:abstractNumId w:val="11"/>
  </w:num>
  <w:num w:numId="21" w16cid:durableId="68551247">
    <w:abstractNumId w:val="9"/>
  </w:num>
  <w:num w:numId="22" w16cid:durableId="1082337974">
    <w:abstractNumId w:val="8"/>
  </w:num>
  <w:num w:numId="23" w16cid:durableId="484902213">
    <w:abstractNumId w:val="14"/>
  </w:num>
  <w:num w:numId="24" w16cid:durableId="1215120586">
    <w:abstractNumId w:val="19"/>
  </w:num>
  <w:num w:numId="25" w16cid:durableId="886600561">
    <w:abstractNumId w:val="10"/>
  </w:num>
  <w:num w:numId="26" w16cid:durableId="774249314">
    <w:abstractNumId w:val="10"/>
    <w:lvlOverride w:ilvl="0">
      <w:startOverride w:val="1"/>
    </w:lvlOverride>
  </w:num>
  <w:num w:numId="27" w16cid:durableId="976758215">
    <w:abstractNumId w:val="10"/>
    <w:lvlOverride w:ilvl="0">
      <w:startOverride w:val="1"/>
    </w:lvlOverride>
  </w:num>
  <w:num w:numId="28" w16cid:durableId="555899485">
    <w:abstractNumId w:val="8"/>
    <w:lvlOverride w:ilvl="0">
      <w:startOverride w:val="1"/>
    </w:lvlOverride>
  </w:num>
  <w:num w:numId="29" w16cid:durableId="1405030127">
    <w:abstractNumId w:val="8"/>
    <w:lvlOverride w:ilvl="0">
      <w:startOverride w:val="1"/>
    </w:lvlOverride>
  </w:num>
  <w:num w:numId="30" w16cid:durableId="692077137">
    <w:abstractNumId w:val="8"/>
    <w:lvlOverride w:ilvl="0">
      <w:startOverride w:val="1"/>
    </w:lvlOverride>
  </w:num>
  <w:num w:numId="31" w16cid:durableId="466817684">
    <w:abstractNumId w:val="8"/>
    <w:lvlOverride w:ilvl="0">
      <w:startOverride w:val="1"/>
    </w:lvlOverride>
  </w:num>
  <w:num w:numId="32" w16cid:durableId="1407071067">
    <w:abstractNumId w:val="10"/>
    <w:lvlOverride w:ilvl="0">
      <w:startOverride w:val="1"/>
    </w:lvlOverride>
  </w:num>
  <w:num w:numId="33" w16cid:durableId="927731731">
    <w:abstractNumId w:val="10"/>
    <w:lvlOverride w:ilvl="0">
      <w:startOverride w:val="1"/>
    </w:lvlOverride>
  </w:num>
  <w:num w:numId="34" w16cid:durableId="1788161418">
    <w:abstractNumId w:val="10"/>
    <w:lvlOverride w:ilvl="0">
      <w:startOverride w:val="1"/>
    </w:lvlOverride>
  </w:num>
  <w:num w:numId="35" w16cid:durableId="2037660062">
    <w:abstractNumId w:val="8"/>
    <w:lvlOverride w:ilvl="0">
      <w:startOverride w:val="1"/>
    </w:lvlOverride>
  </w:num>
  <w:num w:numId="36" w16cid:durableId="916673086">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trackRevisions/>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132"/>
    <w:rsid w:val="00002B0F"/>
    <w:rsid w:val="00005F1D"/>
    <w:rsid w:val="00031FE9"/>
    <w:rsid w:val="00032C23"/>
    <w:rsid w:val="00034D2B"/>
    <w:rsid w:val="00040279"/>
    <w:rsid w:val="0005326B"/>
    <w:rsid w:val="00066F03"/>
    <w:rsid w:val="0007315D"/>
    <w:rsid w:val="000744BB"/>
    <w:rsid w:val="000762B5"/>
    <w:rsid w:val="000834EE"/>
    <w:rsid w:val="00096D37"/>
    <w:rsid w:val="000A1132"/>
    <w:rsid w:val="000A129B"/>
    <w:rsid w:val="000A2CF4"/>
    <w:rsid w:val="000A521F"/>
    <w:rsid w:val="000C1F08"/>
    <w:rsid w:val="000D20AC"/>
    <w:rsid w:val="000D3F41"/>
    <w:rsid w:val="000D73F3"/>
    <w:rsid w:val="000D7BE4"/>
    <w:rsid w:val="0010515D"/>
    <w:rsid w:val="00106409"/>
    <w:rsid w:val="001102CA"/>
    <w:rsid w:val="001128C8"/>
    <w:rsid w:val="0013696E"/>
    <w:rsid w:val="0013784E"/>
    <w:rsid w:val="001429A2"/>
    <w:rsid w:val="00146A02"/>
    <w:rsid w:val="001476F6"/>
    <w:rsid w:val="001500D3"/>
    <w:rsid w:val="00151CE3"/>
    <w:rsid w:val="00153440"/>
    <w:rsid w:val="00162735"/>
    <w:rsid w:val="00166E53"/>
    <w:rsid w:val="00172152"/>
    <w:rsid w:val="00172876"/>
    <w:rsid w:val="00177D67"/>
    <w:rsid w:val="0019773B"/>
    <w:rsid w:val="001A1B43"/>
    <w:rsid w:val="001A4EF4"/>
    <w:rsid w:val="001A6D2C"/>
    <w:rsid w:val="001C49FE"/>
    <w:rsid w:val="001D309E"/>
    <w:rsid w:val="001D71F0"/>
    <w:rsid w:val="001E5B58"/>
    <w:rsid w:val="001F0404"/>
    <w:rsid w:val="001F74BC"/>
    <w:rsid w:val="002043EA"/>
    <w:rsid w:val="002050FE"/>
    <w:rsid w:val="002065AA"/>
    <w:rsid w:val="00210816"/>
    <w:rsid w:val="00212685"/>
    <w:rsid w:val="00214E92"/>
    <w:rsid w:val="0021761B"/>
    <w:rsid w:val="00226F0E"/>
    <w:rsid w:val="00232F70"/>
    <w:rsid w:val="002331FE"/>
    <w:rsid w:val="00236C96"/>
    <w:rsid w:val="0025250E"/>
    <w:rsid w:val="002532F4"/>
    <w:rsid w:val="00257BA5"/>
    <w:rsid w:val="00282285"/>
    <w:rsid w:val="0029108B"/>
    <w:rsid w:val="002A2C99"/>
    <w:rsid w:val="002A41DA"/>
    <w:rsid w:val="002A4F18"/>
    <w:rsid w:val="002B10C6"/>
    <w:rsid w:val="002C03B0"/>
    <w:rsid w:val="002E0B92"/>
    <w:rsid w:val="002E6CE3"/>
    <w:rsid w:val="002F6D87"/>
    <w:rsid w:val="003026C5"/>
    <w:rsid w:val="00314CD9"/>
    <w:rsid w:val="003162C5"/>
    <w:rsid w:val="00321A98"/>
    <w:rsid w:val="003222C1"/>
    <w:rsid w:val="0032504F"/>
    <w:rsid w:val="00330363"/>
    <w:rsid w:val="003373E1"/>
    <w:rsid w:val="003418A3"/>
    <w:rsid w:val="00341C0A"/>
    <w:rsid w:val="0034297D"/>
    <w:rsid w:val="0035224A"/>
    <w:rsid w:val="00355DCA"/>
    <w:rsid w:val="0036695C"/>
    <w:rsid w:val="003819E9"/>
    <w:rsid w:val="00396338"/>
    <w:rsid w:val="00396EE7"/>
    <w:rsid w:val="00397BA2"/>
    <w:rsid w:val="003B10DE"/>
    <w:rsid w:val="003B1E98"/>
    <w:rsid w:val="003C157F"/>
    <w:rsid w:val="003C5597"/>
    <w:rsid w:val="003F4DD6"/>
    <w:rsid w:val="003F7C13"/>
    <w:rsid w:val="0041384E"/>
    <w:rsid w:val="00424E7A"/>
    <w:rsid w:val="00426BDA"/>
    <w:rsid w:val="00426BEB"/>
    <w:rsid w:val="004338CE"/>
    <w:rsid w:val="00442474"/>
    <w:rsid w:val="00443BF9"/>
    <w:rsid w:val="004455DB"/>
    <w:rsid w:val="00447E05"/>
    <w:rsid w:val="004676D6"/>
    <w:rsid w:val="00475D60"/>
    <w:rsid w:val="004777FB"/>
    <w:rsid w:val="0048223F"/>
    <w:rsid w:val="004C0FDE"/>
    <w:rsid w:val="004D4D86"/>
    <w:rsid w:val="004D5BBE"/>
    <w:rsid w:val="004E26F7"/>
    <w:rsid w:val="005023EA"/>
    <w:rsid w:val="005100B6"/>
    <w:rsid w:val="00510C52"/>
    <w:rsid w:val="00535990"/>
    <w:rsid w:val="00551A02"/>
    <w:rsid w:val="00551E31"/>
    <w:rsid w:val="005534FA"/>
    <w:rsid w:val="00555638"/>
    <w:rsid w:val="005624F4"/>
    <w:rsid w:val="00573F6E"/>
    <w:rsid w:val="00587C7A"/>
    <w:rsid w:val="00597139"/>
    <w:rsid w:val="005A0E06"/>
    <w:rsid w:val="005A700A"/>
    <w:rsid w:val="005A7CD1"/>
    <w:rsid w:val="005B1093"/>
    <w:rsid w:val="005B4204"/>
    <w:rsid w:val="005C19B9"/>
    <w:rsid w:val="005C554A"/>
    <w:rsid w:val="005D3A03"/>
    <w:rsid w:val="00603522"/>
    <w:rsid w:val="00614EF3"/>
    <w:rsid w:val="00617F93"/>
    <w:rsid w:val="00626612"/>
    <w:rsid w:val="00642C87"/>
    <w:rsid w:val="00655094"/>
    <w:rsid w:val="006550E4"/>
    <w:rsid w:val="00657638"/>
    <w:rsid w:val="00660FF6"/>
    <w:rsid w:val="0066392F"/>
    <w:rsid w:val="0067243A"/>
    <w:rsid w:val="00686E20"/>
    <w:rsid w:val="00687842"/>
    <w:rsid w:val="006955BA"/>
    <w:rsid w:val="006B01B7"/>
    <w:rsid w:val="006D6EF5"/>
    <w:rsid w:val="006E1278"/>
    <w:rsid w:val="006F0D1E"/>
    <w:rsid w:val="00700962"/>
    <w:rsid w:val="00703484"/>
    <w:rsid w:val="007076A1"/>
    <w:rsid w:val="00710690"/>
    <w:rsid w:val="007107E2"/>
    <w:rsid w:val="007119BC"/>
    <w:rsid w:val="00713019"/>
    <w:rsid w:val="0071737B"/>
    <w:rsid w:val="00725B9E"/>
    <w:rsid w:val="0073150C"/>
    <w:rsid w:val="00745BD4"/>
    <w:rsid w:val="0075680F"/>
    <w:rsid w:val="00764D5F"/>
    <w:rsid w:val="007764FB"/>
    <w:rsid w:val="00781DC4"/>
    <w:rsid w:val="00782536"/>
    <w:rsid w:val="00784A50"/>
    <w:rsid w:val="00796528"/>
    <w:rsid w:val="007A260D"/>
    <w:rsid w:val="007A649B"/>
    <w:rsid w:val="007A7739"/>
    <w:rsid w:val="007B02D8"/>
    <w:rsid w:val="007B3757"/>
    <w:rsid w:val="007C1430"/>
    <w:rsid w:val="007D05C9"/>
    <w:rsid w:val="007D76A0"/>
    <w:rsid w:val="007E1F72"/>
    <w:rsid w:val="007F0FCD"/>
    <w:rsid w:val="008002C0"/>
    <w:rsid w:val="008107AA"/>
    <w:rsid w:val="0081142B"/>
    <w:rsid w:val="00816937"/>
    <w:rsid w:val="0082437F"/>
    <w:rsid w:val="00831C88"/>
    <w:rsid w:val="00842771"/>
    <w:rsid w:val="008436B2"/>
    <w:rsid w:val="00845669"/>
    <w:rsid w:val="0086789F"/>
    <w:rsid w:val="0087399F"/>
    <w:rsid w:val="00880837"/>
    <w:rsid w:val="0088666F"/>
    <w:rsid w:val="008A119F"/>
    <w:rsid w:val="008A38D1"/>
    <w:rsid w:val="008C5323"/>
    <w:rsid w:val="008D55B7"/>
    <w:rsid w:val="008D7AFA"/>
    <w:rsid w:val="008F3023"/>
    <w:rsid w:val="008F5DAA"/>
    <w:rsid w:val="00905DB5"/>
    <w:rsid w:val="00905FC8"/>
    <w:rsid w:val="00912BCC"/>
    <w:rsid w:val="00912E71"/>
    <w:rsid w:val="00915B63"/>
    <w:rsid w:val="0092735A"/>
    <w:rsid w:val="009510F4"/>
    <w:rsid w:val="00951D8D"/>
    <w:rsid w:val="00960D95"/>
    <w:rsid w:val="009728A9"/>
    <w:rsid w:val="00973645"/>
    <w:rsid w:val="00991169"/>
    <w:rsid w:val="00991EBF"/>
    <w:rsid w:val="009A2CE2"/>
    <w:rsid w:val="009A40F5"/>
    <w:rsid w:val="009A6A3B"/>
    <w:rsid w:val="009B3058"/>
    <w:rsid w:val="009B5540"/>
    <w:rsid w:val="009B5C6C"/>
    <w:rsid w:val="009C1DF3"/>
    <w:rsid w:val="009C282D"/>
    <w:rsid w:val="009D0B1F"/>
    <w:rsid w:val="009D3CC3"/>
    <w:rsid w:val="009D44C6"/>
    <w:rsid w:val="009E7B80"/>
    <w:rsid w:val="009E7D86"/>
    <w:rsid w:val="009F6C2B"/>
    <w:rsid w:val="00A06338"/>
    <w:rsid w:val="00A10BB3"/>
    <w:rsid w:val="00A12689"/>
    <w:rsid w:val="00A31996"/>
    <w:rsid w:val="00A35A93"/>
    <w:rsid w:val="00A4042C"/>
    <w:rsid w:val="00A425E2"/>
    <w:rsid w:val="00A426BA"/>
    <w:rsid w:val="00A431EC"/>
    <w:rsid w:val="00A44F64"/>
    <w:rsid w:val="00A530C0"/>
    <w:rsid w:val="00A74787"/>
    <w:rsid w:val="00A8188B"/>
    <w:rsid w:val="00A84020"/>
    <w:rsid w:val="00A90218"/>
    <w:rsid w:val="00A905EE"/>
    <w:rsid w:val="00A942E7"/>
    <w:rsid w:val="00AA3A71"/>
    <w:rsid w:val="00AB0CE4"/>
    <w:rsid w:val="00AB47C3"/>
    <w:rsid w:val="00AB4E1A"/>
    <w:rsid w:val="00AC4C9B"/>
    <w:rsid w:val="00AC6F47"/>
    <w:rsid w:val="00AD0104"/>
    <w:rsid w:val="00AD3475"/>
    <w:rsid w:val="00AD4D99"/>
    <w:rsid w:val="00AD72F5"/>
    <w:rsid w:val="00AD78BA"/>
    <w:rsid w:val="00AE3F7D"/>
    <w:rsid w:val="00AF3FAE"/>
    <w:rsid w:val="00B04244"/>
    <w:rsid w:val="00B0647D"/>
    <w:rsid w:val="00B12586"/>
    <w:rsid w:val="00B13AA3"/>
    <w:rsid w:val="00B16590"/>
    <w:rsid w:val="00B26380"/>
    <w:rsid w:val="00B44A0E"/>
    <w:rsid w:val="00B44BE6"/>
    <w:rsid w:val="00B45D24"/>
    <w:rsid w:val="00B67B30"/>
    <w:rsid w:val="00B76829"/>
    <w:rsid w:val="00B823AA"/>
    <w:rsid w:val="00B8324D"/>
    <w:rsid w:val="00B92C54"/>
    <w:rsid w:val="00BA202D"/>
    <w:rsid w:val="00BA339C"/>
    <w:rsid w:val="00BA45DB"/>
    <w:rsid w:val="00BA5C90"/>
    <w:rsid w:val="00BB04E2"/>
    <w:rsid w:val="00BB4A9B"/>
    <w:rsid w:val="00BB4F70"/>
    <w:rsid w:val="00BC1850"/>
    <w:rsid w:val="00BF4184"/>
    <w:rsid w:val="00BF5AF6"/>
    <w:rsid w:val="00C03C0E"/>
    <w:rsid w:val="00C03F1E"/>
    <w:rsid w:val="00C0597F"/>
    <w:rsid w:val="00C0601E"/>
    <w:rsid w:val="00C140DD"/>
    <w:rsid w:val="00C16074"/>
    <w:rsid w:val="00C160AF"/>
    <w:rsid w:val="00C222B3"/>
    <w:rsid w:val="00C25BEE"/>
    <w:rsid w:val="00C263DD"/>
    <w:rsid w:val="00C2727A"/>
    <w:rsid w:val="00C31D30"/>
    <w:rsid w:val="00C35770"/>
    <w:rsid w:val="00C457BA"/>
    <w:rsid w:val="00C55B9C"/>
    <w:rsid w:val="00C71F2F"/>
    <w:rsid w:val="00C919D7"/>
    <w:rsid w:val="00CA3951"/>
    <w:rsid w:val="00CB6D92"/>
    <w:rsid w:val="00CC1711"/>
    <w:rsid w:val="00CC2CE0"/>
    <w:rsid w:val="00CC62A0"/>
    <w:rsid w:val="00CD6E39"/>
    <w:rsid w:val="00CE171F"/>
    <w:rsid w:val="00CE3867"/>
    <w:rsid w:val="00CF36CD"/>
    <w:rsid w:val="00CF6E91"/>
    <w:rsid w:val="00CF7D94"/>
    <w:rsid w:val="00D02C94"/>
    <w:rsid w:val="00D2220B"/>
    <w:rsid w:val="00D37EF8"/>
    <w:rsid w:val="00D45C7B"/>
    <w:rsid w:val="00D5049B"/>
    <w:rsid w:val="00D53187"/>
    <w:rsid w:val="00D56CA2"/>
    <w:rsid w:val="00D65DC0"/>
    <w:rsid w:val="00D73E14"/>
    <w:rsid w:val="00D84702"/>
    <w:rsid w:val="00D85B68"/>
    <w:rsid w:val="00D86C88"/>
    <w:rsid w:val="00D951AE"/>
    <w:rsid w:val="00D96B2B"/>
    <w:rsid w:val="00DA429B"/>
    <w:rsid w:val="00DA5377"/>
    <w:rsid w:val="00DC0085"/>
    <w:rsid w:val="00DF1B50"/>
    <w:rsid w:val="00E174B1"/>
    <w:rsid w:val="00E47EE5"/>
    <w:rsid w:val="00E526F1"/>
    <w:rsid w:val="00E56642"/>
    <w:rsid w:val="00E6004D"/>
    <w:rsid w:val="00E74D01"/>
    <w:rsid w:val="00E760C7"/>
    <w:rsid w:val="00E807B7"/>
    <w:rsid w:val="00E81978"/>
    <w:rsid w:val="00E85363"/>
    <w:rsid w:val="00EB3F6A"/>
    <w:rsid w:val="00EC0B9C"/>
    <w:rsid w:val="00EC1E8D"/>
    <w:rsid w:val="00EC46B1"/>
    <w:rsid w:val="00ED77BA"/>
    <w:rsid w:val="00EE3015"/>
    <w:rsid w:val="00EE6B27"/>
    <w:rsid w:val="00EE78EC"/>
    <w:rsid w:val="00F06283"/>
    <w:rsid w:val="00F07C2B"/>
    <w:rsid w:val="00F13DC5"/>
    <w:rsid w:val="00F23576"/>
    <w:rsid w:val="00F25DB2"/>
    <w:rsid w:val="00F27E5B"/>
    <w:rsid w:val="00F379B7"/>
    <w:rsid w:val="00F42D48"/>
    <w:rsid w:val="00F460E3"/>
    <w:rsid w:val="00F525FA"/>
    <w:rsid w:val="00F56DA3"/>
    <w:rsid w:val="00F6071B"/>
    <w:rsid w:val="00F654EF"/>
    <w:rsid w:val="00F66DF6"/>
    <w:rsid w:val="00F6721D"/>
    <w:rsid w:val="00F73392"/>
    <w:rsid w:val="00F743CC"/>
    <w:rsid w:val="00F97935"/>
    <w:rsid w:val="00FA68AD"/>
    <w:rsid w:val="00FF0427"/>
    <w:rsid w:val="00FF2002"/>
    <w:rsid w:val="00FF2CC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BC15C"/>
  <w15:chartTrackingRefBased/>
  <w15:docId w15:val="{0EBBDC39-2521-466C-A226-3D0F8DB46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8C8"/>
    <w:pPr>
      <w:jc w:val="both"/>
    </w:pPr>
    <w:rPr>
      <w:kern w:val="24"/>
    </w:rPr>
  </w:style>
  <w:style w:type="paragraph" w:styleId="Heading1">
    <w:name w:val="heading 1"/>
    <w:basedOn w:val="Normal"/>
    <w:next w:val="Normal"/>
    <w:link w:val="Heading1Char"/>
    <w:uiPriority w:val="4"/>
    <w:qFormat/>
    <w:rsid w:val="0087399F"/>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87399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87399F"/>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87399F"/>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87399F"/>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87399F"/>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87399F"/>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87399F"/>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87399F"/>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87399F"/>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rsid w:val="0087399F"/>
    <w:pPr>
      <w:spacing w:line="240" w:lineRule="auto"/>
      <w:ind w:firstLine="0"/>
    </w:pPr>
  </w:style>
  <w:style w:type="character" w:customStyle="1" w:styleId="HeaderChar">
    <w:name w:val="Header Char"/>
    <w:basedOn w:val="DefaultParagraphFont"/>
    <w:link w:val="Header"/>
    <w:uiPriority w:val="99"/>
    <w:rsid w:val="0087399F"/>
    <w:rPr>
      <w:kern w:val="24"/>
    </w:rPr>
  </w:style>
  <w:style w:type="character" w:styleId="Strong">
    <w:name w:val="Strong"/>
    <w:basedOn w:val="DefaultParagraphFont"/>
    <w:uiPriority w:val="22"/>
    <w:unhideWhenUsed/>
    <w:qFormat/>
    <w:rsid w:val="0087399F"/>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rsid w:val="001128C8"/>
    <w:pPr>
      <w:ind w:firstLine="0"/>
      <w:jc w:val="both"/>
    </w:pPr>
  </w:style>
  <w:style w:type="character" w:customStyle="1" w:styleId="Heading1Char">
    <w:name w:val="Heading 1 Char"/>
    <w:basedOn w:val="DefaultParagraphFont"/>
    <w:link w:val="Heading1"/>
    <w:uiPriority w:val="4"/>
    <w:rsid w:val="0087399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87399F"/>
    <w:rPr>
      <w:rFonts w:asciiTheme="majorHAnsi" w:eastAsiaTheme="majorEastAsia" w:hAnsiTheme="majorHAnsi" w:cstheme="majorBidi"/>
      <w:b/>
      <w:bCs/>
      <w:kern w:val="24"/>
    </w:rPr>
  </w:style>
  <w:style w:type="paragraph" w:styleId="Title">
    <w:name w:val="Title"/>
    <w:basedOn w:val="Normal"/>
    <w:link w:val="TitleChar"/>
    <w:qFormat/>
    <w:rsid w:val="0087399F"/>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7399F"/>
    <w:rPr>
      <w:rFonts w:asciiTheme="majorHAnsi" w:eastAsiaTheme="majorEastAsia" w:hAnsiTheme="majorHAnsi" w:cstheme="majorBidi"/>
      <w:kern w:val="24"/>
    </w:rPr>
  </w:style>
  <w:style w:type="character" w:styleId="Emphasis">
    <w:name w:val="Emphasis"/>
    <w:basedOn w:val="DefaultParagraphFont"/>
    <w:uiPriority w:val="4"/>
    <w:unhideWhenUsed/>
    <w:qFormat/>
    <w:rsid w:val="0087399F"/>
    <w:rPr>
      <w:i/>
      <w:iCs/>
    </w:rPr>
  </w:style>
  <w:style w:type="character" w:customStyle="1" w:styleId="Heading3Char">
    <w:name w:val="Heading 3 Char"/>
    <w:basedOn w:val="DefaultParagraphFont"/>
    <w:link w:val="Heading3"/>
    <w:uiPriority w:val="4"/>
    <w:rsid w:val="0087399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87399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87399F"/>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rsid w:val="0087399F"/>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87399F"/>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87399F"/>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sid w:val="0087399F"/>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87399F"/>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87399F"/>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87399F"/>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87399F"/>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rsid w:val="0087399F"/>
    <w:pPr>
      <w:numPr>
        <w:numId w:val="2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link w:val="ListNumberChar"/>
    <w:uiPriority w:val="9"/>
    <w:unhideWhenUsed/>
    <w:qFormat/>
    <w:rsid w:val="0087399F"/>
    <w:pPr>
      <w:numPr>
        <w:numId w:val="22"/>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rsid w:val="0087399F"/>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rsid w:val="0087399F"/>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sid w:val="0087399F"/>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sid w:val="0087399F"/>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rsid w:val="0087399F"/>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87399F"/>
    <w:pPr>
      <w:spacing w:line="240" w:lineRule="auto"/>
    </w:pPr>
    <w:rPr>
      <w:sz w:val="22"/>
      <w:szCs w:val="20"/>
    </w:rPr>
  </w:style>
  <w:style w:type="character" w:customStyle="1" w:styleId="EndnoteTextChar">
    <w:name w:val="Endnote Text Char"/>
    <w:basedOn w:val="DefaultParagraphFont"/>
    <w:link w:val="EndnoteText"/>
    <w:uiPriority w:val="99"/>
    <w:semiHidden/>
    <w:rsid w:val="0087399F"/>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87399F"/>
    <w:rPr>
      <w:i/>
      <w:iCs/>
      <w:color w:val="373737" w:themeColor="accent1" w:themeShade="40"/>
    </w:rPr>
  </w:style>
  <w:style w:type="character" w:styleId="IntenseReference">
    <w:name w:val="Intense Reference"/>
    <w:basedOn w:val="DefaultParagraphFont"/>
    <w:uiPriority w:val="32"/>
    <w:semiHidden/>
    <w:unhideWhenUsed/>
    <w:qFormat/>
    <w:rsid w:val="0087399F"/>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87399F"/>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87399F"/>
    <w:pPr>
      <w:ind w:firstLine="0"/>
      <w:jc w:val="center"/>
    </w:pPr>
  </w:style>
  <w:style w:type="character" w:customStyle="1" w:styleId="NoSpacingChar">
    <w:name w:val="No Spacing Char"/>
    <w:aliases w:val="No Indent Char"/>
    <w:basedOn w:val="DefaultParagraphFont"/>
    <w:link w:val="NoSpacing"/>
    <w:uiPriority w:val="1"/>
    <w:rsid w:val="001128C8"/>
  </w:style>
  <w:style w:type="paragraph" w:customStyle="1" w:styleId="ListNumbertwo">
    <w:name w:val="List Number two"/>
    <w:basedOn w:val="ListNumber"/>
    <w:link w:val="ListNumbertwoChar"/>
    <w:qFormat/>
    <w:rsid w:val="00A10BB3"/>
    <w:pPr>
      <w:numPr>
        <w:numId w:val="25"/>
      </w:numPr>
    </w:pPr>
  </w:style>
  <w:style w:type="character" w:customStyle="1" w:styleId="ListNumberChar">
    <w:name w:val="List Number Char"/>
    <w:basedOn w:val="DefaultParagraphFont"/>
    <w:link w:val="ListNumber"/>
    <w:uiPriority w:val="9"/>
    <w:rsid w:val="00573F6E"/>
    <w:rPr>
      <w:kern w:val="24"/>
    </w:rPr>
  </w:style>
  <w:style w:type="character" w:customStyle="1" w:styleId="ListNumbertwoChar">
    <w:name w:val="List Number two Char"/>
    <w:basedOn w:val="ListNumberChar"/>
    <w:link w:val="ListNumbertwo"/>
    <w:rsid w:val="00A10BB3"/>
    <w:rPr>
      <w:kern w:val="24"/>
    </w:rPr>
  </w:style>
  <w:style w:type="paragraph" w:styleId="Revision">
    <w:name w:val="Revision"/>
    <w:hidden/>
    <w:uiPriority w:val="99"/>
    <w:semiHidden/>
    <w:rsid w:val="00D65DC0"/>
    <w:pPr>
      <w:spacing w:line="240" w:lineRule="auto"/>
      <w:ind w:firstLine="0"/>
    </w:pPr>
    <w:rPr>
      <w:kern w:val="24"/>
    </w:rPr>
  </w:style>
  <w:style w:type="character" w:styleId="LineNumber">
    <w:name w:val="line number"/>
    <w:basedOn w:val="DefaultParagraphFont"/>
    <w:uiPriority w:val="99"/>
    <w:semiHidden/>
    <w:unhideWhenUsed/>
    <w:rsid w:val="00146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E8DFCB9BC0401EBB68EC4B0CF71140"/>
        <w:category>
          <w:name w:val="General"/>
          <w:gallery w:val="placeholder"/>
        </w:category>
        <w:types>
          <w:type w:val="bbPlcHdr"/>
        </w:types>
        <w:behaviors>
          <w:behavior w:val="content"/>
        </w:behaviors>
        <w:guid w:val="{507C86AD-DA50-46D4-8828-765C1274F1C6}"/>
      </w:docPartPr>
      <w:docPartBody>
        <w:p w:rsidR="005C1A00" w:rsidRDefault="002B711B">
          <w:pPr>
            <w:pStyle w:val="FBE8DFCB9BC0401EBB68EC4B0CF71140"/>
          </w:pPr>
          <w:r>
            <w:t>[Title Here, up to 12 Words, on One to Two Lines]</w:t>
          </w:r>
        </w:p>
      </w:docPartBody>
    </w:docPart>
    <w:docPart>
      <w:docPartPr>
        <w:name w:val="C641A903BC6F40E082D94FC00AD43FDF"/>
        <w:category>
          <w:name w:val="General"/>
          <w:gallery w:val="placeholder"/>
        </w:category>
        <w:types>
          <w:type w:val="bbPlcHdr"/>
        </w:types>
        <w:behaviors>
          <w:behavior w:val="content"/>
        </w:behaviors>
        <w:guid w:val="{52FF6EBC-2E97-4CDD-A118-011D4628D768}"/>
      </w:docPartPr>
      <w:docPartBody>
        <w:p w:rsidR="005C1A00" w:rsidRDefault="002B711B">
          <w:pPr>
            <w:pStyle w:val="C641A903BC6F40E082D94FC00AD43FDF"/>
          </w:pPr>
          <w:r w:rsidRPr="005D3A03">
            <w:t>Figures title:</w:t>
          </w:r>
        </w:p>
      </w:docPartBody>
    </w:docPart>
    <w:docPart>
      <w:docPartPr>
        <w:name w:val="1E5DEB92288F46909AF943F5E3F9CB68"/>
        <w:category>
          <w:name w:val="General"/>
          <w:gallery w:val="placeholder"/>
        </w:category>
        <w:types>
          <w:type w:val="bbPlcHdr"/>
        </w:types>
        <w:behaviors>
          <w:behavior w:val="content"/>
        </w:behaviors>
        <w:guid w:val="{C391FA09-C363-4C3F-BFCB-BC8A27CF03F1}"/>
      </w:docPartPr>
      <w:docPartBody>
        <w:p w:rsidR="005C1A00" w:rsidRDefault="002B711B">
          <w:pPr>
            <w:pStyle w:val="1E5DEB92288F46909AF943F5E3F9CB68"/>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1B"/>
    <w:rsid w:val="0001385F"/>
    <w:rsid w:val="00110035"/>
    <w:rsid w:val="001E6AE8"/>
    <w:rsid w:val="002B711B"/>
    <w:rsid w:val="002D77AF"/>
    <w:rsid w:val="0035176E"/>
    <w:rsid w:val="003807F4"/>
    <w:rsid w:val="00404602"/>
    <w:rsid w:val="005C1A00"/>
    <w:rsid w:val="00642408"/>
    <w:rsid w:val="00652CE1"/>
    <w:rsid w:val="0080069B"/>
    <w:rsid w:val="008E1129"/>
    <w:rsid w:val="00A70F23"/>
    <w:rsid w:val="00C27FD0"/>
    <w:rsid w:val="00CD4198"/>
    <w:rsid w:val="00DD1C00"/>
    <w:rsid w:val="00E62FDB"/>
    <w:rsid w:val="00ED4C46"/>
    <w:rsid w:val="00F95EAF"/>
    <w:rsid w:val="00FB1232"/>
    <w:rsid w:val="00FE21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E8DFCB9BC0401EBB68EC4B0CF71140">
    <w:name w:val="FBE8DFCB9BC0401EBB68EC4B0CF71140"/>
    <w:pPr>
      <w:bidi/>
    </w:pPr>
  </w:style>
  <w:style w:type="character" w:styleId="Emphasis">
    <w:name w:val="Emphasis"/>
    <w:basedOn w:val="DefaultParagraphFont"/>
    <w:uiPriority w:val="4"/>
    <w:unhideWhenUsed/>
    <w:qFormat/>
    <w:rPr>
      <w:i/>
      <w:iCs/>
    </w:rPr>
  </w:style>
  <w:style w:type="paragraph" w:customStyle="1" w:styleId="C641A903BC6F40E082D94FC00AD43FDF">
    <w:name w:val="C641A903BC6F40E082D94FC00AD43FDF"/>
    <w:pPr>
      <w:bidi/>
    </w:pPr>
  </w:style>
  <w:style w:type="paragraph" w:customStyle="1" w:styleId="1E5DEB92288F46909AF943F5E3F9CB68">
    <w:name w:val="1E5DEB92288F46909AF943F5E3F9CB68"/>
    <w:pPr>
      <w:bidi/>
    </w:pPr>
  </w:style>
  <w:style w:type="character" w:styleId="PlaceholderText">
    <w:name w:val="Placeholder Text"/>
    <w:basedOn w:val="DefaultParagraphFont"/>
    <w:uiPriority w:val="99"/>
    <w:semiHidden/>
    <w:rsid w:val="00FE21E3"/>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Using Motion tracking to improve unconcsious measures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77F075-6162-4855-A286-81F3E75F4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1469</TotalTime>
  <Pages>23</Pages>
  <Words>17340</Words>
  <Characters>86701</Characters>
  <Application>Microsoft Office Word</Application>
  <DocSecurity>0</DocSecurity>
  <Lines>722</Lines>
  <Paragraphs>207</Paragraphs>
  <ScaleCrop>false</ScaleCrop>
  <HeadingPairs>
    <vt:vector size="2" baseType="variant">
      <vt:variant>
        <vt:lpstr>Title</vt:lpstr>
      </vt:variant>
      <vt:variant>
        <vt:i4>1</vt:i4>
      </vt:variant>
    </vt:vector>
  </HeadingPairs>
  <TitlesOfParts>
    <vt:vector size="1" baseType="lpstr">
      <vt:lpstr>Show some sensitivity! Using motion tracking to improve unconscious measures</vt:lpstr>
    </vt:vector>
  </TitlesOfParts>
  <Company/>
  <LinksUpToDate>false</LinksUpToDate>
  <CharactersWithSpaces>103834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improve unconscious measures</dc:title>
  <dc:subject/>
  <dc:creator>Chen</dc:creator>
  <cp:keywords/>
  <dc:description/>
  <cp:lastModifiedBy>Chen Heller</cp:lastModifiedBy>
  <cp:revision>93</cp:revision>
  <dcterms:created xsi:type="dcterms:W3CDTF">2022-06-21T11:35:00Z</dcterms:created>
  <dcterms:modified xsi:type="dcterms:W3CDTF">2022-12-28T09:37:00Z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id="emOthuMY"/&gt;&lt;style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
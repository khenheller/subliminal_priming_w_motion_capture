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DADB1" w14:textId="243D03F6" w:rsidR="5C00397A" w:rsidRDefault="5C00397A" w:rsidP="4E1323F8">
      <w:pPr>
        <w:pStyle w:val="Heading2"/>
        <w:bidi w:val="0"/>
      </w:pPr>
      <w:r w:rsidRPr="4E1323F8">
        <w:t>Running the analysis</w:t>
      </w:r>
    </w:p>
    <w:p w14:paraId="71BB6E7D" w14:textId="77777777" w:rsidR="004B78EF" w:rsidRDefault="00E51E69" w:rsidP="004B78EF">
      <w:pPr>
        <w:pStyle w:val="NoSpacing"/>
        <w:numPr>
          <w:ilvl w:val="0"/>
          <w:numId w:val="13"/>
        </w:numPr>
        <w:bidi w:val="0"/>
        <w:rPr>
          <w:ins w:id="0" w:author="user" w:date="2023-07-26T12:54:00Z"/>
          <w:b/>
          <w:bCs/>
        </w:rPr>
        <w:pPrChange w:id="1" w:author="user" w:date="2023-07-26T12:54:00Z">
          <w:pPr>
            <w:pStyle w:val="Heading2"/>
            <w:bidi w:val="0"/>
          </w:pPr>
        </w:pPrChange>
      </w:pPr>
      <w:ins w:id="2" w:author="user" w:date="2023-07-26T12:24:00Z">
        <w:r w:rsidRPr="004B78EF">
          <w:rPr>
            <w:b/>
            <w:bCs/>
            <w:rPrChange w:id="3" w:author="user" w:date="2023-07-26T12:54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 xml:space="preserve">Verify </w:t>
        </w:r>
      </w:ins>
      <w:ins w:id="4" w:author="user" w:date="2023-07-26T12:16:00Z">
        <w:r w:rsidR="00857915" w:rsidRPr="004B78EF">
          <w:rPr>
            <w:b/>
            <w:bCs/>
            <w:rPrChange w:id="5" w:author="user" w:date="2023-07-26T12:54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subjects</w:t>
        </w:r>
      </w:ins>
      <w:ins w:id="6" w:author="user" w:date="2023-07-26T12:25:00Z">
        <w:r w:rsidRPr="004B78EF">
          <w:rPr>
            <w:b/>
            <w:bCs/>
            <w:rPrChange w:id="7" w:author="user" w:date="2023-07-26T12:54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’</w:t>
        </w:r>
      </w:ins>
      <w:ins w:id="8" w:author="user" w:date="2023-07-26T12:16:00Z">
        <w:r w:rsidR="00857915" w:rsidRPr="004B78EF">
          <w:rPr>
            <w:b/>
            <w:bCs/>
            <w:rPrChange w:id="9" w:author="user" w:date="2023-07-26T12:54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 xml:space="preserve"> data was recorded pro</w:t>
        </w:r>
        <w:r w:rsidRPr="004B78EF">
          <w:rPr>
            <w:b/>
            <w:bCs/>
            <w:rPrChange w:id="10" w:author="user" w:date="2023-07-26T12:54:00Z">
              <w:rPr/>
            </w:rPrChange>
          </w:rPr>
          <w:t>perly</w:t>
        </w:r>
      </w:ins>
    </w:p>
    <w:p w14:paraId="6D56B692" w14:textId="77777777" w:rsidR="004B78EF" w:rsidRDefault="00857915" w:rsidP="00B37E0D">
      <w:pPr>
        <w:pStyle w:val="NoSpacing"/>
        <w:numPr>
          <w:ilvl w:val="1"/>
          <w:numId w:val="13"/>
        </w:numPr>
        <w:bidi w:val="0"/>
        <w:rPr>
          <w:ins w:id="11" w:author="user" w:date="2023-07-26T12:55:00Z"/>
        </w:rPr>
        <w:pPrChange w:id="12" w:author="user" w:date="2023-07-26T12:54:00Z">
          <w:pPr>
            <w:pStyle w:val="Heading2"/>
            <w:bidi w:val="0"/>
          </w:pPr>
        </w:pPrChange>
      </w:pPr>
      <w:ins w:id="13" w:author="user" w:date="2023-07-26T12:14:00Z">
        <w:r w:rsidRPr="004563CE">
          <w:t>Open</w:t>
        </w:r>
      </w:ins>
      <w:ins w:id="14" w:author="user" w:date="2023-07-26T12:15:00Z">
        <w:r w:rsidRPr="004563CE">
          <w:t xml:space="preserve"> ‘</w:t>
        </w:r>
        <w:r w:rsidRPr="00B93644">
          <w:t>/experiment/RUN_ME/code/’</w:t>
        </w:r>
      </w:ins>
    </w:p>
    <w:p w14:paraId="5A07CC9C" w14:textId="77777777" w:rsidR="004B78EF" w:rsidRDefault="00857915" w:rsidP="00B37E0D">
      <w:pPr>
        <w:pStyle w:val="NoSpacing"/>
        <w:numPr>
          <w:ilvl w:val="1"/>
          <w:numId w:val="13"/>
        </w:numPr>
        <w:bidi w:val="0"/>
        <w:rPr>
          <w:ins w:id="15" w:author="user" w:date="2023-07-26T12:55:00Z"/>
        </w:rPr>
        <w:pPrChange w:id="16" w:author="user" w:date="2023-07-26T12:54:00Z">
          <w:pPr>
            <w:pStyle w:val="Heading2"/>
            <w:numPr>
              <w:ilvl w:val="2"/>
              <w:numId w:val="12"/>
            </w:numPr>
            <w:bidi w:val="0"/>
            <w:ind w:left="2160" w:hanging="180"/>
          </w:pPr>
        </w:pPrChange>
      </w:pPr>
      <w:ins w:id="17" w:author="user" w:date="2023-07-26T12:15:00Z">
        <w:r>
          <w:t>Open ‘/tests/</w:t>
        </w:r>
      </w:ins>
      <w:ins w:id="18" w:author="user" w:date="2023-07-26T12:16:00Z">
        <w:r>
          <w:t>runTests.m’</w:t>
        </w:r>
      </w:ins>
      <w:ins w:id="19" w:author="user" w:date="2023-07-26T12:25:00Z">
        <w:r w:rsidR="00E51E69">
          <w:t xml:space="preserve"> and set following params:</w:t>
        </w:r>
      </w:ins>
    </w:p>
    <w:p w14:paraId="3D817EA3" w14:textId="77777777" w:rsidR="004B78EF" w:rsidRDefault="00E51E69" w:rsidP="00B37E0D">
      <w:pPr>
        <w:pStyle w:val="NoSpacing"/>
        <w:numPr>
          <w:ilvl w:val="2"/>
          <w:numId w:val="13"/>
        </w:numPr>
        <w:bidi w:val="0"/>
        <w:rPr>
          <w:ins w:id="20" w:author="user" w:date="2023-07-26T12:55:00Z"/>
        </w:rPr>
        <w:pPrChange w:id="21" w:author="user" w:date="2023-07-26T12:54:00Z">
          <w:pPr>
            <w:pStyle w:val="Heading2"/>
            <w:numPr>
              <w:ilvl w:val="2"/>
              <w:numId w:val="12"/>
            </w:numPr>
            <w:bidi w:val="0"/>
            <w:ind w:left="2160" w:hanging="180"/>
          </w:pPr>
        </w:pPrChange>
      </w:pPr>
      <w:ins w:id="22" w:author="user" w:date="2023-07-26T12:26:00Z">
        <w:r w:rsidRPr="00E51E69">
          <w:t>Sub_num</w:t>
        </w:r>
      </w:ins>
    </w:p>
    <w:p w14:paraId="32797168" w14:textId="77777777" w:rsidR="004B78EF" w:rsidRDefault="00E51E69" w:rsidP="00B37E0D">
      <w:pPr>
        <w:pStyle w:val="NoSpacing"/>
        <w:numPr>
          <w:ilvl w:val="2"/>
          <w:numId w:val="13"/>
        </w:numPr>
        <w:bidi w:val="0"/>
        <w:rPr>
          <w:ins w:id="23" w:author="user" w:date="2023-07-26T12:55:00Z"/>
        </w:rPr>
        <w:pPrChange w:id="24" w:author="user" w:date="2023-07-26T12:54:00Z">
          <w:pPr>
            <w:pStyle w:val="Heading2"/>
            <w:bidi w:val="0"/>
          </w:pPr>
        </w:pPrChange>
      </w:pPr>
      <w:ins w:id="25" w:author="user" w:date="2023-07-26T12:26:00Z">
        <w:r w:rsidRPr="00E51E69">
          <w:t>Test_type – ‘data’</w:t>
        </w:r>
      </w:ins>
    </w:p>
    <w:p w14:paraId="582431BC" w14:textId="506B3058" w:rsidR="004B78EF" w:rsidRDefault="00E51E69" w:rsidP="00B37E0D">
      <w:pPr>
        <w:pStyle w:val="NoSpacing"/>
        <w:numPr>
          <w:ilvl w:val="2"/>
          <w:numId w:val="13"/>
        </w:numPr>
        <w:bidi w:val="0"/>
        <w:rPr>
          <w:ins w:id="26" w:author="user" w:date="2023-07-26T16:41:00Z"/>
        </w:rPr>
        <w:pPrChange w:id="27" w:author="user" w:date="2023-07-26T12:54:00Z">
          <w:pPr>
            <w:pStyle w:val="Heading2"/>
            <w:bidi w:val="0"/>
          </w:pPr>
        </w:pPrChange>
      </w:pPr>
      <w:ins w:id="28" w:author="user" w:date="2023-07-26T12:26:00Z">
        <w:r w:rsidRPr="00E51E69">
          <w:t>Test_day – ‘Day2’ (except for exp 3 which also has day 1)</w:t>
        </w:r>
      </w:ins>
    </w:p>
    <w:p w14:paraId="3B2A7922" w14:textId="7FC5BBE8" w:rsidR="006862A8" w:rsidRDefault="006862A8" w:rsidP="006862A8">
      <w:pPr>
        <w:pStyle w:val="NoSpacing"/>
        <w:numPr>
          <w:ilvl w:val="1"/>
          <w:numId w:val="13"/>
        </w:numPr>
        <w:bidi w:val="0"/>
        <w:rPr>
          <w:ins w:id="29" w:author="user" w:date="2023-07-26T16:41:00Z"/>
        </w:rPr>
        <w:pPrChange w:id="30" w:author="user" w:date="2023-07-26T16:41:00Z">
          <w:pPr>
            <w:pStyle w:val="Heading2"/>
            <w:bidi w:val="0"/>
          </w:pPr>
        </w:pPrChange>
      </w:pPr>
      <w:ins w:id="31" w:author="user" w:date="2023-07-26T16:41:00Z">
        <w:r>
          <w:t>Run runTests.m and verify:</w:t>
        </w:r>
      </w:ins>
    </w:p>
    <w:p w14:paraId="6411771A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32" w:author="user" w:date="2023-07-26T16:41:00Z"/>
        </w:rPr>
        <w:pPrChange w:id="33" w:author="user" w:date="2023-07-26T16:41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34" w:author="user" w:date="2023-07-26T16:41:00Z">
        <w:r>
          <w:t>Event duration – stimuli was presented for the appropriate duration.</w:t>
        </w:r>
      </w:ins>
    </w:p>
    <w:p w14:paraId="0D131CFB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35" w:author="user" w:date="2023-07-26T16:41:00Z"/>
        </w:rPr>
        <w:pPrChange w:id="36" w:author="user" w:date="2023-07-26T16:42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37" w:author="user" w:date="2023-07-26T16:41:00Z">
        <w:r>
          <w:t>Has values - all fields in output data contain values (not nan).</w:t>
        </w:r>
      </w:ins>
    </w:p>
    <w:p w14:paraId="314B7851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38" w:author="user" w:date="2023-07-26T16:41:00Z"/>
        </w:rPr>
        <w:pPrChange w:id="39" w:author="user" w:date="2023-07-26T16:42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40" w:author="user" w:date="2023-07-26T16:41:00Z">
        <w:r>
          <w:t>Relations – Verifies prime/target/distractor category (natural/artificial) suites the condition (congruent/incongruent) and verifies prime+target or prime+distractor don’t share letters in common locations.</w:t>
        </w:r>
      </w:ins>
    </w:p>
    <w:p w14:paraId="37537891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41" w:author="user" w:date="2023-07-26T16:41:00Z"/>
        </w:rPr>
        <w:pPrChange w:id="42" w:author="user" w:date="2023-07-26T16:42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43" w:author="user" w:date="2023-07-26T16:41:00Z">
        <w:r>
          <w:t>Conditions – each condition appear the appropriate number of times.</w:t>
        </w:r>
      </w:ins>
    </w:p>
    <w:p w14:paraId="184534E9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44" w:author="user" w:date="2023-07-26T16:41:00Z"/>
        </w:rPr>
        <w:pPrChange w:id="45" w:author="user" w:date="2023-07-26T16:42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46" w:author="user" w:date="2023-07-26T16:41:00Z">
        <w:r>
          <w:t>Target repetitions – don’t occur within a single block.</w:t>
        </w:r>
      </w:ins>
    </w:p>
    <w:p w14:paraId="320B8724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47" w:author="user" w:date="2023-07-26T16:41:00Z"/>
        </w:rPr>
        <w:pPrChange w:id="48" w:author="user" w:date="2023-07-26T16:42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49" w:author="user" w:date="2023-07-26T16:41:00Z">
        <w:r>
          <w:t>Prime right/left alternations – primes appear the same number of times on the left side as on the right side.</w:t>
        </w:r>
      </w:ins>
    </w:p>
    <w:p w14:paraId="7F4C4844" w14:textId="77777777" w:rsidR="006862A8" w:rsidRDefault="006862A8" w:rsidP="006862A8">
      <w:pPr>
        <w:pStyle w:val="NoSpacing"/>
        <w:numPr>
          <w:ilvl w:val="2"/>
          <w:numId w:val="13"/>
        </w:numPr>
        <w:bidi w:val="0"/>
        <w:rPr>
          <w:ins w:id="50" w:author="user" w:date="2023-07-26T16:41:00Z"/>
        </w:rPr>
        <w:pPrChange w:id="51" w:author="user" w:date="2023-07-26T16:42:00Z">
          <w:pPr>
            <w:pStyle w:val="NoSpacing"/>
            <w:numPr>
              <w:ilvl w:val="4"/>
              <w:numId w:val="13"/>
            </w:numPr>
            <w:bidi w:val="0"/>
            <w:ind w:left="3600" w:hanging="360"/>
          </w:pPr>
        </w:pPrChange>
      </w:pPr>
      <w:ins w:id="52" w:author="user" w:date="2023-07-26T16:41:00Z">
        <w:r>
          <w:t>Count trials and blocks – matches planned experiment’s length.</w:t>
        </w:r>
      </w:ins>
    </w:p>
    <w:p w14:paraId="79D1C6D4" w14:textId="38EEE25E" w:rsidR="006862A8" w:rsidRDefault="006862A8" w:rsidP="0091524D">
      <w:pPr>
        <w:pStyle w:val="NoSpacing"/>
        <w:numPr>
          <w:ilvl w:val="1"/>
          <w:numId w:val="13"/>
        </w:numPr>
        <w:bidi w:val="0"/>
        <w:rPr>
          <w:ins w:id="53" w:author="user" w:date="2023-07-26T12:55:00Z"/>
        </w:rPr>
        <w:pPrChange w:id="54" w:author="user" w:date="2023-07-26T16:41:00Z">
          <w:pPr>
            <w:pStyle w:val="Heading2"/>
            <w:bidi w:val="0"/>
          </w:pPr>
        </w:pPrChange>
      </w:pPr>
      <w:ins w:id="55" w:author="user" w:date="2023-07-26T16:41:00Z">
        <w:r w:rsidRPr="05E4EA41">
          <w:t xml:space="preserve">All tests should produce ‘1’, except for </w:t>
        </w:r>
        <w:r>
          <w:t>‘has values’</w:t>
        </w:r>
        <w:r w:rsidRPr="05E4EA41">
          <w:t xml:space="preserve"> </w:t>
        </w:r>
      </w:ins>
      <w:ins w:id="56" w:author="user" w:date="2023-07-26T16:42:00Z">
        <w:r>
          <w:t>in the keyboard session, where values will be missing if participant responded too late.</w:t>
        </w:r>
      </w:ins>
    </w:p>
    <w:p w14:paraId="6E83E17D" w14:textId="48C8BDBF" w:rsidR="00E51E69" w:rsidRDefault="00E51E69" w:rsidP="004B78EF">
      <w:pPr>
        <w:pStyle w:val="NoSpacing"/>
        <w:numPr>
          <w:ilvl w:val="1"/>
          <w:numId w:val="13"/>
        </w:numPr>
        <w:bidi w:val="0"/>
        <w:rPr>
          <w:ins w:id="57" w:author="user" w:date="2023-07-26T12:28:00Z"/>
        </w:rPr>
        <w:pPrChange w:id="58" w:author="user" w:date="2023-07-26T12:55:00Z">
          <w:pPr>
            <w:pStyle w:val="Heading2"/>
            <w:bidi w:val="0"/>
          </w:pPr>
        </w:pPrChange>
      </w:pPr>
      <w:ins w:id="59" w:author="user" w:date="2023-07-26T12:27:00Z">
        <w:r>
          <w:t xml:space="preserve">Tests </w:t>
        </w:r>
      </w:ins>
      <w:ins w:id="60" w:author="user" w:date="2023-07-26T12:28:00Z">
        <w:r>
          <w:t xml:space="preserve">results are saves in </w:t>
        </w:r>
      </w:ins>
      <w:ins w:id="61" w:author="user" w:date="2023-07-26T12:27:00Z">
        <w:r>
          <w:t>‘/tests/test_results</w:t>
        </w:r>
      </w:ins>
      <w:ins w:id="62" w:author="user" w:date="2023-07-26T12:28:00Z">
        <w:r>
          <w:t>/’.</w:t>
        </w:r>
      </w:ins>
    </w:p>
    <w:p w14:paraId="315860D5" w14:textId="24E99D84" w:rsidR="00857915" w:rsidRPr="004B78EF" w:rsidRDefault="00E51E69" w:rsidP="004B78EF">
      <w:pPr>
        <w:pStyle w:val="NoSpacing"/>
        <w:numPr>
          <w:ilvl w:val="0"/>
          <w:numId w:val="13"/>
        </w:numPr>
        <w:bidi w:val="0"/>
        <w:rPr>
          <w:ins w:id="63" w:author="user" w:date="2023-07-26T12:29:00Z"/>
          <w:b/>
          <w:bCs/>
          <w:rPrChange w:id="64" w:author="user" w:date="2023-07-26T12:55:00Z">
            <w:rPr>
              <w:ins w:id="65" w:author="user" w:date="2023-07-26T12:29:00Z"/>
              <w:rFonts w:ascii="Arial" w:eastAsia="Arial" w:hAnsi="Arial" w:cs="Arial"/>
              <w:b w:val="0"/>
              <w:bCs w:val="0"/>
              <w:color w:val="000000" w:themeColor="text1"/>
              <w:sz w:val="22"/>
              <w:szCs w:val="22"/>
              <w:u w:val="none"/>
            </w:rPr>
          </w:rPrChange>
        </w:rPr>
        <w:pPrChange w:id="66" w:author="user" w:date="2023-07-26T12:55:00Z">
          <w:pPr>
            <w:pStyle w:val="Heading2"/>
            <w:bidi w:val="0"/>
          </w:pPr>
        </w:pPrChange>
      </w:pPr>
      <w:ins w:id="67" w:author="user" w:date="2023-07-26T12:28:00Z">
        <w:r w:rsidRPr="004B78EF">
          <w:rPr>
            <w:b/>
            <w:bCs/>
            <w:rPrChange w:id="68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Preprocess subjects</w:t>
        </w:r>
      </w:ins>
      <w:ins w:id="69" w:author="user" w:date="2023-07-26T12:29:00Z">
        <w:r w:rsidRPr="004B78EF">
          <w:rPr>
            <w:b/>
            <w:bCs/>
            <w:rPrChange w:id="70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’ data</w:t>
        </w:r>
      </w:ins>
    </w:p>
    <w:p w14:paraId="6AF28B98" w14:textId="1443EBCC" w:rsidR="00E51E69" w:rsidRPr="00214FE7" w:rsidRDefault="00E51E69" w:rsidP="00214FE7">
      <w:pPr>
        <w:pStyle w:val="NoSpacing"/>
        <w:numPr>
          <w:ilvl w:val="1"/>
          <w:numId w:val="13"/>
        </w:numPr>
        <w:bidi w:val="0"/>
        <w:rPr>
          <w:ins w:id="71" w:author="user" w:date="2023-07-26T12:33:00Z"/>
          <w:rPrChange w:id="72" w:author="user" w:date="2023-07-26T12:55:00Z">
            <w:rPr>
              <w:ins w:id="73" w:author="user" w:date="2023-07-26T12:33:00Z"/>
              <w:rFonts w:ascii="Arial" w:eastAsia="Arial" w:hAnsi="Arial" w:cs="Arial"/>
              <w:b w:val="0"/>
              <w:bCs w:val="0"/>
              <w:color w:val="000000" w:themeColor="text1"/>
              <w:sz w:val="22"/>
              <w:szCs w:val="22"/>
              <w:u w:val="none"/>
            </w:rPr>
          </w:rPrChange>
        </w:rPr>
        <w:pPrChange w:id="74" w:author="user" w:date="2023-07-26T12:55:00Z">
          <w:pPr>
            <w:pStyle w:val="Heading2"/>
            <w:bidi w:val="0"/>
          </w:pPr>
        </w:pPrChange>
      </w:pPr>
      <w:ins w:id="75" w:author="user" w:date="2023-07-26T12:29:00Z">
        <w:r w:rsidRPr="00214FE7">
          <w:rPr>
            <w:rPrChange w:id="76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Open folder ‘/analysis/analysis_code/’ in MATLAB</w:t>
        </w:r>
      </w:ins>
      <w:ins w:id="77" w:author="user" w:date="2023-07-26T12:31:00Z">
        <w:r w:rsidRPr="00214FE7">
          <w:rPr>
            <w:rPrChange w:id="78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, then open</w:t>
        </w:r>
      </w:ins>
      <w:ins w:id="79" w:author="user" w:date="2023-07-26T12:30:00Z">
        <w:r w:rsidRPr="00214FE7">
          <w:rPr>
            <w:rPrChange w:id="80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 xml:space="preserve"> ‘analysis.m’</w:t>
        </w:r>
      </w:ins>
      <w:ins w:id="81" w:author="user" w:date="2023-07-26T12:34:00Z">
        <w:r w:rsidRPr="00214FE7">
          <w:rPr>
            <w:rPrChange w:id="82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 xml:space="preserve"> , and r</w:t>
        </w:r>
      </w:ins>
      <w:ins w:id="83" w:author="user" w:date="2023-07-26T12:33:00Z">
        <w:r w:rsidRPr="00214FE7">
          <w:rPr>
            <w:rPrChange w:id="84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un following sections:</w:t>
        </w:r>
      </w:ins>
    </w:p>
    <w:p w14:paraId="538635B0" w14:textId="5524DA73" w:rsidR="00E51E69" w:rsidRPr="00214FE7" w:rsidRDefault="00E51E69" w:rsidP="00214FE7">
      <w:pPr>
        <w:pStyle w:val="NoSpacing"/>
        <w:numPr>
          <w:ilvl w:val="1"/>
          <w:numId w:val="13"/>
        </w:numPr>
        <w:bidi w:val="0"/>
        <w:rPr>
          <w:ins w:id="85" w:author="user" w:date="2023-07-26T12:35:00Z"/>
          <w:rPrChange w:id="86" w:author="user" w:date="2023-07-26T12:55:00Z">
            <w:rPr>
              <w:ins w:id="87" w:author="user" w:date="2023-07-26T12:35:00Z"/>
              <w:rFonts w:ascii="Arial" w:eastAsia="Arial" w:hAnsi="Arial" w:cs="Arial"/>
              <w:b w:val="0"/>
              <w:bCs w:val="0"/>
              <w:color w:val="000000" w:themeColor="text1"/>
              <w:sz w:val="22"/>
              <w:szCs w:val="22"/>
              <w:u w:val="none"/>
            </w:rPr>
          </w:rPrChange>
        </w:rPr>
        <w:pPrChange w:id="88" w:author="user" w:date="2023-07-26T12:55:00Z">
          <w:pPr>
            <w:pStyle w:val="Heading2"/>
            <w:bidi w:val="0"/>
          </w:pPr>
        </w:pPrChange>
      </w:pPr>
      <w:ins w:id="89" w:author="user" w:date="2023-07-26T12:34:00Z">
        <w:r w:rsidRPr="00214FE7">
          <w:rPr>
            <w:rPrChange w:id="90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 xml:space="preserve">Parameters </w:t>
        </w:r>
      </w:ins>
      <w:ins w:id="91" w:author="user" w:date="2023-07-26T12:35:00Z">
        <w:r w:rsidR="006B58F4" w:rsidRPr="00214FE7">
          <w:rPr>
            <w:rPrChange w:id="92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–</w:t>
        </w:r>
      </w:ins>
      <w:ins w:id="93" w:author="user" w:date="2023-07-26T12:34:00Z">
        <w:r w:rsidRPr="00214FE7">
          <w:rPr>
            <w:rPrChange w:id="94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 xml:space="preserve"> </w:t>
        </w:r>
      </w:ins>
      <w:ins w:id="95" w:author="user" w:date="2023-07-26T12:35:00Z">
        <w:r w:rsidR="006B58F4" w:rsidRPr="00214FE7">
          <w:rPr>
            <w:rPrChange w:id="96" w:author="user" w:date="2023-07-26T12:55:00Z">
              <w:rPr>
                <w:rFonts w:ascii="Arial" w:eastAsia="Arial" w:hAnsi="Arial" w:cs="Arial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rPrChange>
          </w:rPr>
          <w:t>define the following:</w:t>
        </w:r>
      </w:ins>
    </w:p>
    <w:p w14:paraId="23FF264E" w14:textId="42885390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97" w:author="user" w:date="2023-07-26T12:35:00Z"/>
          <w:rPrChange w:id="98" w:author="user" w:date="2023-07-26T12:55:00Z">
            <w:rPr>
              <w:moveTo w:id="99" w:author="user" w:date="2023-07-26T12:35:00Z"/>
              <w:rFonts w:ascii="Calibri" w:hAnsi="Calibri"/>
            </w:rPr>
          </w:rPrChange>
        </w:rPr>
        <w:pPrChange w:id="100" w:author="user" w:date="2023-07-26T12:55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RangeStart w:id="101" w:author="user" w:date="2023-07-26T12:35:00Z" w:name="move141267355"/>
      <w:moveTo w:id="102" w:author="user" w:date="2023-07-26T12:35:00Z">
        <w:r w:rsidRPr="00214FE7">
          <w:rPr>
            <w:rPrChange w:id="103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SUBS</w:t>
        </w:r>
      </w:moveTo>
      <w:ins w:id="104" w:author="user" w:date="2023-07-26T12:36:00Z">
        <w:r w:rsidRPr="00214FE7">
          <w:rPr>
            <w:rPrChange w:id="105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 xml:space="preserve"> – subjects to be analyzed.</w:t>
        </w:r>
      </w:ins>
    </w:p>
    <w:p w14:paraId="0E6D3569" w14:textId="77777777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106" w:author="user" w:date="2023-07-26T12:35:00Z"/>
          <w:rPrChange w:id="107" w:author="user" w:date="2023-07-26T12:55:00Z">
            <w:rPr>
              <w:moveTo w:id="108" w:author="user" w:date="2023-07-26T12:35:00Z"/>
              <w:rFonts w:ascii="Calibri" w:hAnsi="Calibri"/>
            </w:rPr>
          </w:rPrChange>
        </w:rPr>
        <w:pPrChange w:id="109" w:author="user" w:date="2023-07-26T12:55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 w:id="110" w:author="user" w:date="2023-07-26T12:35:00Z">
        <w:r w:rsidRPr="00214FE7">
          <w:rPr>
            <w:rPrChange w:id="111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DAY - only experiment 3 has ‘Day1’.</w:t>
        </w:r>
      </w:moveTo>
    </w:p>
    <w:p w14:paraId="0EA6C408" w14:textId="77777777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112" w:author="user" w:date="2023-07-26T12:35:00Z"/>
          <w:rPrChange w:id="113" w:author="user" w:date="2023-07-26T12:55:00Z">
            <w:rPr>
              <w:moveTo w:id="114" w:author="user" w:date="2023-07-26T12:35:00Z"/>
              <w:rFonts w:ascii="Calibri" w:hAnsi="Calibri"/>
            </w:rPr>
          </w:rPrChange>
        </w:rPr>
        <w:pPrChange w:id="115" w:author="user" w:date="2023-07-26T12:55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 w:id="116" w:author="user" w:date="2023-07-26T12:35:00Z">
        <w:r w:rsidRPr="00214FE7">
          <w:rPr>
            <w:rPrChange w:id="117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picked_traj - Wasn’t fully implemented, since we were only interested in the trajectory to the target.</w:t>
        </w:r>
      </w:moveTo>
    </w:p>
    <w:p w14:paraId="2EBB13F1" w14:textId="77777777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118" w:author="user" w:date="2023-07-26T12:35:00Z"/>
          <w:rPrChange w:id="119" w:author="user" w:date="2023-07-26T12:55:00Z">
            <w:rPr>
              <w:moveTo w:id="120" w:author="user" w:date="2023-07-26T12:35:00Z"/>
              <w:rFonts w:ascii="Calibri" w:hAnsi="Calibri"/>
            </w:rPr>
          </w:rPrChange>
        </w:rPr>
        <w:pPrChange w:id="121" w:author="user" w:date="2023-07-26T12:56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 w:id="122" w:author="user" w:date="2023-07-26T12:35:00Z">
        <w:r w:rsidRPr="00214FE7">
          <w:rPr>
            <w:rPrChange w:id="123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SIMULATE - Reduces the number of analyzed trials. Since adding a keyboard session in exp 4 prolonged the exp, we checked how many trials can we reduce from exp 2 / 3 and still receive an effect.</w:t>
        </w:r>
      </w:moveTo>
    </w:p>
    <w:p w14:paraId="59F8BE65" w14:textId="77777777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124" w:author="user" w:date="2023-07-26T12:35:00Z"/>
          <w:rPrChange w:id="125" w:author="user" w:date="2023-07-26T12:55:00Z">
            <w:rPr>
              <w:moveTo w:id="126" w:author="user" w:date="2023-07-26T12:35:00Z"/>
              <w:rFonts w:ascii="Calibri" w:hAnsi="Calibri"/>
            </w:rPr>
          </w:rPrChange>
        </w:rPr>
        <w:pPrChange w:id="127" w:author="user" w:date="2023-07-26T12:56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 w:id="128" w:author="user" w:date="2023-07-26T12:35:00Z">
        <w:r w:rsidRPr="00214FE7">
          <w:rPr>
            <w:rPrChange w:id="129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NORMALIZE_WITHIN_SUB</w:t>
        </w:r>
      </w:moveTo>
    </w:p>
    <w:p w14:paraId="36AD0B39" w14:textId="77777777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130" w:author="user" w:date="2023-07-26T12:35:00Z"/>
          <w:rPrChange w:id="131" w:author="user" w:date="2023-07-26T12:55:00Z">
            <w:rPr>
              <w:moveTo w:id="132" w:author="user" w:date="2023-07-26T12:35:00Z"/>
              <w:rFonts w:ascii="Calibri" w:hAnsi="Calibri"/>
            </w:rPr>
          </w:rPrChange>
        </w:rPr>
        <w:pPrChange w:id="133" w:author="user" w:date="2023-07-26T12:56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 w:id="134" w:author="user" w:date="2023-07-26T12:35:00Z">
        <w:r w:rsidRPr="00214FE7">
          <w:rPr>
            <w:rPrChange w:id="135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NORM_TRAJ</w:t>
        </w:r>
      </w:moveTo>
    </w:p>
    <w:p w14:paraId="27945E14" w14:textId="0C564B90" w:rsidR="006B58F4" w:rsidRPr="00214FE7" w:rsidRDefault="006B58F4" w:rsidP="00214FE7">
      <w:pPr>
        <w:pStyle w:val="NoSpacing"/>
        <w:numPr>
          <w:ilvl w:val="2"/>
          <w:numId w:val="13"/>
        </w:numPr>
        <w:bidi w:val="0"/>
        <w:rPr>
          <w:moveTo w:id="136" w:author="user" w:date="2023-07-26T12:35:00Z"/>
          <w:rPrChange w:id="137" w:author="user" w:date="2023-07-26T12:55:00Z">
            <w:rPr>
              <w:moveTo w:id="138" w:author="user" w:date="2023-07-26T12:35:00Z"/>
              <w:rFonts w:ascii="Calibri" w:hAnsi="Calibri"/>
            </w:rPr>
          </w:rPrChange>
        </w:rPr>
        <w:pPrChange w:id="139" w:author="user" w:date="2023-07-26T12:56:00Z">
          <w:pPr>
            <w:pStyle w:val="ListParagraph"/>
            <w:numPr>
              <w:ilvl w:val="1"/>
              <w:numId w:val="12"/>
            </w:numPr>
            <w:bidi w:val="0"/>
            <w:ind w:left="1440" w:hanging="360"/>
          </w:pPr>
        </w:pPrChange>
      </w:pPr>
      <w:moveTo w:id="140" w:author="user" w:date="2023-07-26T12:35:00Z">
        <w:r w:rsidRPr="00214FE7">
          <w:rPr>
            <w:rPrChange w:id="141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 xml:space="preserve">MIN_SAMP_LEN </w:t>
        </w:r>
      </w:moveTo>
    </w:p>
    <w:moveToRangeEnd w:id="101"/>
    <w:p w14:paraId="64944E07" w14:textId="583EB48D" w:rsidR="006B58F4" w:rsidRPr="00214FE7" w:rsidRDefault="006B58F4" w:rsidP="00214FE7">
      <w:pPr>
        <w:pStyle w:val="NoSpacing"/>
        <w:numPr>
          <w:ilvl w:val="1"/>
          <w:numId w:val="13"/>
        </w:numPr>
        <w:bidi w:val="0"/>
        <w:rPr>
          <w:rPrChange w:id="142" w:author="user" w:date="2023-07-26T12:55:00Z">
            <w:rPr>
              <w:rFonts w:ascii="Calibri" w:hAnsi="Calibri"/>
            </w:rPr>
          </w:rPrChange>
        </w:rPr>
        <w:pPrChange w:id="143" w:author="user" w:date="2023-07-26T12:55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  <w:r w:rsidRPr="00214FE7">
        <w:rPr>
          <w:rPrChange w:id="144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 xml:space="preserve">Simulate (optional, see ‘SIMULATE’ </w:t>
      </w:r>
      <w:del w:id="145" w:author="user" w:date="2023-07-26T12:39:00Z">
        <w:r w:rsidRPr="00214FE7" w:rsidDel="006B58F4">
          <w:rPr>
            <w:rPrChange w:id="146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delText xml:space="preserve">in a.iv </w:delText>
        </w:r>
      </w:del>
      <w:r w:rsidRPr="00214FE7">
        <w:rPr>
          <w:rPrChange w:id="147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above)</w:t>
      </w:r>
    </w:p>
    <w:p w14:paraId="288261FF" w14:textId="77777777" w:rsidR="006B58F4" w:rsidRPr="00214FE7" w:rsidRDefault="006B58F4" w:rsidP="00214FE7">
      <w:pPr>
        <w:pStyle w:val="NoSpacing"/>
        <w:numPr>
          <w:ilvl w:val="1"/>
          <w:numId w:val="13"/>
        </w:numPr>
        <w:bidi w:val="0"/>
        <w:rPr>
          <w:rPrChange w:id="148" w:author="user" w:date="2023-07-26T12:55:00Z">
            <w:rPr>
              <w:rFonts w:ascii="Calibri" w:hAnsi="Calibri"/>
            </w:rPr>
          </w:rPrChange>
        </w:rPr>
        <w:pPrChange w:id="149" w:author="user" w:date="2023-07-26T12:55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  <w:r w:rsidRPr="00214FE7">
        <w:rPr>
          <w:rPrChange w:id="150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Create Proc Data File</w:t>
      </w:r>
    </w:p>
    <w:p w14:paraId="2CF64C5A" w14:textId="4930642D" w:rsidR="006B58F4" w:rsidRPr="00214FE7" w:rsidRDefault="006B58F4" w:rsidP="00214FE7">
      <w:pPr>
        <w:pStyle w:val="NoSpacing"/>
        <w:numPr>
          <w:ilvl w:val="1"/>
          <w:numId w:val="13"/>
        </w:numPr>
        <w:bidi w:val="0"/>
        <w:rPr>
          <w:rPrChange w:id="151" w:author="user" w:date="2023-07-26T12:55:00Z">
            <w:rPr>
              <w:rFonts w:ascii="Calibri" w:hAnsi="Calibri"/>
            </w:rPr>
          </w:rPrChange>
        </w:rPr>
        <w:pPrChange w:id="152" w:author="user" w:date="2023-07-26T12:55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  <w:r w:rsidRPr="00214FE7">
        <w:rPr>
          <w:rPrChange w:id="153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 xml:space="preserve">Add Fields </w:t>
      </w:r>
      <w:del w:id="154" w:author="user" w:date="2023-07-26T12:40:00Z">
        <w:r w:rsidRPr="00214FE7" w:rsidDel="007F0EED">
          <w:rPr>
            <w:rPrChange w:id="155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delText>-</w:delText>
        </w:r>
      </w:del>
      <w:ins w:id="156" w:author="user" w:date="2023-07-26T12:40:00Z">
        <w:r w:rsidR="007F0EED" w:rsidRPr="00214FE7">
          <w:rPr>
            <w:rPrChange w:id="157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>–</w:t>
        </w:r>
      </w:ins>
      <w:r w:rsidRPr="00214FE7">
        <w:rPr>
          <w:rPrChange w:id="158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 xml:space="preserve"> </w:t>
      </w:r>
      <w:ins w:id="159" w:author="user" w:date="2023-07-26T12:49:00Z">
        <w:r w:rsidR="00B01216" w:rsidRPr="00214FE7">
          <w:rPr>
            <w:rPrChange w:id="160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Adds to the output data of the first subjects three fields </w:t>
        </w:r>
      </w:ins>
      <w:ins w:id="161" w:author="user" w:date="2023-07-26T12:50:00Z">
        <w:r w:rsidR="00B01216" w:rsidRPr="00214FE7">
          <w:rPr>
            <w:rPrChange w:id="162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>(late_res, slow_mvmnt, quit) that were recorded only at a later version of the experiment.</w:t>
        </w:r>
        <w:r w:rsidR="00B01216" w:rsidRPr="00214FE7" w:rsidDel="007F0EED">
          <w:rPr>
            <w:rPrChange w:id="163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</w:t>
        </w:r>
      </w:ins>
      <w:del w:id="164" w:author="user" w:date="2023-07-26T12:45:00Z">
        <w:r w:rsidRPr="00214FE7" w:rsidDel="007F0EED">
          <w:rPr>
            <w:rPrChange w:id="165" w:author="user" w:date="2023-07-26T12:55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delText>some fields were added after running some of the subjects. This section adds them to their data.</w:delText>
        </w:r>
      </w:del>
    </w:p>
    <w:p w14:paraId="7FDBF4EE" w14:textId="0F8C5E3F" w:rsidR="006B58F4" w:rsidDel="00214FE7" w:rsidRDefault="006B58F4" w:rsidP="00214FE7">
      <w:pPr>
        <w:pStyle w:val="NoSpacing"/>
        <w:numPr>
          <w:ilvl w:val="1"/>
          <w:numId w:val="13"/>
        </w:numPr>
        <w:bidi w:val="0"/>
        <w:rPr>
          <w:del w:id="166" w:author="user" w:date="2023-07-26T12:56:00Z"/>
        </w:rPr>
        <w:pPrChange w:id="167" w:author="user" w:date="2023-07-26T12:56:00Z">
          <w:pPr>
            <w:pStyle w:val="Heading4"/>
            <w:bidi w:val="0"/>
          </w:pPr>
        </w:pPrChange>
      </w:pPr>
      <w:r w:rsidRPr="00214FE7">
        <w:rPr>
          <w:rPrChange w:id="168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Add trials</w:t>
      </w:r>
      <w:ins w:id="169" w:author="user" w:date="2023-07-26T12:48:00Z">
        <w:r w:rsidR="00B01216" w:rsidRPr="00214FE7">
          <w:rPr>
            <w:rPrChange w:id="170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– </w:t>
        </w:r>
      </w:ins>
      <w:ins w:id="171" w:author="user" w:date="2023-07-26T12:50:00Z">
        <w:r w:rsidR="00B01216" w:rsidRPr="00214FE7">
          <w:rPr>
            <w:rPrChange w:id="172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>If subject quit before finishing, fills missing trials with nan</w:t>
        </w:r>
      </w:ins>
      <w:ins w:id="173" w:author="user" w:date="2023-07-26T12:51:00Z">
        <w:r w:rsidR="00B01216" w:rsidRPr="00214FE7">
          <w:rPr>
            <w:rPrChange w:id="174" w:author="user" w:date="2023-07-26T12:55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</w:rPrChange>
          </w:rPr>
          <w:t>.</w:t>
        </w:r>
      </w:ins>
    </w:p>
    <w:p w14:paraId="17086364" w14:textId="77777777" w:rsidR="00214FE7" w:rsidRPr="00214FE7" w:rsidRDefault="00214FE7" w:rsidP="00214FE7">
      <w:pPr>
        <w:pStyle w:val="NoSpacing"/>
        <w:numPr>
          <w:ilvl w:val="1"/>
          <w:numId w:val="13"/>
        </w:numPr>
        <w:bidi w:val="0"/>
        <w:rPr>
          <w:ins w:id="175" w:author="user" w:date="2023-07-26T12:56:00Z"/>
          <w:rPrChange w:id="176" w:author="user" w:date="2023-07-26T12:55:00Z">
            <w:rPr>
              <w:ins w:id="177" w:author="user" w:date="2023-07-26T12:56:00Z"/>
              <w:rFonts w:ascii="Calibri" w:hAnsi="Calibri"/>
            </w:rPr>
          </w:rPrChange>
        </w:rPr>
        <w:pPrChange w:id="178" w:author="user" w:date="2023-07-26T12:56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</w:p>
    <w:p w14:paraId="2B926E08" w14:textId="10CB6466" w:rsidR="004B78EF" w:rsidRDefault="006B58F4" w:rsidP="00214FE7">
      <w:pPr>
        <w:pStyle w:val="NoSpacing"/>
        <w:numPr>
          <w:ilvl w:val="1"/>
          <w:numId w:val="13"/>
        </w:numPr>
        <w:bidi w:val="0"/>
        <w:rPr>
          <w:ins w:id="179" w:author="user" w:date="2023-07-26T13:10:00Z"/>
        </w:rPr>
        <w:pPrChange w:id="180" w:author="user" w:date="2023-07-26T12:56:00Z">
          <w:pPr>
            <w:pStyle w:val="Heading4"/>
            <w:bidi w:val="0"/>
          </w:pPr>
        </w:pPrChange>
      </w:pPr>
      <w:r w:rsidRPr="00214FE7">
        <w:rPr>
          <w:rPrChange w:id="181" w:author="user" w:date="2023-07-26T12:56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Preprocess and Normalize</w:t>
      </w:r>
      <w:ins w:id="182" w:author="user" w:date="2023-07-26T13:10:00Z">
        <w:r w:rsidR="00D06762">
          <w:t xml:space="preserve"> – </w:t>
        </w:r>
      </w:ins>
    </w:p>
    <w:p w14:paraId="72B4A928" w14:textId="1805D823" w:rsidR="00D06762" w:rsidRDefault="00D06762" w:rsidP="00D06762">
      <w:pPr>
        <w:pStyle w:val="NoSpacing"/>
        <w:bidi w:val="0"/>
        <w:ind w:left="720" w:firstLine="720"/>
        <w:rPr>
          <w:ins w:id="183" w:author="user" w:date="2023-07-26T13:16:00Z"/>
          <w:color w:val="222222"/>
          <w:shd w:val="clear" w:color="auto" w:fill="FFFFFF"/>
        </w:rPr>
        <w:pPrChange w:id="184" w:author="user" w:date="2023-07-26T13:10:00Z">
          <w:pPr>
            <w:pStyle w:val="Heading4"/>
            <w:bidi w:val="0"/>
          </w:pPr>
        </w:pPrChange>
      </w:pPr>
      <w:ins w:id="185" w:author="user" w:date="2023-07-26T13:10:00Z">
        <w:r>
          <w:t xml:space="preserve">Taken from </w:t>
        </w:r>
        <w:r w:rsidRPr="001C5EDE">
          <w:rPr>
            <w:i/>
            <w:iCs/>
            <w:color w:val="222222"/>
            <w:shd w:val="clear" w:color="auto" w:fill="FFFFFF"/>
            <w:rPrChange w:id="186" w:author="user" w:date="2023-07-26T16:48:00Z">
              <w:rPr>
                <w:color w:val="222222"/>
                <w:shd w:val="clear" w:color="auto" w:fill="FFFFFF"/>
              </w:rPr>
            </w:rPrChange>
          </w:rPr>
          <w:t>Gallivan, J. P., &amp; Chapman, C. S. (2014). Three-dimensional reach trajectories</w:t>
        </w:r>
        <w:r>
          <w:rPr>
            <w:color w:val="222222"/>
            <w:shd w:val="clear" w:color="auto" w:fill="FFFFFF"/>
          </w:rPr>
          <w:t>.</w:t>
        </w:r>
      </w:ins>
    </w:p>
    <w:p w14:paraId="33417B5A" w14:textId="4C0F97BD" w:rsidR="00D06762" w:rsidRPr="00214FE7" w:rsidRDefault="00D06762" w:rsidP="00D06762">
      <w:pPr>
        <w:pStyle w:val="NoSpacing"/>
        <w:bidi w:val="0"/>
        <w:ind w:left="1440"/>
        <w:rPr>
          <w:ins w:id="187" w:author="user" w:date="2023-07-26T12:53:00Z"/>
          <w:rPrChange w:id="188" w:author="user" w:date="2023-07-26T12:56:00Z">
            <w:rPr>
              <w:ins w:id="189" w:author="user" w:date="2023-07-26T12:53:00Z"/>
              <w:b/>
              <w:bCs/>
            </w:rPr>
          </w:rPrChange>
        </w:rPr>
        <w:pPrChange w:id="190" w:author="user" w:date="2023-07-26T13:17:00Z">
          <w:pPr>
            <w:pStyle w:val="Heading4"/>
            <w:bidi w:val="0"/>
          </w:pPr>
        </w:pPrChange>
      </w:pPr>
      <w:ins w:id="191" w:author="user" w:date="2023-07-26T13:16:00Z">
        <w:r>
          <w:rPr>
            <w:color w:val="222222"/>
            <w:shd w:val="clear" w:color="auto" w:fill="FFFFFF"/>
          </w:rPr>
          <w:t xml:space="preserve">For more </w:t>
        </w:r>
      </w:ins>
      <w:ins w:id="192" w:author="user" w:date="2023-07-26T13:17:00Z">
        <w:r w:rsidR="007D46F5">
          <w:rPr>
            <w:color w:val="222222"/>
            <w:shd w:val="clear" w:color="auto" w:fill="FFFFFF"/>
          </w:rPr>
          <w:t>information,</w:t>
        </w:r>
      </w:ins>
      <w:ins w:id="193" w:author="user" w:date="2023-07-26T13:16:00Z">
        <w:r>
          <w:rPr>
            <w:color w:val="222222"/>
            <w:shd w:val="clear" w:color="auto" w:fill="FFFFFF"/>
          </w:rPr>
          <w:t xml:space="preserve"> see </w:t>
        </w:r>
        <w:r w:rsidRPr="001C5EDE">
          <w:rPr>
            <w:i/>
            <w:iCs/>
            <w:color w:val="222222"/>
            <w:shd w:val="clear" w:color="auto" w:fill="FFFFFF"/>
            <w:rPrChange w:id="194" w:author="user" w:date="2023-07-26T16:47:00Z">
              <w:rPr>
                <w:color w:val="222222"/>
                <w:shd w:val="clear" w:color="auto" w:fill="FFFFFF"/>
              </w:rPr>
            </w:rPrChange>
          </w:rPr>
          <w:t>‘/analysis_code/imported_code/craig_code/Using Functional Data</w:t>
        </w:r>
      </w:ins>
      <w:ins w:id="195" w:author="user" w:date="2023-07-26T13:17:00Z">
        <w:r w:rsidRPr="001C5EDE">
          <w:rPr>
            <w:i/>
            <w:iCs/>
            <w:color w:val="222222"/>
            <w:shd w:val="clear" w:color="auto" w:fill="FFFFFF"/>
            <w:rPrChange w:id="196" w:author="user" w:date="2023-07-26T16:47:00Z">
              <w:rPr>
                <w:color w:val="222222"/>
                <w:shd w:val="clear" w:color="auto" w:fill="FFFFFF"/>
              </w:rPr>
            </w:rPrChange>
          </w:rPr>
          <w:t xml:space="preserve"> </w:t>
        </w:r>
      </w:ins>
      <w:ins w:id="197" w:author="user" w:date="2023-07-26T13:16:00Z">
        <w:r w:rsidRPr="001C5EDE">
          <w:rPr>
            <w:i/>
            <w:iCs/>
            <w:color w:val="222222"/>
            <w:shd w:val="clear" w:color="auto" w:fill="FFFFFF"/>
            <w:rPrChange w:id="198" w:author="user" w:date="2023-07-26T16:47:00Z">
              <w:rPr>
                <w:color w:val="222222"/>
                <w:shd w:val="clear" w:color="auto" w:fill="FFFFFF"/>
              </w:rPr>
            </w:rPrChange>
          </w:rPr>
          <w:t>Analysis_v1_april2011.pdf</w:t>
        </w:r>
        <w:r>
          <w:rPr>
            <w:color w:val="222222"/>
            <w:shd w:val="clear" w:color="auto" w:fill="FFFFFF"/>
          </w:rPr>
          <w:t>’</w:t>
        </w:r>
      </w:ins>
    </w:p>
    <w:p w14:paraId="3C4BDBA8" w14:textId="77777777" w:rsidR="00D06762" w:rsidRDefault="00D06762" w:rsidP="00D06762">
      <w:pPr>
        <w:pStyle w:val="NoSpacing"/>
        <w:numPr>
          <w:ilvl w:val="2"/>
          <w:numId w:val="13"/>
        </w:numPr>
        <w:bidi w:val="0"/>
        <w:rPr>
          <w:ins w:id="199" w:author="user" w:date="2023-07-26T13:07:00Z"/>
        </w:rPr>
      </w:pPr>
      <w:ins w:id="200" w:author="user" w:date="2023-07-26T13:07:00Z">
        <w:r>
          <w:t>Fill Missing Data –</w:t>
        </w:r>
      </w:ins>
    </w:p>
    <w:p w14:paraId="45368636" w14:textId="77777777" w:rsidR="00D06762" w:rsidRDefault="00D06762" w:rsidP="00D06762">
      <w:pPr>
        <w:pStyle w:val="NoSpacing"/>
        <w:bidi w:val="0"/>
        <w:ind w:left="2160"/>
        <w:rPr>
          <w:ins w:id="201" w:author="user" w:date="2023-07-26T13:07:00Z"/>
        </w:rPr>
      </w:pPr>
      <w:ins w:id="202" w:author="user" w:date="2023-07-26T13:07:00Z">
        <w:r>
          <w:t xml:space="preserve">Uses </w:t>
        </w:r>
        <w:r>
          <w:fldChar w:fldCharType="begin"/>
        </w:r>
        <w:r>
          <w:instrText xml:space="preserve"> HYPERLINK "https://www.mathworks.com/matlabcentral/fileexchange/4551-inpaint_nans" </w:instrText>
        </w:r>
        <w:r>
          <w:fldChar w:fldCharType="separate"/>
        </w:r>
        <w:r w:rsidRPr="00214FE7">
          <w:rPr>
            <w:rStyle w:val="Hyperlink"/>
          </w:rPr>
          <w:t>inpaint_nans</w:t>
        </w:r>
        <w:r>
          <w:fldChar w:fldCharType="end"/>
        </w:r>
        <w:r>
          <w:t xml:space="preserve"> to replace NaNs (“camera glitches” in trajectory) with interpolated values.</w:t>
        </w:r>
      </w:ins>
    </w:p>
    <w:p w14:paraId="74EDB404" w14:textId="4C1D384E" w:rsidR="004B78EF" w:rsidRDefault="004B78EF" w:rsidP="00D06762">
      <w:pPr>
        <w:pStyle w:val="NoSpacing"/>
        <w:numPr>
          <w:ilvl w:val="2"/>
          <w:numId w:val="13"/>
        </w:numPr>
        <w:bidi w:val="0"/>
        <w:rPr>
          <w:ins w:id="203" w:author="user" w:date="2023-07-26T13:07:00Z"/>
        </w:rPr>
        <w:pPrChange w:id="204" w:author="user" w:date="2023-07-26T13:15:00Z">
          <w:pPr>
            <w:pStyle w:val="NoSpacing"/>
            <w:bidi w:val="0"/>
          </w:pPr>
        </w:pPrChange>
      </w:pPr>
      <w:ins w:id="205" w:author="user" w:date="2023-07-26T12:53:00Z">
        <w:r>
          <w:t>Filter Trajectory</w:t>
        </w:r>
      </w:ins>
      <w:ins w:id="206" w:author="user" w:date="2023-07-26T13:07:00Z">
        <w:r w:rsidR="00D06762">
          <w:t xml:space="preserve"> – </w:t>
        </w:r>
      </w:ins>
      <w:ins w:id="207" w:author="user" w:date="2023-07-26T12:53:00Z">
        <w:r>
          <w:t>Apply low pass butter worth filter of 2</w:t>
        </w:r>
        <w:r w:rsidRPr="004563CE">
          <w:rPr>
            <w:vertAlign w:val="superscript"/>
          </w:rPr>
          <w:t>nd</w:t>
        </w:r>
        <w:r>
          <w:t xml:space="preserve"> order with cutoff at 8Hz on each axis separately to clean any noise in the recording.</w:t>
        </w:r>
      </w:ins>
      <w:ins w:id="208" w:author="user" w:date="2023-07-26T13:07:00Z">
        <w:r w:rsidR="00D06762">
          <w:t xml:space="preserve"> </w:t>
        </w:r>
      </w:ins>
      <w:ins w:id="209" w:author="user" w:date="2023-07-26T12:53:00Z">
        <w:r>
          <w:t>Since the noise is canceled, we can later over-fit the data without concern fo</w:t>
        </w:r>
        <w:r w:rsidR="00D06762">
          <w:t>r capturing noise with our fit</w:t>
        </w:r>
        <w:r>
          <w:t>.</w:t>
        </w:r>
      </w:ins>
    </w:p>
    <w:p w14:paraId="3A054E5E" w14:textId="77777777" w:rsidR="00D06762" w:rsidRDefault="004B78EF" w:rsidP="00D06762">
      <w:pPr>
        <w:pStyle w:val="NoSpacing"/>
        <w:numPr>
          <w:ilvl w:val="2"/>
          <w:numId w:val="13"/>
        </w:numPr>
        <w:bidi w:val="0"/>
        <w:rPr>
          <w:ins w:id="210" w:author="user" w:date="2023-07-26T13:08:00Z"/>
        </w:rPr>
        <w:pPrChange w:id="211" w:author="user" w:date="2023-07-26T13:08:00Z">
          <w:pPr>
            <w:pStyle w:val="NoSpacing"/>
            <w:bidi w:val="0"/>
          </w:pPr>
        </w:pPrChange>
      </w:pPr>
      <w:ins w:id="212" w:author="user" w:date="2023-07-26T12:53:00Z">
        <w:r>
          <w:t>Set Origin</w:t>
        </w:r>
      </w:ins>
      <w:ins w:id="213" w:author="user" w:date="2023-07-26T13:07:00Z">
        <w:r w:rsidR="00D06762">
          <w:t xml:space="preserve"> </w:t>
        </w:r>
      </w:ins>
      <w:ins w:id="214" w:author="user" w:date="2023-07-26T13:08:00Z">
        <w:r w:rsidR="00D06762">
          <w:t>–</w:t>
        </w:r>
      </w:ins>
      <w:ins w:id="215" w:author="user" w:date="2023-07-26T13:07:00Z">
        <w:r w:rsidR="00D06762">
          <w:t xml:space="preserve"> </w:t>
        </w:r>
      </w:ins>
      <w:ins w:id="216" w:author="user" w:date="2023-07-26T12:53:00Z">
        <w:r>
          <w:t>Set the first sample in each trial as the axes origin by subtracting it from each sample.</w:t>
        </w:r>
      </w:ins>
    </w:p>
    <w:p w14:paraId="240ACA57" w14:textId="77777777" w:rsidR="00D06762" w:rsidRDefault="00D06762" w:rsidP="00D06762">
      <w:pPr>
        <w:pStyle w:val="NoSpacing"/>
        <w:bidi w:val="0"/>
        <w:ind w:left="2160"/>
        <w:rPr>
          <w:ins w:id="217" w:author="user" w:date="2023-07-26T13:08:00Z"/>
        </w:rPr>
        <w:pPrChange w:id="218" w:author="user" w:date="2023-07-26T13:08:00Z">
          <w:pPr>
            <w:pStyle w:val="NoSpacing"/>
            <w:numPr>
              <w:ilvl w:val="2"/>
              <w:numId w:val="13"/>
            </w:numPr>
            <w:bidi w:val="0"/>
            <w:ind w:left="2160" w:hanging="180"/>
          </w:pPr>
        </w:pPrChange>
      </w:pPr>
      <w:ins w:id="219" w:author="user" w:date="2023-07-26T13:08:00Z">
        <w:r>
          <w:t>Set the time of the first sample in each trial as t=0.</w:t>
        </w:r>
      </w:ins>
    </w:p>
    <w:p w14:paraId="246C390B" w14:textId="77777777" w:rsidR="00D06762" w:rsidRDefault="004B78EF" w:rsidP="00D06762">
      <w:pPr>
        <w:pStyle w:val="NoSpacing"/>
        <w:numPr>
          <w:ilvl w:val="2"/>
          <w:numId w:val="13"/>
        </w:numPr>
        <w:bidi w:val="0"/>
        <w:rPr>
          <w:ins w:id="220" w:author="user" w:date="2023-07-26T13:09:00Z"/>
        </w:rPr>
        <w:pPrChange w:id="221" w:author="user" w:date="2023-07-26T13:08:00Z">
          <w:pPr>
            <w:pStyle w:val="NoSpacing"/>
            <w:bidi w:val="0"/>
          </w:pPr>
        </w:pPrChange>
      </w:pPr>
      <w:ins w:id="222" w:author="user" w:date="2023-07-26T12:53:00Z">
        <w:r>
          <w:t>Trim Onset Offset</w:t>
        </w:r>
      </w:ins>
      <w:ins w:id="223" w:author="user" w:date="2023-07-26T13:08:00Z">
        <w:r w:rsidR="00D06762">
          <w:t xml:space="preserve"> – </w:t>
        </w:r>
      </w:ins>
      <w:ins w:id="224" w:author="user" w:date="2023-07-26T13:09:00Z">
        <w:r w:rsidR="00D06762">
          <w:t>Trims the trajectory.</w:t>
        </w:r>
      </w:ins>
    </w:p>
    <w:p w14:paraId="1AFCF711" w14:textId="009B81C1" w:rsidR="00D06762" w:rsidRDefault="00D06762" w:rsidP="00D06762">
      <w:pPr>
        <w:pStyle w:val="NoSpacing"/>
        <w:numPr>
          <w:ilvl w:val="3"/>
          <w:numId w:val="13"/>
        </w:numPr>
        <w:bidi w:val="0"/>
        <w:rPr>
          <w:ins w:id="225" w:author="user" w:date="2023-07-26T13:09:00Z"/>
        </w:rPr>
        <w:pPrChange w:id="226" w:author="user" w:date="2023-07-26T13:10:00Z">
          <w:pPr>
            <w:pStyle w:val="NoSpacing"/>
            <w:bidi w:val="0"/>
          </w:pPr>
        </w:pPrChange>
      </w:pPr>
      <w:ins w:id="227" w:author="user" w:date="2023-07-26T13:11:00Z">
        <w:r>
          <w:lastRenderedPageBreak/>
          <w:t>S</w:t>
        </w:r>
      </w:ins>
      <w:ins w:id="228" w:author="user" w:date="2023-07-26T13:12:00Z">
        <w:r>
          <w:t xml:space="preserve">mooth velocity to find onset – </w:t>
        </w:r>
      </w:ins>
      <w:ins w:id="229" w:author="user" w:date="2023-07-26T13:10:00Z">
        <w:r>
          <w:t>Compute velocity and apply low pass butter worth filter of 2</w:t>
        </w:r>
        <w:r w:rsidRPr="00C445B2">
          <w:rPr>
            <w:vertAlign w:val="superscript"/>
          </w:rPr>
          <w:t>nd</w:t>
        </w:r>
        <w:r>
          <w:t xml:space="preserve"> order to it with a 10Hz cutoff.</w:t>
        </w:r>
      </w:ins>
    </w:p>
    <w:p w14:paraId="0F892B4C" w14:textId="5DB5441F" w:rsidR="00D06762" w:rsidRDefault="00D06762" w:rsidP="00D06762">
      <w:pPr>
        <w:pStyle w:val="NoSpacing"/>
        <w:numPr>
          <w:ilvl w:val="3"/>
          <w:numId w:val="13"/>
        </w:numPr>
        <w:bidi w:val="0"/>
        <w:rPr>
          <w:ins w:id="230" w:author="user" w:date="2023-07-26T13:09:00Z"/>
        </w:rPr>
        <w:pPrChange w:id="231" w:author="user" w:date="2023-07-26T13:11:00Z">
          <w:pPr>
            <w:pStyle w:val="NoSpacing"/>
            <w:bidi w:val="0"/>
          </w:pPr>
        </w:pPrChange>
      </w:pPr>
      <w:ins w:id="232" w:author="user" w:date="2023-07-26T13:09:00Z">
        <w:r>
          <w:t>Onset - the first sample in which the 3 consecutive samples had a velocity greater than 2cm/s and a total acceleration greater than 2cm/s^2.</w:t>
        </w:r>
      </w:ins>
    </w:p>
    <w:p w14:paraId="501CA5CD" w14:textId="6712574A" w:rsidR="00D06762" w:rsidRDefault="00D06762" w:rsidP="00D06762">
      <w:pPr>
        <w:pStyle w:val="NoSpacing"/>
        <w:numPr>
          <w:ilvl w:val="3"/>
          <w:numId w:val="13"/>
        </w:numPr>
        <w:bidi w:val="0"/>
        <w:rPr>
          <w:ins w:id="233" w:author="user" w:date="2023-07-26T13:08:00Z"/>
        </w:rPr>
        <w:pPrChange w:id="234" w:author="user" w:date="2023-07-26T13:11:00Z">
          <w:pPr>
            <w:pStyle w:val="NoSpacing"/>
            <w:bidi w:val="0"/>
          </w:pPr>
        </w:pPrChange>
      </w:pPr>
      <w:ins w:id="235" w:author="user" w:date="2023-07-26T13:09:00Z">
        <w:r>
          <w:t>Offset - point closest to the screen.</w:t>
        </w:r>
      </w:ins>
    </w:p>
    <w:p w14:paraId="6FEEAF06" w14:textId="3A621132" w:rsidR="00C35C37" w:rsidRDefault="004B78EF" w:rsidP="00C35C37">
      <w:pPr>
        <w:pStyle w:val="NoSpacing"/>
        <w:numPr>
          <w:ilvl w:val="2"/>
          <w:numId w:val="13"/>
        </w:numPr>
        <w:bidi w:val="0"/>
        <w:rPr>
          <w:ins w:id="236" w:author="user" w:date="2023-07-26T13:18:00Z"/>
        </w:rPr>
        <w:pPrChange w:id="237" w:author="user" w:date="2023-07-26T13:19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  <w:ins w:id="238" w:author="user" w:date="2023-07-26T12:53:00Z">
        <w:r>
          <w:t>Normalize_trajs</w:t>
        </w:r>
      </w:ins>
      <w:ins w:id="239" w:author="user" w:date="2023-07-26T13:12:00Z">
        <w:r w:rsidR="00D06762">
          <w:t xml:space="preserve"> – Fit a B-spline function to the data and extract 200 points equally spaced along the </w:t>
        </w:r>
      </w:ins>
      <w:ins w:id="240" w:author="user" w:date="2023-07-26T13:19:00Z">
        <w:r w:rsidR="00C35C37">
          <w:t xml:space="preserve">total path traveled on the </w:t>
        </w:r>
      </w:ins>
      <w:ins w:id="241" w:author="user" w:date="2023-07-26T13:12:00Z">
        <w:r w:rsidR="00D06762">
          <w:t xml:space="preserve">Z </w:t>
        </w:r>
      </w:ins>
      <w:ins w:id="242" w:author="user" w:date="2023-07-26T13:19:00Z">
        <w:r w:rsidR="00C35C37">
          <w:t>axis</w:t>
        </w:r>
      </w:ins>
      <w:ins w:id="243" w:author="user" w:date="2023-07-26T13:12:00Z">
        <w:r w:rsidR="00D06762">
          <w:t>.</w:t>
        </w:r>
      </w:ins>
      <w:ins w:id="244" w:author="user" w:date="2023-07-26T13:13:00Z">
        <w:r w:rsidR="00D06762">
          <w:t xml:space="preserve"> This allows t</w:t>
        </w:r>
      </w:ins>
      <w:ins w:id="245" w:author="user" w:date="2023-07-26T12:53:00Z">
        <w:r>
          <w:t>o compare X coordinates between trials</w:t>
        </w:r>
      </w:ins>
      <w:ins w:id="246" w:author="user" w:date="2023-07-26T13:13:00Z">
        <w:r w:rsidR="00D06762">
          <w:t>.</w:t>
        </w:r>
      </w:ins>
    </w:p>
    <w:p w14:paraId="5D0DF212" w14:textId="65065281" w:rsidR="004B78EF" w:rsidRPr="00C35C37" w:rsidDel="00C35C37" w:rsidRDefault="004B78EF" w:rsidP="00C35C37">
      <w:pPr>
        <w:pStyle w:val="NoSpacing"/>
        <w:bidi w:val="0"/>
        <w:ind w:left="2160"/>
        <w:rPr>
          <w:del w:id="247" w:author="user" w:date="2023-07-26T13:19:00Z"/>
          <w:rPrChange w:id="248" w:author="user" w:date="2023-07-26T13:18:00Z">
            <w:rPr>
              <w:del w:id="249" w:author="user" w:date="2023-07-26T13:19:00Z"/>
              <w:rFonts w:ascii="Calibri" w:hAnsi="Calibri"/>
            </w:rPr>
          </w:rPrChange>
        </w:rPr>
        <w:pPrChange w:id="250" w:author="user" w:date="2023-07-26T13:18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</w:p>
    <w:p w14:paraId="2B3972AC" w14:textId="77777777" w:rsidR="00B93644" w:rsidRDefault="006B58F4" w:rsidP="004563CE">
      <w:pPr>
        <w:pStyle w:val="NoSpacing"/>
        <w:numPr>
          <w:ilvl w:val="0"/>
          <w:numId w:val="13"/>
        </w:numPr>
        <w:bidi w:val="0"/>
        <w:rPr>
          <w:ins w:id="251" w:author="user" w:date="2023-07-26T13:41:00Z"/>
          <w:b/>
          <w:bCs/>
        </w:rPr>
        <w:pPrChange w:id="252" w:author="user" w:date="2023-07-26T13:23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  <w:r w:rsidRPr="00214FE7">
        <w:rPr>
          <w:b/>
          <w:bCs/>
          <w:rPrChange w:id="253" w:author="user" w:date="2023-07-26T12:55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Trial screening</w:t>
      </w:r>
      <w:ins w:id="254" w:author="user" w:date="2023-07-26T13:20:00Z">
        <w:r w:rsidR="004563CE">
          <w:rPr>
            <w:b/>
            <w:bCs/>
          </w:rPr>
          <w:t xml:space="preserve"> –</w:t>
        </w:r>
      </w:ins>
    </w:p>
    <w:p w14:paraId="05995C18" w14:textId="139A8DAA" w:rsidR="006B58F4" w:rsidRPr="004563CE" w:rsidRDefault="004563CE" w:rsidP="00B93644">
      <w:pPr>
        <w:pStyle w:val="NoSpacing"/>
        <w:bidi w:val="0"/>
        <w:ind w:left="720" w:firstLine="360"/>
        <w:rPr>
          <w:ins w:id="255" w:author="user" w:date="2023-07-26T13:21:00Z"/>
          <w:b/>
          <w:bCs/>
          <w:rPrChange w:id="256" w:author="user" w:date="2023-07-26T13:21:00Z">
            <w:rPr>
              <w:ins w:id="257" w:author="user" w:date="2023-07-26T13:21:00Z"/>
            </w:rPr>
          </w:rPrChange>
        </w:rPr>
        <w:pPrChange w:id="258" w:author="user" w:date="2023-07-26T13:41:00Z">
          <w:pPr>
            <w:pStyle w:val="ListParagraph"/>
            <w:numPr>
              <w:numId w:val="12"/>
            </w:numPr>
            <w:bidi w:val="0"/>
            <w:ind w:hanging="360"/>
          </w:pPr>
        </w:pPrChange>
      </w:pPr>
      <w:ins w:id="259" w:author="user" w:date="2023-07-26T13:23:00Z">
        <w:r>
          <w:t>M</w:t>
        </w:r>
      </w:ins>
      <w:ins w:id="260" w:author="user" w:date="2023-07-26T13:21:00Z">
        <w:r>
          <w:t>arks bad trials</w:t>
        </w:r>
      </w:ins>
      <w:ins w:id="261" w:author="user" w:date="2023-07-26T13:23:00Z">
        <w:r>
          <w:t xml:space="preserve"> for these reasons</w:t>
        </w:r>
      </w:ins>
      <w:ins w:id="262" w:author="user" w:date="2023-07-26T13:21:00Z">
        <w:r>
          <w:t>:</w:t>
        </w:r>
      </w:ins>
    </w:p>
    <w:p w14:paraId="30781E41" w14:textId="01160343" w:rsidR="004563CE" w:rsidRDefault="004563CE" w:rsidP="004563CE">
      <w:pPr>
        <w:pStyle w:val="NoSpacing"/>
        <w:numPr>
          <w:ilvl w:val="1"/>
          <w:numId w:val="13"/>
        </w:numPr>
        <w:bidi w:val="0"/>
        <w:rPr>
          <w:ins w:id="263" w:author="user" w:date="2023-07-26T13:23:00Z"/>
        </w:rPr>
        <w:pPrChange w:id="264" w:author="user" w:date="2023-07-26T13:24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265" w:author="user" w:date="2023-07-26T13:23:00Z">
        <w:r>
          <w:t>Too early – movement initiation started le</w:t>
        </w:r>
      </w:ins>
      <w:ins w:id="266" w:author="user" w:date="2023-07-26T13:24:00Z">
        <w:r>
          <w:t>s</w:t>
        </w:r>
      </w:ins>
      <w:ins w:id="267" w:author="user" w:date="2023-07-26T13:23:00Z">
        <w:r>
          <w:t>s than 100ms after target was displayed indicating a predictive response.</w:t>
        </w:r>
      </w:ins>
    </w:p>
    <w:p w14:paraId="0B2D5F09" w14:textId="36633042" w:rsidR="004563CE" w:rsidRDefault="004563CE" w:rsidP="004563CE">
      <w:pPr>
        <w:pStyle w:val="NoSpacing"/>
        <w:numPr>
          <w:ilvl w:val="1"/>
          <w:numId w:val="13"/>
        </w:numPr>
        <w:bidi w:val="0"/>
        <w:rPr>
          <w:ins w:id="268" w:author="user" w:date="2023-07-26T13:37:00Z"/>
        </w:rPr>
        <w:pPrChange w:id="269" w:author="user" w:date="2023-07-26T13:24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270" w:author="user" w:date="2023-07-26T13:23:00Z">
        <w:r>
          <w:t>Late response – movement didn't start 320ms after target display.</w:t>
        </w:r>
      </w:ins>
    </w:p>
    <w:p w14:paraId="163F1CE2" w14:textId="2A0E0B77" w:rsidR="00962A37" w:rsidRDefault="00962A37" w:rsidP="00962A37">
      <w:pPr>
        <w:pStyle w:val="NoSpacing"/>
        <w:numPr>
          <w:ilvl w:val="1"/>
          <w:numId w:val="13"/>
        </w:numPr>
        <w:bidi w:val="0"/>
        <w:rPr>
          <w:ins w:id="271" w:author="user" w:date="2023-07-26T13:23:00Z"/>
        </w:rPr>
        <w:pPrChange w:id="272" w:author="user" w:date="2023-07-26T13:37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273" w:author="user" w:date="2023-07-26T13:37:00Z">
        <w:r>
          <w:t>Slow movement – Movement duration was longer than 420 ms.</w:t>
        </w:r>
      </w:ins>
    </w:p>
    <w:p w14:paraId="66A39151" w14:textId="5E7BAEBF" w:rsidR="004563CE" w:rsidRDefault="00962A37" w:rsidP="00962A37">
      <w:pPr>
        <w:pStyle w:val="NoSpacing"/>
        <w:numPr>
          <w:ilvl w:val="1"/>
          <w:numId w:val="13"/>
        </w:numPr>
        <w:bidi w:val="0"/>
        <w:rPr>
          <w:ins w:id="274" w:author="user" w:date="2023-07-26T13:23:00Z"/>
        </w:rPr>
        <w:pPrChange w:id="275" w:author="user" w:date="2023-07-26T13:37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276" w:author="user" w:date="2023-07-26T13:37:00Z">
        <w:r>
          <w:t>Very s</w:t>
        </w:r>
      </w:ins>
      <w:ins w:id="277" w:author="user" w:date="2023-07-26T13:23:00Z">
        <w:r w:rsidR="004563CE">
          <w:t xml:space="preserve">low movement – movement </w:t>
        </w:r>
      </w:ins>
      <w:ins w:id="278" w:author="user" w:date="2023-07-26T13:36:00Z">
        <w:r>
          <w:t xml:space="preserve">3 SD slower than average </w:t>
        </w:r>
      </w:ins>
      <w:ins w:id="279" w:author="user" w:date="2023-07-26T13:37:00Z">
        <w:r>
          <w:t>duration across valid trials.</w:t>
        </w:r>
      </w:ins>
    </w:p>
    <w:p w14:paraId="2C0AC158" w14:textId="77777777" w:rsidR="004563CE" w:rsidRDefault="004563CE" w:rsidP="004563CE">
      <w:pPr>
        <w:pStyle w:val="NoSpacing"/>
        <w:numPr>
          <w:ilvl w:val="1"/>
          <w:numId w:val="13"/>
        </w:numPr>
        <w:bidi w:val="0"/>
        <w:rPr>
          <w:ins w:id="280" w:author="user" w:date="2023-07-26T13:23:00Z"/>
        </w:rPr>
        <w:pPrChange w:id="281" w:author="user" w:date="2023-07-26T13:24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282" w:author="user" w:date="2023-07-26T13:23:00Z">
        <w:r>
          <w:t>Short reach distance – distance along the Z axis between first and last sample was shorter than:</w:t>
        </w:r>
      </w:ins>
    </w:p>
    <w:p w14:paraId="33A81C8B" w14:textId="77777777" w:rsidR="004563CE" w:rsidRDefault="004563CE" w:rsidP="004563CE">
      <w:pPr>
        <w:pStyle w:val="NoSpacing"/>
        <w:bidi w:val="0"/>
        <w:ind w:left="720"/>
        <w:rPr>
          <w:ins w:id="283" w:author="user" w:date="2023-07-26T13:23:00Z"/>
        </w:rPr>
      </w:pPr>
      <m:oMathPara>
        <m:oMath>
          <m:r>
            <w:ins w:id="284" w:author="user" w:date="2023-07-26T13:23:00Z">
              <w:rPr>
                <w:rFonts w:ascii="Cambria Math" w:hAnsi="Cambria Math"/>
              </w:rPr>
              <m:t>distanc</m:t>
            </w:ins>
          </m:r>
          <m:sSub>
            <m:sSubPr>
              <m:ctrlPr>
                <w:ins w:id="285" w:author="user" w:date="2023-07-26T13:23:00Z">
                  <w:rPr>
                    <w:rFonts w:ascii="Cambria Math" w:hAnsi="Cambria Math"/>
                  </w:rPr>
                </w:ins>
              </m:ctrlPr>
            </m:sSubPr>
            <m:e>
              <m:r>
                <w:ins w:id="286" w:author="user" w:date="2023-07-26T13:23:00Z">
                  <w:rPr>
                    <w:rFonts w:ascii="Cambria Math" w:hAnsi="Cambria Math"/>
                  </w:rPr>
                  <m:t>e</m:t>
                </w:ins>
              </m:r>
            </m:e>
            <m:sub>
              <m:r>
                <w:ins w:id="287" w:author="user" w:date="2023-07-26T13:23:00Z">
                  <w:rPr>
                    <w:rFonts w:ascii="Cambria Math" w:hAnsi="Cambria Math"/>
                  </w:rPr>
                  <m:t>betweenstartpoint∧screen</m:t>
                </w:ins>
              </m:r>
            </m:sub>
          </m:sSub>
          <m:r>
            <w:ins w:id="288" w:author="user" w:date="2023-07-26T13:23:00Z">
              <w:rPr>
                <w:rFonts w:ascii="Cambria Math" w:hAnsi="Cambria Math"/>
              </w:rPr>
              <m:t>-onsetvariation</m:t>
            </w:ins>
          </m:r>
        </m:oMath>
      </m:oMathPara>
    </w:p>
    <w:p w14:paraId="412FCDCB" w14:textId="77777777" w:rsidR="004563CE" w:rsidRDefault="004563CE" w:rsidP="004563CE">
      <w:pPr>
        <w:bidi w:val="0"/>
        <w:ind w:left="720" w:firstLine="720"/>
        <w:rPr>
          <w:ins w:id="289" w:author="user" w:date="2023-07-26T13:24:00Z"/>
        </w:rPr>
        <w:pPrChange w:id="290" w:author="user" w:date="2023-07-26T13:24:00Z">
          <w:pPr>
            <w:bidi w:val="0"/>
            <w:ind w:firstLine="720"/>
          </w:pPr>
        </w:pPrChange>
      </w:pPr>
      <w:ins w:id="291" w:author="user" w:date="2023-07-26T13:23:00Z">
        <w:r>
          <w:rPr>
            <w:i/>
            <w:iCs/>
          </w:rPr>
          <w:t>Onset variation</w:t>
        </w:r>
        <w:r>
          <w:t xml:space="preserve"> is a 3cm error margin that compensates for small variations in the location of movement </w:t>
        </w:r>
      </w:ins>
    </w:p>
    <w:p w14:paraId="535BD696" w14:textId="498CFF6D" w:rsidR="004563CE" w:rsidRDefault="004563CE" w:rsidP="004563CE">
      <w:pPr>
        <w:bidi w:val="0"/>
        <w:ind w:left="720" w:firstLine="720"/>
        <w:rPr>
          <w:ins w:id="292" w:author="user" w:date="2023-07-26T13:23:00Z"/>
        </w:rPr>
        <w:pPrChange w:id="293" w:author="user" w:date="2023-07-26T13:24:00Z">
          <w:pPr>
            <w:bidi w:val="0"/>
            <w:ind w:firstLine="720"/>
          </w:pPr>
        </w:pPrChange>
      </w:pPr>
      <w:ins w:id="294" w:author="user" w:date="2023-07-26T13:23:00Z">
        <w:r>
          <w:t>onset</w:t>
        </w:r>
      </w:ins>
    </w:p>
    <w:p w14:paraId="05442D62" w14:textId="77777777" w:rsidR="004563CE" w:rsidRDefault="004563CE" w:rsidP="00B93644">
      <w:pPr>
        <w:pStyle w:val="NoSpacing"/>
        <w:numPr>
          <w:ilvl w:val="1"/>
          <w:numId w:val="13"/>
        </w:numPr>
        <w:bidi w:val="0"/>
        <w:rPr>
          <w:ins w:id="295" w:author="user" w:date="2023-07-26T13:23:00Z"/>
        </w:rPr>
      </w:pPr>
      <w:ins w:id="296" w:author="user" w:date="2023-07-26T13:23:00Z">
        <w:r>
          <w:t>Too many missing samples – trajectory has more than 100ms of missing samples (usually due to recording issues or obstruction of the marker from the camera's view).</w:t>
        </w:r>
      </w:ins>
    </w:p>
    <w:p w14:paraId="238DC9DE" w14:textId="77777777" w:rsidR="004563CE" w:rsidRDefault="004563CE" w:rsidP="00B93644">
      <w:pPr>
        <w:pStyle w:val="NoSpacing"/>
        <w:numPr>
          <w:ilvl w:val="1"/>
          <w:numId w:val="13"/>
        </w:numPr>
        <w:bidi w:val="0"/>
        <w:rPr>
          <w:ins w:id="297" w:author="user" w:date="2023-07-26T13:23:00Z"/>
        </w:rPr>
      </w:pPr>
      <w:ins w:id="298" w:author="user" w:date="2023-07-26T13:23:00Z">
        <w:r>
          <w:t>Short sample – Recorded trajectory is shorter than 100ms.</w:t>
        </w:r>
      </w:ins>
    </w:p>
    <w:p w14:paraId="11860525" w14:textId="77777777" w:rsidR="004563CE" w:rsidRDefault="004563CE" w:rsidP="00B93644">
      <w:pPr>
        <w:pStyle w:val="NoSpacing"/>
        <w:numPr>
          <w:ilvl w:val="1"/>
          <w:numId w:val="13"/>
        </w:numPr>
        <w:bidi w:val="0"/>
        <w:rPr>
          <w:ins w:id="299" w:author="user" w:date="2023-07-26T13:23:00Z"/>
        </w:rPr>
      </w:pPr>
      <w:ins w:id="300" w:author="user" w:date="2023-07-26T13:23:00Z">
        <w:r>
          <w:t>Missed targets – The last sample is further than 12cm from either of the targets (on the X,Y plane).</w:t>
        </w:r>
      </w:ins>
    </w:p>
    <w:p w14:paraId="5D801875" w14:textId="77777777" w:rsidR="004563CE" w:rsidRDefault="004563CE" w:rsidP="00B93644">
      <w:pPr>
        <w:pStyle w:val="NoSpacing"/>
        <w:numPr>
          <w:ilvl w:val="1"/>
          <w:numId w:val="13"/>
        </w:numPr>
        <w:bidi w:val="0"/>
        <w:rPr>
          <w:ins w:id="301" w:author="user" w:date="2023-07-26T13:23:00Z"/>
        </w:rPr>
      </w:pPr>
      <w:ins w:id="302" w:author="user" w:date="2023-07-26T13:23:00Z">
        <w:r>
          <w:t>Bad stimulus duration – the duration of one of the stimuli (fixation, masks, prime, target) deviated by more than 2ms from its designated duration.</w:t>
        </w:r>
      </w:ins>
    </w:p>
    <w:p w14:paraId="16372D4D" w14:textId="77777777" w:rsidR="004563CE" w:rsidRDefault="004563CE" w:rsidP="00B93644">
      <w:pPr>
        <w:pStyle w:val="NoSpacing"/>
        <w:numPr>
          <w:ilvl w:val="1"/>
          <w:numId w:val="13"/>
        </w:numPr>
        <w:bidi w:val="0"/>
        <w:rPr>
          <w:ins w:id="303" w:author="user" w:date="2023-07-26T13:23:00Z"/>
        </w:rPr>
      </w:pPr>
      <w:ins w:id="304" w:author="user" w:date="2023-07-26T13:23:00Z">
        <w:r>
          <w:t>Incorrect – target classification was wrong.</w:t>
        </w:r>
      </w:ins>
    </w:p>
    <w:p w14:paraId="5DD1B2EB" w14:textId="4F3FD197" w:rsidR="004563CE" w:rsidRDefault="004563CE" w:rsidP="00B93644">
      <w:pPr>
        <w:pStyle w:val="NoSpacing"/>
        <w:numPr>
          <w:ilvl w:val="1"/>
          <w:numId w:val="13"/>
        </w:numPr>
        <w:bidi w:val="0"/>
        <w:rPr>
          <w:ins w:id="305" w:author="user" w:date="2023-07-26T13:23:00Z"/>
        </w:rPr>
      </w:pPr>
      <w:ins w:id="306" w:author="user" w:date="2023-07-26T13:23:00Z">
        <w:r>
          <w:t>Subject didn't perform the trial (quit)</w:t>
        </w:r>
      </w:ins>
      <w:ins w:id="307" w:author="user" w:date="2023-07-26T13:24:00Z">
        <w:r>
          <w:t>.</w:t>
        </w:r>
      </w:ins>
    </w:p>
    <w:p w14:paraId="4A12BDBB" w14:textId="793BA6E6" w:rsidR="004563CE" w:rsidRPr="00B93644" w:rsidDel="00B93644" w:rsidRDefault="004563CE" w:rsidP="00B93644">
      <w:pPr>
        <w:pStyle w:val="NoSpacing"/>
        <w:numPr>
          <w:ilvl w:val="1"/>
          <w:numId w:val="13"/>
        </w:numPr>
        <w:bidi w:val="0"/>
        <w:rPr>
          <w:del w:id="308" w:author="user" w:date="2023-07-26T13:39:00Z"/>
          <w:rPrChange w:id="309" w:author="user" w:date="2023-07-26T13:39:00Z">
            <w:rPr>
              <w:del w:id="310" w:author="user" w:date="2023-07-26T13:39:00Z"/>
              <w:b/>
              <w:bCs/>
            </w:rPr>
          </w:rPrChange>
        </w:rPr>
      </w:pPr>
      <w:ins w:id="311" w:author="user" w:date="2023-07-26T13:23:00Z">
        <w:r>
          <w:t>Bad preprocessed length – preprocessed trajectory’s length is different than the one assigned to ‘trim_len’ in ‘preprocessing’ section in ‘analysis.m’.</w:t>
        </w:r>
      </w:ins>
    </w:p>
    <w:p w14:paraId="007EB01B" w14:textId="77777777" w:rsidR="00B93644" w:rsidRPr="00B93644" w:rsidRDefault="00B93644" w:rsidP="00B93644">
      <w:pPr>
        <w:pStyle w:val="NoSpacing"/>
        <w:numPr>
          <w:ilvl w:val="1"/>
          <w:numId w:val="13"/>
        </w:numPr>
        <w:bidi w:val="0"/>
      </w:pPr>
    </w:p>
    <w:p w14:paraId="3D1B1C6F" w14:textId="77777777" w:rsidR="00B93644" w:rsidRDefault="006B58F4" w:rsidP="00B93644">
      <w:pPr>
        <w:pStyle w:val="NoSpacing"/>
        <w:numPr>
          <w:ilvl w:val="0"/>
          <w:numId w:val="13"/>
        </w:numPr>
        <w:bidi w:val="0"/>
        <w:rPr>
          <w:ins w:id="312" w:author="user" w:date="2023-07-26T13:41:00Z"/>
          <w:b/>
          <w:bCs/>
        </w:rPr>
        <w:pPrChange w:id="313" w:author="user" w:date="2023-07-26T13:41:00Z">
          <w:pPr>
            <w:pStyle w:val="NoSpacing"/>
            <w:bidi w:val="0"/>
          </w:pPr>
        </w:pPrChange>
      </w:pPr>
      <w:r w:rsidRPr="00B93644">
        <w:rPr>
          <w:b/>
          <w:bCs/>
        </w:rPr>
        <w:t>Subject screening</w:t>
      </w:r>
      <w:ins w:id="314" w:author="user" w:date="2023-07-26T13:40:00Z">
        <w:r w:rsidR="00B93644">
          <w:rPr>
            <w:b/>
            <w:bCs/>
          </w:rPr>
          <w:t xml:space="preserve"> –</w:t>
        </w:r>
      </w:ins>
    </w:p>
    <w:p w14:paraId="50F82751" w14:textId="1ACCC7D6" w:rsidR="00B93644" w:rsidRPr="00B93644" w:rsidRDefault="00B93644" w:rsidP="00B93644">
      <w:pPr>
        <w:pStyle w:val="NoSpacing"/>
        <w:bidi w:val="0"/>
        <w:ind w:left="720" w:firstLine="360"/>
        <w:rPr>
          <w:ins w:id="315" w:author="user" w:date="2023-07-26T13:40:00Z"/>
          <w:b/>
          <w:bCs/>
          <w:rPrChange w:id="316" w:author="user" w:date="2023-07-26T13:40:00Z">
            <w:rPr>
              <w:ins w:id="317" w:author="user" w:date="2023-07-26T13:40:00Z"/>
            </w:rPr>
          </w:rPrChange>
        </w:rPr>
        <w:pPrChange w:id="318" w:author="user" w:date="2023-07-26T13:41:00Z">
          <w:pPr>
            <w:pStyle w:val="NoSpacing"/>
            <w:bidi w:val="0"/>
          </w:pPr>
        </w:pPrChange>
      </w:pPr>
      <w:ins w:id="319" w:author="user" w:date="2023-07-26T13:40:00Z">
        <w:r w:rsidRPr="00F3074E">
          <w:t>Excludes subjects that fall within the following criteria:</w:t>
        </w:r>
      </w:ins>
    </w:p>
    <w:p w14:paraId="5B092950" w14:textId="77777777" w:rsidR="00B93644" w:rsidRDefault="00B93644" w:rsidP="00B93644">
      <w:pPr>
        <w:pStyle w:val="NoSpacing"/>
        <w:numPr>
          <w:ilvl w:val="1"/>
          <w:numId w:val="13"/>
        </w:numPr>
        <w:bidi w:val="0"/>
        <w:rPr>
          <w:ins w:id="320" w:author="user" w:date="2023-07-26T13:40:00Z"/>
        </w:rPr>
        <w:pPrChange w:id="321" w:author="user" w:date="2023-07-26T13:40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322" w:author="user" w:date="2023-07-26T13:40:00Z">
        <w:r>
          <w:t>Not enough trials – The number of valid trials which also had a PAS rating of 1 is smaller than 60.</w:t>
        </w:r>
      </w:ins>
    </w:p>
    <w:p w14:paraId="795528BB" w14:textId="0325E569" w:rsidR="00B93644" w:rsidRDefault="00B93644" w:rsidP="00B93644">
      <w:pPr>
        <w:pStyle w:val="NoSpacing"/>
        <w:numPr>
          <w:ilvl w:val="1"/>
          <w:numId w:val="13"/>
        </w:numPr>
        <w:bidi w:val="0"/>
        <w:rPr>
          <w:ins w:id="323" w:author="user" w:date="2023-07-26T13:40:00Z"/>
        </w:rPr>
        <w:pPrChange w:id="324" w:author="user" w:date="2023-07-26T13:41:00Z">
          <w:pPr>
            <w:pStyle w:val="NoSpacing"/>
            <w:bidi w:val="0"/>
            <w:ind w:left="3600" w:firstLine="720"/>
          </w:pPr>
        </w:pPrChange>
      </w:pPr>
      <w:ins w:id="325" w:author="user" w:date="2023-07-26T13:40:00Z">
        <w:r>
          <w:t>Not enough trials in each condition – The number of valid trials in each condition (congruent / incongruent) which also had a PAS rating of 1 is smaller than 25.</w:t>
        </w:r>
      </w:ins>
    </w:p>
    <w:p w14:paraId="444B33C6" w14:textId="77777777" w:rsidR="00B93644" w:rsidRDefault="00B93644" w:rsidP="00B93644">
      <w:pPr>
        <w:pStyle w:val="NoSpacing"/>
        <w:numPr>
          <w:ilvl w:val="1"/>
          <w:numId w:val="13"/>
        </w:numPr>
        <w:bidi w:val="0"/>
        <w:rPr>
          <w:ins w:id="326" w:author="user" w:date="2023-07-26T13:40:00Z"/>
        </w:rPr>
        <w:pPrChange w:id="327" w:author="user" w:date="2023-07-26T13:40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328" w:author="user" w:date="2023-07-26T13:40:00Z">
        <w:r>
          <w:t>Bad performance – subject was correct less than 70% of the times in the target classification task (counts only trials with PAS=1).</w:t>
        </w:r>
      </w:ins>
    </w:p>
    <w:p w14:paraId="47743A94" w14:textId="140E00B5" w:rsidR="00B93644" w:rsidRDefault="00B93644" w:rsidP="00B93644">
      <w:pPr>
        <w:pStyle w:val="NoSpacing"/>
        <w:numPr>
          <w:ilvl w:val="1"/>
          <w:numId w:val="13"/>
        </w:numPr>
        <w:bidi w:val="0"/>
        <w:rPr>
          <w:ins w:id="329" w:author="user" w:date="2023-07-26T13:40:00Z"/>
        </w:rPr>
        <w:pPrChange w:id="330" w:author="user" w:date="2023-07-26T13:40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331" w:author="user" w:date="2023-07-26T13:40:00Z">
        <w:r>
          <w:t>Aware of prime – prime recognition was above chance indicating the subject is aware of the prime.</w:t>
        </w:r>
      </w:ins>
    </w:p>
    <w:p w14:paraId="783DE80E" w14:textId="714220EB" w:rsidR="00B93644" w:rsidRPr="00F3074E" w:rsidDel="001E025C" w:rsidRDefault="00B93644" w:rsidP="001E025C">
      <w:pPr>
        <w:pStyle w:val="ListParagraph"/>
        <w:numPr>
          <w:ilvl w:val="0"/>
          <w:numId w:val="13"/>
        </w:numPr>
        <w:bidi w:val="0"/>
        <w:rPr>
          <w:del w:id="332" w:author="user" w:date="2023-07-26T13:41:00Z"/>
          <w:b/>
          <w:bCs/>
        </w:rPr>
        <w:pPrChange w:id="333" w:author="user" w:date="2023-07-26T13:42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</w:p>
    <w:p w14:paraId="02149FA9" w14:textId="132F3F49" w:rsidR="004563CE" w:rsidRPr="001E025C" w:rsidDel="001E025C" w:rsidRDefault="004563CE" w:rsidP="001E025C">
      <w:pPr>
        <w:pStyle w:val="ListParagraph"/>
        <w:numPr>
          <w:ilvl w:val="0"/>
          <w:numId w:val="13"/>
        </w:numPr>
        <w:bidi w:val="0"/>
        <w:rPr>
          <w:del w:id="334" w:author="user" w:date="2023-07-26T13:41:00Z"/>
          <w:b/>
          <w:bCs/>
          <w:rPrChange w:id="335" w:author="user" w:date="2023-07-26T13:42:00Z">
            <w:rPr>
              <w:del w:id="336" w:author="user" w:date="2023-07-26T13:41:00Z"/>
              <w:rFonts w:ascii="Arial" w:eastAsia="Arial" w:hAnsi="Arial" w:cs="Arial"/>
              <w:b/>
              <w:bCs/>
              <w:color w:val="000000" w:themeColor="text1"/>
              <w:sz w:val="22"/>
              <w:szCs w:val="22"/>
            </w:rPr>
          </w:rPrChange>
        </w:rPr>
        <w:pPrChange w:id="337" w:author="user" w:date="2023-07-26T13:42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</w:p>
    <w:p w14:paraId="5390839A" w14:textId="3A66F053" w:rsidR="5C00397A" w:rsidRPr="001E025C" w:rsidDel="001E025C" w:rsidRDefault="5C00397A" w:rsidP="001E025C">
      <w:pPr>
        <w:pStyle w:val="ListParagraph"/>
        <w:numPr>
          <w:ilvl w:val="0"/>
          <w:numId w:val="13"/>
        </w:numPr>
        <w:bidi w:val="0"/>
        <w:rPr>
          <w:del w:id="338" w:author="user" w:date="2023-07-26T13:41:00Z"/>
          <w:b/>
          <w:bCs/>
          <w:rPrChange w:id="339" w:author="user" w:date="2023-07-26T13:42:00Z">
            <w:rPr>
              <w:del w:id="340" w:author="user" w:date="2023-07-26T13:41:00Z"/>
              <w:rFonts w:ascii="Arial" w:eastAsia="Arial" w:hAnsi="Arial" w:cs="Arial"/>
              <w:b/>
              <w:bCs/>
              <w:color w:val="000000" w:themeColor="text1"/>
              <w:sz w:val="22"/>
              <w:szCs w:val="22"/>
            </w:rPr>
          </w:rPrChange>
        </w:rPr>
        <w:pPrChange w:id="341" w:author="user" w:date="2023-07-26T13:42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</w:p>
    <w:p w14:paraId="357FD20C" w14:textId="1624FB79" w:rsidR="5C00397A" w:rsidRPr="001E025C" w:rsidDel="001E025C" w:rsidRDefault="5C00397A" w:rsidP="001E025C">
      <w:pPr>
        <w:pStyle w:val="ListParagraph"/>
        <w:numPr>
          <w:ilvl w:val="0"/>
          <w:numId w:val="13"/>
        </w:numPr>
        <w:bidi w:val="0"/>
        <w:rPr>
          <w:del w:id="342" w:author="user" w:date="2023-07-26T13:41:00Z"/>
          <w:b/>
          <w:bCs/>
          <w:rPrChange w:id="343" w:author="user" w:date="2023-07-26T13:42:00Z">
            <w:rPr>
              <w:del w:id="344" w:author="user" w:date="2023-07-26T13:41:00Z"/>
            </w:rPr>
          </w:rPrChange>
        </w:rPr>
        <w:pPrChange w:id="345" w:author="user" w:date="2023-07-26T13:42:00Z">
          <w:pPr>
            <w:pStyle w:val="Heading3"/>
            <w:bidi w:val="0"/>
          </w:pPr>
        </w:pPrChange>
      </w:pPr>
      <w:del w:id="346" w:author="user" w:date="2023-07-26T13:41:00Z">
        <w:r w:rsidRPr="001E025C" w:rsidDel="001E025C">
          <w:rPr>
            <w:b/>
            <w:bCs/>
            <w:rPrChange w:id="347" w:author="user" w:date="2023-07-26T13:42:00Z">
              <w:rPr/>
            </w:rPrChange>
          </w:rPr>
          <w:delText>MATLAB scripts</w:delText>
        </w:r>
      </w:del>
    </w:p>
    <w:p w14:paraId="162966C8" w14:textId="12993619" w:rsidR="1B2950CE" w:rsidRPr="001E025C" w:rsidDel="00B01216" w:rsidRDefault="1B2950CE" w:rsidP="001E025C">
      <w:pPr>
        <w:pStyle w:val="ListParagraph"/>
        <w:numPr>
          <w:ilvl w:val="0"/>
          <w:numId w:val="13"/>
        </w:numPr>
        <w:bidi w:val="0"/>
        <w:rPr>
          <w:del w:id="348" w:author="user" w:date="2023-07-26T12:48:00Z"/>
          <w:b/>
          <w:bCs/>
          <w:rPrChange w:id="349" w:author="user" w:date="2023-07-26T13:42:00Z">
            <w:rPr>
              <w:del w:id="350" w:author="user" w:date="2023-07-26T12:48:00Z"/>
            </w:rPr>
          </w:rPrChange>
        </w:rPr>
        <w:pPrChange w:id="351" w:author="user" w:date="2023-07-26T13:42:00Z">
          <w:pPr>
            <w:bidi w:val="0"/>
          </w:pPr>
        </w:pPrChange>
      </w:pPr>
      <w:del w:id="352" w:author="user" w:date="2023-07-26T12:48:00Z">
        <w:r w:rsidRPr="001E025C" w:rsidDel="00B01216">
          <w:rPr>
            <w:b/>
            <w:bCs/>
            <w:rPrChange w:id="353" w:author="user" w:date="2023-07-26T13:42:00Z">
              <w:rPr/>
            </w:rPrChange>
          </w:rPr>
          <w:delText>Sections and their purpose</w:delText>
        </w:r>
        <w:r w:rsidR="26097F42" w:rsidRPr="001E025C" w:rsidDel="00B01216">
          <w:rPr>
            <w:b/>
            <w:bCs/>
            <w:rPrChange w:id="354" w:author="user" w:date="2023-07-26T13:42:00Z">
              <w:rPr/>
            </w:rPrChange>
          </w:rPr>
          <w:delText xml:space="preserve"> </w:delText>
        </w:r>
        <w:r w:rsidR="7D4059BF" w:rsidRPr="001E025C" w:rsidDel="00B01216">
          <w:rPr>
            <w:b/>
            <w:bCs/>
            <w:rPrChange w:id="355" w:author="user" w:date="2023-07-26T13:42:00Z">
              <w:rPr/>
            </w:rPrChange>
          </w:rPr>
          <w:delText xml:space="preserve">(some sections are </w:delText>
        </w:r>
        <w:r w:rsidR="1A153589" w:rsidRPr="001E025C" w:rsidDel="00B01216">
          <w:rPr>
            <w:b/>
            <w:bCs/>
            <w:rPrChange w:id="356" w:author="user" w:date="2023-07-26T13:42:00Z">
              <w:rPr/>
            </w:rPrChange>
          </w:rPr>
          <w:delText>further explained in the “additional information” section below)</w:delText>
        </w:r>
        <w:r w:rsidRPr="001E025C" w:rsidDel="00B01216">
          <w:rPr>
            <w:b/>
            <w:bCs/>
            <w:rPrChange w:id="357" w:author="user" w:date="2023-07-26T13:42:00Z">
              <w:rPr/>
            </w:rPrChange>
          </w:rPr>
          <w:delText>:</w:delText>
        </w:r>
      </w:del>
    </w:p>
    <w:p w14:paraId="1E0C6F6D" w14:textId="73EDDF87" w:rsidR="1B2950CE" w:rsidRPr="001E025C" w:rsidDel="00B01216" w:rsidRDefault="1B2950CE" w:rsidP="001E025C">
      <w:pPr>
        <w:pStyle w:val="ListParagraph"/>
        <w:numPr>
          <w:ilvl w:val="0"/>
          <w:numId w:val="13"/>
        </w:numPr>
        <w:bidi w:val="0"/>
        <w:rPr>
          <w:del w:id="358" w:author="user" w:date="2023-07-26T12:48:00Z"/>
          <w:b/>
          <w:bCs/>
          <w:rPrChange w:id="359" w:author="user" w:date="2023-07-26T13:42:00Z">
            <w:rPr>
              <w:del w:id="360" w:author="user" w:date="2023-07-26T12:48:00Z"/>
            </w:rPr>
          </w:rPrChange>
        </w:rPr>
        <w:pPrChange w:id="361" w:author="user" w:date="2023-07-26T13:42:00Z">
          <w:pPr>
            <w:pStyle w:val="Heading4"/>
            <w:bidi w:val="0"/>
          </w:pPr>
        </w:pPrChange>
      </w:pPr>
      <w:del w:id="362" w:author="user" w:date="2023-07-26T12:48:00Z">
        <w:r w:rsidRPr="001E025C" w:rsidDel="00B01216">
          <w:rPr>
            <w:b/>
            <w:bCs/>
            <w:rPrChange w:id="363" w:author="user" w:date="2023-07-26T13:42:00Z">
              <w:rPr/>
            </w:rPrChange>
          </w:rPr>
          <w:delText>P</w:delText>
        </w:r>
        <w:r w:rsidR="5C00397A" w:rsidRPr="001E025C" w:rsidDel="00B01216">
          <w:rPr>
            <w:b/>
            <w:bCs/>
            <w:rPrChange w:id="364" w:author="user" w:date="2023-07-26T13:42:00Z">
              <w:rPr/>
            </w:rPrChange>
          </w:rPr>
          <w:delText>reprocess the data:</w:delText>
        </w:r>
      </w:del>
    </w:p>
    <w:p w14:paraId="636A7050" w14:textId="637ABC5A" w:rsidR="5C00397A" w:rsidRPr="001E025C" w:rsidDel="006B58F4" w:rsidRDefault="5C00397A" w:rsidP="001E025C">
      <w:pPr>
        <w:pStyle w:val="ListParagraph"/>
        <w:numPr>
          <w:ilvl w:val="0"/>
          <w:numId w:val="13"/>
        </w:numPr>
        <w:bidi w:val="0"/>
        <w:rPr>
          <w:del w:id="365" w:author="user" w:date="2023-07-26T12:38:00Z"/>
          <w:b/>
          <w:bCs/>
          <w:rPrChange w:id="366" w:author="user" w:date="2023-07-26T13:42:00Z">
            <w:rPr>
              <w:del w:id="367" w:author="user" w:date="2023-07-26T12:38:00Z"/>
              <w:rFonts w:ascii="Calibri" w:hAnsi="Calibri"/>
            </w:rPr>
          </w:rPrChange>
        </w:rPr>
        <w:pPrChange w:id="368" w:author="user" w:date="2023-07-26T13:42:00Z">
          <w:pPr>
            <w:pStyle w:val="ListParagraph"/>
            <w:numPr>
              <w:numId w:val="3"/>
            </w:numPr>
            <w:bidi w:val="0"/>
            <w:ind w:hanging="360"/>
          </w:pPr>
        </w:pPrChange>
      </w:pPr>
      <w:del w:id="369" w:author="user" w:date="2023-07-26T12:38:00Z">
        <w:r w:rsidRPr="001E025C" w:rsidDel="006B58F4">
          <w:rPr>
            <w:b/>
            <w:bCs/>
            <w:rPrChange w:id="370" w:author="user" w:date="2023-07-26T13:42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delText>Define following parameters: if any of these are changed, rerun the entire analysis.</w:delText>
        </w:r>
      </w:del>
    </w:p>
    <w:p w14:paraId="3D0C6DC5" w14:textId="69F5A12F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371" w:author="user" w:date="2023-07-26T12:48:00Z"/>
          <w:moveFrom w:id="372" w:author="user" w:date="2023-07-26T12:35:00Z"/>
          <w:b/>
          <w:bCs/>
          <w:rPrChange w:id="373" w:author="user" w:date="2023-07-26T13:42:00Z">
            <w:rPr>
              <w:del w:id="374" w:author="user" w:date="2023-07-26T12:48:00Z"/>
              <w:moveFrom w:id="375" w:author="user" w:date="2023-07-26T12:35:00Z"/>
              <w:rFonts w:ascii="Calibri" w:hAnsi="Calibri"/>
            </w:rPr>
          </w:rPrChange>
        </w:rPr>
        <w:pPrChange w:id="376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RangeStart w:id="377" w:author="user" w:date="2023-07-26T12:35:00Z" w:name="move141267355"/>
      <w:moveFrom w:id="378" w:author="user" w:date="2023-07-26T12:35:00Z">
        <w:del w:id="379" w:author="user" w:date="2023-07-26T12:48:00Z">
          <w:r w:rsidRPr="001E025C" w:rsidDel="00B01216">
            <w:rPr>
              <w:b/>
              <w:bCs/>
              <w:rPrChange w:id="380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>SUBS</w:delText>
          </w:r>
        </w:del>
      </w:moveFrom>
    </w:p>
    <w:p w14:paraId="6DE8F3E8" w14:textId="23776D2B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381" w:author="user" w:date="2023-07-26T12:48:00Z"/>
          <w:moveFrom w:id="382" w:author="user" w:date="2023-07-26T12:35:00Z"/>
          <w:b/>
          <w:bCs/>
          <w:rPrChange w:id="383" w:author="user" w:date="2023-07-26T13:42:00Z">
            <w:rPr>
              <w:del w:id="384" w:author="user" w:date="2023-07-26T12:48:00Z"/>
              <w:moveFrom w:id="385" w:author="user" w:date="2023-07-26T12:35:00Z"/>
              <w:rFonts w:ascii="Calibri" w:hAnsi="Calibri"/>
            </w:rPr>
          </w:rPrChange>
        </w:rPr>
        <w:pPrChange w:id="386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 w:id="387" w:author="user" w:date="2023-07-26T12:35:00Z">
        <w:del w:id="388" w:author="user" w:date="2023-07-26T12:48:00Z">
          <w:r w:rsidRPr="001E025C" w:rsidDel="00B01216">
            <w:rPr>
              <w:b/>
              <w:bCs/>
              <w:rPrChange w:id="389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>DAY - only experiment 3 has ‘Day1’.</w:delText>
          </w:r>
        </w:del>
      </w:moveFrom>
    </w:p>
    <w:p w14:paraId="09B1C972" w14:textId="1FE31534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390" w:author="user" w:date="2023-07-26T12:48:00Z"/>
          <w:moveFrom w:id="391" w:author="user" w:date="2023-07-26T12:35:00Z"/>
          <w:b/>
          <w:bCs/>
          <w:rPrChange w:id="392" w:author="user" w:date="2023-07-26T13:42:00Z">
            <w:rPr>
              <w:del w:id="393" w:author="user" w:date="2023-07-26T12:48:00Z"/>
              <w:moveFrom w:id="394" w:author="user" w:date="2023-07-26T12:35:00Z"/>
              <w:rFonts w:ascii="Calibri" w:hAnsi="Calibri"/>
            </w:rPr>
          </w:rPrChange>
        </w:rPr>
        <w:pPrChange w:id="395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 w:id="396" w:author="user" w:date="2023-07-26T12:35:00Z">
        <w:del w:id="397" w:author="user" w:date="2023-07-26T12:48:00Z">
          <w:r w:rsidRPr="001E025C" w:rsidDel="00B01216">
            <w:rPr>
              <w:b/>
              <w:bCs/>
              <w:rPrChange w:id="398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>picked_traj - Wasn’t fully implemented, since we were only interested in the trajectory to the target.</w:delText>
          </w:r>
        </w:del>
      </w:moveFrom>
    </w:p>
    <w:p w14:paraId="65518038" w14:textId="65A8A889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399" w:author="user" w:date="2023-07-26T12:48:00Z"/>
          <w:moveFrom w:id="400" w:author="user" w:date="2023-07-26T12:35:00Z"/>
          <w:b/>
          <w:bCs/>
          <w:rPrChange w:id="401" w:author="user" w:date="2023-07-26T13:42:00Z">
            <w:rPr>
              <w:del w:id="402" w:author="user" w:date="2023-07-26T12:48:00Z"/>
              <w:moveFrom w:id="403" w:author="user" w:date="2023-07-26T12:35:00Z"/>
              <w:rFonts w:ascii="Calibri" w:hAnsi="Calibri"/>
            </w:rPr>
          </w:rPrChange>
        </w:rPr>
        <w:pPrChange w:id="404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 w:id="405" w:author="user" w:date="2023-07-26T12:35:00Z">
        <w:del w:id="406" w:author="user" w:date="2023-07-26T12:48:00Z">
          <w:r w:rsidRPr="001E025C" w:rsidDel="00B01216">
            <w:rPr>
              <w:b/>
              <w:bCs/>
              <w:rPrChange w:id="407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>SIMULATE - Reduces the number of analyzed trials. Since adding a keyboard session in exp 4 prolonged the exp, we checked how many trials can we reduce from exp 2 / 3 and still receive an effect.</w:delText>
          </w:r>
        </w:del>
      </w:moveFrom>
    </w:p>
    <w:p w14:paraId="1598FBF6" w14:textId="193AEA8B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408" w:author="user" w:date="2023-07-26T12:48:00Z"/>
          <w:moveFrom w:id="409" w:author="user" w:date="2023-07-26T12:35:00Z"/>
          <w:b/>
          <w:bCs/>
          <w:rPrChange w:id="410" w:author="user" w:date="2023-07-26T13:42:00Z">
            <w:rPr>
              <w:del w:id="411" w:author="user" w:date="2023-07-26T12:48:00Z"/>
              <w:moveFrom w:id="412" w:author="user" w:date="2023-07-26T12:35:00Z"/>
              <w:rFonts w:ascii="Calibri" w:hAnsi="Calibri"/>
            </w:rPr>
          </w:rPrChange>
        </w:rPr>
        <w:pPrChange w:id="413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 w:id="414" w:author="user" w:date="2023-07-26T12:35:00Z">
        <w:del w:id="415" w:author="user" w:date="2023-07-26T12:48:00Z">
          <w:r w:rsidRPr="001E025C" w:rsidDel="00B01216">
            <w:rPr>
              <w:b/>
              <w:bCs/>
              <w:rPrChange w:id="416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>NORMALIZE_WITHIN_SUB</w:delText>
          </w:r>
        </w:del>
      </w:moveFrom>
    </w:p>
    <w:p w14:paraId="325041DA" w14:textId="56762FB8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417" w:author="user" w:date="2023-07-26T12:48:00Z"/>
          <w:moveFrom w:id="418" w:author="user" w:date="2023-07-26T12:35:00Z"/>
          <w:b/>
          <w:bCs/>
          <w:rPrChange w:id="419" w:author="user" w:date="2023-07-26T13:42:00Z">
            <w:rPr>
              <w:del w:id="420" w:author="user" w:date="2023-07-26T12:48:00Z"/>
              <w:moveFrom w:id="421" w:author="user" w:date="2023-07-26T12:35:00Z"/>
              <w:rFonts w:ascii="Calibri" w:hAnsi="Calibri"/>
            </w:rPr>
          </w:rPrChange>
        </w:rPr>
        <w:pPrChange w:id="422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 w:id="423" w:author="user" w:date="2023-07-26T12:35:00Z">
        <w:del w:id="424" w:author="user" w:date="2023-07-26T12:48:00Z">
          <w:r w:rsidRPr="001E025C" w:rsidDel="00B01216">
            <w:rPr>
              <w:b/>
              <w:bCs/>
              <w:rPrChange w:id="425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>NORM_TRAJ</w:delText>
          </w:r>
        </w:del>
      </w:moveFrom>
    </w:p>
    <w:p w14:paraId="0F87D598" w14:textId="307E2A2A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426" w:author="user" w:date="2023-07-26T12:48:00Z"/>
          <w:moveFrom w:id="427" w:author="user" w:date="2023-07-26T12:35:00Z"/>
          <w:b/>
          <w:bCs/>
          <w:rPrChange w:id="428" w:author="user" w:date="2023-07-26T13:42:00Z">
            <w:rPr>
              <w:del w:id="429" w:author="user" w:date="2023-07-26T12:48:00Z"/>
              <w:moveFrom w:id="430" w:author="user" w:date="2023-07-26T12:35:00Z"/>
              <w:rFonts w:ascii="Calibri" w:hAnsi="Calibri"/>
            </w:rPr>
          </w:rPrChange>
        </w:rPr>
        <w:pPrChange w:id="431" w:author="user" w:date="2023-07-26T13:42:00Z">
          <w:pPr>
            <w:pStyle w:val="ListParagraph"/>
            <w:numPr>
              <w:ilvl w:val="1"/>
              <w:numId w:val="3"/>
            </w:numPr>
            <w:bidi w:val="0"/>
            <w:ind w:left="1440" w:hanging="360"/>
          </w:pPr>
        </w:pPrChange>
      </w:pPr>
      <w:moveFrom w:id="432" w:author="user" w:date="2023-07-26T12:35:00Z">
        <w:del w:id="433" w:author="user" w:date="2023-07-26T12:48:00Z">
          <w:r w:rsidRPr="001E025C" w:rsidDel="00B01216">
            <w:rPr>
              <w:b/>
              <w:bCs/>
              <w:rPrChange w:id="434" w:author="user" w:date="2023-07-26T13:42:00Z">
                <w:rPr>
                  <w:rFonts w:ascii="Arial" w:eastAsia="Arial" w:hAnsi="Arial" w:cs="Arial"/>
                  <w:color w:val="000000" w:themeColor="text1"/>
                  <w:sz w:val="22"/>
                  <w:szCs w:val="22"/>
                </w:rPr>
              </w:rPrChange>
            </w:rPr>
            <w:delText xml:space="preserve">MIN_SAMP_LEN </w:delText>
          </w:r>
        </w:del>
      </w:moveFrom>
    </w:p>
    <w:moveFromRangeEnd w:id="377"/>
    <w:p w14:paraId="699BD6E2" w14:textId="78756A69" w:rsidR="5C00397A" w:rsidRPr="001E025C" w:rsidDel="00B01216" w:rsidRDefault="5C00397A" w:rsidP="001E025C">
      <w:pPr>
        <w:pStyle w:val="ListParagraph"/>
        <w:numPr>
          <w:ilvl w:val="0"/>
          <w:numId w:val="13"/>
        </w:numPr>
        <w:bidi w:val="0"/>
        <w:rPr>
          <w:del w:id="435" w:author="user" w:date="2023-07-26T12:48:00Z"/>
          <w:b/>
          <w:bCs/>
          <w:rPrChange w:id="436" w:author="user" w:date="2023-07-26T13:42:00Z">
            <w:rPr>
              <w:del w:id="437" w:author="user" w:date="2023-07-26T12:48:00Z"/>
              <w:rFonts w:ascii="Calibri" w:hAnsi="Calibri"/>
            </w:rPr>
          </w:rPrChange>
        </w:rPr>
        <w:pPrChange w:id="438" w:author="user" w:date="2023-07-26T13:42:00Z">
          <w:pPr>
            <w:pStyle w:val="ListParagraph"/>
            <w:numPr>
              <w:numId w:val="3"/>
            </w:numPr>
            <w:bidi w:val="0"/>
            <w:ind w:hanging="360"/>
          </w:pPr>
        </w:pPrChange>
      </w:pPr>
      <w:del w:id="439" w:author="user" w:date="2023-07-26T12:48:00Z">
        <w:r w:rsidRPr="001E025C" w:rsidDel="00B01216">
          <w:rPr>
            <w:b/>
            <w:bCs/>
            <w:rPrChange w:id="440" w:author="user" w:date="2023-07-26T13:42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delText xml:space="preserve"> </w:delText>
        </w:r>
      </w:del>
    </w:p>
    <w:p w14:paraId="02192BF0" w14:textId="1BADE8D9" w:rsidR="7663CA53" w:rsidRDefault="7663CA53" w:rsidP="001E025C">
      <w:pPr>
        <w:pStyle w:val="ListParagraph"/>
        <w:numPr>
          <w:ilvl w:val="0"/>
          <w:numId w:val="13"/>
        </w:numPr>
        <w:bidi w:val="0"/>
        <w:rPr>
          <w:ins w:id="441" w:author="user" w:date="2023-07-26T13:42:00Z"/>
          <w:b/>
          <w:bCs/>
        </w:rPr>
        <w:pPrChange w:id="442" w:author="user" w:date="2023-07-26T13:42:00Z">
          <w:pPr>
            <w:bidi w:val="0"/>
          </w:pPr>
        </w:pPrChange>
      </w:pPr>
      <w:r w:rsidRPr="001E025C">
        <w:rPr>
          <w:b/>
          <w:bCs/>
          <w:rPrChange w:id="443" w:author="user" w:date="2023-07-26T13:42:00Z">
            <w:rPr>
              <w:rFonts w:eastAsiaTheme="majorEastAsia" w:cs="Times New Roman"/>
              <w:i/>
              <w:iCs/>
              <w:color w:val="2F5496" w:themeColor="accent1" w:themeShade="BF"/>
              <w:sz w:val="28"/>
              <w:szCs w:val="28"/>
            </w:rPr>
          </w:rPrChange>
        </w:rPr>
        <w:t>P</w:t>
      </w:r>
      <w:r w:rsidR="5C00397A" w:rsidRPr="001E025C">
        <w:rPr>
          <w:b/>
          <w:bCs/>
          <w:rPrChange w:id="444" w:author="user" w:date="2023-07-26T13:42:00Z">
            <w:rPr>
              <w:rFonts w:eastAsiaTheme="majorEastAsia" w:cs="Times New Roman"/>
              <w:i/>
              <w:iCs/>
              <w:color w:val="2F5496" w:themeColor="accent1" w:themeShade="BF"/>
              <w:sz w:val="28"/>
              <w:szCs w:val="28"/>
            </w:rPr>
          </w:rPrChange>
        </w:rPr>
        <w:t>erform feature extraction</w:t>
      </w:r>
    </w:p>
    <w:p w14:paraId="1C1163AE" w14:textId="217C184E" w:rsidR="001E025C" w:rsidRDefault="001E025C" w:rsidP="001E025C">
      <w:pPr>
        <w:pStyle w:val="ListParagraph"/>
        <w:bidi w:val="0"/>
        <w:rPr>
          <w:moveTo w:id="445" w:author="user" w:date="2023-07-26T13:42:00Z"/>
        </w:rPr>
        <w:pPrChange w:id="446" w:author="user" w:date="2023-07-26T13:42:00Z">
          <w:pPr>
            <w:pStyle w:val="ListParagraph"/>
            <w:numPr>
              <w:numId w:val="13"/>
            </w:numPr>
            <w:bidi w:val="0"/>
            <w:ind w:hanging="360"/>
          </w:pPr>
        </w:pPrChange>
      </w:pPr>
      <w:moveToRangeStart w:id="447" w:author="user" w:date="2023-07-26T13:42:00Z" w:name="move141271356"/>
      <w:moveTo w:id="448" w:author="user" w:date="2023-07-26T13:42:00Z">
        <w:r w:rsidRPr="001E025C">
          <w:rPr>
            <w:rFonts w:ascii="Arial" w:eastAsia="Arial" w:hAnsi="Arial" w:cs="Arial"/>
            <w:color w:val="000000" w:themeColor="text1"/>
            <w:sz w:val="22"/>
            <w:szCs w:val="22"/>
          </w:rPr>
          <w:t>producing meaningful variables from the data</w:t>
        </w:r>
      </w:moveTo>
      <w:ins w:id="449" w:author="user" w:date="2023-07-26T13:42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:</w:t>
        </w:r>
      </w:ins>
      <w:moveTo w:id="450" w:author="user" w:date="2023-07-26T13:42:00Z">
        <w:del w:id="451" w:author="user" w:date="2023-07-26T13:42:00Z">
          <w:r w:rsidRPr="001E025C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.</w:delText>
          </w:r>
        </w:del>
      </w:moveTo>
    </w:p>
    <w:p w14:paraId="2F99B131" w14:textId="5B94D587" w:rsidR="00E2615F" w:rsidRDefault="001E025C" w:rsidP="00E2615F">
      <w:pPr>
        <w:pStyle w:val="NoSpacing"/>
        <w:bidi w:val="0"/>
        <w:ind w:left="720"/>
        <w:rPr>
          <w:ins w:id="452" w:author="user" w:date="2023-07-26T14:23:00Z"/>
        </w:rPr>
        <w:pPrChange w:id="453" w:author="user" w:date="2023-07-26T14:24:00Z">
          <w:pPr>
            <w:pStyle w:val="NoSpacing"/>
            <w:bidi w:val="0"/>
          </w:pPr>
        </w:pPrChange>
      </w:pPr>
      <w:moveTo w:id="454" w:author="user" w:date="2023-07-26T13:42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Maximum absolute deviation</w:t>
        </w:r>
      </w:moveTo>
      <w:ins w:id="455" w:author="user" w:date="2023-07-26T14:23:00Z">
        <w:r w:rsidR="00E2615F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(MAD), </w:t>
        </w:r>
      </w:ins>
      <w:ins w:id="456" w:author="user" w:date="2023-07-26T14:24:00Z">
        <w:r w:rsidR="00E2615F">
          <w:rPr>
            <w:rFonts w:ascii="Arial" w:eastAsia="Arial" w:hAnsi="Arial" w:cs="Arial"/>
            <w:color w:val="000000" w:themeColor="text1"/>
            <w:sz w:val="22"/>
            <w:szCs w:val="22"/>
          </w:rPr>
          <w:t>The furthest distance from the line connecting the start and end points</w:t>
        </w:r>
        <w:r w:rsidR="00E2615F">
          <w:t>.</w:t>
        </w:r>
      </w:ins>
    </w:p>
    <w:p w14:paraId="165E9054" w14:textId="60211A6B" w:rsidR="001E025C" w:rsidRDefault="001E025C" w:rsidP="001E025C">
      <w:pPr>
        <w:pStyle w:val="ListParagraph"/>
        <w:bidi w:val="0"/>
        <w:rPr>
          <w:ins w:id="457" w:author="user" w:date="2023-07-26T13:44:00Z"/>
          <w:rFonts w:ascii="Arial" w:eastAsia="Arial" w:hAnsi="Arial" w:cs="Arial"/>
          <w:color w:val="000000" w:themeColor="text1"/>
          <w:sz w:val="22"/>
          <w:szCs w:val="22"/>
        </w:rPr>
        <w:pPrChange w:id="458" w:author="user" w:date="2023-07-26T13:43:00Z">
          <w:pPr>
            <w:bidi w:val="0"/>
          </w:pPr>
        </w:pPrChange>
      </w:pPr>
      <w:moveTo w:id="459" w:author="user" w:date="2023-07-26T13:42:00Z">
        <w:del w:id="460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</w:moveTo>
    </w:p>
    <w:p w14:paraId="7A2EFBE4" w14:textId="74306198" w:rsidR="001E025C" w:rsidRDefault="001E025C" w:rsidP="001E025C">
      <w:pPr>
        <w:pStyle w:val="ListParagraph"/>
        <w:bidi w:val="0"/>
        <w:rPr>
          <w:ins w:id="461" w:author="user" w:date="2023-07-26T13:43:00Z"/>
          <w:rFonts w:ascii="Arial" w:eastAsia="Arial" w:hAnsi="Arial" w:cs="Arial"/>
          <w:color w:val="000000" w:themeColor="text1"/>
          <w:sz w:val="22"/>
          <w:szCs w:val="22"/>
        </w:rPr>
        <w:pPrChange w:id="462" w:author="user" w:date="2023-07-26T13:44:00Z">
          <w:pPr>
            <w:bidi w:val="0"/>
          </w:pPr>
        </w:pPrChange>
      </w:pPr>
      <w:ins w:id="463" w:author="user" w:date="2023-07-26T13:44:00Z">
        <w:r>
          <w:rPr>
            <w:rFonts w:ascii="Arial" w:eastAsia="Arial" w:hAnsi="Arial" w:cs="Arial"/>
            <w:noProof/>
            <w:color w:val="000000" w:themeColor="text1"/>
            <w:sz w:val="22"/>
            <w:szCs w:val="22"/>
          </w:rPr>
          <w:drawing>
            <wp:inline distT="0" distB="0" distL="0" distR="0" wp14:anchorId="76209735" wp14:editId="072C9814">
              <wp:extent cx="1369973" cy="120050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8520" cy="122551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3839E714" w14:textId="77777777" w:rsidR="001E025C" w:rsidRDefault="001E025C" w:rsidP="001E025C">
      <w:pPr>
        <w:pStyle w:val="ListParagraph"/>
        <w:bidi w:val="0"/>
        <w:rPr>
          <w:ins w:id="464" w:author="user" w:date="2023-07-26T13:44:00Z"/>
          <w:rFonts w:ascii="Arial" w:eastAsia="Arial" w:hAnsi="Arial" w:cs="Arial"/>
          <w:color w:val="000000" w:themeColor="text1"/>
          <w:sz w:val="22"/>
          <w:szCs w:val="22"/>
        </w:rPr>
        <w:pPrChange w:id="465" w:author="user" w:date="2023-07-26T13:43:00Z">
          <w:pPr>
            <w:bidi w:val="0"/>
          </w:pPr>
        </w:pPrChange>
      </w:pPr>
      <w:moveTo w:id="466" w:author="user" w:date="2023-07-26T13:42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Heading angle</w:t>
        </w:r>
      </w:moveTo>
    </w:p>
    <w:p w14:paraId="2C7D239B" w14:textId="0FFEDC28" w:rsidR="001E025C" w:rsidRDefault="001E025C" w:rsidP="001E025C">
      <w:pPr>
        <w:pStyle w:val="ListParagraph"/>
        <w:bidi w:val="0"/>
        <w:rPr>
          <w:ins w:id="467" w:author="user" w:date="2023-07-26T13:43:00Z"/>
          <w:rFonts w:ascii="Arial" w:eastAsia="Arial" w:hAnsi="Arial" w:cs="Arial"/>
          <w:color w:val="000000" w:themeColor="text1"/>
          <w:sz w:val="22"/>
          <w:szCs w:val="22"/>
        </w:rPr>
        <w:pPrChange w:id="468" w:author="user" w:date="2023-07-26T13:44:00Z">
          <w:pPr>
            <w:bidi w:val="0"/>
          </w:pPr>
        </w:pPrChange>
      </w:pPr>
      <w:ins w:id="469" w:author="user" w:date="2023-07-26T13:44:00Z">
        <w:r>
          <w:rPr>
            <w:rFonts w:ascii="Arial" w:eastAsia="Arial" w:hAnsi="Arial" w:cs="Arial"/>
            <w:noProof/>
            <w:color w:val="000000" w:themeColor="text1"/>
            <w:sz w:val="22"/>
            <w:szCs w:val="22"/>
          </w:rPr>
          <w:lastRenderedPageBreak/>
          <w:drawing>
            <wp:inline distT="0" distB="0" distL="0" distR="0" wp14:anchorId="2DF68AB9" wp14:editId="3D8CBFBC">
              <wp:extent cx="1250989" cy="1195616"/>
              <wp:effectExtent l="0" t="0" r="635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63106" cy="1207196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  <w:moveTo w:id="470" w:author="user" w:date="2023-07-26T13:42:00Z">
        <w:del w:id="471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</w:moveTo>
    </w:p>
    <w:p w14:paraId="5E5770FB" w14:textId="02E9BDE7" w:rsidR="001E025C" w:rsidRDefault="00363F6D" w:rsidP="001E025C">
      <w:pPr>
        <w:pStyle w:val="ListParagraph"/>
        <w:bidi w:val="0"/>
        <w:rPr>
          <w:ins w:id="472" w:author="user" w:date="2023-07-26T13:44:00Z"/>
          <w:rFonts w:ascii="Arial" w:eastAsia="Arial" w:hAnsi="Arial" w:cs="Arial"/>
          <w:color w:val="000000" w:themeColor="text1"/>
          <w:sz w:val="22"/>
          <w:szCs w:val="22"/>
        </w:rPr>
      </w:pPr>
      <w:ins w:id="473" w:author="user" w:date="2023-07-26T13:45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T</w:t>
        </w:r>
      </w:ins>
      <w:ins w:id="474" w:author="user" w:date="2023-07-26T13:44:00Z">
        <w:r w:rsidR="001E025C"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otal distance traveled</w:t>
        </w:r>
      </w:ins>
      <w:ins w:id="475" w:author="user" w:date="2023-07-26T13:45:00Z">
        <w:r w:rsidR="001E025C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– sum of Euclidean distances.</w:t>
        </w:r>
      </w:ins>
    </w:p>
    <w:p w14:paraId="2BC29313" w14:textId="6015D614" w:rsidR="001E025C" w:rsidRDefault="001E025C" w:rsidP="00F3074E">
      <w:pPr>
        <w:pStyle w:val="ListParagraph"/>
        <w:bidi w:val="0"/>
        <w:rPr>
          <w:ins w:id="476" w:author="user" w:date="2023-07-26T13:44:00Z"/>
          <w:rFonts w:ascii="Arial" w:eastAsia="Arial" w:hAnsi="Arial" w:cs="Arial"/>
          <w:color w:val="000000" w:themeColor="text1"/>
          <w:sz w:val="22"/>
          <w:szCs w:val="22"/>
        </w:rPr>
      </w:pPr>
      <w:ins w:id="477" w:author="user" w:date="2023-07-26T13:44:00Z">
        <w:r>
          <w:rPr>
            <w:rFonts w:ascii="Arial" w:eastAsia="Arial" w:hAnsi="Arial" w:cs="Arial"/>
            <w:noProof/>
            <w:color w:val="000000" w:themeColor="text1"/>
            <w:sz w:val="22"/>
            <w:szCs w:val="22"/>
          </w:rPr>
          <w:drawing>
            <wp:inline distT="0" distB="0" distL="0" distR="0" wp14:anchorId="37B1058D" wp14:editId="54F179D0">
              <wp:extent cx="1466790" cy="1161231"/>
              <wp:effectExtent l="0" t="0" r="635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85020" cy="1175663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2453A74A" w14:textId="77777777" w:rsidR="00363F6D" w:rsidRDefault="00363F6D" w:rsidP="00363F6D">
      <w:pPr>
        <w:pStyle w:val="ListParagraph"/>
        <w:bidi w:val="0"/>
        <w:rPr>
          <w:ins w:id="478" w:author="user" w:date="2023-07-26T13:46:00Z"/>
          <w:rFonts w:ascii="Arial" w:eastAsia="Arial" w:hAnsi="Arial" w:cs="Arial"/>
          <w:color w:val="000000" w:themeColor="text1"/>
          <w:sz w:val="22"/>
          <w:szCs w:val="22"/>
        </w:rPr>
      </w:pPr>
      <w:ins w:id="479" w:author="user" w:date="2023-07-26T13:46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AUC</w:t>
        </w:r>
      </w:ins>
    </w:p>
    <w:p w14:paraId="38459906" w14:textId="77777777" w:rsidR="00363F6D" w:rsidRDefault="00363F6D" w:rsidP="00363F6D">
      <w:pPr>
        <w:pStyle w:val="ListParagraph"/>
        <w:bidi w:val="0"/>
        <w:rPr>
          <w:ins w:id="480" w:author="user" w:date="2023-07-26T13:46:00Z"/>
          <w:rFonts w:ascii="Arial" w:eastAsia="Arial" w:hAnsi="Arial" w:cs="Arial"/>
          <w:color w:val="000000" w:themeColor="text1"/>
          <w:sz w:val="22"/>
          <w:szCs w:val="22"/>
        </w:rPr>
      </w:pPr>
      <w:ins w:id="481" w:author="user" w:date="2023-07-26T13:46:00Z">
        <w:r>
          <w:rPr>
            <w:rFonts w:ascii="Arial" w:eastAsia="Arial" w:hAnsi="Arial" w:cs="Arial"/>
            <w:noProof/>
            <w:color w:val="000000" w:themeColor="text1"/>
            <w:sz w:val="22"/>
            <w:szCs w:val="22"/>
          </w:rPr>
          <w:drawing>
            <wp:inline distT="0" distB="0" distL="0" distR="0" wp14:anchorId="610C5E88" wp14:editId="32938211">
              <wp:extent cx="1172452" cy="1152447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5563" cy="1165334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4F2B40D3" w14:textId="3177F610" w:rsidR="001E025C" w:rsidRDefault="001E025C" w:rsidP="00363F6D">
      <w:pPr>
        <w:pStyle w:val="ListParagraph"/>
        <w:bidi w:val="0"/>
        <w:rPr>
          <w:ins w:id="482" w:author="user" w:date="2023-07-26T13:44:00Z"/>
          <w:rFonts w:ascii="Arial" w:eastAsia="Arial" w:hAnsi="Arial" w:cs="Arial"/>
          <w:color w:val="000000" w:themeColor="text1"/>
          <w:sz w:val="22"/>
          <w:szCs w:val="22"/>
        </w:rPr>
        <w:pPrChange w:id="483" w:author="user" w:date="2023-07-26T13:46:00Z">
          <w:pPr>
            <w:bidi w:val="0"/>
          </w:pPr>
        </w:pPrChange>
      </w:pPr>
      <w:moveTo w:id="484" w:author="user" w:date="2023-07-26T13:42:00Z">
        <w:del w:id="485" w:author="user" w:date="2023-07-26T13:45:00Z">
          <w:r w:rsidRPr="4E1323F8" w:rsidDel="00363F6D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i</w:delText>
          </w:r>
        </w:del>
      </w:moveTo>
      <w:ins w:id="486" w:author="user" w:date="2023-07-26T13:45:00Z">
        <w:r w:rsidR="00363F6D">
          <w:rPr>
            <w:rFonts w:ascii="Arial" w:eastAsia="Arial" w:hAnsi="Arial" w:cs="Arial"/>
            <w:color w:val="000000" w:themeColor="text1"/>
            <w:sz w:val="22"/>
            <w:szCs w:val="22"/>
          </w:rPr>
          <w:t>I</w:t>
        </w:r>
      </w:ins>
      <w:moveTo w:id="487" w:author="user" w:date="2023-07-26T13:42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mplied endpoint</w:t>
        </w:r>
      </w:moveTo>
      <w:ins w:id="488" w:author="user" w:date="2023-07-26T13:45:00Z">
        <w:r w:rsidR="00363F6D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– intersection between</w:t>
        </w:r>
      </w:ins>
      <w:ins w:id="489" w:author="user" w:date="2023-07-26T13:46:00Z">
        <w:r w:rsidR="00363F6D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</w:t>
        </w:r>
      </w:ins>
      <w:ins w:id="490" w:author="user" w:date="2023-07-26T13:45:00Z">
        <w:r w:rsidR="00363F6D">
          <w:rPr>
            <w:rFonts w:ascii="Arial" w:eastAsia="Arial" w:hAnsi="Arial" w:cs="Arial"/>
            <w:color w:val="000000" w:themeColor="text1"/>
            <w:sz w:val="22"/>
            <w:szCs w:val="22"/>
          </w:rPr>
          <w:t>tangent to the trajectory and the screen.</w:t>
        </w:r>
      </w:ins>
    </w:p>
    <w:p w14:paraId="5FBC73E9" w14:textId="025C08A5" w:rsidR="001E025C" w:rsidRDefault="001E025C" w:rsidP="00363F6D">
      <w:pPr>
        <w:pStyle w:val="ListParagraph"/>
        <w:bidi w:val="0"/>
        <w:rPr>
          <w:ins w:id="491" w:author="user" w:date="2023-07-26T13:43:00Z"/>
          <w:rFonts w:ascii="Arial" w:eastAsia="Arial" w:hAnsi="Arial" w:cs="Arial"/>
          <w:color w:val="000000" w:themeColor="text1"/>
          <w:sz w:val="22"/>
          <w:szCs w:val="22"/>
        </w:rPr>
        <w:pPrChange w:id="492" w:author="user" w:date="2023-07-26T13:46:00Z">
          <w:pPr>
            <w:bidi w:val="0"/>
          </w:pPr>
        </w:pPrChange>
      </w:pPr>
      <w:moveTo w:id="493" w:author="user" w:date="2023-07-26T13:42:00Z">
        <w:del w:id="494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</w:moveTo>
      <w:ins w:id="495" w:author="user" w:date="2023-07-26T13:45:00Z">
        <w:r w:rsidR="00363F6D">
          <w:rPr>
            <w:rFonts w:ascii="Arial" w:eastAsia="Arial" w:hAnsi="Arial" w:cs="Arial"/>
            <w:color w:val="000000" w:themeColor="text1"/>
            <w:sz w:val="22"/>
            <w:szCs w:val="22"/>
          </w:rPr>
          <w:t>C</w:t>
        </w:r>
      </w:ins>
      <w:moveTo w:id="496" w:author="user" w:date="2023-07-26T13:42:00Z">
        <w:del w:id="497" w:author="user" w:date="2023-07-26T13:45:00Z">
          <w:r w:rsidRPr="4E1323F8" w:rsidDel="00363F6D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c</w:delText>
          </w:r>
        </w:del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hanges of mind</w:t>
        </w:r>
      </w:moveTo>
      <w:ins w:id="498" w:author="user" w:date="2023-07-26T13:46:00Z">
        <w:r w:rsidR="00363F6D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– number of times the implied end point moves from one half of the screen to the other.</w:t>
        </w:r>
      </w:ins>
      <w:moveTo w:id="499" w:author="user" w:date="2023-07-26T13:42:00Z">
        <w:del w:id="500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</w:moveTo>
    </w:p>
    <w:p w14:paraId="3CB89903" w14:textId="77777777" w:rsidR="00064248" w:rsidRDefault="001E025C" w:rsidP="00064248">
      <w:pPr>
        <w:pStyle w:val="ListParagraph"/>
        <w:bidi w:val="0"/>
        <w:rPr>
          <w:ins w:id="501" w:author="user" w:date="2023-07-26T16:48:00Z"/>
          <w:rFonts w:ascii="Arial" w:eastAsia="Arial" w:hAnsi="Arial" w:cs="Arial"/>
          <w:color w:val="000000" w:themeColor="text1"/>
          <w:sz w:val="22"/>
          <w:szCs w:val="22"/>
        </w:rPr>
        <w:pPrChange w:id="502" w:author="user" w:date="2023-07-26T16:48:00Z">
          <w:pPr>
            <w:bidi w:val="0"/>
          </w:pPr>
        </w:pPrChange>
      </w:pPr>
      <w:moveTo w:id="503" w:author="user" w:date="2023-07-26T13:42:00Z">
        <w:del w:id="504" w:author="user" w:date="2023-07-26T13:44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total distance traveled</w:delText>
          </w:r>
        </w:del>
        <w:del w:id="505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  <w:del w:id="506" w:author="user" w:date="2023-07-26T13:46:00Z">
          <w:r w:rsidRPr="4E1323F8" w:rsidDel="00363F6D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AUC</w:delText>
          </w:r>
        </w:del>
        <w:del w:id="507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Velocity</w:t>
        </w:r>
        <w:del w:id="508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</w:moveTo>
    </w:p>
    <w:p w14:paraId="093867A9" w14:textId="77777777" w:rsidR="00064248" w:rsidRDefault="001E025C" w:rsidP="00064248">
      <w:pPr>
        <w:pStyle w:val="ListParagraph"/>
        <w:bidi w:val="0"/>
        <w:rPr>
          <w:ins w:id="509" w:author="user" w:date="2023-07-26T16:48:00Z"/>
          <w:rFonts w:ascii="Arial" w:eastAsia="Arial" w:hAnsi="Arial" w:cs="Arial"/>
          <w:color w:val="000000" w:themeColor="text1"/>
          <w:sz w:val="22"/>
          <w:szCs w:val="22"/>
        </w:rPr>
        <w:pPrChange w:id="510" w:author="user" w:date="2023-07-26T16:48:00Z">
          <w:pPr>
            <w:bidi w:val="0"/>
          </w:pPr>
        </w:pPrChange>
      </w:pPr>
      <w:moveTo w:id="511" w:author="user" w:date="2023-07-26T13:42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Max velocity</w:t>
        </w:r>
      </w:moveTo>
    </w:p>
    <w:p w14:paraId="6BF1B0BE" w14:textId="77777777" w:rsidR="00064248" w:rsidRDefault="001E025C" w:rsidP="00064248">
      <w:pPr>
        <w:pStyle w:val="ListParagraph"/>
        <w:bidi w:val="0"/>
        <w:rPr>
          <w:ins w:id="512" w:author="user" w:date="2023-07-26T16:48:00Z"/>
          <w:rFonts w:ascii="Arial" w:eastAsia="Arial" w:hAnsi="Arial" w:cs="Arial"/>
          <w:color w:val="000000" w:themeColor="text1"/>
          <w:sz w:val="22"/>
          <w:szCs w:val="22"/>
        </w:rPr>
        <w:pPrChange w:id="513" w:author="user" w:date="2023-07-26T16:48:00Z">
          <w:pPr>
            <w:bidi w:val="0"/>
          </w:pPr>
        </w:pPrChange>
      </w:pPr>
      <w:moveTo w:id="514" w:author="user" w:date="2023-07-26T13:42:00Z">
        <w:del w:id="515" w:author="user" w:date="2023-07-26T13:43:00Z">
          <w:r w:rsidRPr="4E1323F8" w:rsidDel="001E025C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 xml:space="preserve">, </w:delText>
          </w:r>
        </w:del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Acceleration</w:t>
        </w:r>
      </w:moveTo>
    </w:p>
    <w:p w14:paraId="79CA83AD" w14:textId="55A20B30" w:rsidR="001E025C" w:rsidRDefault="00064248" w:rsidP="00064248">
      <w:pPr>
        <w:pStyle w:val="ListParagraph"/>
        <w:bidi w:val="0"/>
        <w:rPr>
          <w:ins w:id="516" w:author="user" w:date="2023-07-26T13:42:00Z"/>
          <w:b/>
          <w:bCs/>
        </w:rPr>
        <w:pPrChange w:id="517" w:author="user" w:date="2023-07-26T16:48:00Z">
          <w:pPr>
            <w:bidi w:val="0"/>
          </w:pPr>
        </w:pPrChange>
      </w:pPr>
      <w:ins w:id="518" w:author="user" w:date="2023-07-26T16:48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For more information see Pre-reg and manuscript.</w:t>
        </w:r>
      </w:ins>
      <w:moveTo w:id="519" w:author="user" w:date="2023-07-26T13:42:00Z">
        <w:del w:id="520" w:author="user" w:date="2023-07-26T16:48:00Z">
          <w:r w:rsidR="001E025C" w:rsidRPr="4E1323F8" w:rsidDel="00064248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.</w:delText>
          </w:r>
        </w:del>
      </w:moveTo>
      <w:moveToRangeEnd w:id="447"/>
    </w:p>
    <w:p w14:paraId="4E3328B8" w14:textId="1B900F02" w:rsidR="001E025C" w:rsidRPr="00363F6D" w:rsidDel="00363F6D" w:rsidRDefault="001E025C" w:rsidP="00363F6D">
      <w:pPr>
        <w:pStyle w:val="ListParagraph"/>
        <w:numPr>
          <w:ilvl w:val="0"/>
          <w:numId w:val="13"/>
        </w:numPr>
        <w:bidi w:val="0"/>
        <w:rPr>
          <w:del w:id="521" w:author="user" w:date="2023-07-26T13:47:00Z"/>
          <w:b/>
          <w:bCs/>
          <w:rPrChange w:id="522" w:author="user" w:date="2023-07-26T13:47:00Z">
            <w:rPr>
              <w:del w:id="523" w:author="user" w:date="2023-07-26T13:47:00Z"/>
            </w:rPr>
          </w:rPrChange>
        </w:rPr>
        <w:pPrChange w:id="524" w:author="user" w:date="2023-07-26T13:47:00Z">
          <w:pPr>
            <w:bidi w:val="0"/>
          </w:pPr>
        </w:pPrChange>
      </w:pPr>
    </w:p>
    <w:p w14:paraId="5CD46ADA" w14:textId="572658EF" w:rsidR="0E506D05" w:rsidRPr="00363F6D" w:rsidDel="001E025C" w:rsidRDefault="0E506D05" w:rsidP="00363F6D">
      <w:pPr>
        <w:pStyle w:val="ListParagraph"/>
        <w:numPr>
          <w:ilvl w:val="0"/>
          <w:numId w:val="13"/>
        </w:numPr>
        <w:bidi w:val="0"/>
        <w:rPr>
          <w:moveFrom w:id="525" w:author="user" w:date="2023-07-26T13:42:00Z"/>
          <w:b/>
          <w:bCs/>
          <w:rPrChange w:id="526" w:author="user" w:date="2023-07-26T13:47:00Z">
            <w:rPr>
              <w:moveFrom w:id="527" w:author="user" w:date="2023-07-26T13:42:00Z"/>
            </w:rPr>
          </w:rPrChange>
        </w:rPr>
        <w:pPrChange w:id="528" w:author="user" w:date="2023-07-26T13:47:00Z">
          <w:pPr>
            <w:bidi w:val="0"/>
          </w:pPr>
        </w:pPrChange>
      </w:pPr>
      <w:moveFromRangeStart w:id="529" w:author="user" w:date="2023-07-26T13:42:00Z" w:name="move141271356"/>
      <w:moveFrom w:id="530" w:author="user" w:date="2023-07-26T13:42:00Z">
        <w:r w:rsidRPr="00363F6D" w:rsidDel="001E025C">
          <w:rPr>
            <w:b/>
            <w:bCs/>
            <w:rPrChange w:id="531" w:author="user" w:date="2023-07-26T13:47:00Z">
              <w:rPr/>
            </w:rPrChange>
          </w:rPr>
          <w:t>p</w:t>
        </w:r>
        <w:r w:rsidR="5C00397A" w:rsidRPr="00363F6D" w:rsidDel="001E025C">
          <w:rPr>
            <w:b/>
            <w:bCs/>
            <w:rPrChange w:id="532" w:author="user" w:date="2023-07-26T13:47:00Z">
              <w:rPr/>
            </w:rPrChange>
          </w:rPr>
          <w:t>roducing meaningful variables from</w:t>
        </w:r>
        <w:r w:rsidR="6796B7BF" w:rsidRPr="00363F6D" w:rsidDel="001E025C">
          <w:rPr>
            <w:b/>
            <w:bCs/>
            <w:rPrChange w:id="533" w:author="user" w:date="2023-07-26T13:47:00Z">
              <w:rPr/>
            </w:rPrChange>
          </w:rPr>
          <w:t xml:space="preserve"> </w:t>
        </w:r>
        <w:r w:rsidR="5C00397A" w:rsidRPr="00363F6D" w:rsidDel="001E025C">
          <w:rPr>
            <w:b/>
            <w:bCs/>
            <w:rPrChange w:id="534" w:author="user" w:date="2023-07-26T13:47:00Z">
              <w:rPr/>
            </w:rPrChange>
          </w:rPr>
          <w:t>the data</w:t>
        </w:r>
        <w:r w:rsidR="29B7767B" w:rsidRPr="00363F6D" w:rsidDel="001E025C">
          <w:rPr>
            <w:b/>
            <w:bCs/>
            <w:rPrChange w:id="535" w:author="user" w:date="2023-07-26T13:47:00Z">
              <w:rPr/>
            </w:rPrChange>
          </w:rPr>
          <w:t>.</w:t>
        </w:r>
      </w:moveFrom>
    </w:p>
    <w:p w14:paraId="71B81F0E" w14:textId="752EB637" w:rsidR="5C00397A" w:rsidRPr="00363F6D" w:rsidDel="00363F6D" w:rsidRDefault="5C00397A" w:rsidP="00363F6D">
      <w:pPr>
        <w:pStyle w:val="ListParagraph"/>
        <w:numPr>
          <w:ilvl w:val="0"/>
          <w:numId w:val="13"/>
        </w:numPr>
        <w:bidi w:val="0"/>
        <w:rPr>
          <w:del w:id="536" w:author="user" w:date="2023-07-26T13:47:00Z"/>
          <w:b/>
          <w:bCs/>
          <w:rPrChange w:id="537" w:author="user" w:date="2023-07-26T13:47:00Z">
            <w:rPr>
              <w:del w:id="538" w:author="user" w:date="2023-07-26T13:47:00Z"/>
              <w:rFonts w:ascii="Calibri" w:hAnsi="Calibri"/>
            </w:rPr>
          </w:rPrChange>
        </w:rPr>
        <w:pPrChange w:id="539" w:author="user" w:date="2023-07-26T13:47:00Z">
          <w:pPr>
            <w:bidi w:val="0"/>
          </w:pPr>
        </w:pPrChange>
      </w:pPr>
      <w:moveFrom w:id="540" w:author="user" w:date="2023-07-26T13:42:00Z">
        <w:r w:rsidRPr="00363F6D" w:rsidDel="001E025C">
          <w:rPr>
            <w:b/>
            <w:bCs/>
            <w:rPrChange w:id="541" w:author="user" w:date="2023-07-26T13:47:00Z">
              <w:rPr/>
            </w:rPrChange>
          </w:rPr>
          <w:t>Maximum absolute deviation, Heading angle, implied endpoint, changes of mind, total distance traveled, AUC, Velocity, Max velocity, Acceleration.</w:t>
        </w:r>
      </w:moveFrom>
      <w:moveFromRangeEnd w:id="529"/>
    </w:p>
    <w:p w14:paraId="0837F697" w14:textId="60A8535E" w:rsidR="200EFBE3" w:rsidRDefault="200EFBE3" w:rsidP="00363F6D">
      <w:pPr>
        <w:pStyle w:val="ListParagraph"/>
        <w:numPr>
          <w:ilvl w:val="0"/>
          <w:numId w:val="13"/>
        </w:numPr>
        <w:bidi w:val="0"/>
        <w:rPr>
          <w:ins w:id="542" w:author="user" w:date="2023-07-26T13:47:00Z"/>
          <w:b/>
          <w:bCs/>
        </w:rPr>
        <w:pPrChange w:id="543" w:author="user" w:date="2023-07-26T13:47:00Z">
          <w:pPr>
            <w:bidi w:val="0"/>
          </w:pPr>
        </w:pPrChange>
      </w:pPr>
      <w:r w:rsidRPr="00363F6D">
        <w:rPr>
          <w:b/>
          <w:bCs/>
          <w:rPrChange w:id="544" w:author="user" w:date="2023-07-26T13:47:00Z">
            <w:rPr/>
          </w:rPrChange>
        </w:rPr>
        <w:t>A</w:t>
      </w:r>
      <w:r w:rsidR="5C00397A" w:rsidRPr="00363F6D">
        <w:rPr>
          <w:b/>
          <w:bCs/>
          <w:rPrChange w:id="545" w:author="user" w:date="2023-07-26T13:47:00Z">
            <w:rPr/>
          </w:rPrChange>
        </w:rPr>
        <w:t>verage</w:t>
      </w:r>
      <w:r w:rsidR="35E640D9" w:rsidRPr="00363F6D">
        <w:rPr>
          <w:b/>
          <w:bCs/>
          <w:rPrChange w:id="546" w:author="user" w:date="2023-07-26T13:47:00Z">
            <w:rPr/>
          </w:rPrChange>
        </w:rPr>
        <w:t xml:space="preserve"> </w:t>
      </w:r>
      <w:r w:rsidR="5C00397A" w:rsidRPr="00363F6D">
        <w:rPr>
          <w:b/>
          <w:bCs/>
          <w:rPrChange w:id="547" w:author="user" w:date="2023-07-26T13:47:00Z">
            <w:rPr/>
          </w:rPrChange>
        </w:rPr>
        <w:t>features within participant</w:t>
      </w:r>
    </w:p>
    <w:p w14:paraId="11D96919" w14:textId="13F96F8C" w:rsidR="00F3074E" w:rsidRPr="00F3074E" w:rsidRDefault="00363F6D" w:rsidP="00F3074E">
      <w:pPr>
        <w:pStyle w:val="ListParagraph"/>
        <w:bidi w:val="0"/>
        <w:rPr>
          <w:ins w:id="548" w:author="user" w:date="2023-07-26T13:51:00Z"/>
          <w:rFonts w:ascii="Arial" w:eastAsia="Arial" w:hAnsi="Arial" w:cs="Arial"/>
          <w:color w:val="000000" w:themeColor="text1"/>
          <w:sz w:val="22"/>
          <w:szCs w:val="22"/>
          <w:rPrChange w:id="549" w:author="user" w:date="2023-07-26T13:52:00Z">
            <w:rPr>
              <w:ins w:id="550" w:author="user" w:date="2023-07-26T13:51:00Z"/>
            </w:rPr>
          </w:rPrChange>
        </w:rPr>
        <w:pPrChange w:id="551" w:author="user" w:date="2023-07-26T13:52:00Z">
          <w:pPr>
            <w:pStyle w:val="NoSpacing"/>
            <w:bidi w:val="0"/>
          </w:pPr>
        </w:pPrChange>
      </w:pPr>
      <w:moveToRangeStart w:id="552" w:author="user" w:date="2023-07-26T13:47:00Z" w:name="move141271675"/>
      <w:moveTo w:id="553" w:author="user" w:date="2023-07-26T13:47:00Z">
        <w:del w:id="554" w:author="user" w:date="2023-07-26T13:52:00Z">
          <w:r w:rsidRPr="4E1323F8" w:rsidDel="00F3074E">
            <w:rPr>
              <w:rFonts w:ascii="Arial" w:eastAsia="Arial" w:hAnsi="Arial" w:cs="Arial"/>
              <w:color w:val="000000" w:themeColor="text1"/>
              <w:sz w:val="22"/>
              <w:szCs w:val="22"/>
            </w:rPr>
            <w:delText>Also sorts them to according to trial type (e.g. congruent/incongruent). Bad trials are marked and only good ones are included in the averages.</w:delText>
          </w:r>
        </w:del>
      </w:moveTo>
      <w:moveToRangeEnd w:id="552"/>
      <w:ins w:id="555" w:author="user" w:date="2023-07-26T13:51:00Z">
        <w:r w:rsidR="00F3074E">
          <w:t>Averages trials within each participant, excluding invalid trials or trials whose PAS isn't 1.</w:t>
        </w:r>
      </w:ins>
    </w:p>
    <w:p w14:paraId="5CA18C2B" w14:textId="6338FFFC" w:rsidR="00F3074E" w:rsidRDefault="00F3074E" w:rsidP="00F3074E">
      <w:pPr>
        <w:pStyle w:val="NoSpacing"/>
        <w:bidi w:val="0"/>
        <w:ind w:firstLine="720"/>
        <w:rPr>
          <w:ins w:id="556" w:author="user" w:date="2023-07-26T13:52:00Z"/>
        </w:rPr>
        <w:pPrChange w:id="557" w:author="user" w:date="2023-07-26T13:52:00Z">
          <w:pPr>
            <w:pStyle w:val="NoSpacing"/>
            <w:bidi w:val="0"/>
          </w:pPr>
        </w:pPrChange>
      </w:pPr>
      <w:ins w:id="558" w:author="user" w:date="2023-07-26T13:51:00Z">
        <w:r>
          <w:t>Averages:</w:t>
        </w:r>
      </w:ins>
    </w:p>
    <w:p w14:paraId="138558E1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59" w:author="user" w:date="2023-07-26T13:53:00Z"/>
        </w:rPr>
        <w:pPrChange w:id="560" w:author="user" w:date="2023-07-26T13:53:00Z">
          <w:pPr>
            <w:pStyle w:val="NoSpacing"/>
            <w:bidi w:val="0"/>
          </w:pPr>
        </w:pPrChange>
      </w:pPr>
      <w:ins w:id="561" w:author="user" w:date="2023-07-26T13:51:00Z">
        <w:r>
          <w:t>Trajectories</w:t>
        </w:r>
      </w:ins>
    </w:p>
    <w:p w14:paraId="59988616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62" w:author="user" w:date="2023-07-26T13:53:00Z"/>
        </w:rPr>
        <w:pPrChange w:id="563" w:author="user" w:date="2023-07-26T13:53:00Z">
          <w:pPr>
            <w:pStyle w:val="NoSpacing"/>
            <w:bidi w:val="0"/>
          </w:pPr>
        </w:pPrChange>
      </w:pPr>
      <w:ins w:id="564" w:author="user" w:date="2023-07-26T13:51:00Z">
        <w:r>
          <w:t>Response time</w:t>
        </w:r>
      </w:ins>
    </w:p>
    <w:p w14:paraId="6040D7E0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65" w:author="user" w:date="2023-07-26T13:53:00Z"/>
        </w:rPr>
        <w:pPrChange w:id="566" w:author="user" w:date="2023-07-26T13:53:00Z">
          <w:pPr>
            <w:pStyle w:val="NoSpacing"/>
            <w:bidi w:val="0"/>
          </w:pPr>
        </w:pPrChange>
      </w:pPr>
      <w:ins w:id="567" w:author="user" w:date="2023-07-26T13:51:00Z">
        <w:r>
          <w:t>Reaction time</w:t>
        </w:r>
      </w:ins>
    </w:p>
    <w:p w14:paraId="036E15F6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68" w:author="user" w:date="2023-07-26T13:53:00Z"/>
        </w:rPr>
        <w:pPrChange w:id="569" w:author="user" w:date="2023-07-26T13:53:00Z">
          <w:pPr>
            <w:pStyle w:val="NoSpacing"/>
            <w:bidi w:val="0"/>
          </w:pPr>
        </w:pPrChange>
      </w:pPr>
      <w:ins w:id="570" w:author="user" w:date="2023-07-26T13:51:00Z">
        <w:r>
          <w:t>Movement time</w:t>
        </w:r>
      </w:ins>
    </w:p>
    <w:p w14:paraId="5DDC890F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71" w:author="user" w:date="2023-07-26T13:53:00Z"/>
        </w:rPr>
        <w:pPrChange w:id="572" w:author="user" w:date="2023-07-26T13:53:00Z">
          <w:pPr>
            <w:pStyle w:val="NoSpacing"/>
            <w:bidi w:val="0"/>
          </w:pPr>
        </w:pPrChange>
      </w:pPr>
      <w:ins w:id="573" w:author="user" w:date="2023-07-26T13:51:00Z">
        <w:r>
          <w:t>Prime recognition</w:t>
        </w:r>
      </w:ins>
    </w:p>
    <w:p w14:paraId="38F7D94B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74" w:author="user" w:date="2023-07-26T13:53:00Z"/>
        </w:rPr>
        <w:pPrChange w:id="575" w:author="user" w:date="2023-07-26T13:53:00Z">
          <w:pPr>
            <w:pStyle w:val="NoSpacing"/>
            <w:bidi w:val="0"/>
          </w:pPr>
        </w:pPrChange>
      </w:pPr>
      <w:ins w:id="576" w:author="user" w:date="2023-07-26T13:51:00Z">
        <w:r>
          <w:t>MAD</w:t>
        </w:r>
      </w:ins>
    </w:p>
    <w:p w14:paraId="047177C6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77" w:author="user" w:date="2023-07-26T13:53:00Z"/>
        </w:rPr>
        <w:pPrChange w:id="578" w:author="user" w:date="2023-07-26T13:53:00Z">
          <w:pPr>
            <w:pStyle w:val="NoSpacing"/>
            <w:bidi w:val="0"/>
          </w:pPr>
        </w:pPrChange>
      </w:pPr>
      <w:ins w:id="579" w:author="user" w:date="2023-07-26T13:51:00Z">
        <w:r>
          <w:t>Maximally deviating point.</w:t>
        </w:r>
      </w:ins>
    </w:p>
    <w:p w14:paraId="16CE20F6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80" w:author="user" w:date="2023-07-26T13:53:00Z"/>
        </w:rPr>
        <w:pPrChange w:id="581" w:author="user" w:date="2023-07-26T13:53:00Z">
          <w:pPr>
            <w:pStyle w:val="NoSpacing"/>
            <w:bidi w:val="0"/>
          </w:pPr>
        </w:pPrChange>
      </w:pPr>
      <w:ins w:id="582" w:author="user" w:date="2023-07-26T13:51:00Z">
        <w:r>
          <w:t>Total STD of the X coordinates – collapses the STD across time.</w:t>
        </w:r>
      </w:ins>
    </w:p>
    <w:p w14:paraId="0E832BCC" w14:textId="77777777" w:rsidR="00F3074E" w:rsidRDefault="00F3074E" w:rsidP="00F3074E">
      <w:pPr>
        <w:pStyle w:val="NoSpacing"/>
        <w:bidi w:val="0"/>
        <w:ind w:left="720"/>
        <w:rPr>
          <w:ins w:id="583" w:author="user" w:date="2023-07-26T13:53:00Z"/>
        </w:rPr>
        <w:pPrChange w:id="584" w:author="user" w:date="2023-07-26T13:54:00Z">
          <w:pPr>
            <w:pStyle w:val="NoSpacing"/>
            <w:bidi w:val="0"/>
          </w:pPr>
        </w:pPrChange>
      </w:pPr>
      <w:ins w:id="585" w:author="user" w:date="2023-07-26T13:51:00Z">
        <w:r>
          <w:t>Computes:</w:t>
        </w:r>
      </w:ins>
    </w:p>
    <w:p w14:paraId="5153D47A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86" w:author="user" w:date="2023-07-26T13:54:00Z"/>
        </w:rPr>
        <w:pPrChange w:id="587" w:author="user" w:date="2023-07-26T13:54:00Z">
          <w:pPr>
            <w:pStyle w:val="NoSpacing"/>
            <w:bidi w:val="0"/>
          </w:pPr>
        </w:pPrChange>
      </w:pPr>
      <w:ins w:id="588" w:author="user" w:date="2023-07-26T13:51:00Z">
        <w:r>
          <w:t>STD (between trials) of the x coordinates at each point along Z.</w:t>
        </w:r>
      </w:ins>
    </w:p>
    <w:p w14:paraId="69F99FB0" w14:textId="77777777" w:rsidR="00F3074E" w:rsidRDefault="00F3074E" w:rsidP="00B37E0D">
      <w:pPr>
        <w:pStyle w:val="NoSpacing"/>
        <w:numPr>
          <w:ilvl w:val="1"/>
          <w:numId w:val="13"/>
        </w:numPr>
        <w:bidi w:val="0"/>
        <w:rPr>
          <w:ins w:id="589" w:author="user" w:date="2023-07-26T13:54:00Z"/>
        </w:rPr>
        <w:pPrChange w:id="590" w:author="user" w:date="2023-07-26T13:54:00Z">
          <w:pPr>
            <w:pStyle w:val="NoSpacing"/>
            <w:bidi w:val="0"/>
          </w:pPr>
        </w:pPrChange>
      </w:pPr>
      <w:ins w:id="591" w:author="user" w:date="2023-07-26T13:51:00Z">
        <w:r>
          <w:t>Number of trials with each PAS rating.</w:t>
        </w:r>
      </w:ins>
    </w:p>
    <w:p w14:paraId="5C85BE11" w14:textId="0490D2AD" w:rsidR="00F3074E" w:rsidRPr="00F3074E" w:rsidRDefault="00F3074E" w:rsidP="00F3074E">
      <w:pPr>
        <w:pStyle w:val="NoSpacing"/>
        <w:numPr>
          <w:ilvl w:val="1"/>
          <w:numId w:val="13"/>
        </w:numPr>
        <w:bidi w:val="0"/>
        <w:rPr>
          <w:ins w:id="592" w:author="user" w:date="2023-07-26T13:47:00Z"/>
        </w:rPr>
        <w:pPrChange w:id="593" w:author="user" w:date="2023-07-26T13:54:00Z">
          <w:pPr>
            <w:bidi w:val="0"/>
          </w:pPr>
        </w:pPrChange>
      </w:pPr>
      <w:ins w:id="594" w:author="user" w:date="2023-07-26T13:51:00Z">
        <w:r>
          <w:t>Difference between average trajectory in the congruent and incongruent conditions.</w:t>
        </w:r>
      </w:ins>
    </w:p>
    <w:p w14:paraId="4EB6EE52" w14:textId="77777777" w:rsidR="00363F6D" w:rsidRPr="00F3074E" w:rsidDel="00363F6D" w:rsidRDefault="00363F6D" w:rsidP="00F3074E">
      <w:pPr>
        <w:bidi w:val="0"/>
        <w:rPr>
          <w:del w:id="595" w:author="user" w:date="2023-07-26T13:47:00Z"/>
          <w:b/>
          <w:bCs/>
          <w:rPrChange w:id="596" w:author="user" w:date="2023-07-26T13:54:00Z">
            <w:rPr>
              <w:del w:id="597" w:author="user" w:date="2023-07-26T13:47:00Z"/>
            </w:rPr>
          </w:rPrChange>
        </w:rPr>
      </w:pPr>
    </w:p>
    <w:p w14:paraId="488DE596" w14:textId="69D2F9B0" w:rsidR="5D7946F8" w:rsidRPr="00363F6D" w:rsidDel="00363F6D" w:rsidRDefault="5D7946F8" w:rsidP="00363F6D">
      <w:pPr>
        <w:pStyle w:val="ListParagraph"/>
        <w:numPr>
          <w:ilvl w:val="0"/>
          <w:numId w:val="13"/>
        </w:numPr>
        <w:bidi w:val="0"/>
        <w:rPr>
          <w:del w:id="598" w:author="user" w:date="2023-07-26T13:47:00Z"/>
          <w:b/>
          <w:bCs/>
          <w:rPrChange w:id="599" w:author="user" w:date="2023-07-26T13:47:00Z">
            <w:rPr>
              <w:del w:id="600" w:author="user" w:date="2023-07-26T13:47:00Z"/>
            </w:rPr>
          </w:rPrChange>
        </w:rPr>
        <w:pPrChange w:id="601" w:author="user" w:date="2023-07-26T13:47:00Z">
          <w:pPr>
            <w:bidi w:val="0"/>
          </w:pPr>
        </w:pPrChange>
      </w:pPr>
      <w:moveFromRangeStart w:id="602" w:author="user" w:date="2023-07-26T13:47:00Z" w:name="move141271675"/>
      <w:moveFrom w:id="603" w:author="user" w:date="2023-07-26T13:47:00Z">
        <w:r w:rsidRPr="00363F6D" w:rsidDel="00363F6D">
          <w:rPr>
            <w:rFonts w:ascii="Arial" w:eastAsia="Arial" w:hAnsi="Arial" w:cs="Arial"/>
            <w:b/>
            <w:bCs/>
            <w:color w:val="000000" w:themeColor="text1"/>
            <w:sz w:val="22"/>
            <w:szCs w:val="22"/>
            <w:rPrChange w:id="604" w:author="user" w:date="2023-07-26T13:47:00Z">
              <w:rPr/>
            </w:rPrChange>
          </w:rPr>
          <w:t xml:space="preserve">Also </w:t>
        </w:r>
        <w:r w:rsidR="5C00397A" w:rsidRPr="00363F6D" w:rsidDel="00363F6D">
          <w:rPr>
            <w:rFonts w:ascii="Arial" w:eastAsia="Arial" w:hAnsi="Arial" w:cs="Arial"/>
            <w:b/>
            <w:bCs/>
            <w:color w:val="000000" w:themeColor="text1"/>
            <w:sz w:val="22"/>
            <w:szCs w:val="22"/>
            <w:rPrChange w:id="605" w:author="user" w:date="2023-07-26T13:47:00Z">
              <w:rPr/>
            </w:rPrChange>
          </w:rPr>
          <w:t>sorts them to according to trial type (e.g. congruent/incongruent). Bad trials are marked and only good ones are included in the averages.</w:t>
        </w:r>
      </w:moveFrom>
      <w:moveFromRangeEnd w:id="602"/>
    </w:p>
    <w:p w14:paraId="0CA31D1F" w14:textId="2E4592F4" w:rsidR="661730A5" w:rsidRDefault="661730A5" w:rsidP="00363F6D">
      <w:pPr>
        <w:pStyle w:val="ListParagraph"/>
        <w:numPr>
          <w:ilvl w:val="0"/>
          <w:numId w:val="13"/>
        </w:numPr>
        <w:bidi w:val="0"/>
        <w:rPr>
          <w:ins w:id="606" w:author="user" w:date="2023-07-26T13:49:00Z"/>
          <w:b/>
          <w:bCs/>
        </w:rPr>
        <w:pPrChange w:id="607" w:author="user" w:date="2023-07-26T13:47:00Z">
          <w:pPr>
            <w:bidi w:val="0"/>
          </w:pPr>
        </w:pPrChange>
      </w:pPr>
      <w:r w:rsidRPr="00363F6D">
        <w:rPr>
          <w:b/>
          <w:bCs/>
          <w:rPrChange w:id="608" w:author="user" w:date="2023-07-26T13:47:00Z">
            <w:rPr/>
          </w:rPrChange>
        </w:rPr>
        <w:t>E</w:t>
      </w:r>
      <w:r w:rsidR="5C00397A" w:rsidRPr="00363F6D">
        <w:rPr>
          <w:b/>
          <w:bCs/>
          <w:rPrChange w:id="609" w:author="user" w:date="2023-07-26T13:47:00Z">
            <w:rPr/>
          </w:rPrChange>
        </w:rPr>
        <w:t>xtract feature</w:t>
      </w:r>
      <w:ins w:id="610" w:author="user" w:date="2023-07-26T13:48:00Z">
        <w:r w:rsidR="00363F6D">
          <w:rPr>
            <w:b/>
            <w:bCs/>
          </w:rPr>
          <w:t>s</w:t>
        </w:r>
      </w:ins>
      <w:r w:rsidR="5C00397A" w:rsidRPr="00363F6D">
        <w:rPr>
          <w:b/>
          <w:bCs/>
          <w:rPrChange w:id="611" w:author="user" w:date="2023-07-26T13:47:00Z">
            <w:rPr/>
          </w:rPrChange>
        </w:rPr>
        <w:t xml:space="preserve"> that are computed over the average trajectories</w:t>
      </w:r>
    </w:p>
    <w:p w14:paraId="0D4DC7CD" w14:textId="7BF6BD2A" w:rsidR="00F457C9" w:rsidRPr="00F457C9" w:rsidRDefault="00F3074E" w:rsidP="00F457C9">
      <w:pPr>
        <w:pStyle w:val="ListParagraph"/>
        <w:numPr>
          <w:ilvl w:val="1"/>
          <w:numId w:val="13"/>
        </w:numPr>
        <w:bidi w:val="0"/>
        <w:rPr>
          <w:ins w:id="612" w:author="user" w:date="2023-07-26T16:50:00Z"/>
          <w:rFonts w:ascii="Arial" w:eastAsia="Arial" w:hAnsi="Arial" w:cs="Arial"/>
          <w:color w:val="000000" w:themeColor="text1"/>
          <w:sz w:val="22"/>
          <w:szCs w:val="22"/>
          <w:rPrChange w:id="613" w:author="user" w:date="2023-07-26T16:50:00Z">
            <w:rPr>
              <w:ins w:id="614" w:author="user" w:date="2023-07-26T16:50:00Z"/>
            </w:rPr>
          </w:rPrChange>
        </w:rPr>
        <w:pPrChange w:id="615" w:author="user" w:date="2023-07-26T16:50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616" w:author="user" w:date="2023-07-26T13:49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Reach area</w:t>
        </w:r>
      </w:ins>
      <w:ins w:id="617" w:author="user" w:date="2023-07-26T14:28:00Z">
        <w:r w:rsidR="00AA28E3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– A</w:t>
        </w:r>
      </w:ins>
      <w:ins w:id="618" w:author="user" w:date="2023-07-26T14:27:00Z">
        <w:r w:rsidR="00AA28E3">
          <w:t>rea circumscribed between the average trajectory to the left target and the average trajectory to the right target.</w:t>
        </w:r>
      </w:ins>
    </w:p>
    <w:p w14:paraId="43C3EF37" w14:textId="51DB470F" w:rsidR="00F457C9" w:rsidRPr="00F457C9" w:rsidRDefault="00F457C9" w:rsidP="00F457C9">
      <w:pPr>
        <w:pStyle w:val="ListParagraph"/>
        <w:bidi w:val="0"/>
        <w:ind w:left="1440"/>
        <w:rPr>
          <w:ins w:id="619" w:author="user" w:date="2023-07-26T16:50:00Z"/>
          <w:rFonts w:ascii="Arial" w:eastAsia="Arial" w:hAnsi="Arial" w:cs="Arial"/>
          <w:color w:val="000000" w:themeColor="text1"/>
          <w:sz w:val="22"/>
          <w:szCs w:val="22"/>
          <w:rPrChange w:id="620" w:author="user" w:date="2023-07-26T16:50:00Z">
            <w:rPr>
              <w:ins w:id="621" w:author="user" w:date="2023-07-26T16:50:00Z"/>
            </w:rPr>
          </w:rPrChange>
        </w:rPr>
        <w:pPrChange w:id="622" w:author="user" w:date="2023-07-26T16:50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623" w:author="user" w:date="2023-07-26T16:50:00Z">
        <w:r w:rsidRPr="00F457C9">
          <w:rPr>
            <w:rFonts w:ascii="Arial" w:eastAsia="Arial" w:hAnsi="Arial" w:cs="Arial"/>
            <w:color w:val="000000" w:themeColor="text1"/>
            <w:sz w:val="22"/>
            <w:szCs w:val="22"/>
          </w:rPr>
          <w:drawing>
            <wp:inline distT="0" distB="0" distL="0" distR="0" wp14:anchorId="6441FA9D" wp14:editId="60166687">
              <wp:extent cx="1733433" cy="1531795"/>
              <wp:effectExtent l="0" t="0" r="0" b="0"/>
              <wp:docPr id="6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1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5711" cy="15426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1B92C8" w14:textId="5859EFB5" w:rsidR="00AA28E3" w:rsidRPr="00AA28E3" w:rsidRDefault="00AA28E3" w:rsidP="00F457C9">
      <w:pPr>
        <w:pStyle w:val="ListParagraph"/>
        <w:bidi w:val="0"/>
        <w:ind w:left="1440"/>
        <w:rPr>
          <w:ins w:id="624" w:author="user" w:date="2023-07-26T14:27:00Z"/>
          <w:rFonts w:ascii="Arial" w:eastAsia="Arial" w:hAnsi="Arial" w:cs="Arial"/>
          <w:color w:val="000000" w:themeColor="text1"/>
          <w:sz w:val="22"/>
          <w:szCs w:val="22"/>
          <w:rPrChange w:id="625" w:author="user" w:date="2023-07-26T14:28:00Z">
            <w:rPr>
              <w:ins w:id="626" w:author="user" w:date="2023-07-26T14:27:00Z"/>
            </w:rPr>
          </w:rPrChange>
        </w:rPr>
        <w:pPrChange w:id="627" w:author="user" w:date="2023-07-26T16:50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628" w:author="user" w:date="2023-07-26T14:28:00Z">
        <w:r>
          <w:lastRenderedPageBreak/>
          <w:t xml:space="preserve">Computes </w:t>
        </w:r>
      </w:ins>
      <w:ins w:id="629" w:author="user" w:date="2023-07-26T14:27:00Z">
        <w:r>
          <w:t>for each condition separately.</w:t>
        </w:r>
      </w:ins>
    </w:p>
    <w:p w14:paraId="2A5564CA" w14:textId="77777777" w:rsidR="00870DBA" w:rsidRDefault="00AA28E3" w:rsidP="00870DBA">
      <w:pPr>
        <w:pStyle w:val="NoSpacing"/>
        <w:bidi w:val="0"/>
        <w:ind w:left="720" w:firstLine="720"/>
        <w:rPr>
          <w:ins w:id="630" w:author="user" w:date="2023-07-26T14:29:00Z"/>
        </w:rPr>
        <w:pPrChange w:id="631" w:author="user" w:date="2023-07-26T14:29:00Z">
          <w:pPr>
            <w:pStyle w:val="NoSpacing"/>
            <w:numPr>
              <w:numId w:val="13"/>
            </w:numPr>
            <w:bidi w:val="0"/>
            <w:ind w:left="720" w:hanging="360"/>
          </w:pPr>
        </w:pPrChange>
      </w:pPr>
      <w:ins w:id="632" w:author="user" w:date="2023-07-26T14:27:00Z">
        <w:r>
          <w:t>Area calculation:</w:t>
        </w:r>
      </w:ins>
      <w:ins w:id="633" w:author="user" w:date="2023-07-26T14:28:00Z">
        <w:r>
          <w:t xml:space="preserve"> </w:t>
        </w:r>
      </w:ins>
      <w:ins w:id="634" w:author="user" w:date="2023-07-26T14:27:00Z">
        <w:r>
          <w:t xml:space="preserve">Finds minimal X value and draws a </w:t>
        </w:r>
      </w:ins>
      <w:ins w:id="635" w:author="user" w:date="2023-07-26T14:28:00Z">
        <w:r>
          <w:t>line parallel to Z axis</w:t>
        </w:r>
        <w:r>
          <w:t xml:space="preserve"> </w:t>
        </w:r>
      </w:ins>
      <w:ins w:id="636" w:author="user" w:date="2023-07-26T14:27:00Z">
        <w:r>
          <w:t>at that value.</w:t>
        </w:r>
      </w:ins>
    </w:p>
    <w:p w14:paraId="4D9A352C" w14:textId="6D879AB3" w:rsidR="00AA28E3" w:rsidRPr="00870DBA" w:rsidRDefault="00AA28E3" w:rsidP="00870DBA">
      <w:pPr>
        <w:pStyle w:val="NoSpacing"/>
        <w:bidi w:val="0"/>
        <w:ind w:left="1440"/>
        <w:rPr>
          <w:ins w:id="637" w:author="user" w:date="2023-07-26T13:49:00Z"/>
          <w:rPrChange w:id="638" w:author="user" w:date="2023-07-26T14:29:00Z">
            <w:rPr>
              <w:ins w:id="639" w:author="user" w:date="2023-07-26T13:49:00Z"/>
            </w:rPr>
          </w:rPrChange>
        </w:rPr>
        <w:pPrChange w:id="640" w:author="user" w:date="2023-07-26T14:29:00Z">
          <w:pPr>
            <w:pStyle w:val="ListParagraph"/>
            <w:numPr>
              <w:numId w:val="13"/>
            </w:numPr>
            <w:bidi w:val="0"/>
            <w:ind w:hanging="360"/>
          </w:pPr>
        </w:pPrChange>
      </w:pPr>
      <w:ins w:id="641" w:author="user" w:date="2023-07-26T14:27:00Z">
        <w:r>
          <w:t>Computes the area between each trajectory and this line and subtracts the results, producing the area between the trajectories.</w:t>
        </w:r>
      </w:ins>
      <w:ins w:id="642" w:author="user" w:date="2023-07-26T14:29:00Z">
        <w:r w:rsidR="00870DBA">
          <w:t xml:space="preserve"> </w:t>
        </w:r>
      </w:ins>
      <w:ins w:id="643" w:author="user" w:date="2023-07-26T14:27:00Z">
        <w:r>
          <w:t xml:space="preserve">To avoid negative values after intersections, calculate the area </w:t>
        </w:r>
      </w:ins>
      <w:ins w:id="644" w:author="user" w:date="2023-07-26T14:29:00Z">
        <w:r w:rsidR="00870DBA">
          <w:t>separately</w:t>
        </w:r>
      </w:ins>
      <w:ins w:id="645" w:author="user" w:date="2023-07-26T14:27:00Z">
        <w:r>
          <w:t xml:space="preserve"> between each pair of intersections.</w:t>
        </w:r>
      </w:ins>
    </w:p>
    <w:p w14:paraId="52E1D5A6" w14:textId="77777777" w:rsidR="00F3074E" w:rsidRDefault="00F3074E" w:rsidP="00F3074E">
      <w:pPr>
        <w:pStyle w:val="ListParagraph"/>
        <w:numPr>
          <w:ilvl w:val="1"/>
          <w:numId w:val="13"/>
        </w:numPr>
        <w:bidi w:val="0"/>
        <w:rPr>
          <w:ins w:id="646" w:author="user" w:date="2023-07-26T13:49:00Z"/>
          <w:rFonts w:ascii="Arial" w:eastAsia="Arial" w:hAnsi="Arial" w:cs="Arial"/>
          <w:color w:val="000000" w:themeColor="text1"/>
          <w:sz w:val="22"/>
          <w:szCs w:val="22"/>
        </w:rPr>
        <w:pPrChange w:id="647" w:author="user" w:date="2023-07-26T13:49:00Z">
          <w:pPr>
            <w:pStyle w:val="ListParagraph"/>
            <w:numPr>
              <w:numId w:val="13"/>
            </w:numPr>
            <w:bidi w:val="0"/>
            <w:ind w:hanging="360"/>
          </w:pPr>
        </w:pPrChange>
      </w:pPr>
      <w:ins w:id="648" w:author="user" w:date="2023-07-26T13:49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D’ computation - Uses machine learning to classify trials to each of the conditions. </w:t>
        </w:r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The classification’s </w:t>
        </w:r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accuracy </w:t>
        </w:r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in an indication of the </w:t>
        </w:r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main tasks’ sensitivity to the conditions (see Meyen et al. (2022). Advancing research on unconscious priming: When can scientists claim an indirect task advantage?).</w:t>
        </w:r>
      </w:ins>
    </w:p>
    <w:p w14:paraId="3E235457" w14:textId="0B42D9D8" w:rsidR="00F3074E" w:rsidRPr="00F3074E" w:rsidRDefault="00F3074E" w:rsidP="00F3074E">
      <w:pPr>
        <w:pStyle w:val="ListParagraph"/>
        <w:numPr>
          <w:ilvl w:val="1"/>
          <w:numId w:val="13"/>
        </w:numPr>
        <w:bidi w:val="0"/>
        <w:rPr>
          <w:ins w:id="649" w:author="user" w:date="2023-07-26T13:49:00Z"/>
          <w:rPrChange w:id="650" w:author="user" w:date="2023-07-26T13:49:00Z">
            <w:rPr>
              <w:ins w:id="651" w:author="user" w:date="2023-07-26T13:49:00Z"/>
              <w:b/>
              <w:bCs/>
            </w:rPr>
          </w:rPrChange>
        </w:rPr>
        <w:pPrChange w:id="652" w:author="user" w:date="2023-07-26T13:49:00Z">
          <w:pPr>
            <w:bidi w:val="0"/>
          </w:pPr>
        </w:pPrChange>
      </w:pPr>
      <w:ins w:id="653" w:author="user" w:date="2023-07-26T13:49:00Z">
        <w:r w:rsidRPr="00F3074E">
          <w:rPr>
            <w:rFonts w:ascii="Arial" w:eastAsia="Arial" w:hAnsi="Arial" w:cs="Arial"/>
            <w:color w:val="000000" w:themeColor="text1"/>
            <w:sz w:val="22"/>
            <w:szCs w:val="22"/>
          </w:rPr>
          <w:t>Velocity profile</w:t>
        </w:r>
      </w:ins>
      <w:ins w:id="654" w:author="user" w:date="2023-07-26T16:51:00Z">
        <w:r w:rsidR="0005594A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– distribution of velocities at each point along the trajectory</w:t>
        </w:r>
        <w:r w:rsidR="00D267B6">
          <w:rPr>
            <w:rFonts w:ascii="Arial" w:eastAsia="Arial" w:hAnsi="Arial" w:cs="Arial"/>
            <w:color w:val="000000" w:themeColor="text1"/>
            <w:sz w:val="22"/>
            <w:szCs w:val="22"/>
          </w:rPr>
          <w:t>.</w:t>
        </w:r>
      </w:ins>
    </w:p>
    <w:p w14:paraId="7483023F" w14:textId="77777777" w:rsidR="00B37E0D" w:rsidRDefault="4793E1E0" w:rsidP="00B37E0D">
      <w:pPr>
        <w:pStyle w:val="ListParagraph"/>
        <w:numPr>
          <w:ilvl w:val="0"/>
          <w:numId w:val="13"/>
        </w:numPr>
        <w:bidi w:val="0"/>
        <w:rPr>
          <w:ins w:id="655" w:author="user" w:date="2023-07-26T13:54:00Z"/>
          <w:b/>
          <w:bCs/>
        </w:rPr>
        <w:pPrChange w:id="656" w:author="user" w:date="2023-07-26T13:54:00Z">
          <w:pPr>
            <w:pStyle w:val="NoSpacing"/>
            <w:bidi w:val="0"/>
          </w:pPr>
        </w:pPrChange>
      </w:pPr>
      <w:r w:rsidRPr="00F3074E">
        <w:rPr>
          <w:b/>
          <w:bCs/>
          <w:rPrChange w:id="657" w:author="user" w:date="2023-07-26T13:50:00Z">
            <w:rPr/>
          </w:rPrChange>
        </w:rPr>
        <w:t>A</w:t>
      </w:r>
      <w:r w:rsidR="5C00397A" w:rsidRPr="00F3074E">
        <w:rPr>
          <w:b/>
          <w:bCs/>
          <w:rPrChange w:id="658" w:author="user" w:date="2023-07-26T13:50:00Z">
            <w:rPr/>
          </w:rPrChange>
        </w:rPr>
        <w:t>verage features between subjects.</w:t>
      </w:r>
    </w:p>
    <w:p w14:paraId="2D93ABD8" w14:textId="77777777" w:rsidR="00B37E0D" w:rsidRPr="00B37E0D" w:rsidRDefault="00B37E0D" w:rsidP="00B37E0D">
      <w:pPr>
        <w:pStyle w:val="ListParagraph"/>
        <w:bidi w:val="0"/>
        <w:rPr>
          <w:ins w:id="659" w:author="user" w:date="2023-07-26T13:55:00Z"/>
          <w:b/>
          <w:bCs/>
          <w:rPrChange w:id="660" w:author="user" w:date="2023-07-26T13:55:00Z">
            <w:rPr>
              <w:ins w:id="661" w:author="user" w:date="2023-07-26T13:55:00Z"/>
            </w:rPr>
          </w:rPrChange>
        </w:rPr>
        <w:pPrChange w:id="662" w:author="user" w:date="2023-07-26T13:55:00Z">
          <w:pPr>
            <w:pStyle w:val="NoSpacing"/>
            <w:bidi w:val="0"/>
          </w:pPr>
        </w:pPrChange>
      </w:pPr>
      <w:ins w:id="663" w:author="user" w:date="2023-07-26T13:54:00Z">
        <w:r>
          <w:t>Averages the following values (after excluding the bad subjects):</w:t>
        </w:r>
      </w:ins>
    </w:p>
    <w:p w14:paraId="45231E48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64" w:author="user" w:date="2023-07-26T13:55:00Z"/>
        </w:rPr>
        <w:pPrChange w:id="665" w:author="user" w:date="2023-07-26T13:55:00Z">
          <w:pPr>
            <w:pStyle w:val="NoSpacing"/>
            <w:bidi w:val="0"/>
          </w:pPr>
        </w:pPrChange>
      </w:pPr>
      <w:ins w:id="666" w:author="user" w:date="2023-07-26T13:54:00Z">
        <w:r>
          <w:t>Trajectory</w:t>
        </w:r>
      </w:ins>
    </w:p>
    <w:p w14:paraId="54704E30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67" w:author="user" w:date="2023-07-26T13:55:00Z"/>
        </w:rPr>
        <w:pPrChange w:id="668" w:author="user" w:date="2023-07-26T13:55:00Z">
          <w:pPr>
            <w:pStyle w:val="NoSpacing"/>
            <w:bidi w:val="0"/>
          </w:pPr>
        </w:pPrChange>
      </w:pPr>
      <w:ins w:id="669" w:author="user" w:date="2023-07-26T13:54:00Z">
        <w:r>
          <w:t>RT</w:t>
        </w:r>
      </w:ins>
    </w:p>
    <w:p w14:paraId="66E02723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70" w:author="user" w:date="2023-07-26T13:55:00Z"/>
        </w:rPr>
        <w:pPrChange w:id="671" w:author="user" w:date="2023-07-26T13:55:00Z">
          <w:pPr>
            <w:pStyle w:val="NoSpacing"/>
            <w:bidi w:val="0"/>
          </w:pPr>
        </w:pPrChange>
      </w:pPr>
      <w:ins w:id="672" w:author="user" w:date="2023-07-26T13:54:00Z">
        <w:r>
          <w:t>Reaction time</w:t>
        </w:r>
      </w:ins>
    </w:p>
    <w:p w14:paraId="6A24C2CE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73" w:author="user" w:date="2023-07-26T13:55:00Z"/>
        </w:rPr>
        <w:pPrChange w:id="674" w:author="user" w:date="2023-07-26T13:55:00Z">
          <w:pPr>
            <w:pStyle w:val="NoSpacing"/>
            <w:bidi w:val="0"/>
          </w:pPr>
        </w:pPrChange>
      </w:pPr>
      <w:ins w:id="675" w:author="user" w:date="2023-07-26T13:54:00Z">
        <w:r>
          <w:t>Movement time</w:t>
        </w:r>
      </w:ins>
    </w:p>
    <w:p w14:paraId="5D417D2B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76" w:author="user" w:date="2023-07-26T13:55:00Z"/>
        </w:rPr>
        <w:pPrChange w:id="677" w:author="user" w:date="2023-07-26T13:55:00Z">
          <w:pPr>
            <w:pStyle w:val="NoSpacing"/>
            <w:bidi w:val="0"/>
          </w:pPr>
        </w:pPrChange>
      </w:pPr>
      <w:ins w:id="678" w:author="user" w:date="2023-07-26T13:54:00Z">
        <w:r>
          <w:t>Prime recognition</w:t>
        </w:r>
      </w:ins>
    </w:p>
    <w:p w14:paraId="66610580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79" w:author="user" w:date="2023-07-26T13:55:00Z"/>
        </w:rPr>
        <w:pPrChange w:id="680" w:author="user" w:date="2023-07-26T13:55:00Z">
          <w:pPr>
            <w:pStyle w:val="NoSpacing"/>
            <w:bidi w:val="0"/>
          </w:pPr>
        </w:pPrChange>
      </w:pPr>
      <w:ins w:id="681" w:author="user" w:date="2023-07-26T13:54:00Z">
        <w:r>
          <w:t>Number of trials with each PAS rating.</w:t>
        </w:r>
      </w:ins>
    </w:p>
    <w:p w14:paraId="0DBFC34A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82" w:author="user" w:date="2023-07-26T13:55:00Z"/>
        </w:rPr>
        <w:pPrChange w:id="683" w:author="user" w:date="2023-07-26T13:55:00Z">
          <w:pPr>
            <w:pStyle w:val="NoSpacing"/>
            <w:bidi w:val="0"/>
          </w:pPr>
        </w:pPrChange>
      </w:pPr>
      <w:ins w:id="684" w:author="user" w:date="2023-07-26T13:54:00Z">
        <w:r>
          <w:t>MAD</w:t>
        </w:r>
      </w:ins>
    </w:p>
    <w:p w14:paraId="29093914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85" w:author="user" w:date="2023-07-26T13:55:00Z"/>
        </w:rPr>
        <w:pPrChange w:id="686" w:author="user" w:date="2023-07-26T13:55:00Z">
          <w:pPr>
            <w:pStyle w:val="NoSpacing"/>
            <w:bidi w:val="0"/>
          </w:pPr>
        </w:pPrChange>
      </w:pPr>
      <w:ins w:id="687" w:author="user" w:date="2023-07-26T13:54:00Z">
        <w:r>
          <w:t>Maximally deviating point.</w:t>
        </w:r>
      </w:ins>
    </w:p>
    <w:p w14:paraId="07176F10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88" w:author="user" w:date="2023-07-26T13:55:00Z"/>
        </w:rPr>
        <w:pPrChange w:id="689" w:author="user" w:date="2023-07-26T13:55:00Z">
          <w:pPr>
            <w:pStyle w:val="NoSpacing"/>
            <w:bidi w:val="0"/>
          </w:pPr>
        </w:pPrChange>
      </w:pPr>
      <w:ins w:id="690" w:author="user" w:date="2023-07-26T13:54:00Z">
        <w:r>
          <w:t>Reach area</w:t>
        </w:r>
      </w:ins>
    </w:p>
    <w:p w14:paraId="2ABFDB16" w14:textId="77777777" w:rsidR="00B37E0D" w:rsidRDefault="00B37E0D" w:rsidP="00B37E0D">
      <w:pPr>
        <w:pStyle w:val="ListParagraph"/>
        <w:numPr>
          <w:ilvl w:val="1"/>
          <w:numId w:val="13"/>
        </w:numPr>
        <w:bidi w:val="0"/>
        <w:rPr>
          <w:ins w:id="691" w:author="user" w:date="2023-07-26T13:55:00Z"/>
        </w:rPr>
        <w:pPrChange w:id="692" w:author="user" w:date="2023-07-26T13:55:00Z">
          <w:pPr>
            <w:pStyle w:val="ListParagraph"/>
            <w:bidi w:val="0"/>
            <w:ind w:left="0"/>
          </w:pPr>
        </w:pPrChange>
      </w:pPr>
      <w:ins w:id="693" w:author="user" w:date="2023-07-26T13:54:00Z">
        <w:r>
          <w:t>STD of the x coordinates at each point along Z.</w:t>
        </w:r>
      </w:ins>
    </w:p>
    <w:p w14:paraId="4ED626F9" w14:textId="51FFA9E5" w:rsidR="00F3074E" w:rsidRPr="00B37E0D" w:rsidRDefault="00B37E0D" w:rsidP="00B37E0D">
      <w:pPr>
        <w:pStyle w:val="ListParagraph"/>
        <w:numPr>
          <w:ilvl w:val="1"/>
          <w:numId w:val="13"/>
        </w:numPr>
        <w:bidi w:val="0"/>
        <w:pPrChange w:id="694" w:author="user" w:date="2023-07-26T13:56:00Z">
          <w:pPr>
            <w:pStyle w:val="ListParagraph"/>
            <w:bidi w:val="0"/>
            <w:ind w:left="0"/>
          </w:pPr>
        </w:pPrChange>
      </w:pPr>
      <w:ins w:id="695" w:author="user" w:date="2023-07-26T13:54:00Z">
        <w:r>
          <w:t>Total STD of X</w:t>
        </w:r>
      </w:ins>
    </w:p>
    <w:p w14:paraId="0D472843" w14:textId="69BEDD6C" w:rsidR="00B37E0D" w:rsidRPr="00B37912" w:rsidRDefault="1CAB2A0E" w:rsidP="00B37912">
      <w:pPr>
        <w:pStyle w:val="ListParagraph"/>
        <w:numPr>
          <w:ilvl w:val="0"/>
          <w:numId w:val="13"/>
        </w:numPr>
        <w:bidi w:val="0"/>
        <w:rPr>
          <w:ins w:id="696" w:author="user" w:date="2023-07-26T13:56:00Z"/>
          <w:b/>
          <w:bCs/>
          <w:rPrChange w:id="697" w:author="user" w:date="2023-07-26T14:03:00Z">
            <w:rPr>
              <w:ins w:id="698" w:author="user" w:date="2023-07-26T13:56:00Z"/>
            </w:rPr>
          </w:rPrChange>
        </w:rPr>
        <w:pPrChange w:id="699" w:author="user" w:date="2023-07-26T14:03:00Z">
          <w:pPr>
            <w:bidi w:val="0"/>
          </w:pPr>
        </w:pPrChange>
      </w:pPr>
      <w:r w:rsidRPr="00B37E0D">
        <w:rPr>
          <w:b/>
          <w:bCs/>
          <w:rPrChange w:id="700" w:author="user" w:date="2023-07-26T13:56:00Z">
            <w:rPr/>
          </w:rPrChange>
        </w:rPr>
        <w:t>C</w:t>
      </w:r>
      <w:r w:rsidR="5C00397A" w:rsidRPr="00B37E0D">
        <w:rPr>
          <w:b/>
          <w:bCs/>
          <w:rPrChange w:id="701" w:author="user" w:date="2023-07-26T13:56:00Z">
            <w:rPr/>
          </w:rPrChange>
        </w:rPr>
        <w:t>onduct FDA</w:t>
      </w:r>
      <w:del w:id="702" w:author="user" w:date="2023-07-26T13:56:00Z">
        <w:r w:rsidR="5C00397A" w:rsidRPr="00B37E0D" w:rsidDel="00B37E0D">
          <w:rPr>
            <w:b/>
            <w:bCs/>
            <w:rPrChange w:id="703" w:author="user" w:date="2023-07-26T13:56:00Z">
              <w:rPr/>
            </w:rPrChange>
          </w:rPr>
          <w:delText xml:space="preserve"> </w:delText>
        </w:r>
      </w:del>
      <w:ins w:id="704" w:author="user" w:date="2023-07-26T14:03:00Z">
        <w:r w:rsidR="00B37912">
          <w:rPr>
            <w:b/>
            <w:bCs/>
          </w:rPr>
          <w:t xml:space="preserve">- </w:t>
        </w:r>
        <w:r w:rsidR="00B37912" w:rsidRPr="00C445B2">
          <w:t>(Optional</w:t>
        </w:r>
        <w:r w:rsidR="00B37912" w:rsidRPr="00B37912">
          <w:t>)</w:t>
        </w:r>
      </w:ins>
    </w:p>
    <w:p w14:paraId="464AE440" w14:textId="77777777" w:rsidR="00B37E0D" w:rsidRDefault="00B37E0D" w:rsidP="00B37E0D">
      <w:pPr>
        <w:pStyle w:val="ListParagraph"/>
        <w:bidi w:val="0"/>
        <w:pPrChange w:id="705" w:author="user" w:date="2023-07-26T13:56:00Z">
          <w:pPr>
            <w:pStyle w:val="ListParagraph"/>
            <w:numPr>
              <w:numId w:val="13"/>
            </w:numPr>
            <w:bidi w:val="0"/>
            <w:ind w:hanging="360"/>
          </w:pPr>
        </w:pPrChange>
      </w:pPr>
      <w:r w:rsidRPr="00B37E0D">
        <w:rPr>
          <w:rFonts w:ascii="Arial" w:eastAsia="Arial" w:hAnsi="Arial" w:cs="Arial"/>
          <w:color w:val="000000" w:themeColor="text1"/>
          <w:sz w:val="22"/>
          <w:szCs w:val="22"/>
        </w:rPr>
        <w:t xml:space="preserve">For explanations about FDA see Craig Chapman’s documentation within </w:t>
      </w:r>
    </w:p>
    <w:p w14:paraId="42233C79" w14:textId="77777777" w:rsidR="00B37E0D" w:rsidRDefault="00B37E0D" w:rsidP="00B37E0D">
      <w:pPr>
        <w:pStyle w:val="ListParagraph"/>
        <w:bidi w:val="0"/>
        <w:pPrChange w:id="706" w:author="user" w:date="2023-07-26T13:56:00Z">
          <w:pPr>
            <w:pStyle w:val="ListParagraph"/>
            <w:numPr>
              <w:numId w:val="13"/>
            </w:numPr>
            <w:bidi w:val="0"/>
            <w:ind w:hanging="360"/>
          </w:pPr>
        </w:pPrChange>
      </w:pPr>
      <w:r w:rsidRPr="00B37E0D">
        <w:rPr>
          <w:rFonts w:ascii="Arial" w:eastAsia="Arial" w:hAnsi="Arial" w:cs="Arial"/>
          <w:color w:val="000000" w:themeColor="text1"/>
          <w:sz w:val="22"/>
          <w:szCs w:val="22"/>
        </w:rPr>
        <w:t>‘/imported_code/craig_code/Using Functional Data Analysis_v1_april2011.pdf’).</w:t>
      </w:r>
    </w:p>
    <w:p w14:paraId="3E14FD6C" w14:textId="2CB20C11" w:rsidR="00B37E0D" w:rsidRDefault="00B37E0D" w:rsidP="00B37E0D">
      <w:pPr>
        <w:pStyle w:val="ListParagraph"/>
        <w:bidi w:val="0"/>
        <w:rPr>
          <w:rFonts w:ascii="Arial" w:eastAsia="Arial" w:hAnsi="Arial" w:cs="Arial"/>
          <w:color w:val="000000" w:themeColor="text1"/>
          <w:sz w:val="22"/>
          <w:szCs w:val="22"/>
        </w:rPr>
        <w:pPrChange w:id="707" w:author="user" w:date="2023-07-26T13:56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we decided against using this analysis since it wasn’t fruitful.</w:t>
      </w:r>
    </w:p>
    <w:p w14:paraId="348E265D" w14:textId="4372F237" w:rsidR="007C2E07" w:rsidRDefault="007C2E07" w:rsidP="007C2E07">
      <w:pPr>
        <w:pStyle w:val="ListParagraph"/>
        <w:bidi w:val="0"/>
        <w:rPr>
          <w:b/>
          <w:bCs/>
        </w:rPr>
        <w:pPrChange w:id="708" w:author="user" w:date="2023-07-26T14:26:00Z">
          <w:pPr>
            <w:pStyle w:val="ListParagraph"/>
            <w:bidi w:val="0"/>
          </w:pPr>
        </w:pPrChange>
      </w:pPr>
      <w:r>
        <w:t>Here I used s</w:t>
      </w:r>
      <w:r>
        <w:t xml:space="preserve">ubject </w:t>
      </w:r>
      <w:r>
        <w:t xml:space="preserve">as </w:t>
      </w:r>
      <w:r>
        <w:t>a random factor.</w:t>
      </w:r>
    </w:p>
    <w:p w14:paraId="785047D5" w14:textId="77777777" w:rsidR="007C2E07" w:rsidRDefault="007C2E07" w:rsidP="007C2E07">
      <w:pPr>
        <w:pStyle w:val="NoSpacing"/>
        <w:bidi w:val="0"/>
        <w:ind w:left="720"/>
        <w:pPrChange w:id="709" w:author="user" w:date="2023-07-26T14:25:00Z">
          <w:pPr>
            <w:pStyle w:val="NoSpacing"/>
            <w:bidi w:val="0"/>
          </w:pPr>
        </w:pPrChange>
      </w:pPr>
      <w:r>
        <w:t>getRMMeans – calculates the mean trajectory for each subject at each condition.</w:t>
      </w:r>
    </w:p>
    <w:p w14:paraId="3AE0AE57" w14:textId="77777777" w:rsidR="007C2E07" w:rsidRDefault="007C2E07" w:rsidP="007C2E07">
      <w:pPr>
        <w:pStyle w:val="NoSpacing"/>
        <w:bidi w:val="0"/>
        <w:ind w:firstLine="720"/>
        <w:pPrChange w:id="710" w:author="user" w:date="2023-07-26T14:25:00Z">
          <w:pPr>
            <w:pStyle w:val="NoSpacing"/>
            <w:bidi w:val="0"/>
          </w:pPr>
        </w:pPrChange>
      </w:pPr>
      <w:r>
        <w:t>Fanovan – runs a repeated measures aNOVA analysis at every point along the trajectory.</w:t>
      </w:r>
    </w:p>
    <w:p w14:paraId="766FA695" w14:textId="012E02F1" w:rsidR="5C00397A" w:rsidRPr="00BC2EA7" w:rsidRDefault="00B37E0D" w:rsidP="00267023">
      <w:pPr>
        <w:pStyle w:val="ListParagraph"/>
        <w:numPr>
          <w:ilvl w:val="0"/>
          <w:numId w:val="13"/>
        </w:numPr>
        <w:bidi w:val="0"/>
        <w:rPr>
          <w:b/>
          <w:bCs/>
          <w:rPrChange w:id="711" w:author="user" w:date="2023-07-26T14:27:00Z">
            <w:rPr/>
          </w:rPrChange>
        </w:rPr>
        <w:pPrChange w:id="712" w:author="user" w:date="2023-07-26T14:26:00Z">
          <w:pPr>
            <w:bidi w:val="0"/>
          </w:pPr>
        </w:pPrChange>
      </w:pPr>
      <w:r w:rsidRPr="00BC2EA7">
        <w:rPr>
          <w:b/>
          <w:bCs/>
          <w:rPrChange w:id="713" w:author="user" w:date="2023-07-26T14:27:00Z">
            <w:rPr>
              <w:b/>
              <w:bCs/>
            </w:rPr>
          </w:rPrChange>
        </w:rPr>
        <w:t>C</w:t>
      </w:r>
      <w:r w:rsidR="5C00397A" w:rsidRPr="00BC2EA7">
        <w:rPr>
          <w:b/>
          <w:bCs/>
          <w:rPrChange w:id="714" w:author="user" w:date="2023-07-26T14:27:00Z">
            <w:rPr>
              <w:b/>
              <w:bCs/>
            </w:rPr>
          </w:rPrChange>
        </w:rPr>
        <w:t>ount trials within each condition</w:t>
      </w:r>
    </w:p>
    <w:p w14:paraId="26EB52B1" w14:textId="49208EB8" w:rsidR="5C00397A" w:rsidRPr="00B37E0D" w:rsidRDefault="5C00397A" w:rsidP="00B37E0D">
      <w:pPr>
        <w:pStyle w:val="ListParagraph"/>
        <w:numPr>
          <w:ilvl w:val="0"/>
          <w:numId w:val="13"/>
        </w:numPr>
        <w:bidi w:val="0"/>
        <w:rPr>
          <w:b/>
          <w:bCs/>
          <w:rPrChange w:id="715" w:author="user" w:date="2023-07-26T13:57:00Z">
            <w:rPr/>
          </w:rPrChange>
        </w:rPr>
        <w:pPrChange w:id="716" w:author="user" w:date="2023-07-26T13:56:00Z">
          <w:pPr>
            <w:bidi w:val="0"/>
          </w:pPr>
        </w:pPrChange>
      </w:pPr>
      <w:r w:rsidRPr="00B37E0D">
        <w:rPr>
          <w:b/>
          <w:bCs/>
          <w:rPrChange w:id="717" w:author="user" w:date="2023-07-26T13:57:00Z">
            <w:rPr/>
          </w:rPrChange>
        </w:rPr>
        <w:t>Plotting params section</w:t>
      </w:r>
    </w:p>
    <w:p w14:paraId="262E2403" w14:textId="60452DE8" w:rsidR="5C00397A" w:rsidRDefault="00A9005B" w:rsidP="00B37E0D">
      <w:pPr>
        <w:bidi w:val="0"/>
        <w:ind w:firstLine="720"/>
        <w:rPr>
          <w:ins w:id="718" w:author="user" w:date="2023-07-26T16:51:00Z"/>
          <w:rFonts w:ascii="Arial" w:eastAsia="Arial" w:hAnsi="Arial" w:cs="Arial"/>
          <w:color w:val="000000" w:themeColor="text1"/>
          <w:sz w:val="22"/>
          <w:szCs w:val="22"/>
        </w:rPr>
        <w:pPrChange w:id="719" w:author="user" w:date="2023-07-26T13:57:00Z">
          <w:pPr>
            <w:bidi w:val="0"/>
          </w:pPr>
        </w:pPrChange>
      </w:pPr>
      <w:ins w:id="720" w:author="user" w:date="2023-07-26T16:53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S</w:t>
        </w:r>
      </w:ins>
      <w:del w:id="721" w:author="user" w:date="2023-07-26T16:53:00Z">
        <w:r w:rsidR="5C00397A" w:rsidRPr="4E1323F8" w:rsidDel="00A9005B">
          <w:rPr>
            <w:rFonts w:ascii="Arial" w:eastAsia="Arial" w:hAnsi="Arial" w:cs="Arial"/>
            <w:color w:val="000000" w:themeColor="text1"/>
            <w:sz w:val="22"/>
            <w:szCs w:val="22"/>
          </w:rPr>
          <w:delText>s</w:delText>
        </w:r>
      </w:del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ets all the </w:t>
      </w:r>
      <w:del w:id="722" w:author="user" w:date="2023-07-26T13:56:00Z">
        <w:r w:rsidR="5C00397A" w:rsidRPr="4E1323F8" w:rsidDel="00B37E0D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params </w:delText>
        </w:r>
      </w:del>
      <w:ins w:id="723" w:author="user" w:date="2023-07-26T13:56:00Z">
        <w:r w:rsidR="00B37E0D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parameters </w:t>
        </w:r>
      </w:ins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>for plotting</w:t>
      </w:r>
      <w:del w:id="724" w:author="user" w:date="2023-07-26T13:57:00Z">
        <w:r w:rsidR="5C00397A" w:rsidRPr="4E1323F8" w:rsidDel="00B37E0D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 (Duh….)</w:delText>
        </w:r>
      </w:del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del w:id="725" w:author="user" w:date="2023-07-26T13:57:00Z">
        <w:r w:rsidR="5C00397A" w:rsidRPr="4E1323F8" w:rsidDel="00B37E0D">
          <w:rPr>
            <w:rFonts w:ascii="Arial" w:eastAsia="Arial" w:hAnsi="Arial" w:cs="Arial"/>
            <w:color w:val="000000" w:themeColor="text1"/>
            <w:sz w:val="22"/>
            <w:szCs w:val="22"/>
          </w:rPr>
          <w:delText>but also</w:delText>
        </w:r>
      </w:del>
      <w:ins w:id="726" w:author="user" w:date="2023-07-26T13:57:00Z">
        <w:r w:rsidR="00B37E0D">
          <w:rPr>
            <w:rFonts w:ascii="Arial" w:eastAsia="Arial" w:hAnsi="Arial" w:cs="Arial"/>
            <w:color w:val="000000" w:themeColor="text1"/>
            <w:sz w:val="22"/>
            <w:szCs w:val="22"/>
          </w:rPr>
          <w:t>and</w:t>
        </w:r>
      </w:ins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 aggregates all the subjects</w:t>
      </w:r>
      <w:ins w:id="727" w:author="user" w:date="2023-07-26T13:57:00Z">
        <w:r w:rsidR="00B37E0D">
          <w:rPr>
            <w:rFonts w:ascii="Arial" w:eastAsia="Arial" w:hAnsi="Arial" w:cs="Arial"/>
            <w:color w:val="000000" w:themeColor="text1"/>
            <w:sz w:val="22"/>
            <w:szCs w:val="22"/>
          </w:rPr>
          <w:t>’</w:t>
        </w:r>
      </w:ins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 data to a single variable.</w:t>
      </w:r>
    </w:p>
    <w:p w14:paraId="37675C70" w14:textId="4B560E56" w:rsidR="0064635A" w:rsidRDefault="00A9005B" w:rsidP="00A9005B">
      <w:pPr>
        <w:bidi w:val="0"/>
        <w:ind w:firstLine="720"/>
        <w:rPr>
          <w:ins w:id="728" w:author="user" w:date="2023-07-26T16:52:00Z"/>
          <w:rFonts w:ascii="Arial" w:eastAsia="Arial" w:hAnsi="Arial" w:cs="Arial"/>
          <w:color w:val="000000" w:themeColor="text1"/>
          <w:sz w:val="22"/>
          <w:szCs w:val="22"/>
        </w:rPr>
        <w:pPrChange w:id="729" w:author="user" w:date="2023-07-26T16:53:00Z">
          <w:pPr>
            <w:bidi w:val="0"/>
          </w:pPr>
        </w:pPrChange>
      </w:pPr>
      <w:ins w:id="730" w:author="user" w:date="2023-07-26T16:53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When </w:t>
        </w:r>
      </w:ins>
      <w:ins w:id="731" w:author="user" w:date="2023-07-26T16:51:00Z">
        <w:r w:rsidR="0064635A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prompted to </w:t>
        </w:r>
      </w:ins>
      <w:ins w:id="732" w:author="user" w:date="2023-07-26T16:53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enter </w:t>
        </w:r>
      </w:ins>
      <w:ins w:id="733" w:author="user" w:date="2023-07-26T16:51:00Z">
        <w:r w:rsidR="0064635A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the </w:t>
        </w:r>
      </w:ins>
      <w:ins w:id="734" w:author="user" w:date="2023-07-26T16:53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“</w:t>
        </w:r>
      </w:ins>
      <w:ins w:id="735" w:author="user" w:date="2023-07-26T16:51:00Z">
        <w:r w:rsidR="0064635A">
          <w:rPr>
            <w:rFonts w:ascii="Arial" w:eastAsia="Arial" w:hAnsi="Arial" w:cs="Arial"/>
            <w:color w:val="000000" w:themeColor="text1"/>
            <w:sz w:val="22"/>
            <w:szCs w:val="22"/>
          </w:rPr>
          <w:t>number of permutation</w:t>
        </w:r>
      </w:ins>
      <w:ins w:id="736" w:author="user" w:date="2023-07-26T16:52:00Z">
        <w:r w:rsidR="0064635A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+ clustering analyses</w:t>
        </w:r>
      </w:ins>
      <w:ins w:id="737" w:author="user" w:date="2023-07-26T16:53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” use 2 </w:t>
        </w:r>
      </w:ins>
      <w:ins w:id="738" w:author="user" w:date="2023-07-26T16:52:00Z">
        <w:r w:rsidR="0064635A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(trajectory </w:t>
        </w:r>
      </w:ins>
    </w:p>
    <w:p w14:paraId="6EE2662C" w14:textId="718E2B9B" w:rsidR="0064635A" w:rsidRDefault="0064635A" w:rsidP="009B50C5">
      <w:pPr>
        <w:bidi w:val="0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  <w:pPrChange w:id="739" w:author="user" w:date="2023-07-26T16:53:00Z">
          <w:pPr>
            <w:bidi w:val="0"/>
          </w:pPr>
        </w:pPrChange>
      </w:pPr>
      <w:ins w:id="740" w:author="user" w:date="2023-07-26T16:52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and implied end point)</w:t>
        </w:r>
      </w:ins>
      <w:ins w:id="741" w:author="user" w:date="2023-07-26T16:53:00Z">
        <w:r w:rsidR="00A9005B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. This will correct p-value for these </w:t>
        </w:r>
        <w:r w:rsidR="009B50C5">
          <w:rPr>
            <w:rFonts w:ascii="Arial" w:eastAsia="Arial" w:hAnsi="Arial" w:cs="Arial"/>
            <w:color w:val="000000" w:themeColor="text1"/>
            <w:sz w:val="22"/>
            <w:szCs w:val="22"/>
          </w:rPr>
          <w:t>2</w:t>
        </w:r>
        <w:bookmarkStart w:id="742" w:name="_GoBack"/>
        <w:bookmarkEnd w:id="742"/>
        <w:r w:rsidR="00A9005B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analyses.</w:t>
        </w:r>
      </w:ins>
    </w:p>
    <w:p w14:paraId="0867257F" w14:textId="231D2690" w:rsidR="5C00397A" w:rsidRPr="00B37912" w:rsidRDefault="5C00397A" w:rsidP="00B37912">
      <w:pPr>
        <w:pStyle w:val="ListParagraph"/>
        <w:numPr>
          <w:ilvl w:val="0"/>
          <w:numId w:val="13"/>
        </w:numPr>
        <w:bidi w:val="0"/>
        <w:rPr>
          <w:b/>
          <w:bCs/>
          <w:rPrChange w:id="743" w:author="user" w:date="2023-07-26T14:03:00Z">
            <w:rPr/>
          </w:rPrChange>
        </w:rPr>
        <w:pPrChange w:id="744" w:author="user" w:date="2023-07-26T14:03:00Z">
          <w:pPr>
            <w:bidi w:val="0"/>
          </w:pPr>
        </w:pPrChange>
      </w:pPr>
      <w:r w:rsidRPr="00B37E0D">
        <w:rPr>
          <w:b/>
          <w:bCs/>
          <w:rPrChange w:id="745" w:author="user" w:date="2023-07-26T13:57:00Z">
            <w:rPr/>
          </w:rPrChange>
        </w:rPr>
        <w:t>Single sub plots</w:t>
      </w:r>
      <w:ins w:id="746" w:author="user" w:date="2023-07-26T14:03:00Z">
        <w:r w:rsidR="00B37912">
          <w:rPr>
            <w:b/>
            <w:bCs/>
          </w:rPr>
          <w:t xml:space="preserve"> – </w:t>
        </w:r>
        <w:r w:rsidR="00B37912" w:rsidRPr="00C445B2">
          <w:t>(Optional</w:t>
        </w:r>
        <w:r w:rsidR="00B37912" w:rsidRPr="00B37912">
          <w:t>)</w:t>
        </w:r>
      </w:ins>
    </w:p>
    <w:p w14:paraId="6894EC90" w14:textId="658D427D" w:rsidR="5C00397A" w:rsidRDefault="5C00397A" w:rsidP="00B37E0D">
      <w:pPr>
        <w:bidi w:val="0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  <w:pPrChange w:id="747" w:author="user" w:date="2023-07-26T13:57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makes a separate plot for each subject.</w:t>
      </w:r>
    </w:p>
    <w:p w14:paraId="0661C79E" w14:textId="5B94958C" w:rsidR="5C00397A" w:rsidRPr="00B37912" w:rsidRDefault="5C00397A" w:rsidP="00B37912">
      <w:pPr>
        <w:pStyle w:val="ListParagraph"/>
        <w:numPr>
          <w:ilvl w:val="0"/>
          <w:numId w:val="13"/>
        </w:numPr>
        <w:bidi w:val="0"/>
        <w:rPr>
          <w:b/>
          <w:bCs/>
          <w:rPrChange w:id="748" w:author="user" w:date="2023-07-26T14:03:00Z">
            <w:rPr/>
          </w:rPrChange>
        </w:rPr>
        <w:pPrChange w:id="749" w:author="user" w:date="2023-07-26T14:03:00Z">
          <w:pPr>
            <w:bidi w:val="0"/>
          </w:pPr>
        </w:pPrChange>
      </w:pPr>
      <w:r w:rsidRPr="00B37E0D">
        <w:rPr>
          <w:b/>
          <w:bCs/>
          <w:rPrChange w:id="750" w:author="user" w:date="2023-07-26T13:57:00Z">
            <w:rPr/>
          </w:rPrChange>
        </w:rPr>
        <w:t>Multiple subs average plots</w:t>
      </w:r>
      <w:ins w:id="751" w:author="user" w:date="2023-07-26T14:03:00Z">
        <w:r w:rsidR="00B37912">
          <w:rPr>
            <w:b/>
            <w:bCs/>
          </w:rPr>
          <w:t xml:space="preserve"> - </w:t>
        </w:r>
        <w:r w:rsidR="00B37912" w:rsidRPr="00C445B2">
          <w:t>(Optional</w:t>
        </w:r>
        <w:r w:rsidR="00B37912" w:rsidRPr="00B37912">
          <w:t>)</w:t>
        </w:r>
      </w:ins>
    </w:p>
    <w:p w14:paraId="2EF1F48B" w14:textId="687F34AE" w:rsidR="5C00397A" w:rsidRDefault="5C00397A" w:rsidP="00B37E0D">
      <w:pPr>
        <w:bidi w:val="0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  <w:pPrChange w:id="752" w:author="user" w:date="2023-07-26T13:57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makes plots with the average data of all subjects.</w:t>
      </w:r>
    </w:p>
    <w:p w14:paraId="0DC15AB3" w14:textId="14EB9009" w:rsidR="5C00397A" w:rsidRPr="00B37E0D" w:rsidRDefault="5C00397A" w:rsidP="00B37E0D">
      <w:pPr>
        <w:pStyle w:val="ListParagraph"/>
        <w:numPr>
          <w:ilvl w:val="0"/>
          <w:numId w:val="13"/>
        </w:numPr>
        <w:bidi w:val="0"/>
        <w:rPr>
          <w:b/>
          <w:bCs/>
          <w:rPrChange w:id="753" w:author="user" w:date="2023-07-26T13:58:00Z">
            <w:rPr/>
          </w:rPrChange>
        </w:rPr>
        <w:pPrChange w:id="754" w:author="user" w:date="2023-07-26T13:57:00Z">
          <w:pPr>
            <w:bidi w:val="0"/>
          </w:pPr>
        </w:pPrChange>
      </w:pPr>
      <w:r w:rsidRPr="00B37E0D">
        <w:rPr>
          <w:b/>
          <w:bCs/>
          <w:rPrChange w:id="755" w:author="user" w:date="2023-07-26T13:58:00Z">
            <w:rPr/>
          </w:rPrChange>
        </w:rPr>
        <w:t>Plots for paper</w:t>
      </w:r>
    </w:p>
    <w:p w14:paraId="4B8B0A4C" w14:textId="4637FA7C" w:rsidR="0CF4CA80" w:rsidRDefault="0CF4CA80" w:rsidP="00B37E0D">
      <w:pPr>
        <w:bidi w:val="0"/>
        <w:ind w:left="720"/>
        <w:rPr>
          <w:rFonts w:ascii="Arial" w:eastAsia="Arial" w:hAnsi="Arial" w:cs="Arial"/>
          <w:color w:val="000000" w:themeColor="text1"/>
          <w:sz w:val="22"/>
          <w:szCs w:val="22"/>
        </w:rPr>
        <w:pPrChange w:id="756" w:author="user" w:date="2023-07-26T13:58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Neatly </w:t>
      </w:r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>Organizes all the plots I needed for the paper. After running this run the next section ‘Add labels to subplot’.</w:t>
      </w:r>
    </w:p>
    <w:p w14:paraId="2D95C9E5" w14:textId="0E035A8C" w:rsidR="5C00397A" w:rsidRPr="002173C9" w:rsidRDefault="5C00397A" w:rsidP="002173C9">
      <w:pPr>
        <w:pStyle w:val="ListParagraph"/>
        <w:numPr>
          <w:ilvl w:val="0"/>
          <w:numId w:val="13"/>
        </w:numPr>
        <w:bidi w:val="0"/>
        <w:rPr>
          <w:b/>
          <w:bCs/>
          <w:rPrChange w:id="757" w:author="user" w:date="2023-07-26T13:58:00Z">
            <w:rPr/>
          </w:rPrChange>
        </w:rPr>
        <w:pPrChange w:id="758" w:author="user" w:date="2023-07-26T13:58:00Z">
          <w:pPr>
            <w:bidi w:val="0"/>
          </w:pPr>
        </w:pPrChange>
      </w:pPr>
      <w:r w:rsidRPr="002173C9">
        <w:rPr>
          <w:b/>
          <w:bCs/>
          <w:rPrChange w:id="759" w:author="user" w:date="2023-07-26T13:58:00Z">
            <w:rPr/>
          </w:rPrChange>
        </w:rPr>
        <w:t>GUI</w:t>
      </w:r>
      <w:ins w:id="760" w:author="user" w:date="2023-07-26T14:02:00Z">
        <w:r w:rsidR="00B37912">
          <w:rPr>
            <w:b/>
            <w:bCs/>
          </w:rPr>
          <w:t xml:space="preserve"> – </w:t>
        </w:r>
        <w:r w:rsidR="00B37912" w:rsidRPr="00B37912">
          <w:rPr>
            <w:rPrChange w:id="761" w:author="user" w:date="2023-07-26T14:02:00Z">
              <w:rPr>
                <w:b/>
                <w:bCs/>
              </w:rPr>
            </w:rPrChange>
          </w:rPr>
          <w:t>(Optional</w:t>
        </w:r>
        <w:r w:rsidR="00B37912" w:rsidRPr="00B37912">
          <w:t>)</w:t>
        </w:r>
      </w:ins>
    </w:p>
    <w:p w14:paraId="591210BF" w14:textId="76FC9518" w:rsidR="5C00397A" w:rsidRDefault="5C00397A" w:rsidP="002173C9">
      <w:pPr>
        <w:bidi w:val="0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  <w:pPrChange w:id="762" w:author="user" w:date="2023-07-26T13:59:00Z">
          <w:pPr>
            <w:bidi w:val="0"/>
          </w:pPr>
        </w:pPrChange>
      </w:pPr>
      <w:del w:id="763" w:author="user" w:date="2023-07-26T13:58:00Z">
        <w:r w:rsidRPr="4E1323F8" w:rsidDel="002173C9">
          <w:rPr>
            <w:rFonts w:ascii="Arial" w:eastAsia="Arial" w:hAnsi="Arial" w:cs="Arial"/>
            <w:color w:val="000000" w:themeColor="text1"/>
            <w:sz w:val="22"/>
            <w:szCs w:val="22"/>
          </w:rPr>
          <w:delText>This section c</w:delText>
        </w:r>
      </w:del>
      <w:ins w:id="764" w:author="user" w:date="2023-07-26T13:58:00Z">
        <w:r w:rsidR="002173C9">
          <w:rPr>
            <w:rFonts w:ascii="Arial" w:eastAsia="Arial" w:hAnsi="Arial" w:cs="Arial"/>
            <w:color w:val="000000" w:themeColor="text1"/>
            <w:sz w:val="22"/>
            <w:szCs w:val="22"/>
          </w:rPr>
          <w:t>C</w:t>
        </w:r>
      </w:ins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reates a GUI </w:t>
      </w:r>
      <w:del w:id="765" w:author="user" w:date="2023-07-26T13:58:00Z">
        <w:r w:rsidRPr="4E1323F8" w:rsidDel="002173C9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that allows you </w:delText>
        </w:r>
      </w:del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to visually examine </w:t>
      </w:r>
      <w:del w:id="766" w:author="user" w:date="2023-07-26T13:59:00Z">
        <w:r w:rsidRPr="4E1323F8" w:rsidDel="002173C9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each trial and the </w:delText>
        </w:r>
      </w:del>
      <w:ins w:id="767" w:author="user" w:date="2023-07-26T13:59:00Z">
        <w:r w:rsidR="002173C9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the </w:t>
        </w:r>
      </w:ins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processed trajectory that was fit to </w:t>
      </w:r>
      <w:del w:id="768" w:author="user" w:date="2023-07-26T13:59:00Z">
        <w:r w:rsidRPr="4E1323F8" w:rsidDel="002173C9">
          <w:rPr>
            <w:rFonts w:ascii="Arial" w:eastAsia="Arial" w:hAnsi="Arial" w:cs="Arial"/>
            <w:color w:val="000000" w:themeColor="text1"/>
            <w:sz w:val="22"/>
            <w:szCs w:val="22"/>
          </w:rPr>
          <w:delText>it</w:delText>
        </w:r>
      </w:del>
      <w:ins w:id="769" w:author="user" w:date="2023-07-26T13:59:00Z">
        <w:r w:rsidR="002173C9">
          <w:rPr>
            <w:rFonts w:ascii="Arial" w:eastAsia="Arial" w:hAnsi="Arial" w:cs="Arial"/>
            <w:color w:val="000000" w:themeColor="text1"/>
            <w:sz w:val="22"/>
            <w:szCs w:val="22"/>
          </w:rPr>
          <w:t>each trial</w:t>
        </w:r>
      </w:ins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73665F26" w14:textId="0B526845" w:rsidR="5C00397A" w:rsidRPr="00B37912" w:rsidRDefault="5C00397A" w:rsidP="00B37912">
      <w:pPr>
        <w:pStyle w:val="ListParagraph"/>
        <w:numPr>
          <w:ilvl w:val="0"/>
          <w:numId w:val="13"/>
        </w:numPr>
        <w:bidi w:val="0"/>
        <w:rPr>
          <w:b/>
          <w:bCs/>
          <w:rPrChange w:id="770" w:author="user" w:date="2023-07-26T14:03:00Z">
            <w:rPr/>
          </w:rPrChange>
        </w:rPr>
        <w:pPrChange w:id="771" w:author="user" w:date="2023-07-26T14:03:00Z">
          <w:pPr>
            <w:bidi w:val="0"/>
          </w:pPr>
        </w:pPrChange>
      </w:pPr>
      <w:r w:rsidRPr="002173C9">
        <w:rPr>
          <w:b/>
          <w:bCs/>
          <w:rPrChange w:id="772" w:author="user" w:date="2023-07-26T13:59:00Z">
            <w:rPr/>
          </w:rPrChange>
        </w:rPr>
        <w:t>Movement Time Percentiles</w:t>
      </w:r>
      <w:ins w:id="773" w:author="user" w:date="2023-07-26T14:03:00Z">
        <w:r w:rsidR="00B37912">
          <w:rPr>
            <w:b/>
            <w:bCs/>
          </w:rPr>
          <w:t xml:space="preserve"> - </w:t>
        </w:r>
        <w:r w:rsidR="00B37912" w:rsidRPr="00C445B2">
          <w:t>(Optional</w:t>
        </w:r>
      </w:ins>
    </w:p>
    <w:p w14:paraId="29054E56" w14:textId="77777777" w:rsidR="002173C9" w:rsidRDefault="18F451CA" w:rsidP="002173C9">
      <w:pPr>
        <w:bidi w:val="0"/>
        <w:ind w:firstLine="720"/>
        <w:rPr>
          <w:ins w:id="774" w:author="user" w:date="2023-07-26T13:59:00Z"/>
          <w:rFonts w:ascii="Arial" w:eastAsia="Arial" w:hAnsi="Arial" w:cs="Arial"/>
          <w:color w:val="000000" w:themeColor="text1"/>
          <w:sz w:val="22"/>
          <w:szCs w:val="22"/>
        </w:rPr>
        <w:pPrChange w:id="775" w:author="user" w:date="2023-07-26T13:59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H</w:t>
      </w:r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elps </w:t>
      </w:r>
      <w:ins w:id="776" w:author="user" w:date="2023-07-26T13:59:00Z">
        <w:r w:rsidR="002173C9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to </w:t>
        </w:r>
      </w:ins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determine what duration to trim the trajectories to (when NORM_TRAJ = 0). Shorter trajectories are </w:t>
      </w:r>
    </w:p>
    <w:p w14:paraId="1D6C2388" w14:textId="3D816B7C" w:rsidR="18F451CA" w:rsidRDefault="5C00397A" w:rsidP="002173C9">
      <w:pPr>
        <w:bidi w:val="0"/>
        <w:ind w:left="720"/>
        <w:rPr>
          <w:rFonts w:ascii="Arial" w:eastAsia="Arial" w:hAnsi="Arial" w:cs="Arial"/>
          <w:color w:val="000000" w:themeColor="text1"/>
          <w:sz w:val="22"/>
          <w:szCs w:val="22"/>
        </w:rPr>
        <w:pPrChange w:id="777" w:author="user" w:date="2023-07-26T13:59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excluded from analysis. E.g. we are looking for a movement time that is longer than 10% of the trials (i.e. exclude only 10%). Then we look for the RT of the 10th percentile.</w:t>
      </w:r>
    </w:p>
    <w:p w14:paraId="030C44CE" w14:textId="63731DD8" w:rsidR="5C00397A" w:rsidRPr="00B37912" w:rsidRDefault="5C00397A" w:rsidP="00B37912">
      <w:pPr>
        <w:pStyle w:val="ListParagraph"/>
        <w:numPr>
          <w:ilvl w:val="0"/>
          <w:numId w:val="13"/>
        </w:numPr>
        <w:bidi w:val="0"/>
        <w:rPr>
          <w:b/>
          <w:bCs/>
          <w:rPrChange w:id="778" w:author="user" w:date="2023-07-26T14:01:00Z">
            <w:rPr/>
          </w:rPrChange>
        </w:rPr>
        <w:pPrChange w:id="779" w:author="user" w:date="2023-07-26T14:01:00Z">
          <w:pPr>
            <w:bidi w:val="0"/>
          </w:pPr>
        </w:pPrChange>
      </w:pPr>
      <w:r w:rsidRPr="00B37912">
        <w:rPr>
          <w:b/>
          <w:bCs/>
          <w:rPrChange w:id="780" w:author="user" w:date="2023-07-26T14:01:00Z">
            <w:rPr/>
          </w:rPrChange>
        </w:rPr>
        <w:t>Format to R</w:t>
      </w:r>
    </w:p>
    <w:p w14:paraId="319F5FDA" w14:textId="04243D0D" w:rsidR="3E1BFDD9" w:rsidRDefault="3E1BFDD9" w:rsidP="00B37912">
      <w:pPr>
        <w:bidi w:val="0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  <w:pPrChange w:id="781" w:author="user" w:date="2023-07-26T14:01:00Z">
          <w:pPr>
            <w:bidi w:val="0"/>
          </w:pPr>
        </w:pPrChange>
      </w:pPr>
      <w:r w:rsidRPr="4E1323F8">
        <w:rPr>
          <w:rFonts w:ascii="Arial" w:eastAsia="Arial" w:hAnsi="Arial" w:cs="Arial"/>
          <w:color w:val="000000" w:themeColor="text1"/>
          <w:sz w:val="22"/>
          <w:szCs w:val="22"/>
        </w:rPr>
        <w:t>C</w:t>
      </w:r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onverts analysis output to R suitable format. </w:t>
      </w:r>
      <w:r w:rsidR="5C00397A" w:rsidRPr="00696A7F">
        <w:rPr>
          <w:rFonts w:ascii="Arial" w:eastAsia="Arial" w:hAnsi="Arial" w:cs="Arial"/>
          <w:color w:val="000000" w:themeColor="text1"/>
          <w:sz w:val="22"/>
          <w:szCs w:val="22"/>
          <w:rPrChange w:id="782" w:author="user" w:date="2023-07-26T14:17:00Z">
            <w:rPr>
              <w:rFonts w:ascii="Arial" w:eastAsia="Arial" w:hAnsi="Arial" w:cs="Arial"/>
              <w:color w:val="000000" w:themeColor="text1"/>
              <w:sz w:val="22"/>
              <w:szCs w:val="22"/>
              <w:u w:val="single"/>
            </w:rPr>
          </w:rPrChange>
        </w:rPr>
        <w:t>Run this before running R scripts</w:t>
      </w:r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2C8EB3F3" w14:textId="201FFD95" w:rsidR="00B37912" w:rsidRDefault="00B37912" w:rsidP="00B37912">
      <w:pPr>
        <w:pStyle w:val="ListParagraph"/>
        <w:numPr>
          <w:ilvl w:val="0"/>
          <w:numId w:val="13"/>
        </w:numPr>
        <w:bidi w:val="0"/>
        <w:rPr>
          <w:ins w:id="783" w:author="user" w:date="2023-07-26T14:05:00Z"/>
          <w:b/>
          <w:bCs/>
        </w:rPr>
        <w:pPrChange w:id="784" w:author="user" w:date="2023-07-26T14:02:00Z">
          <w:pPr>
            <w:bidi w:val="0"/>
          </w:pPr>
        </w:pPrChange>
      </w:pPr>
      <w:ins w:id="785" w:author="user" w:date="2023-07-26T14:04:00Z">
        <w:r>
          <w:rPr>
            <w:b/>
            <w:bCs/>
          </w:rPr>
          <w:t>Examine t-test assumptions with R</w:t>
        </w:r>
      </w:ins>
    </w:p>
    <w:p w14:paraId="064013A2" w14:textId="77777777" w:rsidR="00B37912" w:rsidRDefault="00B37912" w:rsidP="00696A7F">
      <w:pPr>
        <w:bidi w:val="0"/>
        <w:ind w:firstLine="720"/>
        <w:rPr>
          <w:ins w:id="786" w:author="user" w:date="2023-07-26T14:08:00Z"/>
          <w:rFonts w:ascii="Arial" w:eastAsia="Arial" w:hAnsi="Arial" w:cs="Arial"/>
          <w:color w:val="000000" w:themeColor="text1"/>
          <w:sz w:val="22"/>
          <w:szCs w:val="22"/>
        </w:rPr>
        <w:pPrChange w:id="787" w:author="user" w:date="2023-07-26T14:17:00Z">
          <w:pPr>
            <w:pStyle w:val="ListParagraph"/>
            <w:numPr>
              <w:numId w:val="2"/>
            </w:numPr>
            <w:bidi w:val="0"/>
            <w:ind w:hanging="360"/>
          </w:pPr>
        </w:pPrChange>
      </w:pPr>
      <w:ins w:id="788" w:author="user" w:date="2023-07-26T14:05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R code can</w:t>
        </w:r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either:</w:t>
        </w:r>
      </w:ins>
    </w:p>
    <w:p w14:paraId="22DD8E02" w14:textId="092D629E" w:rsidR="00B37912" w:rsidRPr="00F94DF9" w:rsidRDefault="00B37912" w:rsidP="00696A7F">
      <w:pPr>
        <w:pStyle w:val="ListParagraph"/>
        <w:numPr>
          <w:ilvl w:val="0"/>
          <w:numId w:val="15"/>
        </w:numPr>
        <w:bidi w:val="0"/>
        <w:rPr>
          <w:ins w:id="789" w:author="user" w:date="2023-07-26T14:08:00Z"/>
          <w:rFonts w:ascii="Calibri" w:hAnsi="Calibri"/>
        </w:rPr>
        <w:pPrChange w:id="790" w:author="user" w:date="2023-07-26T14:18:00Z">
          <w:pPr>
            <w:pStyle w:val="ListParagraph"/>
            <w:numPr>
              <w:numId w:val="2"/>
            </w:numPr>
            <w:bidi w:val="0"/>
            <w:ind w:hanging="360"/>
          </w:pPr>
        </w:pPrChange>
      </w:pPr>
      <w:ins w:id="791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792" w:author="user" w:date="2023-07-26T14:18:00Z">
              <w:rPr/>
            </w:rPrChange>
          </w:rPr>
          <w:t xml:space="preserve">Create </w:t>
        </w:r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793" w:author="user" w:date="2023-07-26T14:18:00Z">
              <w:rPr/>
            </w:rPrChange>
          </w:rPr>
          <w:t xml:space="preserve">a </w:t>
        </w:r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794" w:author="user" w:date="2023-07-26T14:18:00Z">
              <w:rPr/>
            </w:rPrChange>
          </w:rPr>
          <w:t>mixed regression model with ‘side of correct answer’ (left/right) as a random effect.</w:t>
        </w:r>
      </w:ins>
    </w:p>
    <w:p w14:paraId="27E6E671" w14:textId="77777777" w:rsidR="00696A7F" w:rsidRDefault="00B37912" w:rsidP="00696A7F">
      <w:pPr>
        <w:bidi w:val="0"/>
        <w:ind w:left="1080"/>
        <w:rPr>
          <w:ins w:id="795" w:author="user" w:date="2023-07-26T14:18:00Z"/>
          <w:rFonts w:ascii="Arial" w:eastAsia="Arial" w:hAnsi="Arial" w:cs="Arial"/>
          <w:color w:val="000000" w:themeColor="text1"/>
          <w:sz w:val="22"/>
          <w:szCs w:val="22"/>
        </w:rPr>
        <w:pPrChange w:id="796" w:author="user" w:date="2023-07-26T14:18:00Z">
          <w:pPr>
            <w:pStyle w:val="ListParagraph"/>
            <w:numPr>
              <w:numId w:val="2"/>
            </w:numPr>
            <w:bidi w:val="0"/>
            <w:ind w:hanging="360"/>
          </w:pPr>
        </w:pPrChange>
      </w:pPr>
      <w:ins w:id="797" w:author="user" w:date="2023-07-26T14:05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To do so, uncomment the functions that contain ‘trials’ and ‘coefs’ in their na</w:t>
        </w:r>
        <w:r>
          <w:rPr>
            <w:rFonts w:ascii="Arial" w:eastAsia="Arial" w:hAnsi="Arial" w:cs="Arial"/>
            <w:color w:val="000000" w:themeColor="text1"/>
            <w:sz w:val="22"/>
            <w:szCs w:val="22"/>
          </w:rPr>
          <w:t>me, and comment those that have</w:t>
        </w:r>
      </w:ins>
      <w:ins w:id="798" w:author="user" w:date="2023-07-26T14:08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</w:t>
        </w:r>
      </w:ins>
      <w:ins w:id="799" w:author="user" w:date="2023-07-26T14:05:00Z">
        <w:r w:rsidRPr="4E1323F8">
          <w:rPr>
            <w:rFonts w:ascii="Arial" w:eastAsia="Arial" w:hAnsi="Arial" w:cs="Arial"/>
            <w:color w:val="000000" w:themeColor="text1"/>
            <w:sz w:val="22"/>
            <w:szCs w:val="22"/>
          </w:rPr>
          <w:t>‘avgs’.</w:t>
        </w:r>
      </w:ins>
    </w:p>
    <w:p w14:paraId="24F00CC4" w14:textId="52952A13" w:rsidR="00B37912" w:rsidRPr="00696A7F" w:rsidRDefault="00B37912" w:rsidP="00696A7F">
      <w:pPr>
        <w:pStyle w:val="ListParagraph"/>
        <w:numPr>
          <w:ilvl w:val="0"/>
          <w:numId w:val="15"/>
        </w:numPr>
        <w:bidi w:val="0"/>
        <w:rPr>
          <w:ins w:id="800" w:author="user" w:date="2023-07-26T14:05:00Z"/>
          <w:rFonts w:ascii="Arial" w:eastAsia="Arial" w:hAnsi="Arial" w:cs="Arial"/>
          <w:color w:val="000000" w:themeColor="text1"/>
          <w:sz w:val="22"/>
          <w:szCs w:val="22"/>
          <w:u w:val="single"/>
          <w:rPrChange w:id="801" w:author="user" w:date="2023-07-26T14:18:00Z">
            <w:rPr>
              <w:ins w:id="802" w:author="user" w:date="2023-07-26T14:05:00Z"/>
            </w:rPr>
          </w:rPrChange>
        </w:rPr>
        <w:pPrChange w:id="803" w:author="user" w:date="2023-07-26T14:18:00Z">
          <w:pPr>
            <w:pStyle w:val="ListParagraph"/>
            <w:numPr>
              <w:numId w:val="2"/>
            </w:numPr>
            <w:bidi w:val="0"/>
            <w:ind w:hanging="360"/>
          </w:pPr>
        </w:pPrChange>
      </w:pPr>
      <w:ins w:id="804" w:author="user" w:date="2023-07-26T14:05:00Z">
        <w:r w:rsidRPr="00F94DF9">
          <w:rPr>
            <w:rFonts w:ascii="Arial" w:eastAsia="Arial" w:hAnsi="Arial" w:cs="Arial"/>
            <w:color w:val="000000" w:themeColor="text1"/>
            <w:sz w:val="22"/>
            <w:szCs w:val="22"/>
          </w:rPr>
          <w:lastRenderedPageBreak/>
          <w:t>Test assumptions</w:t>
        </w:r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05" w:author="user" w:date="2023-07-26T14:18:00Z">
              <w:rPr/>
            </w:rPrChange>
          </w:rPr>
          <w:t xml:space="preserve"> of the statistical tests used in MATLAB, </w:t>
        </w:r>
        <w:r w:rsidRPr="00F94DF9">
          <w:rPr>
            <w:rFonts w:ascii="Arial" w:eastAsia="Arial" w:hAnsi="Arial" w:cs="Arial"/>
            <w:color w:val="000000" w:themeColor="text1"/>
            <w:sz w:val="22"/>
            <w:szCs w:val="22"/>
          </w:rPr>
          <w:t>Run permutation</w:t>
        </w:r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06" w:author="user" w:date="2023-07-26T14:18:00Z">
              <w:rPr/>
            </w:rPrChange>
          </w:rPr>
          <w:t xml:space="preserve"> tests where they fail, </w:t>
        </w:r>
        <w:r w:rsidRPr="00F94DF9">
          <w:rPr>
            <w:rFonts w:ascii="Arial" w:eastAsia="Arial" w:hAnsi="Arial" w:cs="Arial"/>
            <w:color w:val="000000" w:themeColor="text1"/>
            <w:sz w:val="22"/>
            <w:szCs w:val="22"/>
          </w:rPr>
          <w:t>Compute effect</w:t>
        </w:r>
      </w:ins>
      <w:ins w:id="807" w:author="user" w:date="2023-07-26T14:18:00Z">
        <w:r w:rsidR="00696A7F"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08" w:author="user" w:date="2023-07-26T14:18:00Z">
              <w:rPr>
                <w:rFonts w:ascii="Arial" w:eastAsia="Arial" w:hAnsi="Arial" w:cs="Arial"/>
                <w:color w:val="000000" w:themeColor="text1"/>
                <w:sz w:val="22"/>
                <w:szCs w:val="22"/>
                <w:u w:val="single"/>
              </w:rPr>
            </w:rPrChange>
          </w:rPr>
          <w:t xml:space="preserve"> </w:t>
        </w:r>
      </w:ins>
      <w:ins w:id="809" w:author="user" w:date="2023-07-26T14:05:00Z">
        <w:r w:rsidRPr="00F94DF9">
          <w:rPr>
            <w:rFonts w:ascii="Arial" w:eastAsia="Arial" w:hAnsi="Arial" w:cs="Arial"/>
            <w:color w:val="000000" w:themeColor="text1"/>
            <w:sz w:val="22"/>
            <w:szCs w:val="22"/>
          </w:rPr>
          <w:t>sizes</w:t>
        </w:r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10" w:author="user" w:date="2023-07-26T14:18:00Z">
              <w:rPr/>
            </w:rPrChange>
          </w:rPr>
          <w:t xml:space="preserve"> for these tests (and the regular t-tests).</w:t>
        </w:r>
      </w:ins>
    </w:p>
    <w:p w14:paraId="28267B58" w14:textId="5831C668" w:rsidR="00B37912" w:rsidRDefault="00B37912" w:rsidP="00B37912">
      <w:pPr>
        <w:bidi w:val="0"/>
        <w:ind w:firstLine="720"/>
        <w:rPr>
          <w:ins w:id="811" w:author="user" w:date="2023-07-26T14:07:00Z"/>
          <w:rFonts w:ascii="Arial" w:eastAsia="Arial" w:hAnsi="Arial" w:cs="Arial"/>
          <w:color w:val="000000" w:themeColor="text1"/>
          <w:sz w:val="22"/>
          <w:szCs w:val="22"/>
        </w:rPr>
        <w:pPrChange w:id="812" w:author="user" w:date="2023-07-26T14:08:00Z">
          <w:pPr>
            <w:bidi w:val="0"/>
          </w:pPr>
        </w:pPrChange>
      </w:pPr>
      <w:ins w:id="813" w:author="user" w:date="2023-07-26T14:08:00Z">
        <w:r w:rsidRPr="00B37912">
          <w:rPr>
            <w:rFonts w:ascii="Arial" w:eastAsia="Arial" w:hAnsi="Arial" w:cs="Arial"/>
            <w:color w:val="000000" w:themeColor="text1"/>
            <w:sz w:val="22"/>
            <w:szCs w:val="22"/>
            <w:u w:val="single"/>
            <w:rPrChange w:id="814" w:author="user" w:date="2023-07-26T14:08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To r</w:t>
        </w:r>
      </w:ins>
      <w:ins w:id="815" w:author="user" w:date="2023-07-26T14:07:00Z">
        <w:r w:rsidRPr="00B37912">
          <w:rPr>
            <w:rFonts w:ascii="Arial" w:eastAsia="Arial" w:hAnsi="Arial" w:cs="Arial"/>
            <w:color w:val="000000" w:themeColor="text1"/>
            <w:sz w:val="22"/>
            <w:szCs w:val="22"/>
            <w:u w:val="single"/>
            <w:rPrChange w:id="816" w:author="user" w:date="2023-07-26T14:08:00Z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rPrChange>
          </w:rPr>
          <w:t>un the code</w:t>
        </w:r>
        <w:r>
          <w:rPr>
            <w:rFonts w:ascii="Arial" w:eastAsia="Arial" w:hAnsi="Arial" w:cs="Arial"/>
            <w:color w:val="000000" w:themeColor="text1"/>
            <w:sz w:val="22"/>
            <w:szCs w:val="22"/>
          </w:rPr>
          <w:t>:</w:t>
        </w:r>
      </w:ins>
    </w:p>
    <w:p w14:paraId="7B9C7C6D" w14:textId="77777777" w:rsidR="00696A7F" w:rsidRPr="00696A7F" w:rsidRDefault="00B37912" w:rsidP="00696A7F">
      <w:pPr>
        <w:pStyle w:val="ListParagraph"/>
        <w:numPr>
          <w:ilvl w:val="1"/>
          <w:numId w:val="13"/>
        </w:numPr>
        <w:bidi w:val="0"/>
        <w:rPr>
          <w:ins w:id="817" w:author="user" w:date="2023-07-26T14:09:00Z"/>
          <w:rPrChange w:id="818" w:author="user" w:date="2023-07-26T14:09:00Z">
            <w:rPr>
              <w:ins w:id="819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20" w:author="user" w:date="2023-07-26T14:09:00Z">
          <w:pPr>
            <w:pStyle w:val="ListParagraph"/>
            <w:numPr>
              <w:numId w:val="4"/>
            </w:numPr>
            <w:bidi w:val="0"/>
            <w:ind w:hanging="360"/>
          </w:pPr>
        </w:pPrChange>
      </w:pPr>
      <w:ins w:id="821" w:author="user" w:date="2023-07-26T14:05:00Z">
        <w:r w:rsidRPr="00B37912">
          <w:rPr>
            <w:rFonts w:ascii="Arial" w:eastAsia="Arial" w:hAnsi="Arial" w:cs="Arial"/>
            <w:color w:val="000000" w:themeColor="text1"/>
            <w:sz w:val="22"/>
            <w:szCs w:val="22"/>
            <w:rPrChange w:id="822" w:author="user" w:date="2023-07-26T14:07:00Z">
              <w:rPr/>
            </w:rPrChange>
          </w:rPr>
          <w:t>Define the following parameters within main.R</w:t>
        </w:r>
      </w:ins>
      <w:ins w:id="823" w:author="user" w:date="2023-07-26T14:09:00Z">
        <w:r w:rsidR="00696A7F">
          <w:rPr>
            <w:rFonts w:ascii="Arial" w:eastAsia="Arial" w:hAnsi="Arial" w:cs="Arial"/>
            <w:color w:val="000000" w:themeColor="text1"/>
            <w:sz w:val="22"/>
            <w:szCs w:val="22"/>
          </w:rPr>
          <w:t>:</w:t>
        </w:r>
      </w:ins>
    </w:p>
    <w:p w14:paraId="3D312892" w14:textId="77777777" w:rsidR="00696A7F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24" w:author="user" w:date="2023-07-26T14:09:00Z"/>
          <w:rPrChange w:id="825" w:author="user" w:date="2023-07-26T14:09:00Z">
            <w:rPr>
              <w:ins w:id="826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27" w:author="user" w:date="2023-07-26T14:09:00Z">
          <w:pPr>
            <w:pStyle w:val="ListParagraph"/>
            <w:numPr>
              <w:numId w:val="4"/>
            </w:numPr>
            <w:bidi w:val="0"/>
            <w:ind w:hanging="360"/>
          </w:pPr>
        </w:pPrChange>
      </w:pPr>
      <w:ins w:id="828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29" w:author="user" w:date="2023-07-26T14:09:00Z">
              <w:rPr/>
            </w:rPrChange>
          </w:rPr>
          <w:t>DAY</w:t>
        </w:r>
      </w:ins>
    </w:p>
    <w:p w14:paraId="5B4BBBE5" w14:textId="77777777" w:rsidR="00696A7F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30" w:author="user" w:date="2023-07-26T14:09:00Z"/>
          <w:rPrChange w:id="831" w:author="user" w:date="2023-07-26T14:09:00Z">
            <w:rPr>
              <w:ins w:id="832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33" w:author="user" w:date="2023-07-26T14:09:00Z">
          <w:pPr>
            <w:pStyle w:val="ListParagraph"/>
            <w:numPr>
              <w:numId w:val="4"/>
            </w:numPr>
            <w:bidi w:val="0"/>
            <w:ind w:hanging="360"/>
          </w:pPr>
        </w:pPrChange>
      </w:pPr>
      <w:ins w:id="834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35" w:author="user" w:date="2023-07-26T14:09:00Z">
              <w:rPr/>
            </w:rPrChange>
          </w:rPr>
          <w:t>SUBS</w:t>
        </w:r>
      </w:ins>
    </w:p>
    <w:p w14:paraId="156BBE3D" w14:textId="77777777" w:rsidR="00696A7F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36" w:author="user" w:date="2023-07-26T14:09:00Z"/>
          <w:rPrChange w:id="837" w:author="user" w:date="2023-07-26T14:09:00Z">
            <w:rPr>
              <w:ins w:id="838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39" w:author="user" w:date="2023-07-26T14:09:00Z">
          <w:pPr>
            <w:pStyle w:val="ListParagraph"/>
            <w:numPr>
              <w:numId w:val="4"/>
            </w:numPr>
            <w:bidi w:val="0"/>
            <w:ind w:hanging="360"/>
          </w:pPr>
        </w:pPrChange>
      </w:pPr>
      <w:ins w:id="840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41" w:author="user" w:date="2023-07-26T14:09:00Z">
              <w:rPr/>
            </w:rPrChange>
          </w:rPr>
          <w:t>PICKED_TRAJS</w:t>
        </w:r>
      </w:ins>
    </w:p>
    <w:p w14:paraId="63AC46AB" w14:textId="77777777" w:rsidR="00696A7F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42" w:author="user" w:date="2023-07-26T14:09:00Z"/>
          <w:rPrChange w:id="843" w:author="user" w:date="2023-07-26T14:09:00Z">
            <w:rPr>
              <w:ins w:id="844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45" w:author="user" w:date="2023-07-26T14:09:00Z">
          <w:pPr>
            <w:pStyle w:val="ListParagraph"/>
            <w:numPr>
              <w:numId w:val="4"/>
            </w:numPr>
            <w:bidi w:val="0"/>
            <w:ind w:hanging="360"/>
          </w:pPr>
        </w:pPrChange>
      </w:pPr>
      <w:ins w:id="846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47" w:author="user" w:date="2023-07-26T14:09:00Z">
              <w:rPr/>
            </w:rPrChange>
          </w:rPr>
          <w:t>NORM_FRAMES</w:t>
        </w:r>
      </w:ins>
    </w:p>
    <w:p w14:paraId="05B1BB09" w14:textId="77777777" w:rsidR="00696A7F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48" w:author="user" w:date="2023-07-26T14:09:00Z"/>
          <w:rPrChange w:id="849" w:author="user" w:date="2023-07-26T14:09:00Z">
            <w:rPr>
              <w:ins w:id="850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51" w:author="user" w:date="2023-07-26T14:09:00Z">
          <w:pPr>
            <w:pStyle w:val="ListParagraph"/>
            <w:numPr>
              <w:numId w:val="4"/>
            </w:numPr>
            <w:bidi w:val="0"/>
            <w:ind w:hanging="360"/>
          </w:pPr>
        </w:pPrChange>
      </w:pPr>
      <w:ins w:id="852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53" w:author="user" w:date="2023-07-26T14:09:00Z">
              <w:rPr/>
            </w:rPrChange>
          </w:rPr>
          <w:t>STNDRD - relevant when creating mixed regression models.</w:t>
        </w:r>
      </w:ins>
    </w:p>
    <w:p w14:paraId="3E8FBCD4" w14:textId="77777777" w:rsidR="00696A7F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54" w:author="user" w:date="2023-07-26T14:09:00Z"/>
          <w:rPrChange w:id="855" w:author="user" w:date="2023-07-26T14:09:00Z">
            <w:rPr>
              <w:ins w:id="856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57" w:author="user" w:date="2023-07-26T14:09:00Z">
          <w:pPr>
            <w:bidi w:val="0"/>
          </w:pPr>
        </w:pPrChange>
      </w:pPr>
      <w:ins w:id="858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59" w:author="user" w:date="2023-07-26T14:09:00Z">
              <w:rPr/>
            </w:rPrChange>
          </w:rPr>
          <w:t>RAND_EFF - relevant when creating mixed regression models.</w:t>
        </w:r>
      </w:ins>
    </w:p>
    <w:p w14:paraId="064FF361" w14:textId="2B4BED67" w:rsidR="00B37912" w:rsidRPr="00696A7F" w:rsidRDefault="00B37912" w:rsidP="00696A7F">
      <w:pPr>
        <w:pStyle w:val="ListParagraph"/>
        <w:numPr>
          <w:ilvl w:val="2"/>
          <w:numId w:val="13"/>
        </w:numPr>
        <w:bidi w:val="0"/>
        <w:rPr>
          <w:ins w:id="860" w:author="user" w:date="2023-07-26T14:09:00Z"/>
          <w:rPrChange w:id="861" w:author="user" w:date="2023-07-26T14:09:00Z">
            <w:rPr>
              <w:ins w:id="862" w:author="user" w:date="2023-07-26T14:09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863" w:author="user" w:date="2023-07-26T14:09:00Z">
          <w:pPr>
            <w:bidi w:val="0"/>
          </w:pPr>
        </w:pPrChange>
      </w:pPr>
      <w:ins w:id="864" w:author="user" w:date="2023-07-26T14:05:00Z">
        <w:r w:rsidRPr="00696A7F">
          <w:rPr>
            <w:rFonts w:ascii="Arial" w:eastAsia="Arial" w:hAnsi="Arial" w:cs="Arial"/>
            <w:color w:val="000000" w:themeColor="text1"/>
            <w:sz w:val="22"/>
            <w:szCs w:val="22"/>
            <w:rPrChange w:id="865" w:author="user" w:date="2023-07-26T14:09:00Z">
              <w:rPr/>
            </w:rPrChange>
          </w:rPr>
          <w:t>R/K_VAR_NAMES</w:t>
        </w:r>
      </w:ins>
    </w:p>
    <w:p w14:paraId="1ADF60D6" w14:textId="596643CC" w:rsidR="00696A7F" w:rsidRPr="00696A7F" w:rsidRDefault="00696A7F" w:rsidP="00696A7F">
      <w:pPr>
        <w:pStyle w:val="ListParagraph"/>
        <w:numPr>
          <w:ilvl w:val="1"/>
          <w:numId w:val="13"/>
        </w:numPr>
        <w:bidi w:val="0"/>
        <w:rPr>
          <w:ins w:id="866" w:author="user" w:date="2023-07-26T14:04:00Z"/>
          <w:rPrChange w:id="867" w:author="user" w:date="2023-07-26T14:09:00Z">
            <w:rPr>
              <w:ins w:id="868" w:author="user" w:date="2023-07-26T14:04:00Z"/>
              <w:b/>
              <w:bCs/>
            </w:rPr>
          </w:rPrChange>
        </w:rPr>
        <w:pPrChange w:id="869" w:author="user" w:date="2023-07-26T14:09:00Z">
          <w:pPr>
            <w:bidi w:val="0"/>
          </w:pPr>
        </w:pPrChange>
      </w:pPr>
      <w:ins w:id="870" w:author="user" w:date="2023-07-26T14:09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Run </w:t>
        </w:r>
      </w:ins>
      <w:ins w:id="871" w:author="user" w:date="2023-07-26T14:10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exe_analysis.R</w:t>
        </w:r>
      </w:ins>
    </w:p>
    <w:p w14:paraId="7B788E44" w14:textId="394F26C2" w:rsidR="5C00397A" w:rsidRPr="00B37912" w:rsidRDefault="5C00397A" w:rsidP="00B37912">
      <w:pPr>
        <w:pStyle w:val="ListParagraph"/>
        <w:numPr>
          <w:ilvl w:val="0"/>
          <w:numId w:val="13"/>
        </w:numPr>
        <w:bidi w:val="0"/>
        <w:rPr>
          <w:b/>
          <w:bCs/>
          <w:rPrChange w:id="872" w:author="user" w:date="2023-07-26T14:02:00Z">
            <w:rPr/>
          </w:rPrChange>
        </w:rPr>
        <w:pPrChange w:id="873" w:author="user" w:date="2023-07-26T14:04:00Z">
          <w:pPr>
            <w:bidi w:val="0"/>
          </w:pPr>
        </w:pPrChange>
      </w:pPr>
      <w:r w:rsidRPr="00B37912">
        <w:rPr>
          <w:b/>
          <w:bCs/>
          <w:rPrChange w:id="874" w:author="user" w:date="2023-07-26T14:02:00Z">
            <w:rPr/>
          </w:rPrChange>
        </w:rPr>
        <w:t>Tree-BH Correction</w:t>
      </w:r>
    </w:p>
    <w:p w14:paraId="5B821148" w14:textId="4343C259" w:rsidR="76041F89" w:rsidRDefault="76041F89" w:rsidP="00B37912">
      <w:pPr>
        <w:bidi w:val="0"/>
        <w:ind w:firstLine="720"/>
        <w:rPr>
          <w:ins w:id="875" w:author="user" w:date="2023-07-26T14:10:00Z"/>
          <w:rFonts w:ascii="Arial" w:eastAsia="Arial" w:hAnsi="Arial" w:cs="Arial"/>
          <w:color w:val="000000" w:themeColor="text1"/>
          <w:sz w:val="22"/>
          <w:szCs w:val="22"/>
        </w:rPr>
        <w:pPrChange w:id="876" w:author="user" w:date="2023-07-26T14:02:00Z">
          <w:pPr>
            <w:bidi w:val="0"/>
          </w:pPr>
        </w:pPrChange>
      </w:pPr>
      <w:r w:rsidRPr="00696A7F">
        <w:rPr>
          <w:rFonts w:ascii="Arial" w:eastAsia="Arial" w:hAnsi="Arial" w:cs="Arial"/>
          <w:color w:val="000000" w:themeColor="text1"/>
          <w:sz w:val="22"/>
          <w:szCs w:val="22"/>
          <w:rPrChange w:id="877" w:author="user" w:date="2023-07-26T14:18:00Z">
            <w:rPr>
              <w:rFonts w:ascii="Arial" w:eastAsia="Arial" w:hAnsi="Arial" w:cs="Arial"/>
              <w:color w:val="000000" w:themeColor="text1"/>
              <w:sz w:val="22"/>
              <w:szCs w:val="22"/>
              <w:u w:val="single"/>
            </w:rPr>
          </w:rPrChange>
        </w:rPr>
        <w:t>R</w:t>
      </w:r>
      <w:r w:rsidR="5C00397A" w:rsidRPr="00696A7F">
        <w:rPr>
          <w:rFonts w:ascii="Arial" w:eastAsia="Arial" w:hAnsi="Arial" w:cs="Arial"/>
          <w:color w:val="000000" w:themeColor="text1"/>
          <w:sz w:val="22"/>
          <w:szCs w:val="22"/>
          <w:rPrChange w:id="878" w:author="user" w:date="2023-07-26T14:18:00Z">
            <w:rPr>
              <w:rFonts w:ascii="Arial" w:eastAsia="Arial" w:hAnsi="Arial" w:cs="Arial"/>
              <w:color w:val="000000" w:themeColor="text1"/>
              <w:sz w:val="22"/>
              <w:szCs w:val="22"/>
              <w:u w:val="single"/>
            </w:rPr>
          </w:rPrChange>
        </w:rPr>
        <w:t>un this after running the R scripts</w:t>
      </w:r>
      <w:r w:rsidR="5C00397A" w:rsidRPr="4E1323F8">
        <w:rPr>
          <w:rFonts w:ascii="Arial" w:eastAsia="Arial" w:hAnsi="Arial" w:cs="Arial"/>
          <w:color w:val="000000" w:themeColor="text1"/>
          <w:sz w:val="22"/>
          <w:szCs w:val="22"/>
        </w:rPr>
        <w:t xml:space="preserve"> to get the final significance values of the MATLAB+R analysis.</w:t>
      </w:r>
    </w:p>
    <w:p w14:paraId="2E0B1097" w14:textId="2353DD60" w:rsidR="00696A7F" w:rsidRPr="00696A7F" w:rsidRDefault="00696A7F" w:rsidP="00696A7F">
      <w:pPr>
        <w:pStyle w:val="ListParagraph"/>
        <w:numPr>
          <w:ilvl w:val="0"/>
          <w:numId w:val="13"/>
        </w:numPr>
        <w:bidi w:val="0"/>
        <w:rPr>
          <w:ins w:id="879" w:author="user" w:date="2023-07-26T14:16:00Z"/>
          <w:rFonts w:ascii="Arial" w:eastAsia="Arial" w:hAnsi="Arial" w:cs="Arial"/>
          <w:b/>
          <w:bCs/>
          <w:color w:val="000000" w:themeColor="text1"/>
          <w:sz w:val="22"/>
          <w:szCs w:val="22"/>
          <w:rPrChange w:id="880" w:author="user" w:date="2023-07-26T14:18:00Z">
            <w:rPr>
              <w:ins w:id="881" w:author="user" w:date="2023-07-26T14:16:00Z"/>
              <w:rFonts w:ascii="Arial" w:eastAsia="Arial" w:hAnsi="Arial" w:cs="Arial"/>
              <w:b/>
              <w:bCs/>
              <w:color w:val="000000" w:themeColor="text1"/>
              <w:sz w:val="22"/>
              <w:szCs w:val="22"/>
              <w:u w:val="single"/>
            </w:rPr>
          </w:rPrChange>
        </w:rPr>
        <w:pPrChange w:id="882" w:author="user" w:date="2023-07-26T14:15:00Z">
          <w:pPr>
            <w:bidi w:val="0"/>
          </w:pPr>
        </w:pPrChange>
      </w:pPr>
      <w:ins w:id="883" w:author="user" w:date="2023-07-26T14:11:00Z">
        <w:r w:rsidRPr="00696A7F">
          <w:rPr>
            <w:rFonts w:ascii="Arial" w:eastAsia="Arial" w:hAnsi="Arial" w:cs="Arial"/>
            <w:b/>
            <w:bCs/>
            <w:color w:val="000000" w:themeColor="text1"/>
            <w:sz w:val="22"/>
            <w:szCs w:val="22"/>
            <w:rPrChange w:id="884" w:author="user" w:date="2023-07-26T14:18:00Z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  <w:u w:val="single"/>
              </w:rPr>
            </w:rPrChange>
          </w:rPr>
          <w:t>Classify trials (as congruent/incongruent) with machine learning</w:t>
        </w:r>
      </w:ins>
      <w:ins w:id="885" w:author="user" w:date="2023-07-26T14:21:00Z">
        <w:r w:rsidR="00F94DF9">
          <w:rPr>
            <w:rFonts w:ascii="Arial" w:eastAsia="Arial" w:hAnsi="Arial" w:cs="Arial"/>
            <w:b/>
            <w:bCs/>
            <w:color w:val="000000" w:themeColor="text1"/>
            <w:sz w:val="22"/>
            <w:szCs w:val="22"/>
          </w:rPr>
          <w:t xml:space="preserve"> with Python</w:t>
        </w:r>
      </w:ins>
    </w:p>
    <w:p w14:paraId="464BD094" w14:textId="77777777" w:rsidR="00F94DF9" w:rsidRDefault="00696A7F" w:rsidP="00F94DF9">
      <w:pPr>
        <w:bidi w:val="0"/>
        <w:ind w:firstLine="720"/>
        <w:rPr>
          <w:ins w:id="886" w:author="user" w:date="2023-07-26T14:21:00Z"/>
          <w:rFonts w:ascii="Arial" w:eastAsia="Arial" w:hAnsi="Arial" w:cs="Arial"/>
          <w:color w:val="000000" w:themeColor="text1"/>
          <w:sz w:val="22"/>
          <w:szCs w:val="22"/>
        </w:rPr>
        <w:pPrChange w:id="887" w:author="user" w:date="2023-07-26T14:21:00Z">
          <w:pPr>
            <w:bidi w:val="0"/>
          </w:pPr>
        </w:pPrChange>
      </w:pPr>
      <w:del w:id="888" w:author="user" w:date="2023-07-26T14:19:00Z">
        <w:r w:rsidRPr="00696A7F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889" w:author="user" w:date="2023-07-26T14:15:00Z">
              <w:rPr/>
            </w:rPrChange>
          </w:rPr>
          <w:delText>Their purpose is i</w:delText>
        </w:r>
      </w:del>
      <w:ins w:id="890" w:author="user" w:date="2023-07-26T14:19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>I</w:t>
        </w:r>
      </w:ins>
      <w:r w:rsidRPr="00696A7F">
        <w:rPr>
          <w:rFonts w:ascii="Arial" w:eastAsia="Arial" w:hAnsi="Arial" w:cs="Arial"/>
          <w:color w:val="000000" w:themeColor="text1"/>
          <w:sz w:val="22"/>
          <w:szCs w:val="22"/>
          <w:rPrChange w:id="891" w:author="user" w:date="2023-07-26T14:15:00Z">
            <w:rPr/>
          </w:rPrChange>
        </w:rPr>
        <w:t xml:space="preserve">dentical to the ‘D’ computation’ section in </w:t>
      </w:r>
      <w:del w:id="892" w:author="user" w:date="2023-07-26T14:19:00Z">
        <w:r w:rsidRPr="00696A7F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893" w:author="user" w:date="2023-07-26T14:15:00Z">
              <w:rPr/>
            </w:rPrChange>
          </w:rPr>
          <w:delText xml:space="preserve">the </w:delText>
        </w:r>
      </w:del>
      <w:r w:rsidRPr="00696A7F">
        <w:rPr>
          <w:rFonts w:ascii="Arial" w:eastAsia="Arial" w:hAnsi="Arial" w:cs="Arial"/>
          <w:color w:val="000000" w:themeColor="text1"/>
          <w:sz w:val="22"/>
          <w:szCs w:val="22"/>
          <w:rPrChange w:id="894" w:author="user" w:date="2023-07-26T14:15:00Z">
            <w:rPr/>
          </w:rPrChange>
        </w:rPr>
        <w:t>MATLAB</w:t>
      </w:r>
      <w:ins w:id="895" w:author="user" w:date="2023-07-26T14:21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 (see above)</w:t>
        </w:r>
      </w:ins>
      <w:del w:id="896" w:author="user" w:date="2023-07-26T14:19:00Z">
        <w:r w:rsidRPr="00696A7F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897" w:author="user" w:date="2023-07-26T14:15:00Z">
              <w:rPr/>
            </w:rPrChange>
          </w:rPr>
          <w:delText xml:space="preserve"> code</w:delText>
        </w:r>
      </w:del>
      <w:ins w:id="898" w:author="user" w:date="2023-07-26T14:19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 xml:space="preserve">, </w:t>
        </w:r>
      </w:ins>
      <w:del w:id="899" w:author="user" w:date="2023-07-26T14:19:00Z">
        <w:r w:rsidRPr="00696A7F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900" w:author="user" w:date="2023-07-26T14:15:00Z">
              <w:rPr/>
            </w:rPrChange>
          </w:rPr>
          <w:delText>. H</w:delText>
        </w:r>
      </w:del>
      <w:ins w:id="901" w:author="user" w:date="2023-07-26T14:19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>h</w:t>
        </w:r>
      </w:ins>
      <w:r w:rsidRPr="00696A7F">
        <w:rPr>
          <w:rFonts w:ascii="Arial" w:eastAsia="Arial" w:hAnsi="Arial" w:cs="Arial"/>
          <w:color w:val="000000" w:themeColor="text1"/>
          <w:sz w:val="22"/>
          <w:szCs w:val="22"/>
          <w:rPrChange w:id="902" w:author="user" w:date="2023-07-26T14:15:00Z">
            <w:rPr/>
          </w:rPrChange>
        </w:rPr>
        <w:t xml:space="preserve">owever, </w:t>
      </w:r>
      <w:del w:id="903" w:author="user" w:date="2023-07-26T14:19:00Z">
        <w:r w:rsidRPr="00696A7F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904" w:author="user" w:date="2023-07-26T14:15:00Z">
              <w:rPr/>
            </w:rPrChange>
          </w:rPr>
          <w:delText xml:space="preserve">it </w:delText>
        </w:r>
      </w:del>
      <w:ins w:id="905" w:author="user" w:date="2023-07-26T14:19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>u</w:t>
        </w:r>
      </w:ins>
      <w:del w:id="906" w:author="user" w:date="2023-07-26T14:19:00Z">
        <w:r w:rsidRPr="00696A7F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907" w:author="user" w:date="2023-07-26T14:15:00Z">
              <w:rPr/>
            </w:rPrChange>
          </w:rPr>
          <w:delText>U</w:delText>
        </w:r>
      </w:del>
      <w:r w:rsidRPr="00696A7F">
        <w:rPr>
          <w:rFonts w:ascii="Arial" w:eastAsia="Arial" w:hAnsi="Arial" w:cs="Arial"/>
          <w:color w:val="000000" w:themeColor="text1"/>
          <w:sz w:val="22"/>
          <w:szCs w:val="22"/>
          <w:rPrChange w:id="908" w:author="user" w:date="2023-07-26T14:15:00Z">
            <w:rPr/>
          </w:rPrChange>
        </w:rPr>
        <w:t xml:space="preserve">ses more complex machine learning </w:t>
      </w:r>
    </w:p>
    <w:p w14:paraId="5135326A" w14:textId="0A3C4C67" w:rsidR="00696A7F" w:rsidRPr="00696A7F" w:rsidDel="00696A7F" w:rsidRDefault="00696A7F" w:rsidP="00F94DF9">
      <w:pPr>
        <w:pStyle w:val="ListParagraph"/>
        <w:bidi w:val="0"/>
        <w:ind w:left="0" w:firstLine="720"/>
        <w:rPr>
          <w:del w:id="909" w:author="user" w:date="2023-07-26T14:16:00Z"/>
          <w:rFonts w:ascii="Arial" w:eastAsia="Arial" w:hAnsi="Arial" w:cs="Arial"/>
          <w:b/>
          <w:bCs/>
          <w:color w:val="000000" w:themeColor="text1"/>
          <w:sz w:val="22"/>
          <w:szCs w:val="22"/>
          <w:u w:val="single"/>
          <w:rPrChange w:id="910" w:author="user" w:date="2023-07-26T14:16:00Z">
            <w:rPr>
              <w:del w:id="911" w:author="user" w:date="2023-07-26T14:16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912" w:author="user" w:date="2023-07-26T14:21:00Z">
          <w:pPr>
            <w:bidi w:val="0"/>
          </w:pPr>
        </w:pPrChange>
      </w:pPr>
      <w:r w:rsidRPr="00696A7F">
        <w:rPr>
          <w:rFonts w:ascii="Arial" w:eastAsia="Arial" w:hAnsi="Arial" w:cs="Arial"/>
          <w:color w:val="000000" w:themeColor="text1"/>
          <w:sz w:val="22"/>
          <w:szCs w:val="22"/>
          <w:rPrChange w:id="913" w:author="user" w:date="2023-07-26T14:15:00Z">
            <w:rPr/>
          </w:rPrChange>
        </w:rPr>
        <w:t>methods.</w:t>
      </w:r>
    </w:p>
    <w:p w14:paraId="5471F29E" w14:textId="2ECACF99" w:rsidR="00F94DF9" w:rsidRPr="00F94DF9" w:rsidRDefault="00F94DF9" w:rsidP="00F94DF9">
      <w:pPr>
        <w:bidi w:val="0"/>
        <w:ind w:firstLine="720"/>
        <w:rPr>
          <w:ins w:id="914" w:author="user" w:date="2023-07-26T14:16:00Z"/>
          <w:rFonts w:ascii="Arial" w:eastAsia="Arial" w:hAnsi="Arial" w:cs="Arial"/>
          <w:b/>
          <w:bCs/>
          <w:color w:val="000000" w:themeColor="text1"/>
          <w:sz w:val="22"/>
          <w:szCs w:val="22"/>
          <w:u w:val="single"/>
          <w:rPrChange w:id="915" w:author="user" w:date="2023-07-26T14:21:00Z">
            <w:rPr>
              <w:ins w:id="916" w:author="user" w:date="2023-07-26T14:16:00Z"/>
            </w:rPr>
          </w:rPrChange>
        </w:rPr>
        <w:pPrChange w:id="917" w:author="user" w:date="2023-07-26T14:21:00Z">
          <w:pPr>
            <w:bidi w:val="0"/>
          </w:pPr>
        </w:pPrChange>
      </w:pPr>
    </w:p>
    <w:p w14:paraId="061C4EA9" w14:textId="2A249CB1" w:rsidR="00F94DF9" w:rsidRDefault="00696A7F" w:rsidP="00F94DF9">
      <w:pPr>
        <w:pStyle w:val="ListParagraph"/>
        <w:bidi w:val="0"/>
        <w:rPr>
          <w:rFonts w:ascii="Arial" w:eastAsia="Arial" w:hAnsi="Arial" w:cs="Arial"/>
          <w:color w:val="000000" w:themeColor="text1"/>
          <w:sz w:val="22"/>
          <w:szCs w:val="22"/>
        </w:rPr>
        <w:pPrChange w:id="918" w:author="user" w:date="2023-07-26T14:19:00Z">
          <w:pPr>
            <w:bidi w:val="0"/>
          </w:pPr>
        </w:pPrChange>
      </w:pPr>
      <w:r w:rsidRPr="00F94DF9">
        <w:rPr>
          <w:rFonts w:ascii="Arial" w:eastAsia="Arial" w:hAnsi="Arial" w:cs="Arial"/>
          <w:color w:val="000000" w:themeColor="text1"/>
          <w:sz w:val="22"/>
          <w:szCs w:val="22"/>
          <w:u w:val="single"/>
        </w:rPr>
        <w:t xml:space="preserve">To run the </w:t>
      </w:r>
      <w:r w:rsidR="00F94DF9">
        <w:rPr>
          <w:rFonts w:ascii="Arial" w:eastAsia="Arial" w:hAnsi="Arial" w:cs="Arial"/>
          <w:color w:val="000000" w:themeColor="text1"/>
          <w:sz w:val="22"/>
          <w:szCs w:val="22"/>
          <w:u w:val="single"/>
        </w:rPr>
        <w:t>code</w:t>
      </w:r>
      <w:r w:rsidRPr="00F94DF9">
        <w:rPr>
          <w:rFonts w:ascii="Arial" w:eastAsia="Arial" w:hAnsi="Arial" w:cs="Arial"/>
          <w:color w:val="000000" w:themeColor="text1"/>
          <w:sz w:val="22"/>
          <w:szCs w:val="22"/>
          <w:u w:val="single"/>
        </w:rPr>
        <w:t>:</w:t>
      </w:r>
    </w:p>
    <w:p w14:paraId="10F2610E" w14:textId="4D3604D3" w:rsidR="00696A7F" w:rsidRPr="00F94DF9" w:rsidDel="00F94DF9" w:rsidRDefault="00F94DF9" w:rsidP="00F94DF9">
      <w:pPr>
        <w:pStyle w:val="ListParagraph"/>
        <w:numPr>
          <w:ilvl w:val="1"/>
          <w:numId w:val="13"/>
        </w:numPr>
        <w:bidi w:val="0"/>
        <w:rPr>
          <w:del w:id="919" w:author="user" w:date="2023-07-26T14:20:00Z"/>
          <w:rPrChange w:id="920" w:author="user" w:date="2023-07-26T14:20:00Z">
            <w:rPr>
              <w:del w:id="921" w:author="user" w:date="2023-07-26T14:20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922" w:author="user" w:date="2023-07-26T14:20:00Z">
          <w:pPr>
            <w:bidi w:val="0"/>
          </w:pPr>
        </w:pPrChange>
      </w:pPr>
      <w:r w:rsidRPr="00BC2EA7">
        <w:rPr>
          <w:rFonts w:ascii="Arial" w:eastAsia="Arial" w:hAnsi="Arial" w:cs="Arial"/>
          <w:color w:val="000000" w:themeColor="text1"/>
          <w:sz w:val="22"/>
          <w:szCs w:val="22"/>
        </w:rPr>
        <w:t xml:space="preserve">Define ‘SUBS’ and ‘DAY’ within </w:t>
      </w:r>
      <w:r w:rsidR="00696A7F" w:rsidRPr="00F94DF9">
        <w:rPr>
          <w:rFonts w:ascii="Arial" w:eastAsia="Arial" w:hAnsi="Arial" w:cs="Arial"/>
          <w:color w:val="000000" w:themeColor="text1"/>
          <w:sz w:val="22"/>
          <w:szCs w:val="22"/>
          <w:rPrChange w:id="923" w:author="user" w:date="2023-07-26T14:20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fit_n_pred.m</w:t>
      </w:r>
      <w:r w:rsidRPr="00F94DF9">
        <w:rPr>
          <w:rFonts w:ascii="Arial" w:eastAsia="Arial" w:hAnsi="Arial" w:cs="Arial"/>
          <w:color w:val="000000" w:themeColor="text1"/>
          <w:sz w:val="22"/>
          <w:szCs w:val="22"/>
          <w:rPrChange w:id="924" w:author="user" w:date="2023-07-26T14:20:00Z">
            <w:rPr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t>.</w:t>
      </w:r>
    </w:p>
    <w:p w14:paraId="2C63F9FB" w14:textId="77777777" w:rsidR="00F94DF9" w:rsidRDefault="00F94DF9" w:rsidP="00BC2EA7">
      <w:pPr>
        <w:pStyle w:val="ListParagraph"/>
        <w:numPr>
          <w:ilvl w:val="1"/>
          <w:numId w:val="13"/>
        </w:numPr>
        <w:bidi w:val="0"/>
        <w:rPr>
          <w:ins w:id="925" w:author="user" w:date="2023-07-26T14:20:00Z"/>
        </w:rPr>
      </w:pPr>
    </w:p>
    <w:p w14:paraId="64ACB8AA" w14:textId="1B82B860" w:rsidR="00696A7F" w:rsidRPr="00F94DF9" w:rsidRDefault="00696A7F" w:rsidP="00F94DF9">
      <w:pPr>
        <w:pStyle w:val="ListParagraph"/>
        <w:numPr>
          <w:ilvl w:val="1"/>
          <w:numId w:val="13"/>
        </w:numPr>
        <w:bidi w:val="0"/>
        <w:rPr>
          <w:ins w:id="926" w:author="user" w:date="2023-07-26T14:21:00Z"/>
          <w:rFonts w:ascii="Arial" w:eastAsia="Arial" w:hAnsi="Arial" w:cs="Arial"/>
          <w:color w:val="000000" w:themeColor="text1"/>
          <w:sz w:val="22"/>
          <w:szCs w:val="22"/>
          <w:u w:val="single"/>
          <w:rPrChange w:id="927" w:author="user" w:date="2023-07-26T14:21:00Z">
            <w:rPr>
              <w:ins w:id="928" w:author="user" w:date="2023-07-26T14:21:00Z"/>
              <w:rFonts w:ascii="Arial" w:eastAsia="Arial" w:hAnsi="Arial" w:cs="Arial"/>
              <w:color w:val="000000" w:themeColor="text1"/>
              <w:sz w:val="22"/>
              <w:szCs w:val="22"/>
            </w:rPr>
          </w:rPrChange>
        </w:rPr>
        <w:pPrChange w:id="929" w:author="user" w:date="2023-07-26T14:21:00Z">
          <w:pPr>
            <w:bidi w:val="0"/>
          </w:pPr>
        </w:pPrChange>
      </w:pPr>
      <w:del w:id="930" w:author="user" w:date="2023-07-26T14:20:00Z">
        <w:r w:rsidRPr="00F94DF9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931" w:author="user" w:date="2023-07-26T14:20:00Z">
              <w:rPr/>
            </w:rPrChange>
          </w:rPr>
          <w:delText>Commen</w:delText>
        </w:r>
      </w:del>
      <w:del w:id="932" w:author="user" w:date="2023-07-26T14:21:00Z">
        <w:r w:rsidRPr="00F94DF9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933" w:author="user" w:date="2023-07-26T14:20:00Z">
              <w:rPr/>
            </w:rPrChange>
          </w:rPr>
          <w:delText>t/u</w:delText>
        </w:r>
      </w:del>
      <w:ins w:id="934" w:author="user" w:date="2023-07-26T14:21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>U</w:t>
        </w:r>
      </w:ins>
      <w:r w:rsidRPr="00F94DF9">
        <w:rPr>
          <w:rFonts w:ascii="Arial" w:eastAsia="Arial" w:hAnsi="Arial" w:cs="Arial"/>
          <w:color w:val="000000" w:themeColor="text1"/>
          <w:sz w:val="22"/>
          <w:szCs w:val="22"/>
          <w:rPrChange w:id="935" w:author="user" w:date="2023-07-26T14:20:00Z">
            <w:rPr/>
          </w:rPrChange>
        </w:rPr>
        <w:t>n</w:t>
      </w:r>
      <w:ins w:id="936" w:author="user" w:date="2023-07-26T14:21:00Z">
        <w:r w:rsidR="00F94DF9">
          <w:rPr>
            <w:rFonts w:ascii="Arial" w:eastAsia="Arial" w:hAnsi="Arial" w:cs="Arial"/>
            <w:color w:val="000000" w:themeColor="text1"/>
            <w:sz w:val="22"/>
            <w:szCs w:val="22"/>
          </w:rPr>
          <w:t>/</w:t>
        </w:r>
      </w:ins>
      <w:r w:rsidRPr="00F94DF9">
        <w:rPr>
          <w:rFonts w:ascii="Arial" w:eastAsia="Arial" w:hAnsi="Arial" w:cs="Arial"/>
          <w:color w:val="000000" w:themeColor="text1"/>
          <w:sz w:val="22"/>
          <w:szCs w:val="22"/>
          <w:rPrChange w:id="937" w:author="user" w:date="2023-07-26T14:20:00Z">
            <w:rPr/>
          </w:rPrChange>
        </w:rPr>
        <w:t xml:space="preserve">comment algorithms </w:t>
      </w:r>
      <w:del w:id="938" w:author="user" w:date="2023-07-26T14:21:00Z">
        <w:r w:rsidRPr="00F94DF9" w:rsidDel="00F94DF9">
          <w:rPr>
            <w:rFonts w:ascii="Arial" w:eastAsia="Arial" w:hAnsi="Arial" w:cs="Arial"/>
            <w:color w:val="000000" w:themeColor="text1"/>
            <w:sz w:val="22"/>
            <w:szCs w:val="22"/>
            <w:rPrChange w:id="939" w:author="user" w:date="2023-07-26T14:20:00Z">
              <w:rPr/>
            </w:rPrChange>
          </w:rPr>
          <w:delText xml:space="preserve">according to the ones </w:delText>
        </w:r>
      </w:del>
      <w:r w:rsidRPr="00F94DF9">
        <w:rPr>
          <w:rFonts w:ascii="Arial" w:eastAsia="Arial" w:hAnsi="Arial" w:cs="Arial"/>
          <w:color w:val="000000" w:themeColor="text1"/>
          <w:sz w:val="22"/>
          <w:szCs w:val="22"/>
          <w:rPrChange w:id="940" w:author="user" w:date="2023-07-26T14:20:00Z">
            <w:rPr/>
          </w:rPrChange>
        </w:rPr>
        <w:t>you wish to use (Naive base / Ensemble / Gradient boosting).</w:t>
      </w:r>
    </w:p>
    <w:p w14:paraId="00E7E91C" w14:textId="4D40D62F" w:rsidR="00F94DF9" w:rsidRPr="00F94DF9" w:rsidRDefault="00F94DF9" w:rsidP="00F94DF9">
      <w:pPr>
        <w:pStyle w:val="ListParagraph"/>
        <w:numPr>
          <w:ilvl w:val="1"/>
          <w:numId w:val="13"/>
        </w:numPr>
        <w:bidi w:val="0"/>
        <w:rPr>
          <w:rFonts w:ascii="Arial" w:eastAsia="Arial" w:hAnsi="Arial" w:cs="Arial"/>
          <w:color w:val="000000" w:themeColor="text1"/>
          <w:sz w:val="22"/>
          <w:szCs w:val="22"/>
          <w:u w:val="single"/>
          <w:rPrChange w:id="941" w:author="user" w:date="2023-07-26T14:20:00Z">
            <w:rPr>
              <w:b/>
              <w:bCs/>
              <w:u w:val="single"/>
            </w:rPr>
          </w:rPrChange>
        </w:rPr>
        <w:pPrChange w:id="942" w:author="user" w:date="2023-07-26T14:21:00Z">
          <w:pPr>
            <w:bidi w:val="0"/>
          </w:pPr>
        </w:pPrChange>
      </w:pPr>
      <w:ins w:id="943" w:author="user" w:date="2023-07-26T14:21:00Z">
        <w:r>
          <w:rPr>
            <w:rFonts w:ascii="Arial" w:eastAsia="Arial" w:hAnsi="Arial" w:cs="Arial"/>
            <w:color w:val="000000" w:themeColor="text1"/>
            <w:sz w:val="22"/>
            <w:szCs w:val="22"/>
          </w:rPr>
          <w:t>Run fit_n_pred.m.</w:t>
        </w:r>
      </w:ins>
    </w:p>
    <w:p w14:paraId="56BE88D5" w14:textId="12FF8A63" w:rsidR="00696A7F" w:rsidRPr="00F94DF9" w:rsidDel="00AA28E3" w:rsidRDefault="00696A7F" w:rsidP="00696A7F">
      <w:pPr>
        <w:pStyle w:val="ListParagraph"/>
        <w:numPr>
          <w:ilvl w:val="0"/>
          <w:numId w:val="13"/>
        </w:numPr>
        <w:bidi w:val="0"/>
        <w:rPr>
          <w:del w:id="944" w:author="user" w:date="2023-07-26T14:27:00Z"/>
          <w:rFonts w:ascii="Arial" w:eastAsia="Arial" w:hAnsi="Arial" w:cs="Arial"/>
          <w:color w:val="000000" w:themeColor="text1"/>
          <w:sz w:val="22"/>
          <w:szCs w:val="22"/>
          <w:u w:val="single"/>
          <w:rPrChange w:id="945" w:author="user" w:date="2023-07-26T14:20:00Z">
            <w:rPr>
              <w:del w:id="946" w:author="user" w:date="2023-07-26T14:27:00Z"/>
            </w:rPr>
          </w:rPrChange>
        </w:rPr>
        <w:pPrChange w:id="947" w:author="user" w:date="2023-07-26T14:12:00Z">
          <w:pPr>
            <w:bidi w:val="0"/>
          </w:pPr>
        </w:pPrChange>
      </w:pPr>
    </w:p>
    <w:p w14:paraId="4630F3F4" w14:textId="0EB460BA" w:rsidR="5C00397A" w:rsidDel="00696A7F" w:rsidRDefault="5C00397A" w:rsidP="4E1323F8">
      <w:pPr>
        <w:pStyle w:val="Heading3"/>
        <w:bidi w:val="0"/>
        <w:rPr>
          <w:del w:id="948" w:author="user" w:date="2023-07-26T14:10:00Z"/>
          <w:rFonts w:ascii="Arial" w:eastAsia="Arial" w:hAnsi="Arial" w:cs="Arial"/>
          <w:color w:val="000000" w:themeColor="text1"/>
          <w:sz w:val="22"/>
          <w:szCs w:val="22"/>
          <w:u w:val="single"/>
        </w:rPr>
      </w:pPr>
      <w:del w:id="949" w:author="user" w:date="2023-07-26T14:10:00Z">
        <w:r w:rsidRPr="4E1323F8" w:rsidDel="00696A7F">
          <w:delText>R Scripts</w:delText>
        </w:r>
      </w:del>
    </w:p>
    <w:p w14:paraId="4DAB8047" w14:textId="106BA56F" w:rsidR="5C00397A" w:rsidDel="00B37912" w:rsidRDefault="5C00397A" w:rsidP="4E1323F8">
      <w:pPr>
        <w:bidi w:val="0"/>
        <w:rPr>
          <w:del w:id="950" w:author="user" w:date="2023-07-26T14:05:00Z"/>
          <w:rFonts w:ascii="Calibri" w:hAnsi="Calibri"/>
        </w:rPr>
      </w:pPr>
      <w:del w:id="951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Use this code to either:</w:delText>
        </w:r>
      </w:del>
    </w:p>
    <w:p w14:paraId="7EDB5C83" w14:textId="480BF50A" w:rsidR="5C00397A" w:rsidDel="00B37912" w:rsidRDefault="5C00397A" w:rsidP="00B37912">
      <w:pPr>
        <w:pStyle w:val="ListParagraph"/>
        <w:numPr>
          <w:ilvl w:val="0"/>
          <w:numId w:val="13"/>
        </w:numPr>
        <w:bidi w:val="0"/>
        <w:rPr>
          <w:del w:id="952" w:author="user" w:date="2023-07-26T14:05:00Z"/>
          <w:rFonts w:ascii="Calibri" w:hAnsi="Calibri"/>
        </w:rPr>
        <w:pPrChange w:id="953" w:author="user" w:date="2023-07-26T14:05:00Z">
          <w:pPr>
            <w:pStyle w:val="ListParagraph"/>
            <w:numPr>
              <w:numId w:val="2"/>
            </w:numPr>
            <w:bidi w:val="0"/>
            <w:ind w:hanging="360"/>
          </w:pPr>
        </w:pPrChange>
      </w:pPr>
      <w:del w:id="954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Create mixed regression model with ‘side of correct answer’ (left/right) as a random effect.</w:delText>
        </w:r>
      </w:del>
    </w:p>
    <w:p w14:paraId="24C73A17" w14:textId="432B4A78" w:rsidR="5C00397A" w:rsidDel="00B37912" w:rsidRDefault="5C00397A" w:rsidP="4E1323F8">
      <w:pPr>
        <w:bidi w:val="0"/>
        <w:ind w:firstLine="720"/>
        <w:rPr>
          <w:del w:id="955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56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To do so, uncomment the functions that contain ‘trials’ and ‘coefs’ in their name, and comment those that have </w:delText>
        </w:r>
      </w:del>
    </w:p>
    <w:p w14:paraId="1384B3EC" w14:textId="7406528B" w:rsidR="5C00397A" w:rsidDel="00B37912" w:rsidRDefault="5C00397A" w:rsidP="4E1323F8">
      <w:pPr>
        <w:bidi w:val="0"/>
        <w:ind w:firstLine="720"/>
        <w:rPr>
          <w:del w:id="957" w:author="user" w:date="2023-07-26T14:05:00Z"/>
          <w:rFonts w:ascii="Calibri" w:hAnsi="Calibri"/>
        </w:rPr>
      </w:pPr>
      <w:del w:id="958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‘avgs’.</w:delText>
        </w:r>
      </w:del>
    </w:p>
    <w:p w14:paraId="407751BA" w14:textId="019407FA" w:rsidR="5C00397A" w:rsidDel="00B37912" w:rsidRDefault="5C00397A" w:rsidP="00B37912">
      <w:pPr>
        <w:pStyle w:val="ListParagraph"/>
        <w:numPr>
          <w:ilvl w:val="0"/>
          <w:numId w:val="13"/>
        </w:numPr>
        <w:bidi w:val="0"/>
        <w:rPr>
          <w:del w:id="959" w:author="user" w:date="2023-07-26T14:05:00Z"/>
          <w:rFonts w:ascii="Arial" w:eastAsia="Arial" w:hAnsi="Arial" w:cs="Arial"/>
          <w:color w:val="000000" w:themeColor="text1"/>
          <w:sz w:val="22"/>
          <w:szCs w:val="22"/>
        </w:rPr>
        <w:pPrChange w:id="960" w:author="user" w:date="2023-07-26T14:05:00Z">
          <w:pPr>
            <w:pStyle w:val="ListParagraph"/>
            <w:numPr>
              <w:numId w:val="2"/>
            </w:numPr>
            <w:bidi w:val="0"/>
            <w:ind w:hanging="360"/>
          </w:pPr>
        </w:pPrChange>
      </w:pPr>
      <w:del w:id="961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Test assumptions of the statistical tests used in MATLAB,</w:delText>
        </w:r>
        <w:r w:rsidR="5693CE40"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 </w:delText>
        </w:r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Run permutation tests where they fail,</w:delText>
        </w:r>
        <w:r w:rsidR="7BA7ABC5"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 xml:space="preserve"> </w:delText>
        </w:r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Compute effect sizes for these tests (and the regular t-tests).</w:delText>
        </w:r>
      </w:del>
    </w:p>
    <w:p w14:paraId="03451C9D" w14:textId="760B0F71" w:rsidR="5C00397A" w:rsidDel="00B37912" w:rsidRDefault="5C00397A" w:rsidP="4E1323F8">
      <w:pPr>
        <w:bidi w:val="0"/>
        <w:rPr>
          <w:del w:id="962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63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This code updates the p-values for variables that violated assumptions. After running it, run ‘Tree-BH Correction’ section in MATLAB to correct p-values for multiple comparisons.</w:delText>
        </w:r>
      </w:del>
    </w:p>
    <w:p w14:paraId="7EEA1497" w14:textId="6C8A836A" w:rsidR="5C00397A" w:rsidDel="00B37912" w:rsidRDefault="5C00397A" w:rsidP="4E1323F8">
      <w:pPr>
        <w:bidi w:val="0"/>
        <w:rPr>
          <w:del w:id="964" w:author="user" w:date="2023-07-26T14:05:00Z"/>
          <w:rFonts w:ascii="Arial" w:eastAsia="Arial" w:hAnsi="Arial" w:cs="Arial"/>
          <w:color w:val="000000" w:themeColor="text1"/>
          <w:sz w:val="22"/>
          <w:szCs w:val="22"/>
          <w:u w:val="single"/>
        </w:rPr>
      </w:pPr>
      <w:del w:id="965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  <w:u w:val="single"/>
          </w:rPr>
          <w:delText>To run the analysis:</w:delText>
        </w:r>
      </w:del>
    </w:p>
    <w:p w14:paraId="6CFBE3F0" w14:textId="667334CA" w:rsidR="5C00397A" w:rsidDel="00B37912" w:rsidRDefault="5C00397A" w:rsidP="00082362">
      <w:pPr>
        <w:bidi w:val="0"/>
        <w:rPr>
          <w:del w:id="966" w:author="user" w:date="2023-07-26T14:05:00Z"/>
        </w:rPr>
      </w:pPr>
      <w:del w:id="967" w:author="user" w:date="2023-07-26T11:30:00Z">
        <w:r w:rsidRPr="4E1323F8" w:rsidDel="00082362">
          <w:rPr>
            <w:rFonts w:ascii="Arial" w:eastAsia="Arial" w:hAnsi="Arial" w:cs="Arial"/>
            <w:color w:val="000000" w:themeColor="text1"/>
            <w:sz w:val="22"/>
            <w:szCs w:val="22"/>
          </w:rPr>
          <w:delText>U</w:delText>
        </w:r>
      </w:del>
      <w:del w:id="968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se exe_analysis.R</w:delText>
        </w:r>
      </w:del>
      <w:del w:id="969" w:author="user" w:date="2023-07-26T11:30:00Z">
        <w:r w:rsidRPr="4E1323F8" w:rsidDel="00082362">
          <w:rPr>
            <w:rFonts w:ascii="Arial" w:eastAsia="Arial" w:hAnsi="Arial" w:cs="Arial"/>
            <w:color w:val="000000" w:themeColor="text1"/>
            <w:sz w:val="22"/>
            <w:szCs w:val="22"/>
          </w:rPr>
          <w:delText>, but first define the following parameters within main.R</w:delText>
        </w:r>
      </w:del>
      <w:del w:id="970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:</w:delText>
        </w:r>
      </w:del>
    </w:p>
    <w:p w14:paraId="4EDC06F6" w14:textId="2D2CA115" w:rsidR="5C00397A" w:rsidDel="00B37912" w:rsidRDefault="5C00397A" w:rsidP="4E1323F8">
      <w:pPr>
        <w:pStyle w:val="ListParagraph"/>
        <w:numPr>
          <w:ilvl w:val="0"/>
          <w:numId w:val="4"/>
        </w:numPr>
        <w:bidi w:val="0"/>
        <w:rPr>
          <w:del w:id="971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72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DAY</w:delText>
        </w:r>
      </w:del>
    </w:p>
    <w:p w14:paraId="11EA7589" w14:textId="572BF63C" w:rsidR="5C00397A" w:rsidDel="00B37912" w:rsidRDefault="5C00397A" w:rsidP="4E1323F8">
      <w:pPr>
        <w:pStyle w:val="ListParagraph"/>
        <w:numPr>
          <w:ilvl w:val="0"/>
          <w:numId w:val="4"/>
        </w:numPr>
        <w:bidi w:val="0"/>
        <w:rPr>
          <w:del w:id="973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74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SUBS</w:delText>
        </w:r>
      </w:del>
    </w:p>
    <w:p w14:paraId="738AF64F" w14:textId="206B3C87" w:rsidR="5C00397A" w:rsidDel="00B37912" w:rsidRDefault="5C00397A" w:rsidP="4E1323F8">
      <w:pPr>
        <w:pStyle w:val="ListParagraph"/>
        <w:numPr>
          <w:ilvl w:val="0"/>
          <w:numId w:val="4"/>
        </w:numPr>
        <w:bidi w:val="0"/>
        <w:rPr>
          <w:del w:id="975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76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PICKED_TRAJS</w:delText>
        </w:r>
      </w:del>
    </w:p>
    <w:p w14:paraId="4D107844" w14:textId="3E08C50E" w:rsidR="5C00397A" w:rsidDel="00B37912" w:rsidRDefault="5C00397A" w:rsidP="4E1323F8">
      <w:pPr>
        <w:pStyle w:val="ListParagraph"/>
        <w:numPr>
          <w:ilvl w:val="0"/>
          <w:numId w:val="4"/>
        </w:numPr>
        <w:bidi w:val="0"/>
        <w:rPr>
          <w:del w:id="977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78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NORM_FRAMES</w:delText>
        </w:r>
      </w:del>
    </w:p>
    <w:p w14:paraId="20039C88" w14:textId="3379392E" w:rsidR="5C00397A" w:rsidDel="00B37912" w:rsidRDefault="5C00397A" w:rsidP="4E1323F8">
      <w:pPr>
        <w:pStyle w:val="ListParagraph"/>
        <w:numPr>
          <w:ilvl w:val="0"/>
          <w:numId w:val="4"/>
        </w:numPr>
        <w:bidi w:val="0"/>
        <w:rPr>
          <w:del w:id="979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80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STNDRD - relevant when creating mixed regression models.</w:delText>
        </w:r>
      </w:del>
    </w:p>
    <w:p w14:paraId="031F1615" w14:textId="4F5A5EAE" w:rsidR="5C00397A" w:rsidDel="00B37912" w:rsidRDefault="5C00397A" w:rsidP="4E1323F8">
      <w:pPr>
        <w:pStyle w:val="ListParagraph"/>
        <w:numPr>
          <w:ilvl w:val="0"/>
          <w:numId w:val="4"/>
        </w:numPr>
        <w:bidi w:val="0"/>
        <w:rPr>
          <w:del w:id="981" w:author="user" w:date="2023-07-26T14:05:00Z"/>
          <w:rFonts w:ascii="Arial" w:eastAsia="Arial" w:hAnsi="Arial" w:cs="Arial"/>
          <w:color w:val="000000" w:themeColor="text1"/>
          <w:sz w:val="22"/>
          <w:szCs w:val="22"/>
        </w:rPr>
      </w:pPr>
      <w:del w:id="982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RAND_EFF - relevant when creating mixed regression models.</w:delText>
        </w:r>
      </w:del>
    </w:p>
    <w:p w14:paraId="63E9DF38" w14:textId="706CC271" w:rsidR="5C00397A" w:rsidDel="00AA28E3" w:rsidRDefault="5C00397A" w:rsidP="4E1323F8">
      <w:pPr>
        <w:pStyle w:val="ListParagraph"/>
        <w:numPr>
          <w:ilvl w:val="0"/>
          <w:numId w:val="4"/>
        </w:numPr>
        <w:bidi w:val="0"/>
        <w:rPr>
          <w:del w:id="983" w:author="user" w:date="2023-07-26T14:27:00Z"/>
          <w:rFonts w:ascii="Arial" w:eastAsia="Arial" w:hAnsi="Arial" w:cs="Arial"/>
          <w:color w:val="000000" w:themeColor="text1"/>
          <w:sz w:val="22"/>
          <w:szCs w:val="22"/>
        </w:rPr>
      </w:pPr>
      <w:del w:id="984" w:author="user" w:date="2023-07-26T14:05:00Z">
        <w:r w:rsidRPr="4E1323F8" w:rsidDel="00B37912">
          <w:rPr>
            <w:rFonts w:ascii="Arial" w:eastAsia="Arial" w:hAnsi="Arial" w:cs="Arial"/>
            <w:color w:val="000000" w:themeColor="text1"/>
            <w:sz w:val="22"/>
            <w:szCs w:val="22"/>
          </w:rPr>
          <w:delText>R/K_VAR_NAMES</w:delText>
        </w:r>
      </w:del>
    </w:p>
    <w:p w14:paraId="2164271A" w14:textId="50A2C34C" w:rsidR="5C00397A" w:rsidDel="00696A7F" w:rsidRDefault="5C00397A" w:rsidP="4E1323F8">
      <w:pPr>
        <w:pStyle w:val="Heading3"/>
        <w:bidi w:val="0"/>
        <w:rPr>
          <w:del w:id="985" w:author="user" w:date="2023-07-26T14:15:00Z"/>
          <w:rFonts w:ascii="Arial" w:eastAsia="Arial" w:hAnsi="Arial" w:cs="Arial"/>
          <w:color w:val="000000" w:themeColor="text1"/>
          <w:sz w:val="22"/>
          <w:szCs w:val="22"/>
          <w:u w:val="single"/>
        </w:rPr>
      </w:pPr>
      <w:del w:id="986" w:author="user" w:date="2023-07-26T14:15:00Z">
        <w:r w:rsidRPr="4E1323F8" w:rsidDel="00696A7F">
          <w:delText>Python Scripts</w:delText>
        </w:r>
      </w:del>
    </w:p>
    <w:p w14:paraId="66406A28" w14:textId="4A9FAAF0" w:rsidR="5C00397A" w:rsidDel="00696A7F" w:rsidRDefault="5C00397A" w:rsidP="00696A7F">
      <w:pPr>
        <w:bidi w:val="0"/>
        <w:rPr>
          <w:del w:id="987" w:author="user" w:date="2023-07-26T14:15:00Z"/>
          <w:rFonts w:ascii="Arial" w:eastAsia="Arial" w:hAnsi="Arial" w:cs="Arial"/>
          <w:color w:val="000000" w:themeColor="text1"/>
          <w:sz w:val="22"/>
          <w:szCs w:val="22"/>
        </w:rPr>
      </w:pPr>
    </w:p>
    <w:p w14:paraId="32481D45" w14:textId="1B5A330B" w:rsidR="00F43914" w:rsidDel="00696A7F" w:rsidRDefault="5C92CC58" w:rsidP="00696A7F">
      <w:pPr>
        <w:bidi w:val="0"/>
        <w:rPr>
          <w:del w:id="988" w:author="user" w:date="2023-07-26T14:15:00Z"/>
        </w:rPr>
        <w:pPrChange w:id="989" w:author="user" w:date="2023-07-26T14:15:00Z">
          <w:pPr>
            <w:pStyle w:val="Heading2"/>
            <w:bidi w:val="0"/>
          </w:pPr>
        </w:pPrChange>
      </w:pPr>
      <w:del w:id="990" w:author="user" w:date="2023-07-26T14:15:00Z">
        <w:r w:rsidDel="00696A7F">
          <w:delText>Additional information</w:delText>
        </w:r>
      </w:del>
    </w:p>
    <w:p w14:paraId="07239823" w14:textId="34979FEF" w:rsidR="00F43914" w:rsidDel="00E2615F" w:rsidRDefault="4E1323F8" w:rsidP="00696A7F">
      <w:pPr>
        <w:bidi w:val="0"/>
        <w:rPr>
          <w:del w:id="991" w:author="user" w:date="2023-07-26T14:22:00Z"/>
        </w:rPr>
        <w:pPrChange w:id="992" w:author="user" w:date="2023-07-26T14:15:00Z">
          <w:pPr>
            <w:pStyle w:val="Heading3"/>
            <w:bidi w:val="0"/>
          </w:pPr>
        </w:pPrChange>
      </w:pPr>
      <w:del w:id="993" w:author="user" w:date="2023-07-26T14:15:00Z">
        <w:r w:rsidDel="00696A7F">
          <w:delText>Trajectory Preprocessing</w:delText>
        </w:r>
      </w:del>
    </w:p>
    <w:p w14:paraId="6384713B" w14:textId="0B59D3D0" w:rsidR="00F43914" w:rsidDel="00E2615F" w:rsidRDefault="00082362" w:rsidP="00B93644">
      <w:pPr>
        <w:pStyle w:val="NoSpacing"/>
        <w:bidi w:val="0"/>
        <w:rPr>
          <w:del w:id="994" w:author="user" w:date="2023-07-26T14:22:00Z"/>
        </w:rPr>
      </w:pPr>
      <w:del w:id="995" w:author="user" w:date="2023-07-26T12:51:00Z">
        <w:r w:rsidDel="001859E3">
          <w:delText>All p</w:delText>
        </w:r>
      </w:del>
      <w:del w:id="996" w:author="user" w:date="2023-07-26T14:22:00Z">
        <w:r w:rsidDel="00E2615F">
          <w:delText xml:space="preserve">reprocessing </w:delText>
        </w:r>
      </w:del>
      <w:del w:id="997" w:author="user" w:date="2023-07-26T12:51:00Z">
        <w:r w:rsidDel="001859E3">
          <w:delText xml:space="preserve">was </w:delText>
        </w:r>
      </w:del>
      <w:del w:id="998" w:author="user" w:date="2023-07-26T14:22:00Z">
        <w:r w:rsidDel="00E2615F">
          <w:delText xml:space="preserve">done according </w:delText>
        </w:r>
        <w:r w:rsidRPr="001859E3" w:rsidDel="00E2615F">
          <w:rPr>
            <w:i/>
            <w:iCs/>
            <w:rPrChange w:id="999" w:author="user" w:date="2023-07-26T12:51:00Z">
              <w:rPr/>
            </w:rPrChange>
          </w:rPr>
          <w:delText xml:space="preserve">to </w:delText>
        </w:r>
        <w:r w:rsidRPr="001859E3" w:rsidDel="00E2615F">
          <w:rPr>
            <w:i/>
            <w:iCs/>
            <w:color w:val="222222"/>
            <w:shd w:val="clear" w:color="auto" w:fill="FFFFFF"/>
            <w:rPrChange w:id="1000" w:author="user" w:date="2023-07-26T12:51:00Z">
              <w:rPr/>
            </w:rPrChange>
          </w:rPr>
          <w:delText>Gallivan, J. P., &amp; Chapman, C. S. (2014). Three-dimensional reach trajectories</w:delText>
        </w:r>
      </w:del>
      <w:ins w:id="1001" w:author="Unknown Author" w:date="2023-07-23T09:35:00Z">
        <w:del w:id="1002" w:author="user" w:date="2023-07-26T14:22:00Z">
          <w:r w:rsidDel="00E2615F">
            <w:rPr>
              <w:color w:val="222222"/>
              <w:shd w:val="clear" w:color="auto" w:fill="FFFFFF"/>
            </w:rPr>
            <w:delText>.</w:delText>
          </w:r>
        </w:del>
        <w:del w:id="1003" w:author="user" w:date="2023-07-26T12:51:00Z">
          <w:r w:rsidDel="001859E3">
            <w:rPr>
              <w:color w:val="222222"/>
              <w:shd w:val="clear" w:color="auto" w:fill="FFFFFF"/>
            </w:rPr>
            <w:delText xml:space="preserve"> </w:delText>
          </w:r>
        </w:del>
      </w:ins>
      <w:ins w:id="1004" w:author="Unknown Author" w:date="2023-07-23T09:38:00Z">
        <w:del w:id="1005" w:author="user" w:date="2023-07-26T12:51:00Z">
          <w:r w:rsidDel="001859E3">
            <w:rPr>
              <w:color w:val="222222"/>
              <w:shd w:val="clear" w:color="auto" w:fill="FFFFFF"/>
            </w:rPr>
            <w:delText>A u</w:delText>
          </w:r>
        </w:del>
        <w:del w:id="1006" w:author="user" w:date="2023-07-26T14:22:00Z">
          <w:r w:rsidDel="00E2615F">
            <w:rPr>
              <w:color w:val="222222"/>
              <w:shd w:val="clear" w:color="auto" w:fill="FFFFFF"/>
            </w:rPr>
            <w:delText xml:space="preserve">ser manual </w:delText>
          </w:r>
        </w:del>
        <w:del w:id="1007" w:author="user" w:date="2023-07-26T12:51:00Z">
          <w:r w:rsidDel="001859E3">
            <w:rPr>
              <w:color w:val="222222"/>
              <w:shd w:val="clear" w:color="auto" w:fill="FFFFFF"/>
            </w:rPr>
            <w:delText xml:space="preserve">is found at </w:delText>
          </w:r>
        </w:del>
        <w:del w:id="1008" w:author="user" w:date="2023-07-26T14:22:00Z">
          <w:r w:rsidDel="00E2615F">
            <w:rPr>
              <w:color w:val="222222"/>
              <w:shd w:val="clear" w:color="auto" w:fill="FFFFFF"/>
            </w:rPr>
            <w:delText>‘/analysis/analysis_code/imported_code/craig_code/Using Functional Data</w:delText>
          </w:r>
        </w:del>
        <w:del w:id="1009" w:author="user" w:date="2023-07-26T12:51:00Z">
          <w:r w:rsidDel="001859E3">
            <w:rPr>
              <w:color w:val="222222"/>
              <w:shd w:val="clear" w:color="auto" w:fill="FFFFFF"/>
            </w:rPr>
            <w:delText xml:space="preserve"> </w:delText>
          </w:r>
        </w:del>
        <w:del w:id="1010" w:author="user" w:date="2023-07-26T14:22:00Z">
          <w:r w:rsidDel="00E2615F">
            <w:rPr>
              <w:color w:val="222222"/>
              <w:shd w:val="clear" w:color="auto" w:fill="FFFFFF"/>
            </w:rPr>
            <w:delText>Analysis_v1_april2011.pdf’</w:delText>
          </w:r>
        </w:del>
      </w:ins>
    </w:p>
    <w:p w14:paraId="31E78AF9" w14:textId="5C3FE23A" w:rsidR="00F43914" w:rsidDel="004B78EF" w:rsidRDefault="4E1323F8">
      <w:pPr>
        <w:pStyle w:val="Heading4"/>
        <w:bidi w:val="0"/>
        <w:rPr>
          <w:del w:id="1011" w:author="user" w:date="2023-07-26T12:52:00Z"/>
        </w:rPr>
        <w:pPrChange w:id="1012" w:author="user" w:date="2023-07-26T10:00:00Z">
          <w:pPr>
            <w:pStyle w:val="Heading4"/>
          </w:pPr>
        </w:pPrChange>
      </w:pPr>
      <w:del w:id="1013" w:author="user" w:date="2023-07-26T12:52:00Z">
        <w:r w:rsidDel="004B78EF">
          <w:delText>Fill Missing Data</w:delText>
        </w:r>
      </w:del>
    </w:p>
    <w:p w14:paraId="5F2BE1AA" w14:textId="5CAC175B" w:rsidR="00F43914" w:rsidDel="004B78EF" w:rsidRDefault="00082362">
      <w:pPr>
        <w:pStyle w:val="NoSpacing"/>
        <w:bidi w:val="0"/>
        <w:rPr>
          <w:del w:id="1014" w:author="user" w:date="2023-07-26T12:52:00Z"/>
        </w:rPr>
      </w:pPr>
      <w:del w:id="1015" w:author="user" w:date="2023-07-26T12:52:00Z">
        <w:r w:rsidDel="004B78EF">
          <w:delText>Applies only to trajectories that have more than 1 sample.</w:delText>
        </w:r>
      </w:del>
    </w:p>
    <w:p w14:paraId="45471621" w14:textId="0AE2353F" w:rsidR="00F43914" w:rsidDel="004B78EF" w:rsidRDefault="00082362">
      <w:pPr>
        <w:pStyle w:val="NoSpacing"/>
        <w:bidi w:val="0"/>
        <w:rPr>
          <w:del w:id="1016" w:author="user" w:date="2023-07-26T12:52:00Z"/>
        </w:rPr>
      </w:pPr>
      <w:ins w:id="1017" w:author="Unknown Author" w:date="2023-07-18T12:16:00Z">
        <w:del w:id="1018" w:author="user" w:date="2023-07-26T12:52:00Z">
          <w:r w:rsidDel="004B78EF">
            <w:delText xml:space="preserve">Uses inpaint_nans to </w:delText>
          </w:r>
        </w:del>
      </w:ins>
      <w:del w:id="1019" w:author="user" w:date="2023-07-26T12:52:00Z">
        <w:r w:rsidDel="004B78EF">
          <w:delText>R</w:delText>
        </w:r>
      </w:del>
      <w:ins w:id="1020" w:author="Unknown Author" w:date="2023-07-18T12:16:00Z">
        <w:del w:id="1021" w:author="user" w:date="2023-07-26T12:52:00Z">
          <w:r w:rsidDel="004B78EF">
            <w:delText>r</w:delText>
          </w:r>
        </w:del>
      </w:ins>
      <w:del w:id="1022" w:author="user" w:date="2023-07-26T12:52:00Z">
        <w:r w:rsidDel="004B78EF">
          <w:delText>eplaces NaNs with interpolated values</w:delText>
        </w:r>
      </w:del>
      <w:ins w:id="1023" w:author="Unknown Author" w:date="2023-07-18T12:15:00Z">
        <w:del w:id="1024" w:author="user" w:date="2023-07-26T12:52:00Z">
          <w:r w:rsidDel="004B78EF">
            <w:delText xml:space="preserve"> </w:delText>
          </w:r>
        </w:del>
      </w:ins>
      <w:del w:id="1025" w:author="user" w:date="2023-07-26T12:52:00Z">
        <w:r w:rsidDel="004B78EF">
          <w:delText>.</w:delText>
        </w:r>
      </w:del>
    </w:p>
    <w:p w14:paraId="11B87CA2" w14:textId="23215601" w:rsidR="00F43914" w:rsidDel="004B78EF" w:rsidRDefault="00082362">
      <w:pPr>
        <w:pStyle w:val="NoSpacing"/>
        <w:bidi w:val="0"/>
        <w:rPr>
          <w:del w:id="1026" w:author="user" w:date="2023-07-26T12:52:00Z"/>
        </w:rPr>
      </w:pPr>
      <w:del w:id="1027" w:author="user" w:date="2023-07-26T12:52:00Z">
        <w:r w:rsidDel="004B78EF">
          <w:delText>Uses inpaint_nans to do so.</w:delText>
        </w:r>
      </w:del>
    </w:p>
    <w:p w14:paraId="64CC7153" w14:textId="608FA4D9" w:rsidR="00F43914" w:rsidDel="004B78EF" w:rsidRDefault="00082362" w:rsidP="004563CE">
      <w:pPr>
        <w:pStyle w:val="NoSpacing"/>
        <w:bidi w:val="0"/>
        <w:rPr>
          <w:del w:id="1028" w:author="user" w:date="2023-07-26T12:52:00Z"/>
        </w:rPr>
      </w:pPr>
      <w:del w:id="1029" w:author="user" w:date="2023-07-26T12:52:00Z">
        <w:r w:rsidDel="004B78EF">
          <w:rPr>
            <w:b/>
            <w:bCs/>
          </w:rPr>
          <w:delText>Inpaint_nans</w:delText>
        </w:r>
        <w:r w:rsidDel="004B78EF">
          <w:delText>:</w:delText>
        </w:r>
      </w:del>
    </w:p>
    <w:p w14:paraId="472FAB36" w14:textId="72098447" w:rsidR="00F43914" w:rsidDel="004B78EF" w:rsidRDefault="00082362">
      <w:pPr>
        <w:pStyle w:val="NoSpacing"/>
        <w:bidi w:val="0"/>
        <w:rPr>
          <w:del w:id="1030" w:author="user" w:date="2023-07-26T12:52:00Z"/>
        </w:rPr>
      </w:pPr>
      <w:del w:id="1031" w:author="user" w:date="2023-07-26T12:52:00Z">
        <w:r w:rsidDel="004B78EF">
          <w:delText>Written by John D'Errico.</w:delText>
        </w:r>
      </w:del>
    </w:p>
    <w:p w14:paraId="1D8032A8" w14:textId="01E7CEE1" w:rsidR="00F43914" w:rsidDel="004B78EF" w:rsidRDefault="00082362">
      <w:pPr>
        <w:pStyle w:val="NoSpacing"/>
        <w:bidi w:val="0"/>
        <w:rPr>
          <w:del w:id="1032" w:author="user" w:date="2023-07-26T12:52:00Z"/>
        </w:rPr>
      </w:pPr>
      <w:del w:id="1033" w:author="user" w:date="2023-07-26T12:52:00Z">
        <w:r w:rsidDel="004B78EF">
          <w:delText>Citation:</w:delText>
        </w:r>
      </w:del>
    </w:p>
    <w:p w14:paraId="1DF14AC1" w14:textId="24BDDE12" w:rsidR="00F43914" w:rsidDel="004B78EF" w:rsidRDefault="00082362">
      <w:pPr>
        <w:pStyle w:val="NoSpacing"/>
        <w:bidi w:val="0"/>
        <w:rPr>
          <w:del w:id="1034" w:author="user" w:date="2023-07-26T12:52:00Z"/>
        </w:rPr>
      </w:pPr>
      <w:del w:id="1035" w:author="user" w:date="2023-07-26T12:52:00Z">
        <w:r w:rsidDel="004B78EF">
          <w:delText>John D'Errico (2022). inpaint_nans (https://www.mathworks.com/matlabcentral/fileexchange/4551-inpaint_nans), MATLAB Central File Exchange. Retrieved February 15, 2022.</w:delText>
        </w:r>
      </w:del>
    </w:p>
    <w:p w14:paraId="68E33FF7" w14:textId="57516D6E" w:rsidR="00F43914" w:rsidDel="004B78EF" w:rsidRDefault="00082362">
      <w:pPr>
        <w:pStyle w:val="NoSpacing"/>
        <w:bidi w:val="0"/>
        <w:rPr>
          <w:del w:id="1036" w:author="user" w:date="2023-07-26T12:52:00Z"/>
        </w:rPr>
      </w:pPr>
      <w:del w:id="1037" w:author="user" w:date="2023-07-26T12:52:00Z">
        <w:r w:rsidDel="004B78EF">
          <w:delText>Is a</w:delText>
        </w:r>
      </w:del>
      <w:ins w:id="1038" w:author="Unknown Author" w:date="2023-07-18T12:14:00Z">
        <w:del w:id="1039" w:author="user" w:date="2023-07-26T12:52:00Z">
          <w:r w:rsidDel="004B78EF">
            <w:delText>n</w:delText>
          </w:r>
        </w:del>
      </w:ins>
      <w:del w:id="1040" w:author="user" w:date="2023-07-26T12:52:00Z">
        <w:r w:rsidDel="004B78EF">
          <w:delText xml:space="preserve"> advanced method for interpolating trajectory data while keeping the dynamic information of the reach.</w:delText>
        </w:r>
      </w:del>
    </w:p>
    <w:p w14:paraId="5FCCADC6" w14:textId="63EF9482" w:rsidR="00F43914" w:rsidDel="004B78EF" w:rsidRDefault="00082362">
      <w:pPr>
        <w:pStyle w:val="NoSpacing"/>
        <w:bidi w:val="0"/>
        <w:rPr>
          <w:del w:id="1041" w:author="user" w:date="2023-07-26T12:52:00Z"/>
          <w:rFonts w:ascii="Arial" w:hAnsi="Arial" w:cs="Arial"/>
          <w:color w:val="222222"/>
          <w:sz w:val="12"/>
          <w:szCs w:val="12"/>
          <w:highlight w:val="white"/>
        </w:rPr>
      </w:pPr>
      <w:del w:id="1042" w:author="user" w:date="2023-07-26T12:52:00Z">
        <w:r w:rsidDel="004B78EF">
          <w:delText xml:space="preserve">Was used by </w:delText>
        </w:r>
        <w:r w:rsidDel="004B78EF">
          <w:rPr>
            <w:color w:val="222222"/>
            <w:shd w:val="clear" w:color="auto" w:fill="FFFFFF"/>
            <w:rPrChange w:id="1043" w:author="Unknown Author" w:date="2023-07-18T12:15:00Z">
              <w:rPr/>
            </w:rPrChange>
          </w:rPr>
          <w:delText>Gallivan, J. P., &amp; Chapman, C. S. (2014). Three-dimensional reach trajectories</w:delText>
        </w:r>
      </w:del>
    </w:p>
    <w:p w14:paraId="4DDA742B" w14:textId="05A8F467" w:rsidR="00F43914" w:rsidDel="004B78EF" w:rsidRDefault="4E1323F8">
      <w:pPr>
        <w:pStyle w:val="Heading4"/>
        <w:bidi w:val="0"/>
        <w:rPr>
          <w:del w:id="1044" w:author="user" w:date="2023-07-26T12:52:00Z"/>
        </w:rPr>
        <w:pPrChange w:id="1045" w:author="user" w:date="2023-07-26T10:00:00Z">
          <w:pPr>
            <w:pStyle w:val="Heading4"/>
          </w:pPr>
        </w:pPrChange>
      </w:pPr>
      <w:del w:id="1046" w:author="user" w:date="2023-07-26T12:52:00Z">
        <w:r w:rsidDel="004B78EF">
          <w:delText>Filter Trajectory</w:delText>
        </w:r>
      </w:del>
    </w:p>
    <w:p w14:paraId="101B7995" w14:textId="5CDCFE3D" w:rsidR="00F43914" w:rsidDel="004B78EF" w:rsidRDefault="00082362">
      <w:pPr>
        <w:pStyle w:val="NoSpacing"/>
        <w:bidi w:val="0"/>
        <w:rPr>
          <w:del w:id="1047" w:author="user" w:date="2023-07-26T12:52:00Z"/>
        </w:rPr>
      </w:pPr>
      <w:del w:id="1048" w:author="user" w:date="2023-07-26T12:52:00Z">
        <w:r w:rsidDel="004B78EF">
          <w:delText>Applies only to trajectories that have more than 1 sample.</w:delText>
        </w:r>
      </w:del>
    </w:p>
    <w:p w14:paraId="5838F087" w14:textId="20B99ADA" w:rsidR="00F43914" w:rsidDel="004B78EF" w:rsidRDefault="00082362">
      <w:pPr>
        <w:pStyle w:val="NoSpacing"/>
        <w:bidi w:val="0"/>
        <w:rPr>
          <w:del w:id="1049" w:author="user" w:date="2023-07-26T12:52:00Z"/>
        </w:rPr>
      </w:pPr>
      <w:del w:id="1050" w:author="user" w:date="2023-07-26T12:52:00Z">
        <w:r w:rsidDel="004B78EF">
          <w:delText>Apply low pass butter worth filter of 2</w:delText>
        </w:r>
        <w:r w:rsidDel="004B78EF">
          <w:rPr>
            <w:vertAlign w:val="superscript"/>
          </w:rPr>
          <w:delText>nd</w:delText>
        </w:r>
        <w:r w:rsidDel="004B78EF">
          <w:delText xml:space="preserve"> order with cutoff at 8Hz on each axis separately to clean any noise in the recording.</w:delText>
        </w:r>
      </w:del>
    </w:p>
    <w:p w14:paraId="616EA9B0" w14:textId="4ECBFF22" w:rsidR="00F43914" w:rsidDel="004B78EF" w:rsidRDefault="00082362">
      <w:pPr>
        <w:pStyle w:val="NoSpacing"/>
        <w:bidi w:val="0"/>
        <w:rPr>
          <w:del w:id="1051" w:author="user" w:date="2023-07-26T12:52:00Z"/>
        </w:rPr>
      </w:pPr>
      <w:del w:id="1052" w:author="user" w:date="2023-07-26T12:52:00Z">
        <w:r w:rsidDel="004B78EF">
          <w:delText xml:space="preserve">Since the noise is canceled, we can later </w:delText>
        </w:r>
      </w:del>
      <w:ins w:id="1053" w:author="Unknown Author" w:date="2023-07-23T09:34:00Z">
        <w:del w:id="1054" w:author="user" w:date="2023-07-26T12:52:00Z">
          <w:r w:rsidDel="004B78EF">
            <w:delText>over-fit</w:delText>
          </w:r>
        </w:del>
      </w:ins>
      <w:del w:id="1055" w:author="user" w:date="2023-07-26T12:52:00Z">
        <w:r w:rsidDel="004B78EF">
          <w:delText>overfit the data without concern for capturing noise with our fit (</w:delText>
        </w:r>
        <w:bookmarkStart w:id="1056" w:name="__DdeLink__2740_2279805130"/>
        <w:r w:rsidDel="004B78EF">
          <w:delText>Using Functional Data Analysis_v1_april2011</w:delText>
        </w:r>
        <w:bookmarkEnd w:id="1056"/>
        <w:r w:rsidDel="004B78EF">
          <w:delText>).</w:delText>
        </w:r>
      </w:del>
    </w:p>
    <w:p w14:paraId="26577D76" w14:textId="5823A5BE" w:rsidR="00F43914" w:rsidDel="004B78EF" w:rsidRDefault="4E1323F8">
      <w:pPr>
        <w:pStyle w:val="Heading4"/>
        <w:bidi w:val="0"/>
        <w:rPr>
          <w:del w:id="1057" w:author="user" w:date="2023-07-26T12:52:00Z"/>
        </w:rPr>
        <w:pPrChange w:id="1058" w:author="user" w:date="2023-07-26T10:00:00Z">
          <w:pPr>
            <w:pStyle w:val="Heading4"/>
          </w:pPr>
        </w:pPrChange>
      </w:pPr>
      <w:del w:id="1059" w:author="user" w:date="2023-07-26T12:52:00Z">
        <w:r w:rsidDel="004B78EF">
          <w:delText>Set Origin</w:delText>
        </w:r>
      </w:del>
    </w:p>
    <w:p w14:paraId="49732D7C" w14:textId="2522453C" w:rsidR="00F43914" w:rsidDel="004B78EF" w:rsidRDefault="00082362" w:rsidP="00BE5CFA">
      <w:pPr>
        <w:pStyle w:val="NoSpacing"/>
        <w:bidi w:val="0"/>
        <w:rPr>
          <w:del w:id="1060" w:author="user" w:date="2023-07-26T12:52:00Z"/>
        </w:rPr>
      </w:pPr>
      <w:del w:id="1061" w:author="user" w:date="2023-07-26T12:52:00Z">
        <w:r w:rsidDel="004B78EF">
          <w:delText xml:space="preserve">Set the first sample in each trial as the axes origin by </w:delText>
        </w:r>
      </w:del>
      <w:del w:id="1062" w:author="user" w:date="2023-07-26T10:04:00Z">
        <w:r w:rsidDel="000074EB">
          <w:delText xml:space="preserve">reducing </w:delText>
        </w:r>
      </w:del>
      <w:del w:id="1063" w:author="user" w:date="2023-07-26T12:52:00Z">
        <w:r w:rsidDel="004B78EF">
          <w:delText>it from each sample.</w:delText>
        </w:r>
      </w:del>
    </w:p>
    <w:p w14:paraId="067E4DEC" w14:textId="41FB8C09" w:rsidR="00F43914" w:rsidDel="004B78EF" w:rsidRDefault="00082362">
      <w:pPr>
        <w:pStyle w:val="NoSpacing"/>
        <w:bidi w:val="0"/>
        <w:rPr>
          <w:del w:id="1064" w:author="user" w:date="2023-07-26T12:52:00Z"/>
        </w:rPr>
      </w:pPr>
      <w:del w:id="1065" w:author="user" w:date="2023-07-26T12:52:00Z">
        <w:r w:rsidDel="004B78EF">
          <w:delText>Set the time of the first sample in each trial as t=0 by reducing it from each sample.</w:delText>
        </w:r>
      </w:del>
      <w:ins w:id="1066" w:author="Unknown Author" w:date="2023-07-23T09:41:00Z">
        <w:del w:id="1067" w:author="user" w:date="2023-07-26T12:52:00Z">
          <w:r w:rsidDel="004B78EF">
            <w:delText>.</w:delText>
          </w:r>
        </w:del>
      </w:ins>
    </w:p>
    <w:p w14:paraId="3B33E793" w14:textId="0599C079" w:rsidR="00F43914" w:rsidDel="004B78EF" w:rsidRDefault="4E1323F8">
      <w:pPr>
        <w:pStyle w:val="Heading4"/>
        <w:bidi w:val="0"/>
        <w:rPr>
          <w:del w:id="1068" w:author="user" w:date="2023-07-26T12:52:00Z"/>
        </w:rPr>
        <w:pPrChange w:id="1069" w:author="user" w:date="2023-07-26T10:00:00Z">
          <w:pPr>
            <w:pStyle w:val="Heading4"/>
          </w:pPr>
        </w:pPrChange>
      </w:pPr>
      <w:del w:id="1070" w:author="user" w:date="2023-07-26T12:52:00Z">
        <w:r w:rsidDel="004B78EF">
          <w:delText>Trim Onset Offset</w:delText>
        </w:r>
      </w:del>
    </w:p>
    <w:p w14:paraId="2D0ACACE" w14:textId="725E7377" w:rsidR="00F43914" w:rsidDel="004B78EF" w:rsidRDefault="00082362">
      <w:pPr>
        <w:pStyle w:val="NoSpacing"/>
        <w:bidi w:val="0"/>
        <w:rPr>
          <w:del w:id="1071" w:author="user" w:date="2023-07-26T12:52:00Z"/>
        </w:rPr>
      </w:pPr>
      <w:del w:id="1072" w:author="user" w:date="2023-07-26T12:52:00Z">
        <w:r w:rsidDel="004B78EF">
          <w:delText>Applies only to trajectories that have more than 1 sample.</w:delText>
        </w:r>
      </w:del>
    </w:p>
    <w:p w14:paraId="7E1F5C9D" w14:textId="2A30076E" w:rsidR="00F43914" w:rsidDel="004B78EF" w:rsidRDefault="00082362">
      <w:pPr>
        <w:pStyle w:val="NoSpacing"/>
        <w:bidi w:val="0"/>
        <w:rPr>
          <w:del w:id="1073" w:author="user" w:date="2023-07-26T12:52:00Z"/>
        </w:rPr>
      </w:pPr>
      <w:del w:id="1074" w:author="user" w:date="2023-07-26T12:52:00Z">
        <w:r w:rsidDel="004B78EF">
          <w:delText>Compute velocity and apply low pass butter worth filter of 2</w:delText>
        </w:r>
        <w:r w:rsidDel="004B78EF">
          <w:rPr>
            <w:vertAlign w:val="superscript"/>
          </w:rPr>
          <w:delText>nd</w:delText>
        </w:r>
        <w:r w:rsidDel="004B78EF">
          <w:delText xml:space="preserve"> order to it with a 10Hz cutoff.</w:delText>
        </w:r>
      </w:del>
    </w:p>
    <w:p w14:paraId="5C50927D" w14:textId="1960F78A" w:rsidR="00F43914" w:rsidDel="004B78EF" w:rsidRDefault="00082362">
      <w:pPr>
        <w:pStyle w:val="NoSpacing"/>
        <w:bidi w:val="0"/>
        <w:rPr>
          <w:del w:id="1075" w:author="user" w:date="2023-07-26T12:52:00Z"/>
          <w:b/>
          <w:bCs/>
        </w:rPr>
      </w:pPr>
      <w:del w:id="1076" w:author="user" w:date="2023-07-26T12:52:00Z">
        <w:r w:rsidDel="004B78EF">
          <w:rPr>
            <w:b/>
            <w:bCs/>
          </w:rPr>
          <w:delText>GetOnset:</w:delText>
        </w:r>
      </w:del>
    </w:p>
    <w:p w14:paraId="2F2CC1F4" w14:textId="18740CC4" w:rsidR="00F43914" w:rsidDel="004B78EF" w:rsidRDefault="00082362">
      <w:pPr>
        <w:pStyle w:val="NoSpacing"/>
        <w:bidi w:val="0"/>
        <w:rPr>
          <w:del w:id="1077" w:author="user" w:date="2023-07-26T12:52:00Z"/>
        </w:rPr>
      </w:pPr>
      <w:del w:id="1078" w:author="user" w:date="2023-07-26T12:52:00Z">
        <w:r w:rsidDel="004B78EF">
          <w:delText>Trim trajectory to the first sample in which the 3 consecutive samples had a velocity greater than 2mm</w:delText>
        </w:r>
      </w:del>
      <w:ins w:id="1079" w:author="Unknown Author" w:date="2023-07-23T09:47:00Z">
        <w:del w:id="1080" w:author="user" w:date="2023-07-26T12:52:00Z">
          <w:r w:rsidDel="004B78EF">
            <w:delText>cm</w:delText>
          </w:r>
        </w:del>
      </w:ins>
      <w:del w:id="1081" w:author="user" w:date="2023-07-26T12:52:00Z">
        <w:r w:rsidDel="004B78EF">
          <w:delText>/s and a total acceleration greater than 2mm</w:delText>
        </w:r>
      </w:del>
      <w:ins w:id="1082" w:author="Unknown Author" w:date="2023-07-23T09:47:00Z">
        <w:del w:id="1083" w:author="user" w:date="2023-07-26T12:52:00Z">
          <w:r w:rsidDel="004B78EF">
            <w:delText>cm</w:delText>
          </w:r>
        </w:del>
      </w:ins>
      <w:del w:id="1084" w:author="user" w:date="2023-07-26T12:52:00Z">
        <w:r w:rsidDel="004B78EF">
          <w:delText>/s^2.</w:delText>
        </w:r>
      </w:del>
    </w:p>
    <w:p w14:paraId="7DCE262C" w14:textId="0DB88801" w:rsidR="00F43914" w:rsidDel="004B78EF" w:rsidRDefault="00082362">
      <w:pPr>
        <w:pStyle w:val="NoSpacing"/>
        <w:bidi w:val="0"/>
        <w:rPr>
          <w:del w:id="1085" w:author="user" w:date="2023-07-26T12:52:00Z"/>
          <w:b/>
          <w:bCs/>
        </w:rPr>
      </w:pPr>
      <w:del w:id="1086" w:author="user" w:date="2023-07-26T12:52:00Z">
        <w:r w:rsidDel="004B78EF">
          <w:rPr>
            <w:b/>
            <w:bCs/>
          </w:rPr>
          <w:delText>GetOffset:</w:delText>
        </w:r>
      </w:del>
    </w:p>
    <w:p w14:paraId="0BE90946" w14:textId="5319129A" w:rsidR="00F43914" w:rsidDel="004B78EF" w:rsidRDefault="00082362">
      <w:pPr>
        <w:pStyle w:val="NoSpacing"/>
        <w:bidi w:val="0"/>
        <w:rPr>
          <w:del w:id="1087" w:author="user" w:date="2023-07-26T12:52:00Z"/>
        </w:rPr>
      </w:pPr>
      <w:del w:id="1088" w:author="user" w:date="2023-07-26T12:52:00Z">
        <w:r w:rsidDel="004B78EF">
          <w:delText>Trim trajectory ending as the point closest to the screen.</w:delText>
        </w:r>
      </w:del>
    </w:p>
    <w:p w14:paraId="5BF59B14" w14:textId="3E1DA192" w:rsidR="00F43914" w:rsidDel="004B78EF" w:rsidRDefault="4E1323F8">
      <w:pPr>
        <w:pStyle w:val="Heading4"/>
        <w:bidi w:val="0"/>
        <w:rPr>
          <w:del w:id="1089" w:author="user" w:date="2023-07-26T12:52:00Z"/>
        </w:rPr>
        <w:pPrChange w:id="1090" w:author="user" w:date="2023-07-26T10:00:00Z">
          <w:pPr>
            <w:pStyle w:val="Heading4"/>
          </w:pPr>
        </w:pPrChange>
      </w:pPr>
      <w:del w:id="1091" w:author="user" w:date="2023-07-26T12:52:00Z">
        <w:r w:rsidDel="004B78EF">
          <w:delText>Normalize</w:delText>
        </w:r>
      </w:del>
      <w:ins w:id="1092" w:author="Unknown Author" w:date="2023-07-23T09:50:00Z">
        <w:del w:id="1093" w:author="user" w:date="2023-07-26T12:52:00Z">
          <w:r w:rsidDel="004B78EF">
            <w:delText>_trajs</w:delText>
          </w:r>
        </w:del>
      </w:ins>
    </w:p>
    <w:p w14:paraId="1E72BFDB" w14:textId="1364E688" w:rsidR="00F43914" w:rsidDel="004B78EF" w:rsidRDefault="00082362">
      <w:pPr>
        <w:pStyle w:val="NoSpacing"/>
        <w:bidi w:val="0"/>
        <w:rPr>
          <w:del w:id="1094" w:author="user" w:date="2023-07-26T12:52:00Z"/>
        </w:rPr>
      </w:pPr>
      <w:del w:id="1095" w:author="user" w:date="2023-07-26T12:52:00Z">
        <w:r w:rsidDel="004B78EF">
          <w:delText>We wish t</w:delText>
        </w:r>
      </w:del>
      <w:ins w:id="1096" w:author="Unknown Author" w:date="2023-07-23T09:49:00Z">
        <w:del w:id="1097" w:author="user" w:date="2023-07-26T12:52:00Z">
          <w:r w:rsidDel="004B78EF">
            <w:delText>T</w:delText>
          </w:r>
        </w:del>
      </w:ins>
      <w:del w:id="1098" w:author="user" w:date="2023-07-26T12:52:00Z">
        <w:r w:rsidDel="004B78EF">
          <w:delText>o compare the X coordinates between trials.</w:delText>
        </w:r>
      </w:del>
      <w:ins w:id="1099" w:author="Unknown Author" w:date="2023-07-23T09:49:00Z">
        <w:del w:id="1100" w:author="user" w:date="2023-07-26T12:52:00Z">
          <w:r w:rsidDel="004B78EF">
            <w:delText>,</w:delText>
          </w:r>
        </w:del>
      </w:ins>
      <w:del w:id="1101" w:author="user" w:date="2023-07-26T12:52:00Z">
        <w:r w:rsidDel="004B78EF">
          <w:delText xml:space="preserve"> To do so the Z </w:delText>
        </w:r>
      </w:del>
      <w:ins w:id="1102" w:author="Unknown Author" w:date="2023-07-23T09:49:00Z">
        <w:del w:id="1103" w:author="user" w:date="2023-07-26T12:52:00Z">
          <w:r w:rsidDel="004B78EF">
            <w:delText>coordinates</w:delText>
          </w:r>
        </w:del>
      </w:ins>
      <w:del w:id="1104" w:author="user" w:date="2023-07-26T12:52:00Z">
        <w:r w:rsidDel="004B78EF">
          <w:delText>index must be equal between trials.</w:delText>
        </w:r>
      </w:del>
    </w:p>
    <w:p w14:paraId="7C4632BE" w14:textId="0C005441" w:rsidR="00F43914" w:rsidDel="000074EB" w:rsidRDefault="00082362">
      <w:pPr>
        <w:pStyle w:val="NoSpacing"/>
        <w:bidi w:val="0"/>
        <w:rPr>
          <w:del w:id="1105" w:author="user" w:date="2023-07-26T10:08:00Z"/>
        </w:rPr>
      </w:pPr>
      <w:ins w:id="1106" w:author="Unknown Author" w:date="2023-07-23T09:49:00Z">
        <w:del w:id="1107" w:author="user" w:date="2023-07-26T10:08:00Z">
          <w:r w:rsidDel="000074EB">
            <w:delText xml:space="preserve"> </w:delText>
          </w:r>
        </w:del>
      </w:ins>
      <w:del w:id="1108" w:author="user" w:date="2023-07-26T12:52:00Z">
        <w:r w:rsidDel="004B78EF">
          <w:delText>We a</w:delText>
        </w:r>
      </w:del>
      <w:ins w:id="1109" w:author="Unknown Author" w:date="2023-07-23T09:49:00Z">
        <w:del w:id="1110" w:author="user" w:date="2023-07-26T12:52:00Z">
          <w:r w:rsidDel="004B78EF">
            <w:delText>A</w:delText>
          </w:r>
        </w:del>
      </w:ins>
      <w:del w:id="1111" w:author="user" w:date="2023-07-26T12:52:00Z">
        <w:r w:rsidDel="004B78EF">
          <w:delText>chieve that by fitting a function to the data and extracting 200 points that are equally spaced along the Z trajectory.</w:delText>
        </w:r>
      </w:del>
    </w:p>
    <w:p w14:paraId="29D6B04F" w14:textId="77777777" w:rsidR="00F43914" w:rsidDel="000074EB" w:rsidRDefault="00082362">
      <w:pPr>
        <w:pStyle w:val="NoSpacing"/>
        <w:bidi w:val="0"/>
        <w:rPr>
          <w:del w:id="1112" w:author="user" w:date="2023-07-26T10:08:00Z"/>
        </w:rPr>
      </w:pPr>
      <w:del w:id="1113" w:author="user" w:date="2023-07-26T10:08:00Z">
        <w:r w:rsidDel="000074EB">
          <w:delText xml:space="preserve"> </w:delText>
        </w:r>
      </w:del>
    </w:p>
    <w:p w14:paraId="3E50633B" w14:textId="1CDBC9AF" w:rsidR="00F43914" w:rsidDel="004B78EF" w:rsidRDefault="00082362" w:rsidP="00BE5CFA">
      <w:pPr>
        <w:pStyle w:val="NoSpacing"/>
        <w:bidi w:val="0"/>
        <w:rPr>
          <w:del w:id="1114" w:author="user" w:date="2023-07-26T12:52:00Z"/>
        </w:rPr>
      </w:pPr>
      <w:del w:id="1115" w:author="user" w:date="2023-07-26T12:52:00Z">
        <w:r w:rsidDel="004B78EF">
          <w:delText>Applies only to trajectories that have more than 2 samples.</w:delText>
        </w:r>
      </w:del>
    </w:p>
    <w:p w14:paraId="1AEAD67D" w14:textId="1B0D1D94" w:rsidR="00F43914" w:rsidDel="004B78EF" w:rsidRDefault="00082362">
      <w:pPr>
        <w:pStyle w:val="NoSpacing"/>
        <w:bidi w:val="0"/>
        <w:rPr>
          <w:del w:id="1116" w:author="user" w:date="2023-07-26T12:52:00Z"/>
        </w:rPr>
      </w:pPr>
      <w:ins w:id="1117" w:author="Unknown Author" w:date="2023-07-23T09:54:00Z">
        <w:del w:id="1118" w:author="user" w:date="2023-07-26T12:52:00Z">
          <w:r w:rsidDel="004B78EF">
            <w:delText>T</w:delText>
          </w:r>
        </w:del>
      </w:ins>
      <w:del w:id="1119" w:author="user" w:date="2023-07-26T12:52:00Z">
        <w:r w:rsidDel="004B78EF">
          <w:delText>oNormalize</w:delText>
        </w:r>
      </w:del>
      <w:ins w:id="1120" w:author="Unknown Author" w:date="2023-07-23T09:54:00Z">
        <w:del w:id="1121" w:author="user" w:date="2023-07-26T12:52:00Z">
          <w:r w:rsidDel="004B78EF">
            <w:delText xml:space="preserve"> –</w:delText>
          </w:r>
        </w:del>
      </w:ins>
      <w:del w:id="1122" w:author="user" w:date="2023-07-26T12:52:00Z">
        <w:r w:rsidDel="004B78EF">
          <w:delText xml:space="preserve"> = I think this is the </w:delText>
        </w:r>
      </w:del>
      <w:ins w:id="1123" w:author="Unknown Author" w:date="2023-07-23T09:55:00Z">
        <w:del w:id="1124" w:author="user" w:date="2023-07-26T12:52:00Z">
          <w:r w:rsidDel="004B78EF">
            <w:delText xml:space="preserve">Number of the </w:delText>
          </w:r>
        </w:del>
      </w:ins>
      <w:ins w:id="1125" w:author="Unknown Author" w:date="2023-07-23T09:54:00Z">
        <w:del w:id="1126" w:author="user" w:date="2023-07-26T12:52:00Z">
          <w:r w:rsidDel="004B78EF">
            <w:delText xml:space="preserve">Motive </w:delText>
          </w:r>
        </w:del>
      </w:ins>
      <w:del w:id="1127" w:author="user" w:date="2023-07-26T12:52:00Z">
        <w:r w:rsidDel="004B78EF">
          <w:delText xml:space="preserve">marker you </w:delText>
        </w:r>
      </w:del>
      <w:ins w:id="1128" w:author="Unknown Author" w:date="2023-07-23T09:54:00Z">
        <w:del w:id="1129" w:author="user" w:date="2023-07-26T12:52:00Z">
          <w:r w:rsidDel="004B78EF">
            <w:delText>used to track the movement</w:delText>
          </w:r>
        </w:del>
      </w:ins>
      <w:ins w:id="1130" w:author="Unknown Author" w:date="2023-07-23T09:55:00Z">
        <w:del w:id="1131" w:author="user" w:date="2023-07-26T12:52:00Z">
          <w:r w:rsidDel="004B78EF">
            <w:delText>.</w:delText>
          </w:r>
        </w:del>
      </w:ins>
      <w:del w:id="1132" w:author="user" w:date="2023-07-26T12:52:00Z">
        <w:r w:rsidDel="004B78EF">
          <w:delText>wish to normalize (it is an input to the normalization function).</w:delText>
        </w:r>
      </w:del>
    </w:p>
    <w:p w14:paraId="36624037" w14:textId="31EE08EE" w:rsidR="00F43914" w:rsidDel="004B78EF" w:rsidRDefault="00082362">
      <w:pPr>
        <w:pStyle w:val="NoSpacing"/>
        <w:bidi w:val="0"/>
        <w:rPr>
          <w:del w:id="1133" w:author="user" w:date="2023-07-26T12:52:00Z"/>
          <w:b/>
          <w:bCs/>
        </w:rPr>
      </w:pPr>
      <w:ins w:id="1134" w:author="Unknown Author" w:date="2023-07-23T09:55:00Z">
        <w:del w:id="1135" w:author="user" w:date="2023-07-26T12:52:00Z">
          <w:r w:rsidDel="004B78EF">
            <w:rPr>
              <w:b/>
              <w:bCs/>
            </w:rPr>
            <w:delText>General information about B-spline:</w:delText>
          </w:r>
        </w:del>
      </w:ins>
    </w:p>
    <w:p w14:paraId="2C8F7DDD" w14:textId="72BF7B7A" w:rsidR="00F43914" w:rsidDel="004B78EF" w:rsidRDefault="00082362">
      <w:pPr>
        <w:pStyle w:val="NoSpacing"/>
        <w:bidi w:val="0"/>
        <w:rPr>
          <w:del w:id="1136" w:author="user" w:date="2023-07-26T12:52:00Z"/>
        </w:rPr>
      </w:pPr>
      <w:del w:id="1137" w:author="user" w:date="2023-07-26T12:52:00Z">
        <w:r w:rsidDel="004B78EF">
          <w:rPr>
            <w:b/>
            <w:bCs/>
          </w:rPr>
          <w:delText xml:space="preserve">B-spline – </w:delText>
        </w:r>
        <w:r w:rsidDel="004B78EF">
          <w:delText>is a</w:delText>
        </w:r>
      </w:del>
      <w:ins w:id="1138" w:author="Unknown Author" w:date="2023-07-23T09:55:00Z">
        <w:del w:id="1139" w:author="user" w:date="2023-07-26T12:52:00Z">
          <w:r w:rsidDel="004B78EF">
            <w:delText>A</w:delText>
          </w:r>
        </w:del>
      </w:ins>
      <w:del w:id="1140" w:author="user" w:date="2023-07-26T12:52:00Z">
        <w:r w:rsidDel="004B78EF">
          <w:delText xml:space="preserve"> function composed of sections (splines), each section is a separate polynomial function.</w:delText>
        </w:r>
      </w:del>
    </w:p>
    <w:p w14:paraId="31239FAD" w14:textId="55156445" w:rsidR="00F43914" w:rsidDel="004B78EF" w:rsidRDefault="00082362">
      <w:pPr>
        <w:pStyle w:val="NoSpacing"/>
        <w:bidi w:val="0"/>
        <w:rPr>
          <w:del w:id="1141" w:author="user" w:date="2023-07-26T12:52:00Z"/>
        </w:rPr>
      </w:pPr>
      <w:del w:id="1142" w:author="user" w:date="2023-07-26T12:52:00Z">
        <w:r w:rsidDel="004B78EF">
          <w:delText>Degree – the highest order of the polynomials.</w:delText>
        </w:r>
      </w:del>
    </w:p>
    <w:p w14:paraId="4ABA359A" w14:textId="23DF1B2F" w:rsidR="00F43914" w:rsidDel="004B78EF" w:rsidRDefault="00082362">
      <w:pPr>
        <w:pStyle w:val="NoSpacing"/>
        <w:bidi w:val="0"/>
        <w:rPr>
          <w:del w:id="1143" w:author="user" w:date="2023-07-26T12:52:00Z"/>
        </w:rPr>
      </w:pPr>
      <w:del w:id="1144" w:author="user" w:date="2023-07-26T12:52:00Z">
        <w:r w:rsidDel="004B78EF">
          <w:delText>Knot – the point where two splines connect.</w:delText>
        </w:r>
      </w:del>
    </w:p>
    <w:p w14:paraId="08B670FE" w14:textId="67B3D3D6" w:rsidR="00F43914" w:rsidDel="004B78EF" w:rsidRDefault="00082362">
      <w:pPr>
        <w:pStyle w:val="NoSpacing"/>
        <w:bidi w:val="0"/>
        <w:rPr>
          <w:del w:id="1145" w:author="user" w:date="2023-07-26T12:52:00Z"/>
        </w:rPr>
      </w:pPr>
      <w:del w:id="1146" w:author="user" w:date="2023-07-26T12:52:00Z">
        <w:r w:rsidDel="004B78EF">
          <w:tab/>
          <w:delText>Knots = coefficients + degree.</w:delText>
        </w:r>
      </w:del>
    </w:p>
    <w:p w14:paraId="6E7A755C" w14:textId="47196D12" w:rsidR="00F43914" w:rsidDel="004B78EF" w:rsidRDefault="00082362">
      <w:pPr>
        <w:pStyle w:val="NoSpacing"/>
        <w:bidi w:val="0"/>
        <w:rPr>
          <w:del w:id="1147" w:author="user" w:date="2023-07-26T12:52:00Z"/>
        </w:rPr>
      </w:pPr>
      <w:del w:id="1148" w:author="user" w:date="2023-07-26T12:52:00Z">
        <w:r w:rsidDel="004B78EF">
          <w:delText>B – basis functions. A list of functions that are used to create each of the spline functions.</w:delText>
        </w:r>
      </w:del>
    </w:p>
    <w:p w14:paraId="663D8BDD" w14:textId="46F09113" w:rsidR="00F43914" w:rsidDel="004B78EF" w:rsidRDefault="00082362">
      <w:pPr>
        <w:pStyle w:val="NoSpacing"/>
        <w:bidi w:val="0"/>
        <w:rPr>
          <w:del w:id="1149" w:author="user" w:date="2023-07-26T12:52:00Z"/>
        </w:rPr>
      </w:pPr>
      <w:del w:id="1150" w:author="user" w:date="2023-07-26T12:52:00Z">
        <w:r w:rsidDel="004B78EF">
          <w:delText>Cubic spline – spline function where all the polynomials are of the 3</w:delText>
        </w:r>
        <w:r w:rsidDel="004B78EF">
          <w:rPr>
            <w:vertAlign w:val="superscript"/>
          </w:rPr>
          <w:delText>rd</w:delText>
        </w:r>
        <w:r w:rsidDel="004B78EF">
          <w:delText xml:space="preserve"> degree.</w:delText>
        </w:r>
      </w:del>
    </w:p>
    <w:p w14:paraId="2D9DF284" w14:textId="285C5C1F" w:rsidR="00F43914" w:rsidDel="004B78EF" w:rsidRDefault="00082362">
      <w:pPr>
        <w:pStyle w:val="NoSpacing"/>
        <w:bidi w:val="0"/>
        <w:rPr>
          <w:del w:id="1151" w:author="user" w:date="2023-07-26T12:52:00Z"/>
        </w:rPr>
      </w:pPr>
      <w:del w:id="1152" w:author="user" w:date="2023-07-26T12:52:00Z">
        <w:r w:rsidDel="004B78EF">
          <w:delText>C – Continuity, a property of a spline indicating how smooth it is.</w:delText>
        </w:r>
      </w:del>
    </w:p>
    <w:p w14:paraId="111F8E57" w14:textId="786BA031" w:rsidR="00F43914" w:rsidDel="004B78EF" w:rsidRDefault="00082362">
      <w:pPr>
        <w:pStyle w:val="NoSpacing"/>
        <w:bidi w:val="0"/>
        <w:rPr>
          <w:del w:id="1153" w:author="user" w:date="2023-07-26T12:52:00Z"/>
        </w:rPr>
      </w:pPr>
      <w:del w:id="1154" w:author="user" w:date="2023-07-26T12:52:00Z">
        <w:r w:rsidDel="004B78EF">
          <w:delText>Roughness penalty –</w:delText>
        </w:r>
        <w:r w:rsidDel="004B78EF">
          <w:rPr>
            <w:b/>
            <w:bCs/>
          </w:rPr>
          <w:delText xml:space="preserve"> </w:delText>
        </w:r>
      </w:del>
      <w:ins w:id="1155" w:author="Unknown Author" w:date="2023-07-23T09:57:00Z">
        <w:del w:id="1156" w:author="user" w:date="2023-07-26T12:52:00Z">
          <w:r w:rsidDel="004B78EF">
            <w:rPr>
              <w:b/>
              <w:bCs/>
            </w:rPr>
            <w:delText xml:space="preserve">Used in a “smoothing spline”, and determines </w:delText>
          </w:r>
        </w:del>
      </w:ins>
      <w:ins w:id="1157" w:author="Unknown Author" w:date="2023-07-23T09:58:00Z">
        <w:del w:id="1158" w:author="user" w:date="2023-07-26T12:52:00Z">
          <w:r w:rsidDel="004B78EF">
            <w:rPr>
              <w:b/>
              <w:bCs/>
            </w:rPr>
            <w:delText xml:space="preserve">how smooth (as </w:delText>
          </w:r>
        </w:del>
      </w:ins>
    </w:p>
    <w:p w14:paraId="0DA06C92" w14:textId="151A21CA" w:rsidR="00F43914" w:rsidDel="004B78EF" w:rsidRDefault="00082362">
      <w:pPr>
        <w:pStyle w:val="NoSpacing"/>
        <w:bidi w:val="0"/>
        <w:rPr>
          <w:del w:id="1159" w:author="user" w:date="2023-07-26T12:52:00Z"/>
        </w:rPr>
      </w:pPr>
      <w:ins w:id="1160" w:author="Unknown Author" w:date="2023-07-23T09:58:00Z">
        <w:del w:id="1161" w:author="user" w:date="2023-07-26T12:52:00Z">
          <w:r w:rsidDel="004B78EF">
            <w:rPr>
              <w:b/>
              <w:bCs/>
            </w:rPr>
            <w:tab/>
          </w:r>
          <w:r w:rsidDel="004B78EF">
            <w:rPr>
              <w:b/>
              <w:bCs/>
            </w:rPr>
            <w:tab/>
          </w:r>
          <w:r w:rsidDel="004B78EF">
            <w:rPr>
              <w:b/>
              <w:bCs/>
            </w:rPr>
            <w:tab/>
          </w:r>
          <w:r w:rsidDel="004B78EF">
            <w:rPr>
              <w:b/>
              <w:bCs/>
            </w:rPr>
            <w:tab/>
            <w:delText>opposed to over-fit) will the spline be.</w:delText>
          </w:r>
        </w:del>
      </w:ins>
      <w:del w:id="1162" w:author="user" w:date="2023-07-26T12:52:00Z">
        <w:r w:rsidDel="004B78EF">
          <w:rPr>
            <w:b/>
            <w:bCs/>
          </w:rPr>
          <w:delText>A parameter that is added to the spline function and d</w:delText>
        </w:r>
        <w:r w:rsidDel="004B78EF">
          <w:delText xml:space="preserve">etermines how </w:delText>
        </w:r>
      </w:del>
    </w:p>
    <w:p w14:paraId="3A9AD5A0" w14:textId="5738568C" w:rsidR="00F43914" w:rsidDel="004B78EF" w:rsidRDefault="00082362">
      <w:pPr>
        <w:pStyle w:val="NoSpacing"/>
        <w:bidi w:val="0"/>
        <w:ind w:left="1440" w:firstLine="720"/>
        <w:rPr>
          <w:del w:id="1163" w:author="user" w:date="2023-07-26T12:52:00Z"/>
        </w:rPr>
      </w:pPr>
      <w:del w:id="1164" w:author="user" w:date="2023-07-26T12:52:00Z">
        <w:r w:rsidDel="004B78EF">
          <w:delText>much emphasis to put on smoothness (as opposed to overfitting the data).</w:delText>
        </w:r>
      </w:del>
    </w:p>
    <w:p w14:paraId="0FFF021D" w14:textId="6CD8F180" w:rsidR="00F43914" w:rsidDel="004B78EF" w:rsidRDefault="00082362">
      <w:pPr>
        <w:pStyle w:val="NoSpacing"/>
        <w:bidi w:val="0"/>
        <w:rPr>
          <w:del w:id="1165" w:author="user" w:date="2023-07-26T12:52:00Z"/>
        </w:rPr>
      </w:pPr>
      <w:del w:id="1166" w:author="user" w:date="2023-07-26T12:52:00Z">
        <w:r w:rsidDel="004B78EF">
          <w:delText>This type of spline is called a "Smoothing spline".</w:delText>
        </w:r>
      </w:del>
    </w:p>
    <w:p w14:paraId="1A9C35FE" w14:textId="286822BF" w:rsidR="00F43914" w:rsidDel="004B78EF" w:rsidRDefault="00082362">
      <w:pPr>
        <w:pStyle w:val="NoSpacing"/>
        <w:bidi w:val="0"/>
        <w:rPr>
          <w:del w:id="1167" w:author="user" w:date="2023-07-26T12:52:00Z"/>
        </w:rPr>
      </w:pPr>
      <w:del w:id="1168" w:author="user" w:date="2023-07-26T12:52:00Z">
        <w:r w:rsidDel="004B78EF">
          <w:delText>Error function (which we try to minimize when fitting the spline):</w:delText>
        </w:r>
      </w:del>
    </w:p>
    <w:p w14:paraId="672A6659" w14:textId="19669057" w:rsidR="00F43914" w:rsidDel="004B78EF" w:rsidRDefault="00082362">
      <w:pPr>
        <w:bidi w:val="0"/>
        <w:ind w:left="1440" w:firstLine="720"/>
        <w:rPr>
          <w:del w:id="1169" w:author="user" w:date="2023-07-26T12:52:00Z"/>
          <w:strike/>
        </w:rPr>
      </w:pPr>
      <w:del w:id="1170" w:author="user" w:date="2023-07-26T12:52:00Z">
        <w:r w:rsidDel="004B78EF">
          <w:rPr>
            <w:noProof/>
          </w:rPr>
          <w:drawing>
            <wp:inline distT="0" distB="0" distL="0" distR="0" wp14:anchorId="29D21276" wp14:editId="07777777">
              <wp:extent cx="2094865" cy="702310"/>
              <wp:effectExtent l="0" t="0" r="0" b="0"/>
              <wp:docPr id="1" name="Picture 4" descr="Text, whiteboa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4" descr="Text, whiteboar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94865" cy="702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EA17079" w14:textId="33604050" w:rsidR="00F43914" w:rsidDel="004B78EF" w:rsidRDefault="00082362">
      <w:pPr>
        <w:bidi w:val="0"/>
        <w:ind w:left="1440" w:firstLine="720"/>
        <w:rPr>
          <w:del w:id="1171" w:author="user" w:date="2023-07-26T12:52:00Z"/>
        </w:rPr>
      </w:pPr>
      <m:oMath>
        <m:r>
          <w:del w:id="1172" w:author="user" w:date="2023-07-26T12:52:00Z">
            <w:rPr>
              <w:rFonts w:ascii="Cambria Math" w:hAnsi="Cambria Math"/>
            </w:rPr>
            <m:t>λ</m:t>
          </w:del>
        </m:r>
      </m:oMath>
      <w:del w:id="1173" w:author="user" w:date="2023-07-26T12:52:00Z">
        <w:r w:rsidDel="004B78EF">
          <w:delText xml:space="preserve"> – penalty factor, determines how much weight will be given to smoothness as </w:delText>
        </w:r>
      </w:del>
      <w:ins w:id="1174" w:author="Unknown Author" w:date="2023-07-23T09:56:00Z">
        <w:del w:id="1175" w:author="user" w:date="2023-07-26T12:52:00Z">
          <w:r w:rsidDel="004B78EF">
            <w:tab/>
          </w:r>
          <w:r w:rsidDel="004B78EF">
            <w:tab/>
          </w:r>
        </w:del>
      </w:ins>
      <w:del w:id="1176" w:author="user" w:date="2023-07-26T12:52:00Z">
        <w:r w:rsidDel="004B78EF">
          <w:delText xml:space="preserve">opposed to </w:delText>
        </w:r>
      </w:del>
    </w:p>
    <w:p w14:paraId="2157FA1F" w14:textId="4897AFEB" w:rsidR="00F43914" w:rsidDel="004B78EF" w:rsidRDefault="00082362">
      <w:pPr>
        <w:bidi w:val="0"/>
        <w:ind w:left="1440" w:firstLine="720"/>
        <w:rPr>
          <w:del w:id="1177" w:author="user" w:date="2023-07-26T12:52:00Z"/>
        </w:rPr>
      </w:pPr>
      <w:del w:id="1178" w:author="user" w:date="2023-07-26T12:52:00Z">
        <w:r w:rsidDel="004B78EF">
          <w:delText>overfitting the data.</w:delText>
        </w:r>
      </w:del>
    </w:p>
    <w:p w14:paraId="0A37501D" w14:textId="29E98277" w:rsidR="00F43914" w:rsidDel="004B78EF" w:rsidRDefault="00082362">
      <w:pPr>
        <w:pStyle w:val="ListParagraph"/>
        <w:bidi w:val="0"/>
        <w:ind w:left="2160"/>
        <w:rPr>
          <w:del w:id="1179" w:author="user" w:date="2023-07-26T12:52:00Z"/>
          <w:strike/>
        </w:rPr>
      </w:pPr>
      <w:del w:id="1180" w:author="user" w:date="2023-07-26T12:52:00Z">
        <w:r w:rsidDel="004B78EF">
          <w:rPr>
            <w:noProof/>
          </w:rPr>
          <w:drawing>
            <wp:inline distT="0" distB="0" distL="0" distR="0" wp14:anchorId="19C77204" wp14:editId="07777777">
              <wp:extent cx="2056130" cy="1287145"/>
              <wp:effectExtent l="0" t="0" r="0" b="0"/>
              <wp:docPr id="2" name="Picture 3" descr="Chart, 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3" descr="Chart, diagra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6130" cy="1287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DAB6C7B" w14:textId="4C916DDC" w:rsidR="00F43914" w:rsidDel="004B78EF" w:rsidRDefault="00F43914">
      <w:pPr>
        <w:pStyle w:val="NoSpacing"/>
        <w:bidi w:val="0"/>
        <w:rPr>
          <w:del w:id="1181" w:author="user" w:date="2023-07-26T12:52:00Z"/>
        </w:rPr>
      </w:pPr>
    </w:p>
    <w:p w14:paraId="45E40D7A" w14:textId="50244A5B" w:rsidR="00F43914" w:rsidDel="004B78EF" w:rsidRDefault="00082362">
      <w:pPr>
        <w:pStyle w:val="NoSpacing"/>
        <w:bidi w:val="0"/>
        <w:rPr>
          <w:del w:id="1182" w:author="user" w:date="2023-07-26T12:52:00Z"/>
        </w:rPr>
      </w:pPr>
      <w:ins w:id="1183" w:author="Unknown Author" w:date="2023-07-23T09:58:00Z">
        <w:del w:id="1184" w:author="user" w:date="2023-07-26T12:52:00Z">
          <w:r w:rsidDel="004B78EF">
            <w:delText xml:space="preserve">For </w:delText>
          </w:r>
        </w:del>
      </w:ins>
      <w:del w:id="1185" w:author="user" w:date="2023-07-26T12:52:00Z">
        <w:r w:rsidDel="004B78EF">
          <w:delText>M</w:delText>
        </w:r>
      </w:del>
      <w:ins w:id="1186" w:author="Unknown Author" w:date="2023-07-23T09:58:00Z">
        <w:del w:id="1187" w:author="user" w:date="2023-07-26T12:52:00Z">
          <w:r w:rsidDel="004B78EF">
            <w:delText>m</w:delText>
          </w:r>
        </w:del>
      </w:ins>
      <w:del w:id="1188" w:author="user" w:date="2023-07-26T12:52:00Z">
        <w:r w:rsidDel="004B78EF">
          <w:delText xml:space="preserve">ore information about </w:delText>
        </w:r>
      </w:del>
      <w:ins w:id="1189" w:author="Unknown Author" w:date="2023-07-23T09:58:00Z">
        <w:del w:id="1190" w:author="user" w:date="2023-07-26T12:52:00Z">
          <w:r w:rsidDel="004B78EF">
            <w:delText xml:space="preserve">the </w:delText>
          </w:r>
        </w:del>
      </w:ins>
      <w:del w:id="1191" w:author="user" w:date="2023-07-26T12:52:00Z">
        <w:r w:rsidDel="004B78EF">
          <w:delText>roughness penalty might be in these links:</w:delText>
        </w:r>
      </w:del>
    </w:p>
    <w:p w14:paraId="63C082C9" w14:textId="2B3841B7" w:rsidR="00F43914" w:rsidDel="004B78EF" w:rsidRDefault="00B37E0D">
      <w:pPr>
        <w:numPr>
          <w:ilvl w:val="0"/>
          <w:numId w:val="10"/>
        </w:numPr>
        <w:bidi w:val="0"/>
        <w:rPr>
          <w:del w:id="1192" w:author="user" w:date="2023-07-26T12:52:00Z"/>
        </w:rPr>
      </w:pPr>
      <w:del w:id="1193" w:author="user" w:date="2023-07-26T12:52:00Z">
        <w:r w:rsidDel="004B78EF">
          <w:fldChar w:fldCharType="begin"/>
        </w:r>
        <w:r w:rsidDel="004B78EF">
          <w:delInstrText xml:space="preserve"> HYPERLINK "https://www.mathworks.com/help/curvefit/csaps.html" \l "d123e27998" </w:delInstrText>
        </w:r>
        <w:r w:rsidDel="004B78EF">
          <w:fldChar w:fldCharType="separate"/>
        </w:r>
        <w:r w:rsidR="00082362" w:rsidDel="004B78EF">
          <w:rPr>
            <w:rStyle w:val="InternetLink"/>
          </w:rPr>
          <w:delText>Mathlab's cubic spline function</w:delText>
        </w:r>
        <w:r w:rsidDel="004B78EF">
          <w:rPr>
            <w:rStyle w:val="InternetLink"/>
          </w:rPr>
          <w:fldChar w:fldCharType="end"/>
        </w:r>
      </w:del>
    </w:p>
    <w:p w14:paraId="7532EE65" w14:textId="0314E0C1" w:rsidR="00F43914" w:rsidDel="004B78EF" w:rsidRDefault="00B37E0D">
      <w:pPr>
        <w:numPr>
          <w:ilvl w:val="0"/>
          <w:numId w:val="10"/>
        </w:numPr>
        <w:bidi w:val="0"/>
        <w:rPr>
          <w:del w:id="1194" w:author="user" w:date="2023-07-26T12:52:00Z"/>
        </w:rPr>
      </w:pPr>
      <w:del w:id="1195" w:author="user" w:date="2023-07-26T12:52:00Z">
        <w:r w:rsidDel="004B78EF">
          <w:fldChar w:fldCharType="begin"/>
        </w:r>
        <w:r w:rsidDel="004B78EF">
          <w:delInstrText xml:space="preserve"> HYPERLINK "https://www.researchgate.net/publication/227578062_Functional_Data_Analysis" \h </w:delInstrText>
        </w:r>
        <w:r w:rsidDel="004B78EF">
          <w:fldChar w:fldCharType="separate"/>
        </w:r>
        <w:r w:rsidR="00082362" w:rsidDel="004B78EF">
          <w:rPr>
            <w:rStyle w:val="InternetLink"/>
          </w:rPr>
          <w:delText>Article about functional data analysis</w:delText>
        </w:r>
        <w:r w:rsidDel="004B78EF">
          <w:rPr>
            <w:rStyle w:val="InternetLink"/>
          </w:rPr>
          <w:fldChar w:fldCharType="end"/>
        </w:r>
      </w:del>
    </w:p>
    <w:p w14:paraId="6B45E65A" w14:textId="1657D417" w:rsidR="00F43914" w:rsidDel="004B78EF" w:rsidRDefault="00B37E0D">
      <w:pPr>
        <w:numPr>
          <w:ilvl w:val="0"/>
          <w:numId w:val="10"/>
        </w:numPr>
        <w:bidi w:val="0"/>
        <w:rPr>
          <w:del w:id="1196" w:author="user" w:date="2023-07-26T12:52:00Z"/>
        </w:rPr>
      </w:pPr>
      <w:del w:id="1197" w:author="user" w:date="2023-07-26T12:52:00Z">
        <w:r w:rsidDel="004B78EF">
          <w:fldChar w:fldCharType="begin"/>
        </w:r>
        <w:r w:rsidDel="004B78EF">
          <w:delInstrText xml:space="preserve"> HYPERLINK "https://link.springer.com/content/pdf/10.1007%2F978-0-387-98185-7_5.pdf" \h </w:delInstrText>
        </w:r>
        <w:r w:rsidDel="004B78EF">
          <w:fldChar w:fldCharType="separate"/>
        </w:r>
        <w:r w:rsidR="00082362" w:rsidDel="004B78EF">
          <w:rPr>
            <w:rStyle w:val="InternetLink"/>
          </w:rPr>
          <w:delText>R Function for fitting splines</w:delText>
        </w:r>
        <w:r w:rsidDel="004B78EF">
          <w:rPr>
            <w:rStyle w:val="InternetLink"/>
          </w:rPr>
          <w:fldChar w:fldCharType="end"/>
        </w:r>
      </w:del>
    </w:p>
    <w:p w14:paraId="4EEE2CCC" w14:textId="17CDF08F" w:rsidR="00F43914" w:rsidDel="004B78EF" w:rsidRDefault="00082362">
      <w:pPr>
        <w:pStyle w:val="NoSpacing"/>
        <w:bidi w:val="0"/>
        <w:rPr>
          <w:del w:id="1198" w:author="user" w:date="2023-07-26T12:52:00Z"/>
          <w:b/>
          <w:bCs/>
        </w:rPr>
      </w:pPr>
      <w:ins w:id="1199" w:author="Unknown Author" w:date="2023-07-23T09:53:00Z">
        <w:del w:id="1200" w:author="user" w:date="2023-07-26T12:52:00Z">
          <w:r w:rsidDel="004B78EF">
            <w:rPr>
              <w:b/>
              <w:bCs/>
            </w:rPr>
            <w:delText>From “Using Functional Data Analysis_v1_april2011”</w:delText>
          </w:r>
        </w:del>
      </w:ins>
      <w:ins w:id="1201" w:author="Unknown Author" w:date="2023-07-23T09:54:00Z">
        <w:del w:id="1202" w:author="user" w:date="2023-07-26T12:52:00Z">
          <w:r w:rsidDel="004B78EF">
            <w:rPr>
              <w:b/>
              <w:bCs/>
            </w:rPr>
            <w:delText>:</w:delText>
          </w:r>
        </w:del>
      </w:ins>
    </w:p>
    <w:p w14:paraId="2E8D7420" w14:textId="1884710D" w:rsidR="00F43914" w:rsidDel="004B78EF" w:rsidRDefault="00082362">
      <w:pPr>
        <w:pStyle w:val="NoSpacing"/>
        <w:bidi w:val="0"/>
        <w:rPr>
          <w:del w:id="1203" w:author="user" w:date="2023-07-26T12:52:00Z"/>
        </w:rPr>
      </w:pPr>
      <w:del w:id="1204" w:author="user" w:date="2023-07-26T12:52:00Z">
        <w:r w:rsidDel="004B78EF">
          <w:delText>Fit a B-spline function to the each axis with a spline at each data point. The B-spline is of the 6</w:delText>
        </w:r>
        <w:r w:rsidDel="004B78EF">
          <w:rPr>
            <w:vertAlign w:val="superscript"/>
          </w:rPr>
          <w:delText>th</w:delText>
        </w:r>
        <w:r w:rsidDel="004B78EF">
          <w:delText xml:space="preserve"> order which keeps the original data up to the 3</w:delText>
        </w:r>
        <w:r w:rsidDel="004B78EF">
          <w:rPr>
            <w:vertAlign w:val="superscript"/>
          </w:rPr>
          <w:delText>rd</w:delText>
        </w:r>
        <w:r w:rsidDel="004B78EF">
          <w:delText xml:space="preserve"> derivative (</w:delText>
        </w:r>
        <w:bookmarkStart w:id="1205" w:name="__DdeLink__284_913467966"/>
        <w:r w:rsidDel="004B78EF">
          <w:rPr>
            <w:sz w:val="14"/>
            <w:szCs w:val="14"/>
          </w:rPr>
          <w:delText>Using Functional Data Analysis_v1_april2011</w:delText>
        </w:r>
        <w:bookmarkEnd w:id="1205"/>
        <w:r w:rsidDel="004B78EF">
          <w:delText>).</w:delText>
        </w:r>
      </w:del>
    </w:p>
    <w:p w14:paraId="7C153A72" w14:textId="7A90DF5B" w:rsidR="00F43914" w:rsidDel="004B78EF" w:rsidRDefault="00082362">
      <w:pPr>
        <w:pStyle w:val="NoSpacing"/>
        <w:bidi w:val="0"/>
        <w:rPr>
          <w:del w:id="1206" w:author="user" w:date="2023-07-26T12:52:00Z"/>
        </w:rPr>
      </w:pPr>
      <w:del w:id="1207" w:author="user" w:date="2023-07-26T12:52:00Z">
        <w:r w:rsidDel="004B78EF">
          <w:delText xml:space="preserve">A roughness penalty </w:delText>
        </w:r>
        <m:oMath>
          <m:r>
            <w:rPr>
              <w:rFonts w:ascii="Cambria Math" w:hAnsi="Cambria Math"/>
            </w:rPr>
            <m:t>λ=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-18</m:t>
              </m:r>
            </m:sup>
          </m:sSup>
        </m:oMath>
        <w:r w:rsidDel="004B78EF">
          <w:delText xml:space="preserve"> is applied to the 4</w:delText>
        </w:r>
        <w:r w:rsidDel="004B78EF">
          <w:rPr>
            <w:vertAlign w:val="superscript"/>
          </w:rPr>
          <w:delText>th</w:delText>
        </w:r>
        <w:r w:rsidDel="004B78EF">
          <w:delText xml:space="preserve"> derivative of the data to smooth the data.</w:delText>
        </w:r>
      </w:del>
    </w:p>
    <w:p w14:paraId="16E563F0" w14:textId="78C5909B" w:rsidR="00F43914" w:rsidDel="004B78EF" w:rsidRDefault="00082362">
      <w:pPr>
        <w:pStyle w:val="NoSpacing"/>
        <w:bidi w:val="0"/>
        <w:rPr>
          <w:del w:id="1208" w:author="user" w:date="2023-07-26T12:52:00Z"/>
        </w:rPr>
      </w:pPr>
      <w:del w:id="1209" w:author="user" w:date="2023-07-26T12:52:00Z">
        <w:r w:rsidDel="004B78EF">
          <w:delText>Use the fitted function to produce a high-resolution representation of the trajectory (1000 samples).</w:delText>
        </w:r>
      </w:del>
    </w:p>
    <w:p w14:paraId="378A9F2D" w14:textId="6680D851" w:rsidR="00F43914" w:rsidDel="004B78EF" w:rsidRDefault="00082362">
      <w:pPr>
        <w:pStyle w:val="NoSpacing"/>
        <w:bidi w:val="0"/>
        <w:rPr>
          <w:del w:id="1210" w:author="user" w:date="2023-07-26T12:52:00Z"/>
        </w:rPr>
      </w:pPr>
      <w:del w:id="1211" w:author="user" w:date="2023-07-26T12:52:00Z">
        <w:r w:rsidDel="004B78EF">
          <w:delText>Perform the normalization in space by extracting 200 points equally spaced along the Z axis (perpendicular to the screen) from the high-resolution representations.</w:delText>
        </w:r>
      </w:del>
    </w:p>
    <w:p w14:paraId="1B883222" w14:textId="7328DD3E" w:rsidR="00F43914" w:rsidDel="004563CE" w:rsidRDefault="00082362">
      <w:pPr>
        <w:pStyle w:val="NoSpacing"/>
        <w:bidi w:val="0"/>
        <w:rPr>
          <w:del w:id="1212" w:author="user" w:date="2023-07-26T13:22:00Z"/>
        </w:rPr>
      </w:pPr>
      <w:del w:id="1213" w:author="user" w:date="2023-07-26T12:52:00Z">
        <w:r w:rsidDel="004B78EF">
          <w:delText>Since the subject can move backwards the movement is divided to sections according to the movement direction (towards / away from the screen). The 200 points are equally divided along the TOTAL path traveled in the Z axis (if the subject moved 2 forward, 1 backward and 3 forward, the total is 6).</w:delText>
        </w:r>
      </w:del>
    </w:p>
    <w:p w14:paraId="38B502B9" w14:textId="394B6607" w:rsidR="00F43914" w:rsidDel="004563CE" w:rsidRDefault="4E1323F8">
      <w:pPr>
        <w:pStyle w:val="Heading3"/>
        <w:bidi w:val="0"/>
        <w:rPr>
          <w:del w:id="1214" w:author="user" w:date="2023-07-26T13:22:00Z"/>
        </w:rPr>
        <w:pPrChange w:id="1215" w:author="user" w:date="2023-07-26T10:00:00Z">
          <w:pPr>
            <w:pStyle w:val="Heading3"/>
          </w:pPr>
        </w:pPrChange>
      </w:pPr>
      <w:del w:id="1216" w:author="user" w:date="2023-07-26T13:22:00Z">
        <w:r w:rsidDel="004563CE">
          <w:delText>Trial screening</w:delText>
        </w:r>
      </w:del>
    </w:p>
    <w:p w14:paraId="1D8D7E0F" w14:textId="79355601" w:rsidR="00F43914" w:rsidDel="004563CE" w:rsidRDefault="00082362">
      <w:pPr>
        <w:pStyle w:val="NoSpacing"/>
        <w:bidi w:val="0"/>
        <w:rPr>
          <w:del w:id="1217" w:author="user" w:date="2023-07-26T13:22:00Z"/>
        </w:rPr>
      </w:pPr>
      <w:del w:id="1218" w:author="user" w:date="2023-07-26T13:22:00Z">
        <w:r w:rsidDel="004563CE">
          <w:delText>Test the original data (before preprocessing) and excludes trials that fall within the following criteria:</w:delText>
        </w:r>
      </w:del>
    </w:p>
    <w:p w14:paraId="598A9286" w14:textId="16877076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19" w:author="user" w:date="2023-07-26T13:22:00Z"/>
        </w:rPr>
      </w:pPr>
      <w:del w:id="1220" w:author="user" w:date="2023-07-26T13:22:00Z">
        <w:r w:rsidDel="004563CE">
          <w:delText>Too early – movement initiation started lees than 100ms after target was displayed indicating a predictive response.</w:delText>
        </w:r>
      </w:del>
    </w:p>
    <w:p w14:paraId="08805B78" w14:textId="38880B2E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21" w:author="user" w:date="2023-07-26T13:22:00Z"/>
        </w:rPr>
      </w:pPr>
      <w:del w:id="1222" w:author="user" w:date="2023-07-26T13:22:00Z">
        <w:r w:rsidDel="004563CE">
          <w:delText>Late response – movement didn't start 320ms after target display.</w:delText>
        </w:r>
      </w:del>
    </w:p>
    <w:p w14:paraId="6CA2C3E3" w14:textId="6796FA36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23" w:author="user" w:date="2023-07-26T13:22:00Z"/>
        </w:rPr>
      </w:pPr>
      <w:del w:id="1224" w:author="user" w:date="2023-07-26T13:22:00Z">
        <w:r w:rsidDel="004563CE">
          <w:delText>Extremely slow movement – movement time was 3SD above the subject's mean, or simply above a preset threshold.</w:delText>
        </w:r>
      </w:del>
    </w:p>
    <w:p w14:paraId="35D9ED0F" w14:textId="630329FD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25" w:author="user" w:date="2023-07-26T13:22:00Z"/>
        </w:rPr>
      </w:pPr>
      <w:del w:id="1226" w:author="user" w:date="2023-07-26T13:22:00Z">
        <w:r w:rsidDel="004563CE">
          <w:delText>Short reach distance – distance along the Z axis between first and last sample was shorter than:</w:delText>
        </w:r>
      </w:del>
    </w:p>
    <w:p w14:paraId="2596B5BD" w14:textId="66B02F7C" w:rsidR="00F43914" w:rsidDel="004563CE" w:rsidRDefault="00082362">
      <w:pPr>
        <w:pStyle w:val="NoSpacing"/>
        <w:bidi w:val="0"/>
        <w:ind w:left="720"/>
        <w:rPr>
          <w:del w:id="1227" w:author="user" w:date="2023-07-26T13:22:00Z"/>
        </w:rPr>
      </w:pPr>
      <m:oMathPara>
        <m:oMath>
          <m:r>
            <w:del w:id="1228" w:author="user" w:date="2023-07-26T13:22:00Z">
              <w:rPr>
                <w:rFonts w:ascii="Cambria Math" w:hAnsi="Cambria Math"/>
              </w:rPr>
              <m:t>distanc</m:t>
            </w:del>
          </m:r>
          <m:sSub>
            <m:sSubPr>
              <m:ctrlPr>
                <w:del w:id="1229" w:author="user" w:date="2023-07-26T13:22:00Z">
                  <w:rPr>
                    <w:rFonts w:ascii="Cambria Math" w:hAnsi="Cambria Math"/>
                  </w:rPr>
                </w:del>
              </m:ctrlPr>
            </m:sSubPr>
            <m:e>
              <m:r>
                <w:del w:id="1230" w:author="user" w:date="2023-07-26T13:22:00Z">
                  <w:rPr>
                    <w:rFonts w:ascii="Cambria Math" w:hAnsi="Cambria Math"/>
                  </w:rPr>
                  <m:t>e</m:t>
                </w:del>
              </m:r>
            </m:e>
            <m:sub>
              <m:r>
                <w:del w:id="1231" w:author="user" w:date="2023-07-26T13:22:00Z">
                  <w:rPr>
                    <w:rFonts w:ascii="Cambria Math" w:hAnsi="Cambria Math"/>
                  </w:rPr>
                  <m:t>betweenstartpoint∧screen</m:t>
                </w:del>
              </m:r>
            </m:sub>
          </m:sSub>
          <m:r>
            <w:del w:id="1232" w:author="user" w:date="2023-07-26T13:22:00Z">
              <w:rPr>
                <w:rFonts w:ascii="Cambria Math" w:hAnsi="Cambria Math"/>
              </w:rPr>
              <m:t>-onsetvariation</m:t>
            </w:del>
          </m:r>
        </m:oMath>
      </m:oMathPara>
    </w:p>
    <w:p w14:paraId="517C469A" w14:textId="04F5F2D6" w:rsidR="00F43914" w:rsidDel="004563CE" w:rsidRDefault="00082362">
      <w:pPr>
        <w:bidi w:val="0"/>
        <w:ind w:firstLine="720"/>
        <w:rPr>
          <w:del w:id="1233" w:author="user" w:date="2023-07-26T13:22:00Z"/>
        </w:rPr>
      </w:pPr>
      <w:del w:id="1234" w:author="user" w:date="2023-07-26T13:22:00Z">
        <w:r w:rsidDel="004563CE">
          <w:rPr>
            <w:i/>
            <w:iCs/>
          </w:rPr>
          <w:delText>Onset variation</w:delText>
        </w:r>
        <w:r w:rsidDel="004563CE">
          <w:delText xml:space="preserve"> is a 3cm error margin that compensates for small variations in the location of movement onset</w:delText>
        </w:r>
      </w:del>
    </w:p>
    <w:p w14:paraId="03A70271" w14:textId="31CB232D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35" w:author="user" w:date="2023-07-26T13:22:00Z"/>
        </w:rPr>
      </w:pPr>
      <w:del w:id="1236" w:author="user" w:date="2023-07-26T13:22:00Z">
        <w:r w:rsidDel="004563CE">
          <w:delText>Too much</w:delText>
        </w:r>
      </w:del>
      <w:ins w:id="1237" w:author="Unknown Author" w:date="2023-07-23T09:59:00Z">
        <w:del w:id="1238" w:author="user" w:date="2023-07-26T13:22:00Z">
          <w:r w:rsidDel="004563CE">
            <w:delText>many</w:delText>
          </w:r>
        </w:del>
      </w:ins>
      <w:del w:id="1239" w:author="user" w:date="2023-07-26T13:22:00Z">
        <w:r w:rsidDel="004563CE">
          <w:delText xml:space="preserve"> missing samples – trajectory has more than 100ms of missing samples (usually due to recording issues or obstruction of the marker from the camera's view).</w:delText>
        </w:r>
      </w:del>
    </w:p>
    <w:p w14:paraId="415A3C3D" w14:textId="06688983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40" w:author="user" w:date="2023-07-26T13:22:00Z"/>
        </w:rPr>
      </w:pPr>
      <w:del w:id="1241" w:author="user" w:date="2023-07-26T13:22:00Z">
        <w:r w:rsidDel="004563CE">
          <w:delText>Short sample – Recorded trajectory is shorter than 100ms.</w:delText>
        </w:r>
      </w:del>
    </w:p>
    <w:p w14:paraId="120DE0C4" w14:textId="2F3A4920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42" w:author="user" w:date="2023-07-26T13:22:00Z"/>
        </w:rPr>
      </w:pPr>
      <w:del w:id="1243" w:author="user" w:date="2023-07-26T13:22:00Z">
        <w:r w:rsidDel="004563CE">
          <w:delText>Missed targets – The last sample is further than 12cm from either of the targets (on the X,Y plane).</w:delText>
        </w:r>
      </w:del>
    </w:p>
    <w:p w14:paraId="31BFB27C" w14:textId="112F008D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44" w:author="user" w:date="2023-07-26T13:22:00Z"/>
        </w:rPr>
      </w:pPr>
      <w:del w:id="1245" w:author="user" w:date="2023-07-26T13:22:00Z">
        <w:r w:rsidDel="004563CE">
          <w:delText>Bad stimulus duration – the duration of one of the stimuli (fixation, masks, prime, target) deviated by more than 2ms from its designated duration.</w:delText>
        </w:r>
      </w:del>
    </w:p>
    <w:p w14:paraId="2813BA89" w14:textId="2B411AAD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46" w:author="user" w:date="2023-07-26T13:22:00Z"/>
        </w:rPr>
      </w:pPr>
      <w:del w:id="1247" w:author="user" w:date="2023-07-26T13:22:00Z">
        <w:r w:rsidDel="004563CE">
          <w:delText>Incorrect – target classification was wrong.</w:delText>
        </w:r>
      </w:del>
    </w:p>
    <w:p w14:paraId="3ACB33CF" w14:textId="257AAEEA" w:rsidR="00F43914" w:rsidDel="004563CE" w:rsidRDefault="00082362">
      <w:pPr>
        <w:pStyle w:val="NoSpacing"/>
        <w:numPr>
          <w:ilvl w:val="0"/>
          <w:numId w:val="9"/>
        </w:numPr>
        <w:bidi w:val="0"/>
        <w:rPr>
          <w:del w:id="1248" w:author="user" w:date="2023-07-26T13:22:00Z"/>
        </w:rPr>
      </w:pPr>
      <w:del w:id="1249" w:author="user" w:date="2023-07-26T13:22:00Z">
        <w:r w:rsidDel="004563CE">
          <w:delText>Subject didn't perform the trials (quit)</w:delText>
        </w:r>
      </w:del>
    </w:p>
    <w:p w14:paraId="54022934" w14:textId="5F12E041" w:rsidR="00F43914" w:rsidDel="00B93644" w:rsidRDefault="00082362">
      <w:pPr>
        <w:pStyle w:val="NoSpacing"/>
        <w:numPr>
          <w:ilvl w:val="0"/>
          <w:numId w:val="9"/>
        </w:numPr>
        <w:bidi w:val="0"/>
        <w:rPr>
          <w:del w:id="1250" w:author="user" w:date="2023-07-26T13:38:00Z"/>
        </w:rPr>
      </w:pPr>
      <w:ins w:id="1251" w:author="Unknown Author" w:date="2023-07-23T10:13:00Z">
        <w:del w:id="1252" w:author="user" w:date="2023-07-26T13:22:00Z">
          <w:r w:rsidDel="004563CE">
            <w:delText xml:space="preserve">Bad preprocessed length </w:delText>
          </w:r>
        </w:del>
      </w:ins>
      <w:ins w:id="1253" w:author="Unknown Author" w:date="2023-07-23T10:14:00Z">
        <w:del w:id="1254" w:author="user" w:date="2023-07-26T13:22:00Z">
          <w:r w:rsidDel="004563CE">
            <w:delText>–</w:delText>
          </w:r>
        </w:del>
      </w:ins>
      <w:ins w:id="1255" w:author="Unknown Author" w:date="2023-07-23T10:13:00Z">
        <w:del w:id="1256" w:author="user" w:date="2023-07-26T13:22:00Z">
          <w:r w:rsidDel="004563CE">
            <w:delText xml:space="preserve"> </w:delText>
          </w:r>
        </w:del>
      </w:ins>
      <w:ins w:id="1257" w:author="Unknown Author" w:date="2023-07-23T10:14:00Z">
        <w:del w:id="1258" w:author="user" w:date="2023-07-26T13:22:00Z">
          <w:r w:rsidDel="004563CE">
            <w:delText xml:space="preserve">preprocessed trajectory’s length is different than the </w:delText>
          </w:r>
        </w:del>
      </w:ins>
      <w:ins w:id="1259" w:author="Unknown Author" w:date="2023-07-23T10:15:00Z">
        <w:del w:id="1260" w:author="user" w:date="2023-07-26T13:22:00Z">
          <w:r w:rsidDel="004563CE">
            <w:delText xml:space="preserve">one assigned </w:delText>
          </w:r>
        </w:del>
      </w:ins>
      <w:ins w:id="1261" w:author="Unknown Author" w:date="2023-07-23T10:16:00Z">
        <w:del w:id="1262" w:author="user" w:date="2023-07-26T13:22:00Z">
          <w:r w:rsidDel="004563CE">
            <w:delText>to ‘trim_len’ in ‘preprocessing’ section in ‘analysis.m’.</w:delText>
          </w:r>
        </w:del>
      </w:ins>
    </w:p>
    <w:p w14:paraId="133C29C2" w14:textId="02B545E5" w:rsidR="00F43914" w:rsidDel="00B93644" w:rsidRDefault="4E1323F8">
      <w:pPr>
        <w:pStyle w:val="Heading3"/>
        <w:bidi w:val="0"/>
        <w:rPr>
          <w:del w:id="1263" w:author="user" w:date="2023-07-26T13:38:00Z"/>
        </w:rPr>
        <w:pPrChange w:id="1264" w:author="user" w:date="2023-07-26T10:00:00Z">
          <w:pPr>
            <w:pStyle w:val="Heading3"/>
          </w:pPr>
        </w:pPrChange>
      </w:pPr>
      <w:del w:id="1265" w:author="user" w:date="2023-07-26T13:38:00Z">
        <w:r w:rsidDel="00B93644">
          <w:delText>Subject screening</w:delText>
        </w:r>
      </w:del>
    </w:p>
    <w:p w14:paraId="4693EB57" w14:textId="454B1533" w:rsidR="00F43914" w:rsidDel="00B93644" w:rsidRDefault="00082362">
      <w:pPr>
        <w:pStyle w:val="NoSpacing"/>
        <w:bidi w:val="0"/>
        <w:rPr>
          <w:del w:id="1266" w:author="user" w:date="2023-07-26T13:38:00Z"/>
        </w:rPr>
      </w:pPr>
      <w:del w:id="1267" w:author="user" w:date="2023-07-26T13:38:00Z">
        <w:r w:rsidDel="00B93644">
          <w:delText>Excludes subjects that fall within</w:delText>
        </w:r>
      </w:del>
      <w:del w:id="1268" w:author="user" w:date="2023-07-26T10:15:00Z">
        <w:r w:rsidDel="008D6FDB">
          <w:delText>g</w:delText>
        </w:r>
      </w:del>
      <w:del w:id="1269" w:author="user" w:date="2023-07-26T13:38:00Z">
        <w:r w:rsidDel="00B93644">
          <w:delText xml:space="preserve"> the following criteria:</w:delText>
        </w:r>
      </w:del>
    </w:p>
    <w:p w14:paraId="29F50A8D" w14:textId="205ACF9B" w:rsidR="00F43914" w:rsidDel="00B93644" w:rsidRDefault="00082362">
      <w:pPr>
        <w:pStyle w:val="NoSpacing"/>
        <w:numPr>
          <w:ilvl w:val="0"/>
          <w:numId w:val="8"/>
        </w:numPr>
        <w:bidi w:val="0"/>
        <w:rPr>
          <w:del w:id="1270" w:author="user" w:date="2023-07-26T13:38:00Z"/>
        </w:rPr>
      </w:pPr>
      <w:del w:id="1271" w:author="user" w:date="2023-07-26T13:38:00Z">
        <w:r w:rsidDel="00B93644">
          <w:delText>Not enough trials – The number of valid trials which also had a PAS rating of 1 is smaller than 60.</w:delText>
        </w:r>
      </w:del>
    </w:p>
    <w:p w14:paraId="437C958D" w14:textId="320F3377" w:rsidR="00F43914" w:rsidDel="00B93644" w:rsidRDefault="00082362">
      <w:pPr>
        <w:pStyle w:val="NoSpacing"/>
        <w:numPr>
          <w:ilvl w:val="0"/>
          <w:numId w:val="8"/>
        </w:numPr>
        <w:bidi w:val="0"/>
        <w:rPr>
          <w:del w:id="1272" w:author="user" w:date="2023-07-26T13:38:00Z"/>
        </w:rPr>
      </w:pPr>
      <w:del w:id="1273" w:author="user" w:date="2023-07-26T13:38:00Z">
        <w:r w:rsidDel="00B93644">
          <w:delText xml:space="preserve">Not enough trials in each condition – The number of valid trials in each condition (congruent / </w:delText>
        </w:r>
      </w:del>
    </w:p>
    <w:p w14:paraId="6794BC6A" w14:textId="0E9B2EC9" w:rsidR="00F43914" w:rsidDel="00B93644" w:rsidRDefault="00082362">
      <w:pPr>
        <w:pStyle w:val="NoSpacing"/>
        <w:bidi w:val="0"/>
        <w:ind w:left="3600" w:firstLine="720"/>
        <w:rPr>
          <w:del w:id="1274" w:author="user" w:date="2023-07-26T13:38:00Z"/>
        </w:rPr>
      </w:pPr>
      <w:del w:id="1275" w:author="user" w:date="2023-07-26T13:38:00Z">
        <w:r w:rsidDel="00B93644">
          <w:delText>incongruent) which also had a PAS rating of 1 is smaller than 30</w:delText>
        </w:r>
      </w:del>
      <w:ins w:id="1276" w:author="Unknown Author" w:date="2023-07-23T10:34:00Z">
        <w:del w:id="1277" w:author="user" w:date="2023-07-26T13:38:00Z">
          <w:r w:rsidDel="00B93644">
            <w:delText>25</w:delText>
          </w:r>
        </w:del>
      </w:ins>
      <w:del w:id="1278" w:author="user" w:date="2023-07-26T13:38:00Z">
        <w:r w:rsidDel="00B93644">
          <w:delText>.</w:delText>
        </w:r>
      </w:del>
    </w:p>
    <w:p w14:paraId="734795CC" w14:textId="09489C4F" w:rsidR="00F43914" w:rsidDel="00B93644" w:rsidRDefault="00082362">
      <w:pPr>
        <w:pStyle w:val="NoSpacing"/>
        <w:numPr>
          <w:ilvl w:val="0"/>
          <w:numId w:val="8"/>
        </w:numPr>
        <w:bidi w:val="0"/>
        <w:rPr>
          <w:del w:id="1279" w:author="user" w:date="2023-07-26T13:38:00Z"/>
        </w:rPr>
      </w:pPr>
      <w:del w:id="1280" w:author="user" w:date="2023-07-26T13:38:00Z">
        <w:r w:rsidDel="00B93644">
          <w:delText>Bad performance – subject was correct less than 70% of the times in the target classification task (counts only trials with PAS=1).</w:delText>
        </w:r>
      </w:del>
    </w:p>
    <w:p w14:paraId="5DB39988" w14:textId="101F8FA2" w:rsidR="00F43914" w:rsidDel="00E2615F" w:rsidRDefault="00082362">
      <w:pPr>
        <w:pStyle w:val="NoSpacing"/>
        <w:numPr>
          <w:ilvl w:val="0"/>
          <w:numId w:val="8"/>
        </w:numPr>
        <w:bidi w:val="0"/>
        <w:rPr>
          <w:del w:id="1281" w:author="user" w:date="2023-07-26T14:22:00Z"/>
        </w:rPr>
      </w:pPr>
      <w:del w:id="1282" w:author="user" w:date="2023-07-26T13:38:00Z">
        <w:r w:rsidDel="00B93644">
          <w:delText>Aware of prime – prime recognition was above chance indicating the subject is aware of the prime.</w:delText>
        </w:r>
      </w:del>
    </w:p>
    <w:p w14:paraId="1710C185" w14:textId="2EA93188" w:rsidR="00F43914" w:rsidDel="00E2615F" w:rsidRDefault="4E1323F8">
      <w:pPr>
        <w:pStyle w:val="Heading3"/>
        <w:bidi w:val="0"/>
        <w:rPr>
          <w:del w:id="1283" w:author="user" w:date="2023-07-26T14:23:00Z"/>
        </w:rPr>
        <w:pPrChange w:id="1284" w:author="user" w:date="2023-07-26T10:00:00Z">
          <w:pPr>
            <w:pStyle w:val="Heading3"/>
          </w:pPr>
        </w:pPrChange>
      </w:pPr>
      <w:del w:id="1285" w:author="user" w:date="2023-07-26T14:23:00Z">
        <w:r w:rsidDel="00E2615F">
          <w:delText>Parameters extraction</w:delText>
        </w:r>
      </w:del>
    </w:p>
    <w:p w14:paraId="5B8ADCB4" w14:textId="7B298185" w:rsidR="00F43914" w:rsidDel="00E2615F" w:rsidRDefault="4E1323F8">
      <w:pPr>
        <w:pStyle w:val="Heading4"/>
        <w:bidi w:val="0"/>
        <w:rPr>
          <w:del w:id="1286" w:author="user" w:date="2023-07-26T14:23:00Z"/>
        </w:rPr>
        <w:pPrChange w:id="1287" w:author="user" w:date="2023-07-26T10:00:00Z">
          <w:pPr>
            <w:pStyle w:val="Heading4"/>
          </w:pPr>
        </w:pPrChange>
      </w:pPr>
      <w:del w:id="1288" w:author="user" w:date="2023-07-26T14:23:00Z">
        <w:r w:rsidDel="00E2615F">
          <w:delText>MAD</w:delText>
        </w:r>
      </w:del>
    </w:p>
    <w:p w14:paraId="4963B453" w14:textId="6465D948" w:rsidR="00F43914" w:rsidDel="00E2615F" w:rsidRDefault="00082362">
      <w:pPr>
        <w:pStyle w:val="NoSpacing"/>
        <w:bidi w:val="0"/>
        <w:rPr>
          <w:del w:id="1289" w:author="user" w:date="2023-07-26T14:23:00Z"/>
        </w:rPr>
      </w:pPr>
      <w:del w:id="1290" w:author="user" w:date="2023-07-26T14:23:00Z">
        <w:r w:rsidDel="00E2615F">
          <w:delText>Maximal absolute deviation.</w:delText>
        </w:r>
      </w:del>
    </w:p>
    <w:p w14:paraId="4F2ED8A6" w14:textId="611C20D3" w:rsidR="00F43914" w:rsidDel="00E2615F" w:rsidRDefault="00082362">
      <w:pPr>
        <w:pStyle w:val="NoSpacing"/>
        <w:bidi w:val="0"/>
        <w:rPr>
          <w:del w:id="1291" w:author="user" w:date="2023-07-26T14:23:00Z"/>
        </w:rPr>
      </w:pPr>
      <w:del w:id="1292" w:author="user" w:date="2023-07-26T14:23:00Z">
        <w:r w:rsidDel="00E2615F">
          <w:delText>Locates for each trial the point that is furthest away from the line that connects the start and end points (known as the maximally deviating point, mad_p).</w:delText>
        </w:r>
      </w:del>
    </w:p>
    <w:p w14:paraId="5ECA2CEA" w14:textId="79338FC4" w:rsidR="00F43914" w:rsidDel="00E2615F" w:rsidRDefault="00082362">
      <w:pPr>
        <w:pStyle w:val="NoSpacing"/>
        <w:bidi w:val="0"/>
        <w:rPr>
          <w:del w:id="1293" w:author="user" w:date="2023-07-26T14:23:00Z"/>
        </w:rPr>
      </w:pPr>
      <w:del w:id="1294" w:author="user" w:date="2023-07-26T14:23:00Z">
        <w:r w:rsidDel="00E2615F">
          <w:delText>MAD is the distance of that point from that line.</w:delText>
        </w:r>
      </w:del>
    </w:p>
    <w:p w14:paraId="12CF5CC4" w14:textId="7F542111" w:rsidR="00F43914" w:rsidDel="007C2E07" w:rsidRDefault="4E1323F8">
      <w:pPr>
        <w:pStyle w:val="Heading4"/>
        <w:bidi w:val="0"/>
        <w:rPr>
          <w:del w:id="1295" w:author="user" w:date="2023-07-26T14:24:00Z"/>
        </w:rPr>
        <w:pPrChange w:id="1296" w:author="user" w:date="2023-07-26T10:00:00Z">
          <w:pPr>
            <w:pStyle w:val="Heading4"/>
          </w:pPr>
        </w:pPrChange>
      </w:pPr>
      <w:del w:id="1297" w:author="user" w:date="2023-07-26T14:24:00Z">
        <w:r w:rsidDel="007C2E07">
          <w:delText>Functional data analysis</w:delText>
        </w:r>
      </w:del>
      <w:ins w:id="1298" w:author="Unknown Author" w:date="2023-07-23T10:35:00Z">
        <w:del w:id="1299" w:author="user" w:date="2023-07-26T14:24:00Z">
          <w:r w:rsidDel="007C2E07">
            <w:delText xml:space="preserve"> (FDA)</w:delText>
          </w:r>
        </w:del>
      </w:ins>
    </w:p>
    <w:p w14:paraId="3F553A8E" w14:textId="01C77166" w:rsidR="00F43914" w:rsidDel="007C2E07" w:rsidRDefault="00082362">
      <w:pPr>
        <w:pStyle w:val="NoSpacing"/>
        <w:bidi w:val="0"/>
        <w:rPr>
          <w:del w:id="1300" w:author="user" w:date="2023-07-26T14:24:00Z"/>
        </w:rPr>
      </w:pPr>
      <w:del w:id="1301" w:author="user" w:date="2023-07-26T14:24:00Z">
        <w:r w:rsidDel="007C2E07">
          <w:delText>getRMMeans – calculates the mean trajectory for each subject at each condition.</w:delText>
        </w:r>
      </w:del>
    </w:p>
    <w:p w14:paraId="3638BEA2" w14:textId="11421ADB" w:rsidR="00F43914" w:rsidDel="007C2E07" w:rsidRDefault="00082362">
      <w:pPr>
        <w:pStyle w:val="NoSpacing"/>
        <w:bidi w:val="0"/>
        <w:rPr>
          <w:del w:id="1302" w:author="user" w:date="2023-07-26T14:24:00Z"/>
        </w:rPr>
      </w:pPr>
      <w:del w:id="1303" w:author="user" w:date="2023-07-26T14:24:00Z">
        <w:r w:rsidDel="007C2E07">
          <w:delText>Fanovan – runs a repeated measures aNOVA analysis at every point along the trajectory.</w:delText>
        </w:r>
      </w:del>
    </w:p>
    <w:p w14:paraId="5A3B3D8B" w14:textId="1CD6EC8F" w:rsidR="00F43914" w:rsidDel="007C2E07" w:rsidRDefault="00082362">
      <w:pPr>
        <w:pStyle w:val="NoSpacing"/>
        <w:bidi w:val="0"/>
        <w:ind w:left="1440"/>
        <w:rPr>
          <w:del w:id="1304" w:author="user" w:date="2023-07-26T14:24:00Z"/>
        </w:rPr>
      </w:pPr>
      <w:del w:id="1305" w:author="user" w:date="2023-07-26T14:24:00Z">
        <w:r w:rsidDel="007C2E07">
          <w:delText>For an explanation why this doesn't violate multiple comparisons limitations see Craig's document " Using Functional Data Analysis_v1_april2011.pdf" section: 5.2 – Statistical violation and functional interpretation.</w:delText>
        </w:r>
      </w:del>
    </w:p>
    <w:p w14:paraId="097F642A" w14:textId="0768D29D" w:rsidR="00F43914" w:rsidDel="007C2E07" w:rsidRDefault="00082362">
      <w:pPr>
        <w:pStyle w:val="NoSpacing"/>
        <w:bidi w:val="0"/>
        <w:ind w:left="1440"/>
        <w:rPr>
          <w:del w:id="1306" w:author="user" w:date="2023-07-26T14:24:00Z"/>
        </w:rPr>
      </w:pPr>
      <w:del w:id="1307" w:author="user" w:date="2023-07-26T14:24:00Z">
        <w:r w:rsidDel="007C2E07">
          <w:delText>Main point is that we conclude that the two trajectories are different from finding a significant difference at some point along the trajectory, but we do not draw conclusions about single points along the trajectory.</w:delText>
        </w:r>
      </w:del>
    </w:p>
    <w:p w14:paraId="21183F00" w14:textId="176C5806" w:rsidR="00F43914" w:rsidDel="00AA28E3" w:rsidRDefault="00082362">
      <w:pPr>
        <w:pStyle w:val="NoSpacing"/>
        <w:bidi w:val="0"/>
        <w:rPr>
          <w:del w:id="1308" w:author="user" w:date="2023-07-26T14:27:00Z"/>
        </w:rPr>
      </w:pPr>
      <w:del w:id="1309" w:author="user" w:date="2023-07-26T14:24:00Z">
        <w:r w:rsidDel="007C2E07">
          <w:delText>Subject and left/right are</w:delText>
        </w:r>
      </w:del>
      <w:ins w:id="1310" w:author="Unknown Author" w:date="2023-07-23T10:42:00Z">
        <w:del w:id="1311" w:author="user" w:date="2023-07-26T14:24:00Z">
          <w:r w:rsidDel="007C2E07">
            <w:delText>is</w:delText>
          </w:r>
        </w:del>
      </w:ins>
      <w:del w:id="1312" w:author="user" w:date="2023-07-26T14:24:00Z">
        <w:r w:rsidDel="007C2E07">
          <w:delText xml:space="preserve"> used as </w:delText>
        </w:r>
      </w:del>
      <w:ins w:id="1313" w:author="Unknown Author" w:date="2023-07-23T10:42:00Z">
        <w:del w:id="1314" w:author="user" w:date="2023-07-26T14:24:00Z">
          <w:r w:rsidDel="007C2E07">
            <w:delText xml:space="preserve">a </w:delText>
          </w:r>
        </w:del>
      </w:ins>
      <w:del w:id="1315" w:author="user" w:date="2023-07-26T14:24:00Z">
        <w:r w:rsidDel="007C2E07">
          <w:delText>random factors.</w:delText>
        </w:r>
      </w:del>
    </w:p>
    <w:p w14:paraId="66E0B792" w14:textId="7CE6EAEC" w:rsidR="00F43914" w:rsidDel="00AA28E3" w:rsidRDefault="4E1323F8">
      <w:pPr>
        <w:pStyle w:val="Heading4"/>
        <w:bidi w:val="0"/>
        <w:rPr>
          <w:del w:id="1316" w:author="user" w:date="2023-07-26T14:27:00Z"/>
        </w:rPr>
        <w:pPrChange w:id="1317" w:author="user" w:date="2023-07-26T10:00:00Z">
          <w:pPr>
            <w:pStyle w:val="Heading4"/>
          </w:pPr>
        </w:pPrChange>
      </w:pPr>
      <w:del w:id="1318" w:author="user" w:date="2023-07-26T14:27:00Z">
        <w:r w:rsidDel="00AA28E3">
          <w:delText>Reach area calculation</w:delText>
        </w:r>
      </w:del>
    </w:p>
    <w:p w14:paraId="76C891DA" w14:textId="39D1EE78" w:rsidR="00F43914" w:rsidDel="00AA28E3" w:rsidRDefault="00082362" w:rsidP="00AA28E3">
      <w:pPr>
        <w:pStyle w:val="NoSpacing"/>
        <w:bidi w:val="0"/>
        <w:rPr>
          <w:del w:id="1319" w:author="user" w:date="2023-07-26T14:27:00Z"/>
        </w:rPr>
        <w:pPrChange w:id="1320" w:author="user" w:date="2023-07-26T14:27:00Z">
          <w:pPr>
            <w:pStyle w:val="NoSpacing"/>
            <w:bidi w:val="0"/>
          </w:pPr>
        </w:pPrChange>
      </w:pPr>
      <w:del w:id="1321" w:author="user" w:date="2023-07-26T14:27:00Z">
        <w:r w:rsidDel="00AA28E3">
          <w:delText>Calculates the area circumscribed between the average trajectory to the left target and the average trajectory to the right target.</w:delText>
        </w:r>
      </w:del>
    </w:p>
    <w:p w14:paraId="061667ED" w14:textId="79933FDE" w:rsidR="00F43914" w:rsidDel="00AA28E3" w:rsidRDefault="00082362" w:rsidP="00AA28E3">
      <w:pPr>
        <w:pStyle w:val="NoSpacing"/>
        <w:bidi w:val="0"/>
        <w:rPr>
          <w:del w:id="1322" w:author="user" w:date="2023-07-26T14:27:00Z"/>
        </w:rPr>
        <w:pPrChange w:id="1323" w:author="user" w:date="2023-07-26T14:27:00Z">
          <w:pPr>
            <w:pStyle w:val="NoSpacing"/>
            <w:bidi w:val="0"/>
          </w:pPr>
        </w:pPrChange>
      </w:pPr>
      <w:del w:id="1324" w:author="user" w:date="2023-07-26T14:27:00Z">
        <w:r w:rsidDel="00AA28E3">
          <w:delText>Does so for each condition separately.</w:delText>
        </w:r>
      </w:del>
    </w:p>
    <w:p w14:paraId="02EB378F" w14:textId="210631F8" w:rsidR="00F43914" w:rsidDel="00AA28E3" w:rsidRDefault="00F43914" w:rsidP="00AA28E3">
      <w:pPr>
        <w:pStyle w:val="NoSpacing"/>
        <w:bidi w:val="0"/>
        <w:rPr>
          <w:del w:id="1325" w:author="user" w:date="2023-07-26T14:27:00Z"/>
        </w:rPr>
        <w:pPrChange w:id="1326" w:author="user" w:date="2023-07-26T14:27:00Z">
          <w:pPr>
            <w:pStyle w:val="NoSpacing"/>
            <w:bidi w:val="0"/>
          </w:pPr>
        </w:pPrChange>
      </w:pPr>
    </w:p>
    <w:p w14:paraId="46BA2018" w14:textId="73E36004" w:rsidR="00F43914" w:rsidDel="00AA28E3" w:rsidRDefault="00082362" w:rsidP="00AA28E3">
      <w:pPr>
        <w:pStyle w:val="NoSpacing"/>
        <w:bidi w:val="0"/>
        <w:rPr>
          <w:del w:id="1327" w:author="user" w:date="2023-07-26T14:27:00Z"/>
        </w:rPr>
        <w:pPrChange w:id="1328" w:author="user" w:date="2023-07-26T14:27:00Z">
          <w:pPr>
            <w:pStyle w:val="NoSpacing"/>
            <w:bidi w:val="0"/>
          </w:pPr>
        </w:pPrChange>
      </w:pPr>
      <w:del w:id="1329" w:author="user" w:date="2023-07-26T14:27:00Z">
        <w:r w:rsidDel="00AA28E3">
          <w:delText>Area calculation:</w:delText>
        </w:r>
      </w:del>
    </w:p>
    <w:p w14:paraId="0EF9B3F9" w14:textId="20B0C8E1" w:rsidR="00F43914" w:rsidDel="00AA28E3" w:rsidRDefault="00082362" w:rsidP="00AA28E3">
      <w:pPr>
        <w:pStyle w:val="NoSpacing"/>
        <w:bidi w:val="0"/>
        <w:rPr>
          <w:del w:id="1330" w:author="user" w:date="2023-07-26T14:27:00Z"/>
        </w:rPr>
        <w:pPrChange w:id="1331" w:author="user" w:date="2023-07-26T14:27:00Z">
          <w:pPr>
            <w:pStyle w:val="NoSpacing"/>
            <w:bidi w:val="0"/>
          </w:pPr>
        </w:pPrChange>
      </w:pPr>
      <w:del w:id="1332" w:author="user" w:date="2023-07-26T14:27:00Z">
        <w:r w:rsidDel="00AA28E3">
          <w:rPr>
            <w:strike/>
          </w:rPr>
          <w:delText>Trim one trajectory's Z values to be within the range of the other trajectory.</w:delText>
        </w:r>
        <w:r w:rsidDel="00AA28E3">
          <w:delText xml:space="preserve"> Isn't relevant since they share Z values.</w:delText>
        </w:r>
      </w:del>
    </w:p>
    <w:p w14:paraId="1F60A0C7" w14:textId="7D54F475" w:rsidR="00F43914" w:rsidDel="00AA28E3" w:rsidRDefault="00082362" w:rsidP="00AA28E3">
      <w:pPr>
        <w:pStyle w:val="NoSpacing"/>
        <w:bidi w:val="0"/>
        <w:rPr>
          <w:del w:id="1333" w:author="user" w:date="2023-07-26T14:27:00Z"/>
        </w:rPr>
        <w:pPrChange w:id="1334" w:author="user" w:date="2023-07-26T14:27:00Z">
          <w:pPr>
            <w:pStyle w:val="NoSpacing"/>
            <w:bidi w:val="0"/>
          </w:pPr>
        </w:pPrChange>
      </w:pPr>
      <w:del w:id="1335" w:author="user" w:date="2023-07-26T14:27:00Z">
        <w:r w:rsidDel="00AA28E3">
          <w:delText>Finds the minimal X value and draws a line at that value parallel to Z axis.</w:delText>
        </w:r>
      </w:del>
    </w:p>
    <w:p w14:paraId="0CB0B7C9" w14:textId="59D3C1D7" w:rsidR="00F43914" w:rsidDel="00AA28E3" w:rsidRDefault="00082362" w:rsidP="00AA28E3">
      <w:pPr>
        <w:pStyle w:val="NoSpacing"/>
        <w:bidi w:val="0"/>
        <w:rPr>
          <w:del w:id="1336" w:author="user" w:date="2023-07-26T14:27:00Z"/>
        </w:rPr>
        <w:pPrChange w:id="1337" w:author="user" w:date="2023-07-26T14:27:00Z">
          <w:pPr>
            <w:pStyle w:val="NoSpacing"/>
            <w:bidi w:val="0"/>
          </w:pPr>
        </w:pPrChange>
      </w:pPr>
      <w:del w:id="1338" w:author="user" w:date="2023-07-26T14:27:00Z">
        <w:r w:rsidDel="00AA28E3">
          <w:delText xml:space="preserve">Computes the area between each trajectory and this line and subtracts the results, </w:delText>
        </w:r>
      </w:del>
      <w:ins w:id="1339" w:author="Unknown Author" w:date="2023-07-23T10:45:00Z">
        <w:del w:id="1340" w:author="user" w:date="2023-07-26T14:27:00Z">
          <w:r w:rsidDel="00AA28E3">
            <w:delText>producing</w:delText>
          </w:r>
        </w:del>
      </w:ins>
      <w:del w:id="1341" w:author="user" w:date="2023-07-26T14:27:00Z">
        <w:r w:rsidDel="00AA28E3">
          <w:delText xml:space="preserve">thus receiving </w:delText>
        </w:r>
      </w:del>
      <w:ins w:id="1342" w:author="Unknown Author" w:date="2023-07-23T10:45:00Z">
        <w:del w:id="1343" w:author="user" w:date="2023-07-26T14:27:00Z">
          <w:r w:rsidDel="00AA28E3">
            <w:delText xml:space="preserve"> </w:delText>
          </w:r>
        </w:del>
      </w:ins>
      <w:del w:id="1344" w:author="user" w:date="2023-07-26T14:27:00Z">
        <w:r w:rsidDel="00AA28E3">
          <w:delText>the area between the trajectories.</w:delText>
        </w:r>
      </w:del>
    </w:p>
    <w:p w14:paraId="05B161D0" w14:textId="2CFD785E" w:rsidR="00F43914" w:rsidDel="004563CE" w:rsidRDefault="00082362" w:rsidP="00AA28E3">
      <w:pPr>
        <w:pStyle w:val="NoSpacing"/>
        <w:bidi w:val="0"/>
        <w:rPr>
          <w:del w:id="1345" w:author="user" w:date="2023-07-26T13:22:00Z"/>
        </w:rPr>
        <w:pPrChange w:id="1346" w:author="user" w:date="2023-07-26T14:27:00Z">
          <w:pPr>
            <w:pStyle w:val="NoSpacing"/>
            <w:bidi w:val="0"/>
          </w:pPr>
        </w:pPrChange>
      </w:pPr>
      <w:del w:id="1347" w:author="user" w:date="2023-07-26T14:27:00Z">
        <w:r w:rsidDel="00AA28E3">
          <w:delText>To avoid negative area values after the trajectories intersect</w:delText>
        </w:r>
      </w:del>
      <w:ins w:id="1348" w:author="Unknown Author" w:date="2023-07-23T10:46:00Z">
        <w:del w:id="1349" w:author="user" w:date="2023-07-26T14:27:00Z">
          <w:r w:rsidDel="00AA28E3">
            <w:delText>ions</w:delText>
          </w:r>
        </w:del>
      </w:ins>
      <w:del w:id="1350" w:author="user" w:date="2023-07-26T14:27:00Z">
        <w:r w:rsidDel="00AA28E3">
          <w:delText xml:space="preserve">, </w:delText>
        </w:r>
      </w:del>
      <w:ins w:id="1351" w:author="Unknown Author" w:date="2023-07-23T10:46:00Z">
        <w:del w:id="1352" w:author="user" w:date="2023-07-26T14:27:00Z">
          <w:r w:rsidDel="00AA28E3">
            <w:delText>calculate the area seperatly between each pair of intersections</w:delText>
          </w:r>
        </w:del>
      </w:ins>
      <w:del w:id="1353" w:author="user" w:date="2023-07-26T14:27:00Z">
        <w:r w:rsidDel="00AA28E3">
          <w:delText>they are split to</w:delText>
        </w:r>
      </w:del>
      <w:ins w:id="1354" w:author="Unknown Author" w:date="2023-07-23T10:46:00Z">
        <w:del w:id="1355" w:author="user" w:date="2023-07-26T14:27:00Z">
          <w:r w:rsidDel="00AA28E3">
            <w:delText>.</w:delText>
          </w:r>
        </w:del>
      </w:ins>
      <w:del w:id="1356" w:author="user" w:date="2023-07-26T14:27:00Z">
        <w:r w:rsidDel="00AA28E3">
          <w:delText xml:space="preserve"> section at their intersections and the area is calculated separately for each section</w:delText>
        </w:r>
      </w:del>
      <w:del w:id="1357" w:author="user" w:date="2023-07-26T13:22:00Z">
        <w:r w:rsidDel="004563CE">
          <w:delText>.</w:delText>
        </w:r>
      </w:del>
    </w:p>
    <w:p w14:paraId="1E2F5A52" w14:textId="39AD1FD1" w:rsidR="00F43914" w:rsidDel="004563CE" w:rsidRDefault="00082362" w:rsidP="00AA28E3">
      <w:pPr>
        <w:pStyle w:val="NoSpacing"/>
        <w:bidi w:val="0"/>
        <w:rPr>
          <w:del w:id="1358" w:author="user" w:date="2023-07-26T13:22:00Z"/>
        </w:rPr>
        <w:pPrChange w:id="1359" w:author="user" w:date="2023-07-26T14:27:00Z">
          <w:pPr>
            <w:pStyle w:val="Heading2"/>
            <w:bidi w:val="0"/>
          </w:pPr>
        </w:pPrChange>
      </w:pPr>
      <w:del w:id="1360" w:author="user" w:date="2023-07-26T13:22:00Z">
        <w:r w:rsidDel="004563CE">
          <w:delText>Averaging within subject</w:delText>
        </w:r>
      </w:del>
    </w:p>
    <w:p w14:paraId="07C9BC74" w14:textId="4EC4101D" w:rsidR="00F43914" w:rsidDel="004563CE" w:rsidRDefault="00082362" w:rsidP="00AA28E3">
      <w:pPr>
        <w:pStyle w:val="NoSpacing"/>
        <w:bidi w:val="0"/>
        <w:rPr>
          <w:del w:id="1361" w:author="user" w:date="2023-07-26T13:22:00Z"/>
        </w:rPr>
        <w:pPrChange w:id="1362" w:author="user" w:date="2023-07-26T14:27:00Z">
          <w:pPr>
            <w:pStyle w:val="NoSpacing"/>
            <w:bidi w:val="0"/>
          </w:pPr>
        </w:pPrChange>
      </w:pPr>
      <w:del w:id="1363" w:author="user" w:date="2023-07-26T13:22:00Z">
        <w:r w:rsidDel="004563CE">
          <w:delText>Averages trials withing each participant, excluding invalid trials or trials whose PAS isn't 1.</w:delText>
        </w:r>
      </w:del>
    </w:p>
    <w:p w14:paraId="44701549" w14:textId="03E9012C" w:rsidR="00F43914" w:rsidDel="004563CE" w:rsidRDefault="00082362" w:rsidP="00AA28E3">
      <w:pPr>
        <w:pStyle w:val="NoSpacing"/>
        <w:bidi w:val="0"/>
        <w:rPr>
          <w:del w:id="1364" w:author="user" w:date="2023-07-26T13:22:00Z"/>
        </w:rPr>
        <w:pPrChange w:id="1365" w:author="user" w:date="2023-07-26T14:27:00Z">
          <w:pPr>
            <w:pStyle w:val="NoSpacing"/>
            <w:bidi w:val="0"/>
          </w:pPr>
        </w:pPrChange>
      </w:pPr>
      <w:del w:id="1366" w:author="user" w:date="2023-07-26T13:22:00Z">
        <w:r w:rsidDel="004563CE">
          <w:delText>Averages:</w:delText>
        </w:r>
      </w:del>
    </w:p>
    <w:p w14:paraId="3BA73715" w14:textId="27922A47" w:rsidR="00F43914" w:rsidDel="004563CE" w:rsidRDefault="00082362" w:rsidP="00AA28E3">
      <w:pPr>
        <w:pStyle w:val="NoSpacing"/>
        <w:bidi w:val="0"/>
        <w:rPr>
          <w:del w:id="1367" w:author="user" w:date="2023-07-26T13:22:00Z"/>
        </w:rPr>
        <w:pPrChange w:id="1368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69" w:author="user" w:date="2023-07-26T13:22:00Z">
        <w:r w:rsidDel="004563CE">
          <w:delText>Trajectories</w:delText>
        </w:r>
      </w:del>
    </w:p>
    <w:p w14:paraId="73CC40AD" w14:textId="3F26055A" w:rsidR="00F43914" w:rsidDel="004563CE" w:rsidRDefault="00082362" w:rsidP="00AA28E3">
      <w:pPr>
        <w:pStyle w:val="NoSpacing"/>
        <w:bidi w:val="0"/>
        <w:rPr>
          <w:del w:id="1370" w:author="user" w:date="2023-07-26T13:22:00Z"/>
        </w:rPr>
        <w:pPrChange w:id="1371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72" w:author="user" w:date="2023-07-26T13:22:00Z">
        <w:r w:rsidDel="004563CE">
          <w:delText>Response time</w:delText>
        </w:r>
      </w:del>
    </w:p>
    <w:p w14:paraId="2BCF4D05" w14:textId="3EE1BA5B" w:rsidR="00F43914" w:rsidDel="004563CE" w:rsidRDefault="00082362" w:rsidP="00AA28E3">
      <w:pPr>
        <w:pStyle w:val="NoSpacing"/>
        <w:bidi w:val="0"/>
        <w:rPr>
          <w:del w:id="1373" w:author="user" w:date="2023-07-26T13:22:00Z"/>
        </w:rPr>
        <w:pPrChange w:id="1374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75" w:author="user" w:date="2023-07-26T13:22:00Z">
        <w:r w:rsidDel="004563CE">
          <w:delText>Reaction time</w:delText>
        </w:r>
      </w:del>
    </w:p>
    <w:p w14:paraId="728AC3E0" w14:textId="2B847918" w:rsidR="00F43914" w:rsidDel="004563CE" w:rsidRDefault="00082362" w:rsidP="00AA28E3">
      <w:pPr>
        <w:pStyle w:val="NoSpacing"/>
        <w:bidi w:val="0"/>
        <w:rPr>
          <w:del w:id="1376" w:author="user" w:date="2023-07-26T13:22:00Z"/>
        </w:rPr>
        <w:pPrChange w:id="1377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78" w:author="user" w:date="2023-07-26T13:22:00Z">
        <w:r w:rsidDel="004563CE">
          <w:delText>Movement time</w:delText>
        </w:r>
      </w:del>
    </w:p>
    <w:p w14:paraId="4B976F67" w14:textId="1D5D4D48" w:rsidR="00F43914" w:rsidDel="004563CE" w:rsidRDefault="00082362" w:rsidP="00AA28E3">
      <w:pPr>
        <w:pStyle w:val="NoSpacing"/>
        <w:bidi w:val="0"/>
        <w:rPr>
          <w:del w:id="1379" w:author="user" w:date="2023-07-26T13:22:00Z"/>
        </w:rPr>
        <w:pPrChange w:id="1380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81" w:author="user" w:date="2023-07-26T13:22:00Z">
        <w:r w:rsidDel="004563CE">
          <w:delText xml:space="preserve">Prime recognition – Includes most invalid trials, *Excludes only* unperformed trials or trials with bad </w:delText>
        </w:r>
      </w:del>
    </w:p>
    <w:p w14:paraId="14FA680F" w14:textId="56CE030D" w:rsidR="00F43914" w:rsidDel="004563CE" w:rsidRDefault="00082362" w:rsidP="00AA28E3">
      <w:pPr>
        <w:pStyle w:val="NoSpacing"/>
        <w:bidi w:val="0"/>
        <w:rPr>
          <w:del w:id="1382" w:author="user" w:date="2023-07-26T13:22:00Z"/>
        </w:rPr>
        <w:pPrChange w:id="1383" w:author="user" w:date="2023-07-26T14:27:00Z">
          <w:pPr>
            <w:pStyle w:val="NoSpacing"/>
            <w:bidi w:val="0"/>
            <w:ind w:left="2160" w:firstLine="720"/>
          </w:pPr>
        </w:pPrChange>
      </w:pPr>
      <w:del w:id="1384" w:author="user" w:date="2023-07-26T13:22:00Z">
        <w:r w:rsidDel="004563CE">
          <w:delText xml:space="preserve">stimuli duration. </w:delText>
        </w:r>
      </w:del>
    </w:p>
    <w:p w14:paraId="1760B308" w14:textId="201ACD78" w:rsidR="00F43914" w:rsidDel="004563CE" w:rsidRDefault="00082362" w:rsidP="00AA28E3">
      <w:pPr>
        <w:pStyle w:val="NoSpacing"/>
        <w:bidi w:val="0"/>
        <w:rPr>
          <w:del w:id="1385" w:author="user" w:date="2023-07-26T13:22:00Z"/>
        </w:rPr>
        <w:pPrChange w:id="1386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87" w:author="user" w:date="2023-07-26T13:22:00Z">
        <w:r w:rsidDel="004563CE">
          <w:delText>MAD</w:delText>
        </w:r>
      </w:del>
    </w:p>
    <w:p w14:paraId="18FCAD18" w14:textId="7522C5BE" w:rsidR="00F43914" w:rsidDel="004563CE" w:rsidRDefault="00082362" w:rsidP="00AA28E3">
      <w:pPr>
        <w:pStyle w:val="NoSpacing"/>
        <w:bidi w:val="0"/>
        <w:rPr>
          <w:del w:id="1388" w:author="user" w:date="2023-07-26T13:22:00Z"/>
        </w:rPr>
        <w:pPrChange w:id="1389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90" w:author="user" w:date="2023-07-26T13:22:00Z">
        <w:r w:rsidDel="004563CE">
          <w:delText>Maximally deviating point.</w:delText>
        </w:r>
      </w:del>
    </w:p>
    <w:p w14:paraId="09B22591" w14:textId="40DA33B7" w:rsidR="00F43914" w:rsidDel="004563CE" w:rsidRDefault="00082362" w:rsidP="00AA28E3">
      <w:pPr>
        <w:pStyle w:val="NoSpacing"/>
        <w:bidi w:val="0"/>
        <w:rPr>
          <w:del w:id="1391" w:author="user" w:date="2023-07-26T13:22:00Z"/>
        </w:rPr>
        <w:pPrChange w:id="1392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93" w:author="user" w:date="2023-07-26T13:22:00Z">
        <w:r w:rsidDel="004563CE">
          <w:delText>Total STD of the X coordinates – collapses the STD across time.</w:delText>
        </w:r>
      </w:del>
    </w:p>
    <w:p w14:paraId="6C7CE6D0" w14:textId="013A69EF" w:rsidR="00F43914" w:rsidDel="004563CE" w:rsidRDefault="00082362" w:rsidP="00AA28E3">
      <w:pPr>
        <w:pStyle w:val="NoSpacing"/>
        <w:bidi w:val="0"/>
        <w:rPr>
          <w:del w:id="1394" w:author="user" w:date="2023-07-26T13:22:00Z"/>
        </w:rPr>
        <w:pPrChange w:id="1395" w:author="user" w:date="2023-07-26T14:27:00Z">
          <w:pPr>
            <w:pStyle w:val="NoSpacing"/>
            <w:bidi w:val="0"/>
          </w:pPr>
        </w:pPrChange>
      </w:pPr>
      <w:del w:id="1396" w:author="user" w:date="2023-07-26T13:22:00Z">
        <w:r w:rsidDel="004563CE">
          <w:delText>Computes:</w:delText>
        </w:r>
      </w:del>
    </w:p>
    <w:p w14:paraId="1BDDF942" w14:textId="1BA94C8C" w:rsidR="00F43914" w:rsidDel="004563CE" w:rsidRDefault="00082362" w:rsidP="00AA28E3">
      <w:pPr>
        <w:pStyle w:val="NoSpacing"/>
        <w:bidi w:val="0"/>
        <w:rPr>
          <w:del w:id="1397" w:author="user" w:date="2023-07-26T13:22:00Z"/>
        </w:rPr>
        <w:pPrChange w:id="1398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399" w:author="user" w:date="2023-07-26T13:22:00Z">
        <w:r w:rsidDel="004563CE">
          <w:delText>STD (between trials) of the x coordinates at each point along Z.</w:delText>
        </w:r>
      </w:del>
    </w:p>
    <w:p w14:paraId="1240D38D" w14:textId="602CABA9" w:rsidR="00F43914" w:rsidDel="004563CE" w:rsidRDefault="00082362" w:rsidP="00AA28E3">
      <w:pPr>
        <w:pStyle w:val="NoSpacing"/>
        <w:bidi w:val="0"/>
        <w:rPr>
          <w:del w:id="1400" w:author="user" w:date="2023-07-26T13:22:00Z"/>
        </w:rPr>
        <w:pPrChange w:id="1401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02" w:author="user" w:date="2023-07-26T13:22:00Z">
        <w:r w:rsidDel="004563CE">
          <w:delText>Number of trials with each PAS rating.</w:delText>
        </w:r>
      </w:del>
    </w:p>
    <w:p w14:paraId="5F7A5C68" w14:textId="38A520EC" w:rsidR="00F43914" w:rsidDel="004563CE" w:rsidRDefault="00082362" w:rsidP="00AA28E3">
      <w:pPr>
        <w:pStyle w:val="NoSpacing"/>
        <w:bidi w:val="0"/>
        <w:rPr>
          <w:del w:id="1403" w:author="user" w:date="2023-07-26T13:22:00Z"/>
        </w:rPr>
        <w:pPrChange w:id="1404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05" w:author="user" w:date="2023-07-26T13:22:00Z">
        <w:r w:rsidDel="004563CE">
          <w:delText>Difference between average trajectory in the congruent and incongruent conditions.</w:delText>
        </w:r>
      </w:del>
    </w:p>
    <w:p w14:paraId="79A63B9D" w14:textId="21D57815" w:rsidR="00F43914" w:rsidDel="004563CE" w:rsidRDefault="00082362" w:rsidP="00AA28E3">
      <w:pPr>
        <w:pStyle w:val="NoSpacing"/>
        <w:bidi w:val="0"/>
        <w:rPr>
          <w:del w:id="1406" w:author="user" w:date="2023-07-26T13:22:00Z"/>
        </w:rPr>
        <w:pPrChange w:id="1407" w:author="user" w:date="2023-07-26T14:27:00Z">
          <w:pPr>
            <w:pStyle w:val="Heading2"/>
            <w:bidi w:val="0"/>
          </w:pPr>
        </w:pPrChange>
      </w:pPr>
      <w:del w:id="1408" w:author="user" w:date="2023-07-26T13:22:00Z">
        <w:r w:rsidDel="004563CE">
          <w:delText>Sorting and averaging between subjects</w:delText>
        </w:r>
      </w:del>
    </w:p>
    <w:p w14:paraId="2A58A5EA" w14:textId="01942CED" w:rsidR="00F43914" w:rsidDel="004563CE" w:rsidRDefault="00082362" w:rsidP="00AA28E3">
      <w:pPr>
        <w:pStyle w:val="NoSpacing"/>
        <w:bidi w:val="0"/>
        <w:rPr>
          <w:del w:id="1409" w:author="user" w:date="2023-07-26T13:22:00Z"/>
        </w:rPr>
        <w:pPrChange w:id="1410" w:author="user" w:date="2023-07-26T14:27:00Z">
          <w:pPr>
            <w:pStyle w:val="NoSpacing"/>
            <w:bidi w:val="0"/>
          </w:pPr>
        </w:pPrChange>
      </w:pPr>
      <w:del w:id="1411" w:author="user" w:date="2023-07-26T13:22:00Z">
        <w:r w:rsidDel="004563CE">
          <w:delText>Averages the following values (after excluding the bad subjects):</w:delText>
        </w:r>
      </w:del>
    </w:p>
    <w:p w14:paraId="24769B54" w14:textId="18CEA9A6" w:rsidR="00F43914" w:rsidDel="004563CE" w:rsidRDefault="00082362" w:rsidP="00AA28E3">
      <w:pPr>
        <w:pStyle w:val="NoSpacing"/>
        <w:bidi w:val="0"/>
        <w:rPr>
          <w:del w:id="1412" w:author="user" w:date="2023-07-26T13:22:00Z"/>
        </w:rPr>
        <w:pPrChange w:id="1413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14" w:author="user" w:date="2023-07-26T13:22:00Z">
        <w:r w:rsidDel="004563CE">
          <w:delText>Trajectory</w:delText>
        </w:r>
      </w:del>
    </w:p>
    <w:p w14:paraId="0E41B36D" w14:textId="3108229E" w:rsidR="00F43914" w:rsidDel="004563CE" w:rsidRDefault="00082362" w:rsidP="00AA28E3">
      <w:pPr>
        <w:pStyle w:val="NoSpacing"/>
        <w:bidi w:val="0"/>
        <w:rPr>
          <w:del w:id="1415" w:author="user" w:date="2023-07-26T13:22:00Z"/>
        </w:rPr>
        <w:pPrChange w:id="1416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17" w:author="user" w:date="2023-07-26T13:22:00Z">
        <w:r w:rsidDel="004563CE">
          <w:delText>RT</w:delText>
        </w:r>
      </w:del>
    </w:p>
    <w:p w14:paraId="28A5654B" w14:textId="3EA2F835" w:rsidR="00F43914" w:rsidDel="004563CE" w:rsidRDefault="00082362" w:rsidP="00AA28E3">
      <w:pPr>
        <w:pStyle w:val="NoSpacing"/>
        <w:bidi w:val="0"/>
        <w:rPr>
          <w:del w:id="1418" w:author="user" w:date="2023-07-26T13:22:00Z"/>
        </w:rPr>
        <w:pPrChange w:id="1419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20" w:author="user" w:date="2023-07-26T13:22:00Z">
        <w:r w:rsidDel="004563CE">
          <w:delText>Reaction time</w:delText>
        </w:r>
      </w:del>
    </w:p>
    <w:p w14:paraId="72C4EF4B" w14:textId="0EFDBF32" w:rsidR="00F43914" w:rsidDel="004563CE" w:rsidRDefault="00082362" w:rsidP="00AA28E3">
      <w:pPr>
        <w:pStyle w:val="NoSpacing"/>
        <w:bidi w:val="0"/>
        <w:rPr>
          <w:del w:id="1421" w:author="user" w:date="2023-07-26T13:22:00Z"/>
        </w:rPr>
        <w:pPrChange w:id="1422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23" w:author="user" w:date="2023-07-26T13:22:00Z">
        <w:r w:rsidDel="004563CE">
          <w:delText>Movement time</w:delText>
        </w:r>
      </w:del>
    </w:p>
    <w:p w14:paraId="681D94A7" w14:textId="0DEDBE85" w:rsidR="00F43914" w:rsidDel="004563CE" w:rsidRDefault="00082362" w:rsidP="00AA28E3">
      <w:pPr>
        <w:pStyle w:val="NoSpacing"/>
        <w:bidi w:val="0"/>
        <w:rPr>
          <w:del w:id="1424" w:author="user" w:date="2023-07-26T13:22:00Z"/>
        </w:rPr>
        <w:pPrChange w:id="1425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26" w:author="user" w:date="2023-07-26T13:22:00Z">
        <w:r w:rsidDel="004563CE">
          <w:delText>Prime recognition</w:delText>
        </w:r>
      </w:del>
    </w:p>
    <w:p w14:paraId="29DAB1A2" w14:textId="054643A3" w:rsidR="00F43914" w:rsidDel="004563CE" w:rsidRDefault="00082362" w:rsidP="00AA28E3">
      <w:pPr>
        <w:pStyle w:val="NoSpacing"/>
        <w:bidi w:val="0"/>
        <w:rPr>
          <w:del w:id="1427" w:author="user" w:date="2023-07-26T13:22:00Z"/>
        </w:rPr>
        <w:pPrChange w:id="1428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29" w:author="user" w:date="2023-07-26T13:22:00Z">
        <w:r w:rsidDel="004563CE">
          <w:delText>Number of trials with each PAS rating.</w:delText>
        </w:r>
      </w:del>
    </w:p>
    <w:p w14:paraId="5999E855" w14:textId="7B1C91EF" w:rsidR="00F43914" w:rsidDel="004563CE" w:rsidRDefault="00082362" w:rsidP="00AA28E3">
      <w:pPr>
        <w:pStyle w:val="NoSpacing"/>
        <w:bidi w:val="0"/>
        <w:rPr>
          <w:del w:id="1430" w:author="user" w:date="2023-07-26T13:22:00Z"/>
        </w:rPr>
        <w:pPrChange w:id="1431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32" w:author="user" w:date="2023-07-26T13:22:00Z">
        <w:r w:rsidDel="004563CE">
          <w:delText>MAD</w:delText>
        </w:r>
      </w:del>
    </w:p>
    <w:p w14:paraId="125BE6C9" w14:textId="2B0E1B7F" w:rsidR="00F43914" w:rsidDel="004563CE" w:rsidRDefault="00082362" w:rsidP="00AA28E3">
      <w:pPr>
        <w:pStyle w:val="NoSpacing"/>
        <w:bidi w:val="0"/>
        <w:rPr>
          <w:del w:id="1433" w:author="user" w:date="2023-07-26T13:22:00Z"/>
        </w:rPr>
        <w:pPrChange w:id="1434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35" w:author="user" w:date="2023-07-26T13:22:00Z">
        <w:r w:rsidDel="004563CE">
          <w:delText>Maximally deviating point.</w:delText>
        </w:r>
      </w:del>
    </w:p>
    <w:p w14:paraId="585E005D" w14:textId="0D68E16B" w:rsidR="00F43914" w:rsidDel="004563CE" w:rsidRDefault="00082362" w:rsidP="00AA28E3">
      <w:pPr>
        <w:pStyle w:val="NoSpacing"/>
        <w:bidi w:val="0"/>
        <w:rPr>
          <w:del w:id="1436" w:author="user" w:date="2023-07-26T13:22:00Z"/>
        </w:rPr>
        <w:pPrChange w:id="1437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38" w:author="user" w:date="2023-07-26T13:22:00Z">
        <w:r w:rsidDel="004563CE">
          <w:delText>Reach area</w:delText>
        </w:r>
      </w:del>
    </w:p>
    <w:p w14:paraId="165DEA7B" w14:textId="0E105458" w:rsidR="00F43914" w:rsidDel="004563CE" w:rsidRDefault="00082362" w:rsidP="00AA28E3">
      <w:pPr>
        <w:pStyle w:val="NoSpacing"/>
        <w:bidi w:val="0"/>
        <w:rPr>
          <w:del w:id="1439" w:author="user" w:date="2023-07-26T13:22:00Z"/>
        </w:rPr>
        <w:pPrChange w:id="1440" w:author="user" w:date="2023-07-26T14:27:00Z">
          <w:pPr>
            <w:pStyle w:val="NoSpacing"/>
            <w:numPr>
              <w:numId w:val="8"/>
            </w:numPr>
            <w:bidi w:val="0"/>
            <w:ind w:left="720" w:hanging="360"/>
          </w:pPr>
        </w:pPrChange>
      </w:pPr>
      <w:del w:id="1441" w:author="user" w:date="2023-07-26T13:22:00Z">
        <w:r w:rsidDel="004563CE">
          <w:delText>STD of the x coordinates at each point along Z.</w:delText>
        </w:r>
      </w:del>
    </w:p>
    <w:p w14:paraId="5CF76AF0" w14:textId="0E52A601" w:rsidR="00F43914" w:rsidDel="004563CE" w:rsidRDefault="00082362" w:rsidP="00AA28E3">
      <w:pPr>
        <w:pStyle w:val="NoSpacing"/>
        <w:bidi w:val="0"/>
        <w:rPr>
          <w:del w:id="1442" w:author="user" w:date="2023-07-26T13:22:00Z"/>
        </w:rPr>
        <w:pPrChange w:id="1443" w:author="user" w:date="2023-07-26T14:27:00Z">
          <w:pPr>
            <w:pStyle w:val="Heading2"/>
            <w:numPr>
              <w:numId w:val="8"/>
            </w:numPr>
            <w:bidi w:val="0"/>
            <w:ind w:left="720" w:hanging="360"/>
          </w:pPr>
        </w:pPrChange>
      </w:pPr>
      <w:del w:id="1444" w:author="user" w:date="2023-07-26T13:22:00Z">
        <w:r w:rsidDel="004563CE">
          <w:delText>Total STD of X</w:delText>
        </w:r>
      </w:del>
    </w:p>
    <w:p w14:paraId="33F8E6E2" w14:textId="778E1199" w:rsidR="00F43914" w:rsidDel="004563CE" w:rsidRDefault="00082362" w:rsidP="00AA28E3">
      <w:pPr>
        <w:pStyle w:val="NoSpacing"/>
        <w:bidi w:val="0"/>
        <w:rPr>
          <w:del w:id="1445" w:author="user" w:date="2023-07-26T13:22:00Z"/>
        </w:rPr>
        <w:pPrChange w:id="1446" w:author="user" w:date="2023-07-26T14:27:00Z">
          <w:pPr>
            <w:pStyle w:val="Heading2"/>
            <w:bidi w:val="0"/>
          </w:pPr>
        </w:pPrChange>
      </w:pPr>
      <w:del w:id="1447" w:author="user" w:date="2023-07-26T13:22:00Z">
        <w:r w:rsidDel="004563CE">
          <w:delText>Formatting to R</w:delText>
        </w:r>
      </w:del>
    </w:p>
    <w:p w14:paraId="10638E3C" w14:textId="3B2B3207" w:rsidR="00F43914" w:rsidDel="004563CE" w:rsidRDefault="00082362" w:rsidP="00AA28E3">
      <w:pPr>
        <w:pStyle w:val="NoSpacing"/>
        <w:bidi w:val="0"/>
        <w:rPr>
          <w:del w:id="1448" w:author="user" w:date="2023-07-26T13:22:00Z"/>
        </w:rPr>
        <w:pPrChange w:id="1449" w:author="user" w:date="2023-07-26T14:27:00Z">
          <w:pPr>
            <w:pStyle w:val="Heading3"/>
            <w:bidi w:val="0"/>
          </w:pPr>
        </w:pPrChange>
      </w:pPr>
      <w:del w:id="1450" w:author="user" w:date="2023-07-26T13:22:00Z">
        <w:r w:rsidDel="004563CE">
          <w:delText>Reach area</w:delText>
        </w:r>
      </w:del>
    </w:p>
    <w:p w14:paraId="1F1AADAD" w14:textId="253D3B7E" w:rsidR="00F43914" w:rsidDel="004563CE" w:rsidRDefault="00082362" w:rsidP="00AA28E3">
      <w:pPr>
        <w:pStyle w:val="NoSpacing"/>
        <w:bidi w:val="0"/>
        <w:rPr>
          <w:del w:id="1451" w:author="user" w:date="2023-07-26T13:22:00Z"/>
        </w:rPr>
        <w:pPrChange w:id="1452" w:author="user" w:date="2023-07-26T14:27:00Z">
          <w:pPr>
            <w:pStyle w:val="NoSpacing"/>
            <w:bidi w:val="0"/>
          </w:pPr>
        </w:pPrChange>
      </w:pPr>
      <w:del w:id="1453" w:author="user" w:date="2023-07-26T13:22:00Z">
        <w:r w:rsidDel="004563CE">
          <w:delText>Define 'M', which is the minimal amount of valid trials any subject has in a single condition.</w:delText>
        </w:r>
      </w:del>
    </w:p>
    <w:p w14:paraId="79576472" w14:textId="6F241ED9" w:rsidR="00F43914" w:rsidDel="004563CE" w:rsidRDefault="00082362" w:rsidP="00AA28E3">
      <w:pPr>
        <w:pStyle w:val="NoSpacing"/>
        <w:bidi w:val="0"/>
        <w:rPr>
          <w:del w:id="1454" w:author="user" w:date="2023-07-26T13:22:00Z"/>
        </w:rPr>
        <w:pPrChange w:id="1455" w:author="user" w:date="2023-07-26T14:27:00Z">
          <w:pPr>
            <w:pStyle w:val="NoSpacing"/>
            <w:bidi w:val="0"/>
          </w:pPr>
        </w:pPrChange>
      </w:pPr>
      <w:del w:id="1456" w:author="user" w:date="2023-07-26T13:22:00Z">
        <w:r w:rsidDel="004563CE">
          <w:delText>For each subject we compute 1000 average left and right trajectories for each condition by randomly sampling (with replacement) 'M' trials and averaging them.</w:delText>
        </w:r>
      </w:del>
    </w:p>
    <w:p w14:paraId="7D921448" w14:textId="0C5E2404" w:rsidR="00F43914" w:rsidDel="004563CE" w:rsidRDefault="00082362" w:rsidP="00AA28E3">
      <w:pPr>
        <w:pStyle w:val="NoSpacing"/>
        <w:bidi w:val="0"/>
        <w:rPr>
          <w:del w:id="1457" w:author="user" w:date="2023-07-26T13:22:00Z"/>
        </w:rPr>
        <w:pPrChange w:id="1458" w:author="user" w:date="2023-07-26T14:27:00Z">
          <w:pPr>
            <w:pStyle w:val="Heading2"/>
            <w:bidi w:val="0"/>
          </w:pPr>
        </w:pPrChange>
      </w:pPr>
      <w:del w:id="1459" w:author="user" w:date="2023-07-26T13:22:00Z">
        <w:r w:rsidDel="004563CE">
          <w:delText>We use these average trajectories to compute 1000 reach areas for each subject in each condition.</w:delText>
        </w:r>
      </w:del>
    </w:p>
    <w:p w14:paraId="425585BE" w14:textId="7C88E815" w:rsidR="00F43914" w:rsidDel="004563CE" w:rsidRDefault="00082362" w:rsidP="00AA28E3">
      <w:pPr>
        <w:pStyle w:val="NoSpacing"/>
        <w:bidi w:val="0"/>
        <w:rPr>
          <w:del w:id="1460" w:author="user" w:date="2023-07-26T13:22:00Z"/>
        </w:rPr>
        <w:pPrChange w:id="1461" w:author="user" w:date="2023-07-26T14:27:00Z">
          <w:pPr>
            <w:pStyle w:val="Heading2"/>
            <w:bidi w:val="0"/>
          </w:pPr>
        </w:pPrChange>
      </w:pPr>
      <w:del w:id="1462" w:author="user" w:date="2023-07-26T13:22:00Z">
        <w:r w:rsidDel="004563CE">
          <w:delText>Modeling</w:delText>
        </w:r>
      </w:del>
    </w:p>
    <w:p w14:paraId="7C79839B" w14:textId="4A3F9FAD" w:rsidR="00F43914" w:rsidDel="004563CE" w:rsidRDefault="00082362" w:rsidP="00AA28E3">
      <w:pPr>
        <w:pStyle w:val="NoSpacing"/>
        <w:bidi w:val="0"/>
        <w:rPr>
          <w:del w:id="1463" w:author="user" w:date="2023-07-26T13:22:00Z"/>
        </w:rPr>
        <w:pPrChange w:id="1464" w:author="user" w:date="2023-07-26T14:27:00Z">
          <w:pPr>
            <w:pStyle w:val="Heading3"/>
            <w:bidi w:val="0"/>
          </w:pPr>
        </w:pPrChange>
      </w:pPr>
      <w:del w:id="1465" w:author="user" w:date="2023-07-26T13:22:00Z">
        <w:r w:rsidDel="004563CE">
          <w:delText>Diff in X value between conditions along the trajectory</w:delText>
        </w:r>
      </w:del>
    </w:p>
    <w:p w14:paraId="0CA13291" w14:textId="54AC376D" w:rsidR="00F43914" w:rsidDel="004563CE" w:rsidRDefault="00082362" w:rsidP="00AA28E3">
      <w:pPr>
        <w:pStyle w:val="NoSpacing"/>
        <w:bidi w:val="0"/>
        <w:rPr>
          <w:del w:id="1466" w:author="user" w:date="2023-07-26T13:22:00Z"/>
        </w:rPr>
        <w:pPrChange w:id="1467" w:author="user" w:date="2023-07-26T14:27:00Z">
          <w:pPr>
            <w:pStyle w:val="NoSpacing"/>
            <w:bidi w:val="0"/>
          </w:pPr>
        </w:pPrChange>
      </w:pPr>
      <w:del w:id="1468" w:author="user" w:date="2023-07-26T13:22:00Z">
        <w:r w:rsidDel="004563CE">
          <w:delText>We computed the difference between each subject's average congruent and incongruent trajectories in the "averaging within subject" section (Did so for left and right sides separately).</w:delText>
        </w:r>
      </w:del>
    </w:p>
    <w:p w14:paraId="4737A770" w14:textId="4CE1C6BA" w:rsidR="00F43914" w:rsidDel="004563CE" w:rsidRDefault="00082362" w:rsidP="00AA28E3">
      <w:pPr>
        <w:pStyle w:val="NoSpacing"/>
        <w:bidi w:val="0"/>
        <w:rPr>
          <w:del w:id="1469" w:author="user" w:date="2023-07-26T13:22:00Z"/>
        </w:rPr>
        <w:pPrChange w:id="1470" w:author="user" w:date="2023-07-26T14:27:00Z">
          <w:pPr>
            <w:pStyle w:val="NoSpacing"/>
            <w:bidi w:val="0"/>
          </w:pPr>
        </w:pPrChange>
      </w:pPr>
      <w:del w:id="1471" w:author="user" w:date="2023-07-26T13:22:00Z">
        <w:r w:rsidDel="004563CE">
          <w:delText>We now plot the average difference and it's confidence interval, this gives us a "t-test" along time. We look if at any point in time the difference is significantly greater than zero.</w:delText>
        </w:r>
      </w:del>
    </w:p>
    <w:p w14:paraId="6A05A809" w14:textId="48D64F94" w:rsidR="00F43914" w:rsidDel="004563CE" w:rsidRDefault="00082362" w:rsidP="00AA28E3">
      <w:pPr>
        <w:pStyle w:val="NoSpacing"/>
        <w:bidi w:val="0"/>
        <w:rPr>
          <w:del w:id="1472" w:author="user" w:date="2023-07-26T13:22:00Z"/>
        </w:rPr>
        <w:pPrChange w:id="1473" w:author="user" w:date="2023-07-26T14:27:00Z">
          <w:pPr>
            <w:pStyle w:val="NoSpacing"/>
            <w:bidi w:val="0"/>
          </w:pPr>
        </w:pPrChange>
      </w:pPr>
      <w:del w:id="1474" w:author="user" w:date="2023-07-26T13:22:00Z">
        <w:r w:rsidDel="004563CE">
          <w:rPr>
            <w:noProof/>
          </w:rPr>
          <w:drawing>
            <wp:inline distT="0" distB="0" distL="0" distR="0" wp14:anchorId="2AAFD491" wp14:editId="07777777">
              <wp:extent cx="3059430" cy="1989455"/>
              <wp:effectExtent l="0" t="0" r="0" b="0"/>
              <wp:docPr id="3" name="Picture 9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9" descr="Char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59430" cy="1989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A39BBE3" w14:textId="42B7E5DA" w:rsidR="00F43914" w:rsidDel="004563CE" w:rsidRDefault="00082362" w:rsidP="00AA28E3">
      <w:pPr>
        <w:pStyle w:val="NoSpacing"/>
        <w:bidi w:val="0"/>
        <w:rPr>
          <w:del w:id="1475" w:author="user" w:date="2023-07-26T13:22:00Z"/>
        </w:rPr>
        <w:pPrChange w:id="1476" w:author="user" w:date="2023-07-26T14:27:00Z">
          <w:pPr>
            <w:pStyle w:val="Heading2"/>
            <w:bidi w:val="0"/>
          </w:pPr>
        </w:pPrChange>
      </w:pPr>
      <w:del w:id="1477" w:author="user" w:date="2023-07-26T13:22:00Z">
        <w:r w:rsidDel="004563CE">
          <w:rPr>
            <w:noProof/>
          </w:rPr>
          <w:drawing>
            <wp:inline distT="0" distB="0" distL="0" distR="0" wp14:anchorId="36AB1B07" wp14:editId="07777777">
              <wp:extent cx="3037205" cy="1695450"/>
              <wp:effectExtent l="0" t="0" r="0" b="0"/>
              <wp:docPr id="4" name="Picture 1" descr="Chart, surface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1" descr="Chart, surface char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7205" cy="1695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13F59BD" w14:textId="100E5504" w:rsidR="00F43914" w:rsidDel="004563CE" w:rsidRDefault="00082362" w:rsidP="00AA28E3">
      <w:pPr>
        <w:pStyle w:val="NoSpacing"/>
        <w:bidi w:val="0"/>
        <w:rPr>
          <w:del w:id="1478" w:author="user" w:date="2023-07-26T13:22:00Z"/>
        </w:rPr>
        <w:pPrChange w:id="1479" w:author="user" w:date="2023-07-26T14:27:00Z">
          <w:pPr>
            <w:pStyle w:val="Heading3"/>
            <w:bidi w:val="0"/>
          </w:pPr>
        </w:pPrChange>
      </w:pPr>
      <w:del w:id="1480" w:author="user" w:date="2023-07-26T13:22:00Z">
        <w:r w:rsidDel="004563CE">
          <w:delText>Reach Area</w:delText>
        </w:r>
      </w:del>
    </w:p>
    <w:p w14:paraId="0BD8BC05" w14:textId="05909B24" w:rsidR="00F43914" w:rsidDel="004563CE" w:rsidRDefault="00082362" w:rsidP="00AA28E3">
      <w:pPr>
        <w:pStyle w:val="NoSpacing"/>
        <w:bidi w:val="0"/>
        <w:rPr>
          <w:del w:id="1481" w:author="user" w:date="2023-07-26T13:22:00Z"/>
        </w:rPr>
        <w:pPrChange w:id="1482" w:author="user" w:date="2023-07-26T14:27:00Z">
          <w:pPr>
            <w:pStyle w:val="NoSpacing"/>
            <w:bidi w:val="0"/>
          </w:pPr>
        </w:pPrChange>
      </w:pPr>
      <w:del w:id="1483" w:author="user" w:date="2023-07-26T13:22:00Z">
        <w:r w:rsidDel="004563CE">
          <w:delText>We previously generated 1000 reach area observations for each subject.</w:delText>
        </w:r>
      </w:del>
    </w:p>
    <w:p w14:paraId="59D20BB0" w14:textId="52DDA92B" w:rsidR="00F43914" w:rsidDel="004563CE" w:rsidRDefault="00082362" w:rsidP="00AA28E3">
      <w:pPr>
        <w:pStyle w:val="NoSpacing"/>
        <w:bidi w:val="0"/>
        <w:rPr>
          <w:del w:id="1484" w:author="user" w:date="2023-07-26T13:22:00Z"/>
        </w:rPr>
        <w:pPrChange w:id="1485" w:author="user" w:date="2023-07-26T14:27:00Z">
          <w:pPr>
            <w:pStyle w:val="NoSpacing"/>
            <w:bidi w:val="0"/>
          </w:pPr>
        </w:pPrChange>
      </w:pPr>
      <w:del w:id="1486" w:author="user" w:date="2023-07-26T13:22:00Z">
        <w:r w:rsidDel="004563CE">
          <w:delText>We enter all these observations from all the subject into a LMM with condition as the predictor, reach area as the predicted, and subject as a random factor.</w:delText>
        </w:r>
      </w:del>
    </w:p>
    <w:p w14:paraId="478286BC" w14:textId="1EF9C389" w:rsidR="00F43914" w:rsidDel="004563CE" w:rsidRDefault="00082362" w:rsidP="00AA28E3">
      <w:pPr>
        <w:pStyle w:val="NoSpacing"/>
        <w:bidi w:val="0"/>
        <w:rPr>
          <w:del w:id="1487" w:author="user" w:date="2023-07-26T13:22:00Z"/>
        </w:rPr>
        <w:pPrChange w:id="1488" w:author="user" w:date="2023-07-26T14:27:00Z">
          <w:pPr>
            <w:pStyle w:val="NoSpacing"/>
            <w:bidi w:val="0"/>
          </w:pPr>
        </w:pPrChange>
      </w:pPr>
      <w:del w:id="1489" w:author="user" w:date="2023-07-26T13:22:00Z">
        <w:r w:rsidDel="004563CE">
          <w:delText>We then compare it to an "empty" model that contains only an intercept and subjects as a random factor.</w:delText>
        </w:r>
      </w:del>
    </w:p>
    <w:p w14:paraId="41C8F396" w14:textId="1C76E478" w:rsidR="00F43914" w:rsidDel="004563CE" w:rsidRDefault="00082362" w:rsidP="00AA28E3">
      <w:pPr>
        <w:pStyle w:val="NoSpacing"/>
        <w:bidi w:val="0"/>
        <w:rPr>
          <w:del w:id="1490" w:author="user" w:date="2023-07-26T13:22:00Z"/>
        </w:rPr>
        <w:pPrChange w:id="1491" w:author="user" w:date="2023-07-26T14:27:00Z">
          <w:pPr>
            <w:pStyle w:val="Heading3"/>
            <w:bidi w:val="0"/>
          </w:pPr>
        </w:pPrChange>
      </w:pPr>
      <w:del w:id="1492" w:author="user" w:date="2023-07-26T13:22:00Z">
        <w:r w:rsidDel="004563CE">
          <w:rPr>
            <w:noProof/>
          </w:rPr>
          <w:drawing>
            <wp:inline distT="0" distB="0" distL="0" distR="0" wp14:anchorId="78AC8ACB" wp14:editId="07777777">
              <wp:extent cx="2327275" cy="1339215"/>
              <wp:effectExtent l="0" t="0" r="0" b="0"/>
              <wp:docPr id="5" name="Picture 12" descr="Text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12" descr="Text&#10;&#10;Description automatically generated with low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27275" cy="13392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6C5F9AD" w14:textId="730983BC" w:rsidR="00F43914" w:rsidDel="004563CE" w:rsidRDefault="00082362" w:rsidP="00AA28E3">
      <w:pPr>
        <w:pStyle w:val="NoSpacing"/>
        <w:bidi w:val="0"/>
        <w:rPr>
          <w:del w:id="1493" w:author="user" w:date="2023-07-26T13:22:00Z"/>
        </w:rPr>
        <w:pPrChange w:id="1494" w:author="user" w:date="2023-07-26T14:27:00Z">
          <w:pPr>
            <w:pStyle w:val="Heading3"/>
            <w:bidi w:val="0"/>
          </w:pPr>
        </w:pPrChange>
      </w:pPr>
      <w:del w:id="1495" w:author="user" w:date="2023-07-26T13:22:00Z">
        <w:r w:rsidDel="004563CE">
          <w:delText>MAD</w:delText>
        </w:r>
      </w:del>
    </w:p>
    <w:p w14:paraId="089D426D" w14:textId="11090F3C" w:rsidR="00F43914" w:rsidDel="004563CE" w:rsidRDefault="00082362" w:rsidP="00AA28E3">
      <w:pPr>
        <w:pStyle w:val="NoSpacing"/>
        <w:bidi w:val="0"/>
        <w:rPr>
          <w:del w:id="1496" w:author="user" w:date="2023-07-26T13:22:00Z"/>
        </w:rPr>
        <w:pPrChange w:id="1497" w:author="user" w:date="2023-07-26T14:27:00Z">
          <w:pPr>
            <w:pStyle w:val="NoSpacing"/>
            <w:bidi w:val="0"/>
          </w:pPr>
        </w:pPrChange>
      </w:pPr>
      <w:del w:id="1498" w:author="user" w:date="2023-07-26T13:22:00Z">
        <w:r w:rsidDel="004563CE">
          <w:delText>Model MAD as a function of condition with subjects as a random factor.</w:delText>
        </w:r>
      </w:del>
    </w:p>
    <w:p w14:paraId="79F8F6C5" w14:textId="6E1A8452" w:rsidR="00F43914" w:rsidDel="004563CE" w:rsidRDefault="00082362" w:rsidP="00AA28E3">
      <w:pPr>
        <w:pStyle w:val="NoSpacing"/>
        <w:bidi w:val="0"/>
        <w:rPr>
          <w:del w:id="1499" w:author="user" w:date="2023-07-26T13:22:00Z"/>
        </w:rPr>
        <w:pPrChange w:id="1500" w:author="user" w:date="2023-07-26T14:27:00Z">
          <w:pPr>
            <w:pStyle w:val="NoSpacing"/>
            <w:bidi w:val="0"/>
          </w:pPr>
        </w:pPrChange>
      </w:pPr>
      <w:del w:id="1501" w:author="user" w:date="2023-07-26T13:22:00Z">
        <w:r w:rsidDel="004563CE">
          <w:delText>Use actual values for each subject, not the average MAD.</w:delText>
        </w:r>
      </w:del>
    </w:p>
    <w:p w14:paraId="72A3D3EC" w14:textId="332B314D" w:rsidR="00F43914" w:rsidDel="004563CE" w:rsidRDefault="00082362" w:rsidP="00AA28E3">
      <w:pPr>
        <w:pStyle w:val="NoSpacing"/>
        <w:bidi w:val="0"/>
        <w:rPr>
          <w:del w:id="1502" w:author="user" w:date="2023-07-26T13:22:00Z"/>
        </w:rPr>
        <w:pPrChange w:id="1503" w:author="user" w:date="2023-07-26T14:27:00Z">
          <w:pPr>
            <w:pStyle w:val="Heading3"/>
            <w:bidi w:val="0"/>
          </w:pPr>
        </w:pPrChange>
      </w:pPr>
      <w:del w:id="1504" w:author="user" w:date="2023-07-26T13:22:00Z">
        <w:r w:rsidDel="004563CE">
          <w:rPr>
            <w:noProof/>
          </w:rPr>
          <w:drawing>
            <wp:inline distT="0" distB="0" distL="0" distR="0" wp14:anchorId="3152325D" wp14:editId="07777777">
              <wp:extent cx="2390140" cy="984885"/>
              <wp:effectExtent l="0" t="0" r="0" b="0"/>
              <wp:docPr id="6" name="Picture 5" descr="A screenshot of a computer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 descr="A screenshot of a computer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90140" cy="984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BBD7905" w14:textId="40DD541B" w:rsidR="00F43914" w:rsidDel="004563CE" w:rsidRDefault="00082362" w:rsidP="00AA28E3">
      <w:pPr>
        <w:pStyle w:val="NoSpacing"/>
        <w:bidi w:val="0"/>
        <w:rPr>
          <w:del w:id="1505" w:author="user" w:date="2023-07-26T13:22:00Z"/>
        </w:rPr>
        <w:pPrChange w:id="1506" w:author="user" w:date="2023-07-26T14:27:00Z">
          <w:pPr>
            <w:pStyle w:val="Heading3"/>
            <w:bidi w:val="0"/>
          </w:pPr>
        </w:pPrChange>
      </w:pPr>
      <w:del w:id="1507" w:author="user" w:date="2023-07-26T13:22:00Z">
        <w:r w:rsidDel="004563CE">
          <w:delText>X Deviation</w:delText>
        </w:r>
      </w:del>
    </w:p>
    <w:p w14:paraId="0D200B6D" w14:textId="6FC79CDE" w:rsidR="00F43914" w:rsidDel="004563CE" w:rsidRDefault="00082362" w:rsidP="00AA28E3">
      <w:pPr>
        <w:pStyle w:val="NoSpacing"/>
        <w:bidi w:val="0"/>
        <w:rPr>
          <w:del w:id="1508" w:author="user" w:date="2023-07-26T13:22:00Z"/>
        </w:rPr>
        <w:pPrChange w:id="1509" w:author="user" w:date="2023-07-26T14:27:00Z">
          <w:pPr>
            <w:bidi w:val="0"/>
          </w:pPr>
        </w:pPrChange>
      </w:pPr>
      <w:del w:id="1510" w:author="user" w:date="2023-07-26T13:22:00Z">
        <w:r w:rsidDel="004563CE">
          <w:delText>Model X position as a function of condition with subjects as a random factor.</w:delText>
        </w:r>
      </w:del>
    </w:p>
    <w:p w14:paraId="1F9E6D2B" w14:textId="5BE3306E" w:rsidR="00F43914" w:rsidDel="004563CE" w:rsidRDefault="00082362" w:rsidP="00AA28E3">
      <w:pPr>
        <w:pStyle w:val="NoSpacing"/>
        <w:bidi w:val="0"/>
        <w:rPr>
          <w:del w:id="1511" w:author="user" w:date="2023-07-26T13:22:00Z"/>
        </w:rPr>
        <w:pPrChange w:id="1512" w:author="user" w:date="2023-07-26T14:27:00Z">
          <w:pPr>
            <w:bidi w:val="0"/>
          </w:pPr>
        </w:pPrChange>
      </w:pPr>
      <w:del w:id="1513" w:author="user" w:date="2023-07-26T13:22:00Z">
        <w:r w:rsidDel="004563CE">
          <w:delText>Does so for each point along the trajectory.</w:delText>
        </w:r>
      </w:del>
    </w:p>
    <w:p w14:paraId="0D0B940D" w14:textId="024D181A" w:rsidR="00F43914" w:rsidDel="004563CE" w:rsidRDefault="00082362" w:rsidP="00AA28E3">
      <w:pPr>
        <w:pStyle w:val="NoSpacing"/>
        <w:bidi w:val="0"/>
        <w:rPr>
          <w:del w:id="1514" w:author="user" w:date="2023-07-26T13:22:00Z"/>
        </w:rPr>
        <w:pPrChange w:id="1515" w:author="user" w:date="2023-07-26T14:27:00Z">
          <w:pPr>
            <w:pStyle w:val="Heading3"/>
            <w:bidi w:val="0"/>
          </w:pPr>
        </w:pPrChange>
      </w:pPr>
      <w:del w:id="1516" w:author="user" w:date="2023-07-26T13:22:00Z">
        <w:r w:rsidDel="004563CE">
          <w:rPr>
            <w:noProof/>
          </w:rPr>
          <w:drawing>
            <wp:inline distT="0" distB="0" distL="0" distR="0" wp14:anchorId="4F83E0B2" wp14:editId="07777777">
              <wp:extent cx="4407535" cy="1307465"/>
              <wp:effectExtent l="0" t="0" r="0" b="0"/>
              <wp:docPr id="7" name="Picture 2" descr="A screen shot of a computer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2" descr="A screen shot of a computer&#10;&#10;Description automatically generated with low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07535" cy="1307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2FCAC5E" w14:textId="70CFE6A1" w:rsidR="00F43914" w:rsidDel="004563CE" w:rsidRDefault="00082362" w:rsidP="00AA28E3">
      <w:pPr>
        <w:pStyle w:val="NoSpacing"/>
        <w:bidi w:val="0"/>
        <w:rPr>
          <w:del w:id="1517" w:author="user" w:date="2023-07-26T13:22:00Z"/>
        </w:rPr>
        <w:pPrChange w:id="1518" w:author="user" w:date="2023-07-26T14:27:00Z">
          <w:pPr>
            <w:pStyle w:val="Heading2"/>
          </w:pPr>
        </w:pPrChange>
      </w:pPr>
      <w:del w:id="1519" w:author="user" w:date="2023-07-26T13:22:00Z">
        <w:r w:rsidDel="004563CE">
          <w:rPr>
            <w:rtl/>
          </w:rPr>
          <w:delText>ניתוח</w:delText>
        </w:r>
      </w:del>
    </w:p>
    <w:p w14:paraId="208835F7" w14:textId="240052F7" w:rsidR="00F43914" w:rsidDel="004563CE" w:rsidRDefault="00082362" w:rsidP="00AA28E3">
      <w:pPr>
        <w:pStyle w:val="NoSpacing"/>
        <w:bidi w:val="0"/>
        <w:rPr>
          <w:del w:id="1520" w:author="user" w:date="2023-07-26T13:22:00Z"/>
        </w:rPr>
        <w:pPrChange w:id="1521" w:author="user" w:date="2023-07-26T14:27:00Z">
          <w:pPr>
            <w:pStyle w:val="ListParagraph"/>
            <w:numPr>
              <w:numId w:val="7"/>
            </w:numPr>
            <w:ind w:hanging="360"/>
          </w:pPr>
        </w:pPrChange>
      </w:pPr>
      <w:del w:id="1522" w:author="user" w:date="2023-07-26T13:22:00Z">
        <w:r w:rsidDel="004563CE">
          <w:rPr>
            <w:rtl/>
          </w:rPr>
          <w:delText>מספר הפעמים שנבדק שינה את דעתו במסלול</w:delText>
        </w:r>
      </w:del>
    </w:p>
    <w:p w14:paraId="6E792338" w14:textId="0D8E4F1E" w:rsidR="00F43914" w:rsidDel="004563CE" w:rsidRDefault="00082362" w:rsidP="00AA28E3">
      <w:pPr>
        <w:pStyle w:val="NoSpacing"/>
        <w:bidi w:val="0"/>
        <w:rPr>
          <w:del w:id="1523" w:author="user" w:date="2023-07-26T13:22:00Z"/>
        </w:rPr>
        <w:pPrChange w:id="1524" w:author="user" w:date="2023-07-26T14:27:00Z">
          <w:pPr>
            <w:pStyle w:val="ListParagraph"/>
          </w:pPr>
        </w:pPrChange>
      </w:pPr>
      <w:del w:id="1525" w:author="user" w:date="2023-07-26T13:22:00Z">
        <w:r w:rsidDel="004563CE">
          <w:rPr>
            <w:rtl/>
          </w:rPr>
          <w:delText>מדד לאפקט.</w:delText>
        </w:r>
      </w:del>
    </w:p>
    <w:p w14:paraId="5681DFDE" w14:textId="77F27BEF" w:rsidR="00F43914" w:rsidDel="004563CE" w:rsidRDefault="00082362" w:rsidP="00AA28E3">
      <w:pPr>
        <w:pStyle w:val="NoSpacing"/>
        <w:bidi w:val="0"/>
        <w:rPr>
          <w:del w:id="1526" w:author="user" w:date="2023-07-26T13:22:00Z"/>
        </w:rPr>
        <w:pPrChange w:id="1527" w:author="user" w:date="2023-07-26T14:27:00Z">
          <w:pPr>
            <w:pStyle w:val="ListParagraph"/>
            <w:ind w:left="0" w:firstLine="720"/>
          </w:pPr>
        </w:pPrChange>
      </w:pPr>
      <w:del w:id="1528" w:author="user" w:date="2023-07-26T13:22:00Z">
        <w:r w:rsidDel="004563CE">
          <w:delText>Resulaj</w:delText>
        </w:r>
        <w:r w:rsidDel="004563CE">
          <w:rPr>
            <w:rtl/>
          </w:rPr>
          <w:delText xml:space="preserve"> עשה את זה.</w:delText>
        </w:r>
      </w:del>
    </w:p>
    <w:p w14:paraId="0E27B00A" w14:textId="30F04A81" w:rsidR="00F43914" w:rsidDel="004563CE" w:rsidRDefault="00082362" w:rsidP="00AA28E3">
      <w:pPr>
        <w:pStyle w:val="NoSpacing"/>
        <w:bidi w:val="0"/>
        <w:rPr>
          <w:del w:id="1529" w:author="user" w:date="2023-07-26T13:22:00Z"/>
        </w:rPr>
        <w:pPrChange w:id="1530" w:author="user" w:date="2023-07-26T14:27:00Z">
          <w:pPr>
            <w:pStyle w:val="ListParagraph"/>
          </w:pPr>
        </w:pPrChange>
      </w:pPr>
      <w:del w:id="1531" w:author="user" w:date="2023-07-26T13:22:00Z">
        <w:r w:rsidDel="004563CE">
          <w:rPr>
            <w:noProof/>
            <w:rtl/>
          </w:rPr>
          <w:drawing>
            <wp:inline distT="0" distB="0" distL="0" distR="0" wp14:anchorId="58218367" wp14:editId="07777777">
              <wp:extent cx="2580640" cy="1594485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80640" cy="1594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0061E4C" w14:textId="2835EA42" w:rsidR="00F43914" w:rsidDel="004563CE" w:rsidRDefault="00F43914" w:rsidP="00AA28E3">
      <w:pPr>
        <w:pStyle w:val="NoSpacing"/>
        <w:bidi w:val="0"/>
        <w:rPr>
          <w:del w:id="1532" w:author="user" w:date="2023-07-26T13:22:00Z"/>
        </w:rPr>
        <w:pPrChange w:id="1533" w:author="user" w:date="2023-07-26T14:27:00Z">
          <w:pPr>
            <w:pStyle w:val="ListParagraph"/>
          </w:pPr>
        </w:pPrChange>
      </w:pPr>
    </w:p>
    <w:p w14:paraId="3A344BF0" w14:textId="457FF589" w:rsidR="00F43914" w:rsidDel="004563CE" w:rsidRDefault="00082362" w:rsidP="00AA28E3">
      <w:pPr>
        <w:pStyle w:val="NoSpacing"/>
        <w:bidi w:val="0"/>
        <w:rPr>
          <w:del w:id="1534" w:author="user" w:date="2023-07-26T13:22:00Z"/>
        </w:rPr>
        <w:pPrChange w:id="1535" w:author="user" w:date="2023-07-26T14:27:00Z">
          <w:pPr>
            <w:pStyle w:val="ListParagraph"/>
            <w:numPr>
              <w:numId w:val="7"/>
            </w:numPr>
            <w:ind w:hanging="360"/>
          </w:pPr>
        </w:pPrChange>
      </w:pPr>
      <w:del w:id="1536" w:author="user" w:date="2023-07-26T13:22:00Z">
        <w:r w:rsidDel="004563CE">
          <w:rPr>
            <w:rtl/>
          </w:rPr>
          <w:delText>ניתוח זווית (כיוון) בכל נקודה בזמן.</w:delText>
        </w:r>
      </w:del>
    </w:p>
    <w:p w14:paraId="44EAFD9C" w14:textId="3DE07968" w:rsidR="00F43914" w:rsidDel="004563CE" w:rsidRDefault="00082362" w:rsidP="00AA28E3">
      <w:pPr>
        <w:pStyle w:val="NoSpacing"/>
        <w:bidi w:val="0"/>
        <w:rPr>
          <w:del w:id="1537" w:author="user" w:date="2023-07-26T13:22:00Z"/>
        </w:rPr>
        <w:pPrChange w:id="1538" w:author="user" w:date="2023-07-26T14:27:00Z">
          <w:pPr>
            <w:pStyle w:val="ListParagraph"/>
          </w:pPr>
        </w:pPrChange>
      </w:pPr>
      <w:del w:id="1539" w:author="user" w:date="2023-07-26T13:22:00Z">
        <w:r w:rsidDel="004563CE">
          <w:rPr>
            <w:noProof/>
            <w:rtl/>
          </w:rPr>
          <w:drawing>
            <wp:inline distT="0" distB="0" distL="0" distR="0" wp14:anchorId="1060566A" wp14:editId="07777777">
              <wp:extent cx="2927985" cy="1518920"/>
              <wp:effectExtent l="0" t="0" r="0" b="0"/>
              <wp:docPr id="9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27985" cy="1518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B94D5A5" w14:textId="185A99E2" w:rsidR="00F43914" w:rsidDel="004563CE" w:rsidRDefault="00F43914" w:rsidP="00AA28E3">
      <w:pPr>
        <w:pStyle w:val="NoSpacing"/>
        <w:bidi w:val="0"/>
        <w:rPr>
          <w:del w:id="1540" w:author="user" w:date="2023-07-26T13:22:00Z"/>
          <w:sz w:val="18"/>
          <w:szCs w:val="18"/>
        </w:rPr>
        <w:pPrChange w:id="1541" w:author="user" w:date="2023-07-26T14:27:00Z">
          <w:pPr>
            <w:pStyle w:val="NoSpacing"/>
          </w:pPr>
        </w:pPrChange>
      </w:pPr>
    </w:p>
    <w:p w14:paraId="69F12253" w14:textId="0EECBEF5" w:rsidR="00F43914" w:rsidDel="004563CE" w:rsidRDefault="00082362" w:rsidP="00AA28E3">
      <w:pPr>
        <w:pStyle w:val="NoSpacing"/>
        <w:bidi w:val="0"/>
        <w:rPr>
          <w:del w:id="1542" w:author="user" w:date="2023-07-26T13:22:00Z"/>
        </w:rPr>
        <w:pPrChange w:id="1543" w:author="user" w:date="2023-07-26T14:27:00Z">
          <w:pPr>
            <w:pStyle w:val="Heading3"/>
          </w:pPr>
        </w:pPrChange>
      </w:pPr>
      <w:del w:id="1544" w:author="user" w:date="2023-07-26T13:22:00Z">
        <w:r w:rsidDel="004563CE">
          <w:delText>Linear mixed model</w:delText>
        </w:r>
      </w:del>
    </w:p>
    <w:p w14:paraId="1398D60B" w14:textId="13B6B334" w:rsidR="00F43914" w:rsidDel="004563CE" w:rsidRDefault="00082362" w:rsidP="00AA28E3">
      <w:pPr>
        <w:pStyle w:val="NoSpacing"/>
        <w:bidi w:val="0"/>
        <w:rPr>
          <w:del w:id="1545" w:author="user" w:date="2023-07-26T13:22:00Z"/>
        </w:rPr>
        <w:pPrChange w:id="1546" w:author="user" w:date="2023-07-26T14:27:00Z">
          <w:pPr>
            <w:pStyle w:val="Heading4"/>
          </w:pPr>
        </w:pPrChange>
      </w:pPr>
      <w:del w:id="1547" w:author="user" w:date="2023-07-26T13:22:00Z">
        <w:r w:rsidDel="004563CE">
          <w:delText>Reach area</w:delText>
        </w:r>
      </w:del>
    </w:p>
    <w:p w14:paraId="561175C2" w14:textId="03348031" w:rsidR="00F43914" w:rsidDel="004563CE" w:rsidRDefault="00082362" w:rsidP="00AA28E3">
      <w:pPr>
        <w:pStyle w:val="NoSpacing"/>
        <w:bidi w:val="0"/>
        <w:rPr>
          <w:del w:id="1548" w:author="user" w:date="2023-07-26T13:22:00Z"/>
        </w:rPr>
        <w:pPrChange w:id="1549" w:author="user" w:date="2023-07-26T14:27:00Z">
          <w:pPr>
            <w:pStyle w:val="NoSpacing"/>
          </w:pPr>
        </w:pPrChange>
      </w:pPr>
      <w:del w:id="1550" w:author="user" w:date="2023-07-26T13:22:00Z">
        <w:r w:rsidDel="004563CE">
          <w:rPr>
            <w:rtl/>
          </w:rPr>
          <w:delText>נראה שה-</w:delText>
        </w:r>
        <w:r w:rsidDel="004563CE">
          <w:delText>interpolation</w:delText>
        </w:r>
        <w:r w:rsidDel="004563CE">
          <w:rPr>
            <w:rtl/>
          </w:rPr>
          <w:delText xml:space="preserve"> של ה-</w:delText>
        </w:r>
        <w:r w:rsidDel="004563CE">
          <w:delText>trajectories</w:delText>
        </w:r>
        <w:r w:rsidDel="004563CE">
          <w:rPr>
            <w:rtl/>
          </w:rPr>
          <w:delText xml:space="preserve"> לא עובדת טוב מה שגורם למסלולים מעוותים.</w:delText>
        </w:r>
      </w:del>
    </w:p>
    <w:p w14:paraId="4E4399AB" w14:textId="3191B647" w:rsidR="00F43914" w:rsidDel="004563CE" w:rsidRDefault="00082362" w:rsidP="00AA28E3">
      <w:pPr>
        <w:pStyle w:val="NoSpacing"/>
        <w:bidi w:val="0"/>
        <w:rPr>
          <w:del w:id="1551" w:author="user" w:date="2023-07-26T13:22:00Z"/>
        </w:rPr>
        <w:pPrChange w:id="1552" w:author="user" w:date="2023-07-26T14:27:00Z">
          <w:pPr>
            <w:pStyle w:val="NoSpacing"/>
          </w:pPr>
        </w:pPrChange>
      </w:pPr>
      <w:del w:id="1553" w:author="user" w:date="2023-07-26T13:22:00Z">
        <w:r w:rsidDel="004563CE">
          <w:rPr>
            <w:rtl/>
          </w:rPr>
          <w:delText>אדום = הושטה שמאלה (כן זה הפוך), ירוק = הושטה ימינה.</w:delText>
        </w:r>
      </w:del>
    </w:p>
    <w:p w14:paraId="3DEEC669" w14:textId="38888172" w:rsidR="00F43914" w:rsidDel="004563CE" w:rsidRDefault="00082362" w:rsidP="00AA28E3">
      <w:pPr>
        <w:pStyle w:val="NoSpacing"/>
        <w:bidi w:val="0"/>
        <w:rPr>
          <w:del w:id="1554" w:author="user" w:date="2023-07-26T13:22:00Z"/>
        </w:rPr>
        <w:pPrChange w:id="1555" w:author="user" w:date="2023-07-26T14:27:00Z">
          <w:pPr>
            <w:pStyle w:val="NoSpacing"/>
          </w:pPr>
        </w:pPrChange>
      </w:pPr>
      <w:del w:id="1556" w:author="user" w:date="2023-07-26T13:22:00Z">
        <w:r w:rsidDel="004563CE">
          <w:rPr>
            <w:noProof/>
            <w:rtl/>
          </w:rPr>
          <w:drawing>
            <wp:inline distT="0" distB="0" distL="0" distR="0" wp14:anchorId="0FE2A47F" wp14:editId="07777777">
              <wp:extent cx="1217295" cy="1102360"/>
              <wp:effectExtent l="0" t="0" r="0" b="0"/>
              <wp:docPr id="10" name="Picture 11" descr="Chart, line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1" descr="Chart, line char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7295" cy="1102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F66E45F" w14:textId="49553D92" w:rsidR="00F43914" w:rsidDel="004563CE" w:rsidRDefault="00082362" w:rsidP="00AA28E3">
      <w:pPr>
        <w:pStyle w:val="NoSpacing"/>
        <w:bidi w:val="0"/>
        <w:rPr>
          <w:del w:id="1557" w:author="user" w:date="2023-07-26T13:22:00Z"/>
        </w:rPr>
        <w:pPrChange w:id="1558" w:author="user" w:date="2023-07-26T14:27:00Z">
          <w:pPr>
            <w:pStyle w:val="NoSpacing"/>
          </w:pPr>
        </w:pPrChange>
      </w:pPr>
      <w:del w:id="1559" w:author="user" w:date="2023-07-26T13:22:00Z">
        <w:r w:rsidDel="004563CE">
          <w:rPr>
            <w:rtl/>
          </w:rPr>
          <w:delText>זה יוצר ערכים קיצוניים ב-</w:delText>
        </w:r>
        <w:r w:rsidDel="004563CE">
          <w:delText>reach area</w:delText>
        </w:r>
        <w:r w:rsidDel="004563CE">
          <w:rPr>
            <w:rtl/>
          </w:rPr>
          <w:delText>.</w:delText>
        </w:r>
      </w:del>
    </w:p>
    <w:p w14:paraId="3656B9AB" w14:textId="23A2FD4F" w:rsidR="00F43914" w:rsidDel="004563CE" w:rsidRDefault="00082362" w:rsidP="00AA28E3">
      <w:pPr>
        <w:pStyle w:val="NoSpacing"/>
        <w:bidi w:val="0"/>
        <w:rPr>
          <w:del w:id="1560" w:author="user" w:date="2023-07-26T13:22:00Z"/>
        </w:rPr>
        <w:pPrChange w:id="1561" w:author="user" w:date="2023-07-26T14:27:00Z">
          <w:pPr>
            <w:pStyle w:val="NoSpacing"/>
          </w:pPr>
        </w:pPrChange>
      </w:pPr>
      <w:del w:id="1562" w:author="user" w:date="2023-07-26T13:22:00Z">
        <w:r w:rsidDel="004563CE">
          <w:rPr>
            <w:noProof/>
            <w:rtl/>
          </w:rPr>
          <w:drawing>
            <wp:inline distT="0" distB="0" distL="0" distR="0" wp14:anchorId="106C6D49" wp14:editId="07777777">
              <wp:extent cx="1221740" cy="1399540"/>
              <wp:effectExtent l="0" t="0" r="0" b="0"/>
              <wp:docPr id="11" name="Picture 16" descr="Chart, waterfall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6" descr="Chart, waterfall char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21740" cy="1399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056A3D8" w14:textId="0822057D" w:rsidR="00F43914" w:rsidDel="004563CE" w:rsidRDefault="00082362" w:rsidP="00AA28E3">
      <w:pPr>
        <w:pStyle w:val="NoSpacing"/>
        <w:bidi w:val="0"/>
        <w:rPr>
          <w:del w:id="1563" w:author="user" w:date="2023-07-26T13:22:00Z"/>
        </w:rPr>
        <w:pPrChange w:id="1564" w:author="user" w:date="2023-07-26T14:27:00Z">
          <w:pPr>
            <w:pStyle w:val="NoSpacing"/>
          </w:pPr>
        </w:pPrChange>
      </w:pPr>
      <w:del w:id="1565" w:author="user" w:date="2023-07-26T13:22:00Z">
        <w:r w:rsidDel="004563CE">
          <w:rPr>
            <w:rtl/>
          </w:rPr>
          <w:delText xml:space="preserve">מבט מקרוב מגלה שהמסלול האדום מתחיל בנקודה מאוחרת על ציר מהמסלול הירוק, משמע שצריך לעשות לו אקסטרהפולציה כדי לקבל את ערכי </w:delText>
        </w:r>
        <w:r w:rsidDel="004563CE">
          <w:delText>X</w:delText>
        </w:r>
        <w:r w:rsidDel="004563CE">
          <w:rPr>
            <w:rtl/>
          </w:rPr>
          <w:delText xml:space="preserve"> של המסלול האדום בכל אחת מנקודות ה-</w:delText>
        </w:r>
        <w:r w:rsidDel="004563CE">
          <w:delText>Z</w:delText>
        </w:r>
        <w:r w:rsidDel="004563CE">
          <w:rPr>
            <w:rtl/>
          </w:rPr>
          <w:delText xml:space="preserve"> של המסלול הירוק.</w:delText>
        </w:r>
      </w:del>
    </w:p>
    <w:p w14:paraId="69A01A29" w14:textId="5844154E" w:rsidR="00F43914" w:rsidDel="004563CE" w:rsidRDefault="00082362" w:rsidP="00AA28E3">
      <w:pPr>
        <w:pStyle w:val="NoSpacing"/>
        <w:bidi w:val="0"/>
        <w:rPr>
          <w:del w:id="1566" w:author="user" w:date="2023-07-26T13:22:00Z"/>
        </w:rPr>
        <w:pPrChange w:id="1567" w:author="user" w:date="2023-07-26T14:27:00Z">
          <w:pPr>
            <w:pStyle w:val="NoSpacing"/>
          </w:pPr>
        </w:pPrChange>
      </w:pPr>
      <w:del w:id="1568" w:author="user" w:date="2023-07-26T13:22:00Z">
        <w:r w:rsidDel="004563CE">
          <w:rPr>
            <w:rtl/>
          </w:rPr>
          <w:delText>הבעיה היא שהמסלול האדום לא פונה לכיוון אליו רוצים לעשות אקסטרה פולציה, ולכן ה-</w:delText>
        </w:r>
        <w:r w:rsidDel="004563CE">
          <w:delText>fit</w:delText>
        </w:r>
        <w:r w:rsidDel="004563CE">
          <w:rPr>
            <w:rtl/>
          </w:rPr>
          <w:delText xml:space="preserve"> צריך להתאים ערכים קיצוניים כדי לנסות לפצות על כך.</w:delText>
        </w:r>
      </w:del>
    </w:p>
    <w:p w14:paraId="45FB0818" w14:textId="552CBAF9" w:rsidR="00F43914" w:rsidDel="004563CE" w:rsidRDefault="00082362" w:rsidP="00AA28E3">
      <w:pPr>
        <w:pStyle w:val="NoSpacing"/>
        <w:bidi w:val="0"/>
        <w:rPr>
          <w:del w:id="1569" w:author="user" w:date="2023-07-26T13:22:00Z"/>
        </w:rPr>
        <w:pPrChange w:id="1570" w:author="user" w:date="2023-07-26T14:27:00Z">
          <w:pPr>
            <w:pStyle w:val="NoSpacing"/>
          </w:pPr>
        </w:pPrChange>
      </w:pPr>
      <w:del w:id="1571" w:author="user" w:date="2023-07-26T13:22:00Z">
        <w:r w:rsidDel="004563CE">
          <w:rPr>
            <w:noProof/>
            <w:rtl/>
          </w:rPr>
          <w:drawing>
            <wp:inline distT="0" distB="0" distL="0" distR="0" wp14:anchorId="15C9902A" wp14:editId="07777777">
              <wp:extent cx="1708150" cy="965200"/>
              <wp:effectExtent l="0" t="0" r="0" b="0"/>
              <wp:docPr id="12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8150" cy="96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1D0C19" w14:textId="13C3EF57" w:rsidR="00F43914" w:rsidDel="004563CE" w:rsidRDefault="00082362" w:rsidP="00AA28E3">
      <w:pPr>
        <w:pStyle w:val="NoSpacing"/>
        <w:bidi w:val="0"/>
        <w:rPr>
          <w:del w:id="1572" w:author="user" w:date="2023-07-26T13:22:00Z"/>
        </w:rPr>
        <w:pPrChange w:id="1573" w:author="user" w:date="2023-07-26T14:27:00Z">
          <w:pPr>
            <w:pStyle w:val="NoSpacing"/>
          </w:pPr>
        </w:pPrChange>
      </w:pPr>
      <w:del w:id="1574" w:author="user" w:date="2023-07-26T13:22:00Z">
        <w:r w:rsidDel="004563CE">
          <w:rPr>
            <w:rtl/>
          </w:rPr>
          <w:delText xml:space="preserve">כדי לפתור זאת נציב סף על ציר </w:delText>
        </w:r>
        <w:r w:rsidDel="004563CE">
          <w:delText>Z</w:delText>
        </w:r>
        <w:r w:rsidDel="004563CE">
          <w:rPr>
            <w:rtl/>
          </w:rPr>
          <w:delText>, ונחשב את השטח רק מעבר לסף זה.</w:delText>
        </w:r>
      </w:del>
    </w:p>
    <w:p w14:paraId="72704978" w14:textId="5EC19B3E" w:rsidR="00F43914" w:rsidRDefault="00082362" w:rsidP="00AA28E3">
      <w:pPr>
        <w:pStyle w:val="NoSpacing"/>
        <w:bidi w:val="0"/>
        <w:pPrChange w:id="1575" w:author="user" w:date="2023-07-26T14:27:00Z">
          <w:pPr>
            <w:pStyle w:val="Heading2"/>
          </w:pPr>
        </w:pPrChange>
      </w:pPr>
      <w:del w:id="1576" w:author="user" w:date="2023-07-26T13:22:00Z">
        <w:r w:rsidDel="004563CE">
          <w:rPr>
            <w:rtl/>
          </w:rPr>
          <w:delText>כדי להימנע מביקורת עתידית, ניתן להכניס רעש לתחילת המסלול ולהראות ששינוי הסף אינו יוצר אפקט בשל הרעש.</w:delText>
        </w:r>
      </w:del>
    </w:p>
    <w:sectPr w:rsidR="00F43914">
      <w:pgSz w:w="12240" w:h="15840"/>
      <w:pgMar w:top="238" w:right="244" w:bottom="244" w:left="238" w:header="0" w:footer="0" w:gutter="0"/>
      <w:cols w:space="720"/>
      <w:formProt w:val="0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070C"/>
    <w:multiLevelType w:val="multilevel"/>
    <w:tmpl w:val="91BC64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David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C4A8C0"/>
    <w:multiLevelType w:val="hybridMultilevel"/>
    <w:tmpl w:val="A1AA8954"/>
    <w:lvl w:ilvl="0" w:tplc="FB6C05A8">
      <w:start w:val="1"/>
      <w:numFmt w:val="decimal"/>
      <w:lvlText w:val="%1."/>
      <w:lvlJc w:val="left"/>
      <w:pPr>
        <w:ind w:left="720" w:hanging="360"/>
      </w:pPr>
    </w:lvl>
    <w:lvl w:ilvl="1" w:tplc="40568B4C">
      <w:start w:val="1"/>
      <w:numFmt w:val="lowerLetter"/>
      <w:lvlText w:val="%2."/>
      <w:lvlJc w:val="left"/>
      <w:pPr>
        <w:ind w:left="1440" w:hanging="360"/>
      </w:pPr>
    </w:lvl>
    <w:lvl w:ilvl="2" w:tplc="8A960C48">
      <w:start w:val="1"/>
      <w:numFmt w:val="lowerRoman"/>
      <w:lvlText w:val="%3."/>
      <w:lvlJc w:val="right"/>
      <w:pPr>
        <w:ind w:left="2160" w:hanging="180"/>
      </w:pPr>
    </w:lvl>
    <w:lvl w:ilvl="3" w:tplc="88EEB0C6">
      <w:start w:val="1"/>
      <w:numFmt w:val="decimal"/>
      <w:lvlText w:val="%4."/>
      <w:lvlJc w:val="left"/>
      <w:pPr>
        <w:ind w:left="2880" w:hanging="360"/>
      </w:pPr>
    </w:lvl>
    <w:lvl w:ilvl="4" w:tplc="2A6E332E">
      <w:start w:val="1"/>
      <w:numFmt w:val="lowerLetter"/>
      <w:lvlText w:val="%5."/>
      <w:lvlJc w:val="left"/>
      <w:pPr>
        <w:ind w:left="3600" w:hanging="360"/>
      </w:pPr>
    </w:lvl>
    <w:lvl w:ilvl="5" w:tplc="C2DE6BE4">
      <w:start w:val="1"/>
      <w:numFmt w:val="lowerRoman"/>
      <w:lvlText w:val="%6."/>
      <w:lvlJc w:val="right"/>
      <w:pPr>
        <w:ind w:left="4320" w:hanging="180"/>
      </w:pPr>
    </w:lvl>
    <w:lvl w:ilvl="6" w:tplc="82C8D67C">
      <w:start w:val="1"/>
      <w:numFmt w:val="decimal"/>
      <w:lvlText w:val="%7."/>
      <w:lvlJc w:val="left"/>
      <w:pPr>
        <w:ind w:left="5040" w:hanging="360"/>
      </w:pPr>
    </w:lvl>
    <w:lvl w:ilvl="7" w:tplc="E37A66B2">
      <w:start w:val="1"/>
      <w:numFmt w:val="lowerLetter"/>
      <w:lvlText w:val="%8."/>
      <w:lvlJc w:val="left"/>
      <w:pPr>
        <w:ind w:left="5760" w:hanging="360"/>
      </w:pPr>
    </w:lvl>
    <w:lvl w:ilvl="8" w:tplc="4F4EFBA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C31DD"/>
    <w:multiLevelType w:val="hybridMultilevel"/>
    <w:tmpl w:val="2042D0AE"/>
    <w:lvl w:ilvl="0" w:tplc="E45C19C0">
      <w:start w:val="20"/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F31D5D"/>
    <w:multiLevelType w:val="multilevel"/>
    <w:tmpl w:val="6D3889A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37A420CD"/>
    <w:multiLevelType w:val="multilevel"/>
    <w:tmpl w:val="FD72BE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David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B375BFB"/>
    <w:multiLevelType w:val="hybridMultilevel"/>
    <w:tmpl w:val="D0666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01145"/>
    <w:multiLevelType w:val="multilevel"/>
    <w:tmpl w:val="C062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FEB4DB3"/>
    <w:multiLevelType w:val="hybridMultilevel"/>
    <w:tmpl w:val="D0666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FD150"/>
    <w:multiLevelType w:val="hybridMultilevel"/>
    <w:tmpl w:val="AA46CCD6"/>
    <w:lvl w:ilvl="0" w:tplc="C3622392">
      <w:start w:val="1"/>
      <w:numFmt w:val="lowerLetter"/>
      <w:lvlText w:val="%1."/>
      <w:lvlJc w:val="left"/>
      <w:pPr>
        <w:ind w:left="1080" w:hanging="360"/>
      </w:pPr>
    </w:lvl>
    <w:lvl w:ilvl="1" w:tplc="22B0FBF8">
      <w:start w:val="1"/>
      <w:numFmt w:val="lowerLetter"/>
      <w:lvlText w:val="%2."/>
      <w:lvlJc w:val="left"/>
      <w:pPr>
        <w:ind w:left="1800" w:hanging="360"/>
      </w:pPr>
    </w:lvl>
    <w:lvl w:ilvl="2" w:tplc="F888FE02">
      <w:start w:val="1"/>
      <w:numFmt w:val="lowerRoman"/>
      <w:lvlText w:val="%3."/>
      <w:lvlJc w:val="right"/>
      <w:pPr>
        <w:ind w:left="2520" w:hanging="180"/>
      </w:pPr>
    </w:lvl>
    <w:lvl w:ilvl="3" w:tplc="4F42098A">
      <w:start w:val="1"/>
      <w:numFmt w:val="decimal"/>
      <w:lvlText w:val="%4."/>
      <w:lvlJc w:val="left"/>
      <w:pPr>
        <w:ind w:left="3240" w:hanging="360"/>
      </w:pPr>
    </w:lvl>
    <w:lvl w:ilvl="4" w:tplc="538CB2BA">
      <w:start w:val="1"/>
      <w:numFmt w:val="lowerLetter"/>
      <w:lvlText w:val="%5."/>
      <w:lvlJc w:val="left"/>
      <w:pPr>
        <w:ind w:left="3960" w:hanging="360"/>
      </w:pPr>
    </w:lvl>
    <w:lvl w:ilvl="5" w:tplc="1C24FA80">
      <w:start w:val="1"/>
      <w:numFmt w:val="lowerRoman"/>
      <w:lvlText w:val="%6."/>
      <w:lvlJc w:val="right"/>
      <w:pPr>
        <w:ind w:left="4680" w:hanging="180"/>
      </w:pPr>
    </w:lvl>
    <w:lvl w:ilvl="6" w:tplc="CC661C06">
      <w:start w:val="1"/>
      <w:numFmt w:val="decimal"/>
      <w:lvlText w:val="%7."/>
      <w:lvlJc w:val="left"/>
      <w:pPr>
        <w:ind w:left="5400" w:hanging="360"/>
      </w:pPr>
    </w:lvl>
    <w:lvl w:ilvl="7" w:tplc="76B6BC12">
      <w:start w:val="1"/>
      <w:numFmt w:val="lowerLetter"/>
      <w:lvlText w:val="%8."/>
      <w:lvlJc w:val="left"/>
      <w:pPr>
        <w:ind w:left="6120" w:hanging="360"/>
      </w:pPr>
    </w:lvl>
    <w:lvl w:ilvl="8" w:tplc="A39ABC8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567F8A"/>
    <w:multiLevelType w:val="hybridMultilevel"/>
    <w:tmpl w:val="3F589446"/>
    <w:lvl w:ilvl="0" w:tplc="C5607AF8">
      <w:start w:val="1"/>
      <w:numFmt w:val="decimal"/>
      <w:lvlText w:val="%1."/>
      <w:lvlJc w:val="left"/>
      <w:pPr>
        <w:ind w:left="720" w:hanging="360"/>
      </w:pPr>
    </w:lvl>
    <w:lvl w:ilvl="1" w:tplc="E9B2EF02">
      <w:start w:val="1"/>
      <w:numFmt w:val="lowerLetter"/>
      <w:lvlText w:val="%2."/>
      <w:lvlJc w:val="left"/>
      <w:pPr>
        <w:ind w:left="1440" w:hanging="360"/>
      </w:pPr>
    </w:lvl>
    <w:lvl w:ilvl="2" w:tplc="BB0EAC20">
      <w:start w:val="1"/>
      <w:numFmt w:val="lowerRoman"/>
      <w:lvlText w:val="%3."/>
      <w:lvlJc w:val="right"/>
      <w:pPr>
        <w:ind w:left="2160" w:hanging="180"/>
      </w:pPr>
    </w:lvl>
    <w:lvl w:ilvl="3" w:tplc="EA8EEF94">
      <w:start w:val="1"/>
      <w:numFmt w:val="decimal"/>
      <w:lvlText w:val="%4."/>
      <w:lvlJc w:val="left"/>
      <w:pPr>
        <w:ind w:left="2880" w:hanging="360"/>
      </w:pPr>
    </w:lvl>
    <w:lvl w:ilvl="4" w:tplc="8BB65B14">
      <w:start w:val="1"/>
      <w:numFmt w:val="lowerLetter"/>
      <w:lvlText w:val="%5."/>
      <w:lvlJc w:val="left"/>
      <w:pPr>
        <w:ind w:left="3600" w:hanging="360"/>
      </w:pPr>
    </w:lvl>
    <w:lvl w:ilvl="5" w:tplc="8938C71E">
      <w:start w:val="1"/>
      <w:numFmt w:val="lowerRoman"/>
      <w:lvlText w:val="%6."/>
      <w:lvlJc w:val="right"/>
      <w:pPr>
        <w:ind w:left="4320" w:hanging="180"/>
      </w:pPr>
    </w:lvl>
    <w:lvl w:ilvl="6" w:tplc="49909C22">
      <w:start w:val="1"/>
      <w:numFmt w:val="decimal"/>
      <w:lvlText w:val="%7."/>
      <w:lvlJc w:val="left"/>
      <w:pPr>
        <w:ind w:left="5040" w:hanging="360"/>
      </w:pPr>
    </w:lvl>
    <w:lvl w:ilvl="7" w:tplc="70981B1C">
      <w:start w:val="1"/>
      <w:numFmt w:val="lowerLetter"/>
      <w:lvlText w:val="%8."/>
      <w:lvlJc w:val="left"/>
      <w:pPr>
        <w:ind w:left="5760" w:hanging="360"/>
      </w:pPr>
    </w:lvl>
    <w:lvl w:ilvl="8" w:tplc="854899D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0BB88"/>
    <w:multiLevelType w:val="multilevel"/>
    <w:tmpl w:val="6844813E"/>
    <w:lvl w:ilvl="0">
      <w:start w:val="4"/>
      <w:numFmt w:val="bullet"/>
      <w:lvlText w:val=""/>
      <w:lvlJc w:val="left"/>
      <w:pPr>
        <w:ind w:left="720" w:hanging="360"/>
      </w:pPr>
      <w:rPr>
        <w:rFonts w:ascii="Symbol" w:hAnsi="Symbol" w:cs="David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4FE3215"/>
    <w:multiLevelType w:val="hybridMultilevel"/>
    <w:tmpl w:val="2E804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DE88C"/>
    <w:multiLevelType w:val="hybridMultilevel"/>
    <w:tmpl w:val="46A22422"/>
    <w:lvl w:ilvl="0" w:tplc="A886C412">
      <w:start w:val="1"/>
      <w:numFmt w:val="lowerRoman"/>
      <w:lvlText w:val="%1."/>
      <w:lvlJc w:val="left"/>
      <w:pPr>
        <w:ind w:left="720" w:hanging="360"/>
      </w:pPr>
    </w:lvl>
    <w:lvl w:ilvl="1" w:tplc="7B90A518">
      <w:start w:val="1"/>
      <w:numFmt w:val="lowerLetter"/>
      <w:lvlText w:val="%2."/>
      <w:lvlJc w:val="left"/>
      <w:pPr>
        <w:ind w:left="1440" w:hanging="360"/>
      </w:pPr>
    </w:lvl>
    <w:lvl w:ilvl="2" w:tplc="18F86A18">
      <w:start w:val="1"/>
      <w:numFmt w:val="lowerRoman"/>
      <w:lvlText w:val="%3."/>
      <w:lvlJc w:val="right"/>
      <w:pPr>
        <w:ind w:left="2160" w:hanging="180"/>
      </w:pPr>
    </w:lvl>
    <w:lvl w:ilvl="3" w:tplc="7C00A47E">
      <w:start w:val="1"/>
      <w:numFmt w:val="decimal"/>
      <w:lvlText w:val="%4."/>
      <w:lvlJc w:val="left"/>
      <w:pPr>
        <w:ind w:left="2880" w:hanging="360"/>
      </w:pPr>
    </w:lvl>
    <w:lvl w:ilvl="4" w:tplc="E1726650">
      <w:start w:val="1"/>
      <w:numFmt w:val="lowerLetter"/>
      <w:lvlText w:val="%5."/>
      <w:lvlJc w:val="left"/>
      <w:pPr>
        <w:ind w:left="3600" w:hanging="360"/>
      </w:pPr>
    </w:lvl>
    <w:lvl w:ilvl="5" w:tplc="8C2E605C">
      <w:start w:val="1"/>
      <w:numFmt w:val="lowerRoman"/>
      <w:lvlText w:val="%6."/>
      <w:lvlJc w:val="right"/>
      <w:pPr>
        <w:ind w:left="4320" w:hanging="180"/>
      </w:pPr>
    </w:lvl>
    <w:lvl w:ilvl="6" w:tplc="04767C44">
      <w:start w:val="1"/>
      <w:numFmt w:val="decimal"/>
      <w:lvlText w:val="%7."/>
      <w:lvlJc w:val="left"/>
      <w:pPr>
        <w:ind w:left="5040" w:hanging="360"/>
      </w:pPr>
    </w:lvl>
    <w:lvl w:ilvl="7" w:tplc="D786ACC2">
      <w:start w:val="1"/>
      <w:numFmt w:val="lowerLetter"/>
      <w:lvlText w:val="%8."/>
      <w:lvlJc w:val="left"/>
      <w:pPr>
        <w:ind w:left="5760" w:hanging="360"/>
      </w:pPr>
    </w:lvl>
    <w:lvl w:ilvl="8" w:tplc="2A2E8F7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723D0"/>
    <w:multiLevelType w:val="hybridMultilevel"/>
    <w:tmpl w:val="C2C47D0E"/>
    <w:lvl w:ilvl="0" w:tplc="0A887160">
      <w:start w:val="1"/>
      <w:numFmt w:val="decimal"/>
      <w:lvlText w:val="%1."/>
      <w:lvlJc w:val="left"/>
      <w:pPr>
        <w:ind w:left="720" w:hanging="360"/>
      </w:pPr>
    </w:lvl>
    <w:lvl w:ilvl="1" w:tplc="DEC6E75A">
      <w:start w:val="1"/>
      <w:numFmt w:val="lowerLetter"/>
      <w:lvlText w:val="%2."/>
      <w:lvlJc w:val="left"/>
      <w:pPr>
        <w:ind w:left="1440" w:hanging="360"/>
      </w:pPr>
    </w:lvl>
    <w:lvl w:ilvl="2" w:tplc="1920279A">
      <w:start w:val="1"/>
      <w:numFmt w:val="lowerRoman"/>
      <w:lvlText w:val="%3."/>
      <w:lvlJc w:val="right"/>
      <w:pPr>
        <w:ind w:left="2160" w:hanging="180"/>
      </w:pPr>
    </w:lvl>
    <w:lvl w:ilvl="3" w:tplc="95600598">
      <w:start w:val="1"/>
      <w:numFmt w:val="decimal"/>
      <w:lvlText w:val="%4."/>
      <w:lvlJc w:val="left"/>
      <w:pPr>
        <w:ind w:left="2880" w:hanging="360"/>
      </w:pPr>
    </w:lvl>
    <w:lvl w:ilvl="4" w:tplc="FDBCC904">
      <w:start w:val="1"/>
      <w:numFmt w:val="lowerLetter"/>
      <w:lvlText w:val="%5."/>
      <w:lvlJc w:val="left"/>
      <w:pPr>
        <w:ind w:left="3600" w:hanging="360"/>
      </w:pPr>
    </w:lvl>
    <w:lvl w:ilvl="5" w:tplc="3BD844D0">
      <w:start w:val="1"/>
      <w:numFmt w:val="lowerRoman"/>
      <w:lvlText w:val="%6."/>
      <w:lvlJc w:val="right"/>
      <w:pPr>
        <w:ind w:left="4320" w:hanging="180"/>
      </w:pPr>
    </w:lvl>
    <w:lvl w:ilvl="6" w:tplc="500C69BA">
      <w:start w:val="1"/>
      <w:numFmt w:val="decimal"/>
      <w:lvlText w:val="%7."/>
      <w:lvlJc w:val="left"/>
      <w:pPr>
        <w:ind w:left="5040" w:hanging="360"/>
      </w:pPr>
    </w:lvl>
    <w:lvl w:ilvl="7" w:tplc="8A3462BE">
      <w:start w:val="1"/>
      <w:numFmt w:val="lowerLetter"/>
      <w:lvlText w:val="%8."/>
      <w:lvlJc w:val="left"/>
      <w:pPr>
        <w:ind w:left="5760" w:hanging="360"/>
      </w:pPr>
    </w:lvl>
    <w:lvl w:ilvl="8" w:tplc="9966525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AB8F9"/>
    <w:multiLevelType w:val="hybridMultilevel"/>
    <w:tmpl w:val="B3CE9C02"/>
    <w:lvl w:ilvl="0" w:tplc="5F720A32">
      <w:start w:val="1"/>
      <w:numFmt w:val="decimal"/>
      <w:lvlText w:val="%1."/>
      <w:lvlJc w:val="left"/>
      <w:pPr>
        <w:ind w:left="720" w:hanging="360"/>
      </w:pPr>
    </w:lvl>
    <w:lvl w:ilvl="1" w:tplc="7EA62EF6">
      <w:start w:val="1"/>
      <w:numFmt w:val="lowerLetter"/>
      <w:lvlText w:val="%2."/>
      <w:lvlJc w:val="left"/>
      <w:pPr>
        <w:ind w:left="1440" w:hanging="360"/>
      </w:pPr>
    </w:lvl>
    <w:lvl w:ilvl="2" w:tplc="13306A4E">
      <w:start w:val="1"/>
      <w:numFmt w:val="lowerRoman"/>
      <w:lvlText w:val="%3."/>
      <w:lvlJc w:val="right"/>
      <w:pPr>
        <w:ind w:left="2160" w:hanging="180"/>
      </w:pPr>
    </w:lvl>
    <w:lvl w:ilvl="3" w:tplc="BE764A1E">
      <w:start w:val="1"/>
      <w:numFmt w:val="decimal"/>
      <w:lvlText w:val="%4."/>
      <w:lvlJc w:val="left"/>
      <w:pPr>
        <w:ind w:left="2880" w:hanging="360"/>
      </w:pPr>
    </w:lvl>
    <w:lvl w:ilvl="4" w:tplc="DD082FDA">
      <w:start w:val="1"/>
      <w:numFmt w:val="lowerLetter"/>
      <w:lvlText w:val="%5."/>
      <w:lvlJc w:val="left"/>
      <w:pPr>
        <w:ind w:left="3600" w:hanging="360"/>
      </w:pPr>
    </w:lvl>
    <w:lvl w:ilvl="5" w:tplc="47864848">
      <w:start w:val="1"/>
      <w:numFmt w:val="lowerRoman"/>
      <w:lvlText w:val="%6."/>
      <w:lvlJc w:val="right"/>
      <w:pPr>
        <w:ind w:left="4320" w:hanging="180"/>
      </w:pPr>
    </w:lvl>
    <w:lvl w:ilvl="6" w:tplc="843694FE">
      <w:start w:val="1"/>
      <w:numFmt w:val="decimal"/>
      <w:lvlText w:val="%7."/>
      <w:lvlJc w:val="left"/>
      <w:pPr>
        <w:ind w:left="5040" w:hanging="360"/>
      </w:pPr>
    </w:lvl>
    <w:lvl w:ilvl="7" w:tplc="6C28C92A">
      <w:start w:val="1"/>
      <w:numFmt w:val="lowerLetter"/>
      <w:lvlText w:val="%8."/>
      <w:lvlJc w:val="left"/>
      <w:pPr>
        <w:ind w:left="5760" w:hanging="360"/>
      </w:pPr>
    </w:lvl>
    <w:lvl w:ilvl="8" w:tplc="EB26A62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44CC2"/>
    <w:multiLevelType w:val="hybridMultilevel"/>
    <w:tmpl w:val="1132F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3"/>
  </w:num>
  <w:num w:numId="4">
    <w:abstractNumId w:val="9"/>
  </w:num>
  <w:num w:numId="5">
    <w:abstractNumId w:val="12"/>
  </w:num>
  <w:num w:numId="6">
    <w:abstractNumId w:val="8"/>
  </w:num>
  <w:num w:numId="7">
    <w:abstractNumId w:val="4"/>
  </w:num>
  <w:num w:numId="8">
    <w:abstractNumId w:val="10"/>
  </w:num>
  <w:num w:numId="9">
    <w:abstractNumId w:val="0"/>
  </w:num>
  <w:num w:numId="10">
    <w:abstractNumId w:val="6"/>
  </w:num>
  <w:num w:numId="11">
    <w:abstractNumId w:val="3"/>
  </w:num>
  <w:num w:numId="12">
    <w:abstractNumId w:val="11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revisionView w:markup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68725B"/>
    <w:rsid w:val="00001AD4"/>
    <w:rsid w:val="000074EB"/>
    <w:rsid w:val="00043F17"/>
    <w:rsid w:val="0005594A"/>
    <w:rsid w:val="00064248"/>
    <w:rsid w:val="00082362"/>
    <w:rsid w:val="001674A8"/>
    <w:rsid w:val="001859E3"/>
    <w:rsid w:val="001C5EDE"/>
    <w:rsid w:val="001D2A40"/>
    <w:rsid w:val="001E025C"/>
    <w:rsid w:val="00214FE7"/>
    <w:rsid w:val="002173C9"/>
    <w:rsid w:val="00267023"/>
    <w:rsid w:val="00363F6D"/>
    <w:rsid w:val="00432B2D"/>
    <w:rsid w:val="00436D53"/>
    <w:rsid w:val="004563CE"/>
    <w:rsid w:val="004B78EF"/>
    <w:rsid w:val="0064635A"/>
    <w:rsid w:val="006862A8"/>
    <w:rsid w:val="00696A7F"/>
    <w:rsid w:val="006B58F4"/>
    <w:rsid w:val="007C2E07"/>
    <w:rsid w:val="007D46F5"/>
    <w:rsid w:val="007F0EED"/>
    <w:rsid w:val="00857915"/>
    <w:rsid w:val="00870DBA"/>
    <w:rsid w:val="008C3A9C"/>
    <w:rsid w:val="008D6FDB"/>
    <w:rsid w:val="00962A37"/>
    <w:rsid w:val="009B50C5"/>
    <w:rsid w:val="00A9005B"/>
    <w:rsid w:val="00AA28E3"/>
    <w:rsid w:val="00B01216"/>
    <w:rsid w:val="00B1390E"/>
    <w:rsid w:val="00B37912"/>
    <w:rsid w:val="00B37E0D"/>
    <w:rsid w:val="00B93644"/>
    <w:rsid w:val="00BA1727"/>
    <w:rsid w:val="00BC2EA7"/>
    <w:rsid w:val="00BD131C"/>
    <w:rsid w:val="00BE5CFA"/>
    <w:rsid w:val="00C35C37"/>
    <w:rsid w:val="00D06762"/>
    <w:rsid w:val="00D14ECF"/>
    <w:rsid w:val="00D267B6"/>
    <w:rsid w:val="00E2615F"/>
    <w:rsid w:val="00E51E69"/>
    <w:rsid w:val="00F3074E"/>
    <w:rsid w:val="00F43914"/>
    <w:rsid w:val="00F457C9"/>
    <w:rsid w:val="00F94DF9"/>
    <w:rsid w:val="00FD0AE2"/>
    <w:rsid w:val="0368725B"/>
    <w:rsid w:val="0CF4CA80"/>
    <w:rsid w:val="0E506D05"/>
    <w:rsid w:val="1120BA5F"/>
    <w:rsid w:val="137D6830"/>
    <w:rsid w:val="1850D953"/>
    <w:rsid w:val="18F451CA"/>
    <w:rsid w:val="1A153589"/>
    <w:rsid w:val="1ABF56C4"/>
    <w:rsid w:val="1B2950CE"/>
    <w:rsid w:val="1CAB2A0E"/>
    <w:rsid w:val="200EFBE3"/>
    <w:rsid w:val="203C9BBD"/>
    <w:rsid w:val="205BEB38"/>
    <w:rsid w:val="21F7BB99"/>
    <w:rsid w:val="22F2D39F"/>
    <w:rsid w:val="251633FE"/>
    <w:rsid w:val="26097F42"/>
    <w:rsid w:val="29B7767B"/>
    <w:rsid w:val="2E1E2451"/>
    <w:rsid w:val="2F294939"/>
    <w:rsid w:val="3247C19E"/>
    <w:rsid w:val="3423EDD3"/>
    <w:rsid w:val="35E640D9"/>
    <w:rsid w:val="3AE37EFC"/>
    <w:rsid w:val="3D8A7445"/>
    <w:rsid w:val="3E1BFDD9"/>
    <w:rsid w:val="4149A505"/>
    <w:rsid w:val="44D4505F"/>
    <w:rsid w:val="457E2435"/>
    <w:rsid w:val="4793E1E0"/>
    <w:rsid w:val="4E1323F8"/>
    <w:rsid w:val="5693CE40"/>
    <w:rsid w:val="582214EB"/>
    <w:rsid w:val="59BDE54C"/>
    <w:rsid w:val="5C00397A"/>
    <w:rsid w:val="5C92CC58"/>
    <w:rsid w:val="5D7946F8"/>
    <w:rsid w:val="661730A5"/>
    <w:rsid w:val="6796B7BF"/>
    <w:rsid w:val="692BFBA8"/>
    <w:rsid w:val="6D1EAD7B"/>
    <w:rsid w:val="76041F89"/>
    <w:rsid w:val="7663CA53"/>
    <w:rsid w:val="7BA7ABC5"/>
    <w:rsid w:val="7C68855D"/>
    <w:rsid w:val="7D40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B3573"/>
  <w15:docId w15:val="{E37E04F4-AA51-4089-84AA-F7B70C5A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B1A"/>
    <w:pPr>
      <w:bidi/>
    </w:pPr>
    <w:rPr>
      <w:rFonts w:eastAsia="David" w:cs="David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link w:val="Heading4Char"/>
    <w:uiPriority w:val="9"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qFormat/>
    <w:rsid w:val="00B122E9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122E9"/>
    <w:rPr>
      <w:rFonts w:ascii="Calibri" w:eastAsia="David" w:hAnsi="Calibri" w:cs="David"/>
      <w:sz w:val="24"/>
      <w:szCs w:val="24"/>
    </w:rPr>
  </w:style>
  <w:style w:type="character" w:customStyle="1" w:styleId="InternetLink">
    <w:name w:val="Internet 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D3261B"/>
    <w:rPr>
      <w:color w:val="808080"/>
    </w:rPr>
  </w:style>
  <w:style w:type="character" w:customStyle="1" w:styleId="ListLabel1">
    <w:name w:val="ListLabel 1"/>
    <w:qFormat/>
    <w:rPr>
      <w:rFonts w:eastAsia="David" w:cs="David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eastAsia="David" w:cs="David"/>
      <w:b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eastAsia="David" w:cs="David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David" w:cs="David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eastAsia="David" w:cs="Arial"/>
      <w:color w:val="222222"/>
      <w:sz w:val="20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eastAsia="David" w:cs="David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eastAsia="David" w:cs="David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eastAsia="David" w:cs="David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</w:style>
  <w:style w:type="character" w:customStyle="1" w:styleId="ListLabel34">
    <w:name w:val="ListLabel 34"/>
    <w:rPr>
      <w:rFonts w:cs="David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David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David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72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727"/>
    <w:rPr>
      <w:rFonts w:ascii="Segoe UI" w:eastAsia="David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14F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8391C-DAAD-461E-BFF7-6D5CF3134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5</Pages>
  <Words>3614</Words>
  <Characters>20603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dc:description/>
  <cp:lastModifiedBy>user</cp:lastModifiedBy>
  <cp:revision>287</cp:revision>
  <dcterms:created xsi:type="dcterms:W3CDTF">2020-12-09T11:47:00Z</dcterms:created>
  <dcterms:modified xsi:type="dcterms:W3CDTF">2023-07-26T13:53:00Z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

<file path=[Content_Types].xml><?xml version="1.0" encoding="utf-8"?>
<Types xmlns="http://schemas.openxmlformats.org/package/2006/content-types">
  <Default Extension="xml" ContentType="application/vnd.openxmlformats-officedocument.wordprocessingml.comment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12.png" ContentType="image/png"/>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a="http://schemas.openxmlformats.org/drawingml/2006/main" xmlns:pic="http://schemas.openxmlformats.org/drawingml/2006/picture" xmlns:m="http://schemas.openxmlformats.org/officeDocument/2006/math" mc:Ignorable="w14 wp14">
  <w:body>
    <w:p w:rsidR="5C00397A" w:rsidP="4E1323F8" w:rsidRDefault="5C00397A" w14:paraId="641DADB1" w14:textId="243D03F6">
      <w:pPr>
        <w:pStyle w:val="Heading2"/>
        <w:bidi w:val="0"/>
        <w:rPr>
          <w:noProof w:val="0"/>
          <w:lang w:val="en-US"/>
        </w:rPr>
      </w:pPr>
      <w:r w:rsidRPr="4E1323F8" w:rsidR="5C00397A">
        <w:rPr>
          <w:noProof w:val="0"/>
          <w:lang w:val="en-US"/>
        </w:rPr>
        <w:t>Running the analysis</w:t>
      </w:r>
    </w:p>
    <w:p w:rsidR="5C00397A" w:rsidP="4E1323F8" w:rsidRDefault="5C00397A" w14:paraId="5390839A" w14:textId="1D930204">
      <w:pPr>
        <w:pStyle w:val="Heading2"/>
        <w:bidi w:val="0"/>
        <w:spacing w:before="40" w:after="0"/>
        <w:jc w:val="left"/>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4E1323F8" w:rsidR="5C00397A">
        <w:rPr>
          <w:rFonts w:ascii="Arial" w:hAnsi="Arial" w:eastAsia="Arial" w:cs="Arial"/>
          <w:b w:val="0"/>
          <w:bCs w:val="0"/>
          <w:i w:val="0"/>
          <w:iCs w:val="0"/>
          <w:strike w:val="0"/>
          <w:dstrike w:val="0"/>
          <w:noProof w:val="0"/>
          <w:color w:val="000000" w:themeColor="text1" w:themeTint="FF" w:themeShade="FF"/>
          <w:sz w:val="22"/>
          <w:szCs w:val="22"/>
          <w:u w:val="none"/>
          <w:lang w:val="en-US"/>
        </w:rPr>
        <w:t>All analysis (expect for R and Python code, which are run from their corresponding folders in ‘analysis/analysis_code/’) is run from the analysis.m file. The file is divided to sections, use Ctrl+Enter to run each section separately or F5 to run the entire script. You can use Matlab shortcuts (Ctrl+down/up arrow) to jump between sections. Most sections save their results to the processed data folder (which is not included in github to save storage). This means that you don’t have to rerun the entire analysis every time you want to make a small change or make a new plot.</w:t>
      </w:r>
    </w:p>
    <w:p w:rsidR="5C00397A" w:rsidP="4E1323F8" w:rsidRDefault="5C00397A" w14:paraId="357FD20C" w14:textId="784FB267">
      <w:pPr>
        <w:pStyle w:val="Heading3"/>
        <w:bidi w:val="0"/>
        <w:rPr>
          <w:noProof w:val="0"/>
          <w:lang w:val="en-US"/>
        </w:rPr>
      </w:pPr>
      <w:r w:rsidRPr="4E1323F8" w:rsidR="5C00397A">
        <w:rPr>
          <w:noProof w:val="0"/>
          <w:lang w:val="en-US"/>
        </w:rPr>
        <w:t>MATLAB scripts</w:t>
      </w:r>
    </w:p>
    <w:p w:rsidR="1B2950CE" w:rsidP="4E1323F8" w:rsidRDefault="1B2950CE" w14:paraId="162966C8" w14:textId="17613797">
      <w:pPr>
        <w:pStyle w:val="Normal"/>
        <w:bidi w:val="0"/>
        <w:rPr>
          <w:noProof w:val="0"/>
          <w:lang w:val="en-US"/>
        </w:rPr>
      </w:pPr>
      <w:r w:rsidRPr="4E1323F8" w:rsidR="1B2950CE">
        <w:rPr>
          <w:noProof w:val="0"/>
          <w:lang w:val="en-US"/>
        </w:rPr>
        <w:t>Sections and their purpose</w:t>
      </w:r>
      <w:r w:rsidRPr="4E1323F8" w:rsidR="26097F42">
        <w:rPr>
          <w:noProof w:val="0"/>
          <w:lang w:val="en-US"/>
        </w:rPr>
        <w:t xml:space="preserve"> </w:t>
      </w:r>
      <w:r w:rsidRPr="4E1323F8" w:rsidR="7D4059BF">
        <w:rPr>
          <w:noProof w:val="0"/>
          <w:lang w:val="en-US"/>
        </w:rPr>
        <w:t xml:space="preserve">(some sections are </w:t>
      </w:r>
      <w:r w:rsidRPr="4E1323F8" w:rsidR="1A153589">
        <w:rPr>
          <w:noProof w:val="0"/>
          <w:lang w:val="en-US"/>
        </w:rPr>
        <w:t>further explained in the “additional information” section below)</w:t>
      </w:r>
      <w:r w:rsidRPr="4E1323F8" w:rsidR="1B2950CE">
        <w:rPr>
          <w:noProof w:val="0"/>
          <w:lang w:val="en-US"/>
        </w:rPr>
        <w:t>:</w:t>
      </w:r>
    </w:p>
    <w:p w:rsidR="1B2950CE" w:rsidP="4E1323F8" w:rsidRDefault="1B2950CE" w14:paraId="1E0C6F6D" w14:textId="275E70A9">
      <w:pPr>
        <w:pStyle w:val="Heading4"/>
        <w:bidi w:val="0"/>
      </w:pPr>
      <w:r w:rsidRPr="4E1323F8" w:rsidR="1B2950CE">
        <w:rPr>
          <w:noProof w:val="0"/>
          <w:lang w:val="en-US"/>
        </w:rPr>
        <w:t>P</w:t>
      </w:r>
      <w:r w:rsidRPr="4E1323F8" w:rsidR="5C00397A">
        <w:rPr>
          <w:noProof w:val="0"/>
          <w:lang w:val="en-US"/>
        </w:rPr>
        <w:t>reprocess the data</w:t>
      </w:r>
      <w:r w:rsidRPr="4E1323F8" w:rsidR="5C00397A">
        <w:rPr>
          <w:noProof w:val="0"/>
          <w:lang w:val="en-US"/>
        </w:rPr>
        <w:t>:</w:t>
      </w:r>
    </w:p>
    <w:p w:rsidR="5C00397A" w:rsidP="4E1323F8" w:rsidRDefault="5C00397A" w14:paraId="636A7050" w14:textId="5A3B8C37">
      <w:pPr>
        <w:pStyle w:val="ListParagraph"/>
        <w:numPr>
          <w:ilvl w:val="0"/>
          <w:numId w:val="9"/>
        </w:numPr>
        <w:bidi w:val="0"/>
        <w:spacing w:before="0" w:beforeAutospacing="off" w:after="0" w:afterAutospacing="off"/>
        <w:rPr>
          <w:rFonts w:ascii="Calibri" w:hAnsi="Calibri" w:eastAsia="David" w:cs="David"/>
          <w:b w:val="0"/>
          <w:bCs w:val="0"/>
          <w:i w:val="0"/>
          <w:iCs w:val="0"/>
          <w:strike w:val="0"/>
          <w:dstrike w:val="0"/>
          <w:noProof w:val="0"/>
          <w:color w:val="auto"/>
          <w:sz w:val="24"/>
          <w:szCs w:val="24"/>
          <w:u w:val="none"/>
          <w:lang w:val="en-US"/>
        </w:rPr>
      </w:pPr>
      <w:r w:rsidRPr="4E1323F8" w:rsidR="5C00397A">
        <w:rPr>
          <w:rFonts w:ascii="Arial" w:hAnsi="Arial" w:eastAsia="Arial" w:cs="Arial"/>
          <w:b w:val="0"/>
          <w:bCs w:val="0"/>
          <w:i w:val="0"/>
          <w:iCs w:val="0"/>
          <w:strike w:val="0"/>
          <w:dstrike w:val="0"/>
          <w:noProof w:val="0"/>
          <w:color w:val="000000" w:themeColor="text1" w:themeTint="FF" w:themeShade="FF"/>
          <w:sz w:val="22"/>
          <w:szCs w:val="22"/>
          <w:u w:val="none"/>
          <w:lang w:val="en-US"/>
        </w:rPr>
        <w:t>Define following parameters: if any of these are changed, rerun the entire analysis.</w:t>
      </w:r>
    </w:p>
    <w:p w:rsidR="5C00397A" w:rsidP="4E1323F8" w:rsidRDefault="5C00397A" w14:paraId="3D0C6DC5" w14:textId="3B674A2E">
      <w:pPr>
        <w:pStyle w:val="ListParagraph"/>
        <w:numPr>
          <w:ilvl w:val="1"/>
          <w:numId w:val="9"/>
        </w:numPr>
        <w:bidi w:val="0"/>
        <w:spacing w:before="0" w:beforeAutospacing="off" w:after="0" w:afterAutospacing="off"/>
        <w:rPr>
          <w:rFonts w:ascii="Calibri" w:hAnsi="Calibri" w:eastAsia="David" w:cs="David"/>
          <w:b w:val="0"/>
          <w:bCs w:val="0"/>
          <w:i w:val="0"/>
          <w:iCs w:val="0"/>
          <w:strike w:val="0"/>
          <w:dstrike w:val="0"/>
          <w:noProof w:val="0"/>
          <w:color w:val="auto"/>
          <w:sz w:val="24"/>
          <w:szCs w:val="24"/>
          <w:u w:val="none"/>
          <w:lang w:val="en-US"/>
        </w:rPr>
      </w:pPr>
      <w:r w:rsidRPr="4E1323F8" w:rsidR="5C00397A">
        <w:rPr>
          <w:rFonts w:ascii="Arial" w:hAnsi="Arial" w:eastAsia="Arial" w:cs="Arial"/>
          <w:b w:val="0"/>
          <w:bCs w:val="0"/>
          <w:i w:val="0"/>
          <w:iCs w:val="0"/>
          <w:strike w:val="0"/>
          <w:dstrike w:val="0"/>
          <w:noProof w:val="0"/>
          <w:color w:val="000000" w:themeColor="text1" w:themeTint="FF" w:themeShade="FF"/>
          <w:sz w:val="22"/>
          <w:szCs w:val="22"/>
          <w:u w:val="none"/>
          <w:lang w:val="en-US"/>
        </w:rPr>
        <w:t>SUBS</w:t>
      </w:r>
    </w:p>
    <w:p w:rsidR="5C00397A" w:rsidP="4E1323F8" w:rsidRDefault="5C00397A" w14:paraId="6DE8F3E8" w14:textId="6FA83593">
      <w:pPr>
        <w:pStyle w:val="ListParagraph"/>
        <w:numPr>
          <w:ilvl w:val="1"/>
          <w:numId w:val="9"/>
        </w:numPr>
        <w:bidi w:val="0"/>
        <w:spacing w:before="0" w:beforeAutospacing="off" w:after="0" w:afterAutospacing="off"/>
        <w:rPr>
          <w:rFonts w:ascii="Calibri" w:hAnsi="Calibri" w:eastAsia="David" w:cs="David"/>
          <w:b w:val="0"/>
          <w:bCs w:val="0"/>
          <w:i w:val="0"/>
          <w:iCs w:val="0"/>
          <w:strike w:val="0"/>
          <w:dstrike w:val="0"/>
          <w:noProof w:val="0"/>
          <w:color w:val="auto"/>
          <w:sz w:val="24"/>
          <w:szCs w:val="24"/>
          <w:u w:val="none"/>
          <w:lang w:val="en-US"/>
        </w:rPr>
      </w:pPr>
      <w:r w:rsidRPr="4E1323F8" w:rsidR="5C00397A">
        <w:rPr>
          <w:rFonts w:ascii="Arial" w:hAnsi="Arial" w:eastAsia="Arial" w:cs="Arial"/>
          <w:b w:val="0"/>
          <w:bCs w:val="0"/>
          <w:i w:val="0"/>
          <w:iCs w:val="0"/>
          <w:strike w:val="0"/>
          <w:dstrike w:val="0"/>
          <w:noProof w:val="0"/>
          <w:color w:val="000000" w:themeColor="text1" w:themeTint="FF" w:themeShade="FF"/>
          <w:sz w:val="22"/>
          <w:szCs w:val="22"/>
          <w:u w:val="none"/>
          <w:lang w:val="en-US"/>
        </w:rPr>
        <w:t>DAY - only experiment 3 has ‘Day1’.</w:t>
      </w:r>
    </w:p>
    <w:p w:rsidR="5C00397A" w:rsidP="4E1323F8" w:rsidRDefault="5C00397A" w14:paraId="09B1C972" w14:textId="4C565525">
      <w:pPr>
        <w:pStyle w:val="ListParagraph"/>
        <w:numPr>
          <w:ilvl w:val="1"/>
          <w:numId w:val="9"/>
        </w:numPr>
        <w:bidi w:val="0"/>
        <w:spacing w:before="0" w:beforeAutospacing="off" w:after="0" w:afterAutospacing="off"/>
        <w:rPr>
          <w:rFonts w:ascii="Calibri" w:hAnsi="Calibri" w:eastAsia="David" w:cs="David"/>
          <w:b w:val="0"/>
          <w:bCs w:val="0"/>
          <w:i w:val="0"/>
          <w:iCs w:val="0"/>
          <w:strike w:val="0"/>
          <w:dstrike w:val="0"/>
          <w:noProof w:val="0"/>
          <w:color w:val="auto"/>
          <w:sz w:val="24"/>
          <w:szCs w:val="24"/>
          <w:u w:val="none"/>
          <w:lang w:val="en-US"/>
        </w:rPr>
      </w:pPr>
      <w:r w:rsidRPr="4E1323F8" w:rsidR="5C00397A">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picked_traj - </w:t>
      </w:r>
      <w:r w:rsidRPr="4E1323F8" w:rsidR="5C00397A">
        <w:rPr>
          <w:rFonts w:ascii="Arial" w:hAnsi="Arial" w:eastAsia="Arial" w:cs="Arial"/>
          <w:b w:val="0"/>
          <w:bCs w:val="0"/>
          <w:i w:val="0"/>
          <w:iCs w:val="0"/>
          <w:strike w:val="0"/>
          <w:dstrike w:val="0"/>
          <w:noProof w:val="0"/>
          <w:color w:val="000000" w:themeColor="text1" w:themeTint="FF" w:themeShade="FF"/>
          <w:sz w:val="22"/>
          <w:szCs w:val="22"/>
          <w:u w:val="none"/>
          <w:lang w:val="en-US"/>
        </w:rPr>
        <w:t>Wasn’t</w:t>
      </w:r>
      <w:r w:rsidRPr="4E1323F8" w:rsidR="5C00397A">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fully implemented, since we were only interested in the trajectory to the target.</w:t>
      </w:r>
    </w:p>
    <w:p w:rsidR="5C00397A" w:rsidP="4E1323F8" w:rsidRDefault="5C00397A" w14:paraId="65518038" w14:textId="72ACB4C7">
      <w:pPr>
        <w:pStyle w:val="ListParagraph"/>
        <w:numPr>
          <w:ilvl w:val="1"/>
          <w:numId w:val="9"/>
        </w:numPr>
        <w:bidi w:val="0"/>
        <w:spacing w:before="0" w:beforeAutospacing="off" w:after="0" w:afterAutospacing="off"/>
        <w:rPr>
          <w:rFonts w:ascii="Calibri" w:hAnsi="Calibri" w:eastAsia="David" w:cs="David"/>
          <w:b w:val="0"/>
          <w:bCs w:val="0"/>
          <w:i w:val="0"/>
          <w:iCs w:val="0"/>
          <w:strike w:val="0"/>
          <w:dstrike w:val="0"/>
          <w:noProof w:val="0"/>
          <w:color w:val="auto"/>
          <w:sz w:val="24"/>
          <w:szCs w:val="24"/>
          <w:u w:val="none"/>
          <w:lang w:val="en-US"/>
        </w:rPr>
      </w:pPr>
      <w:r w:rsidRPr="4E1323F8" w:rsidR="5C00397A">
        <w:rPr>
          <w:rFonts w:ascii="Arial" w:hAnsi="Arial" w:eastAsia="Arial" w:cs="Arial"/>
          <w:b w:val="0"/>
          <w:bCs w:val="0"/>
          <w:i w:val="0"/>
          <w:iCs w:val="0"/>
          <w:strike w:val="0"/>
          <w:dstrike w:val="0"/>
          <w:noProof w:val="0"/>
          <w:color w:val="000000" w:themeColor="text1" w:themeTint="FF" w:themeShade="FF"/>
          <w:sz w:val="22"/>
          <w:szCs w:val="22"/>
          <w:u w:val="none"/>
          <w:lang w:val="en-US"/>
        </w:rPr>
        <w:t>SIMULATE - Reduces the number of analyzed trials. Since adding a keyboard session in exp 4 prolonged the exp, we checked how many trials can we reduce from exp 2 / 3 and still receive an effect.</w:t>
      </w:r>
    </w:p>
    <w:p w:rsidR="5C00397A" w:rsidP="4E1323F8" w:rsidRDefault="5C00397A" w14:paraId="1598FBF6" w14:textId="46A5CF5A">
      <w:pPr>
        <w:pStyle w:val="ListParagraph"/>
        <w:numPr>
          <w:ilvl w:val="1"/>
          <w:numId w:val="9"/>
        </w:numPr>
        <w:bidi w:val="0"/>
        <w:spacing w:before="0" w:beforeAutospacing="off" w:after="0" w:afterAutospacing="off"/>
        <w:rPr>
          <w:rFonts w:ascii="Calibri" w:hAnsi="Calibri" w:eastAsia="David" w:cs="David"/>
          <w:b w:val="0"/>
          <w:bCs w:val="0"/>
          <w:i w:val="0"/>
          <w:iCs w:val="0"/>
          <w:strike w:val="0"/>
          <w:dstrike w:val="0"/>
          <w:noProof w:val="0"/>
          <w:color w:val="auto"/>
          <w:sz w:val="24"/>
          <w:szCs w:val="24"/>
          <w:u w:val="none"/>
          <w:lang w:val="en-US"/>
        </w:rPr>
      </w:pPr>
      <w:r w:rsidRPr="4E1323F8" w:rsidR="5C00397A">
        <w:rPr>
          <w:rFonts w:ascii="Arial" w:hAnsi="Arial" w:eastAsia="Arial" w:cs="Arial"/>
          <w:b w:val="0"/>
          <w:bCs w:val="0"/>
          <w:i w:val="0"/>
          <w:iCs w:val="0"/>
          <w:strike w:val="0"/>
          <w:dstrike w:val="0"/>
          <w:noProof w:val="0"/>
          <w:color w:val="000000" w:themeColor="text1" w:themeTint="FF" w:themeShade="FF"/>
          <w:sz w:val="22"/>
          <w:szCs w:val="22"/>
          <w:u w:val="none"/>
          <w:lang w:val="en-US"/>
        </w:rPr>
        <w:t>NORMALIZE_WITHIN_SUB</w:t>
      </w:r>
    </w:p>
    <w:p w:rsidR="5C00397A" w:rsidP="4E1323F8" w:rsidRDefault="5C00397A" w14:paraId="325041DA" w14:textId="142B9000">
      <w:pPr>
        <w:pStyle w:val="ListParagraph"/>
        <w:numPr>
          <w:ilvl w:val="1"/>
          <w:numId w:val="9"/>
        </w:numPr>
        <w:bidi w:val="0"/>
        <w:spacing w:before="0" w:beforeAutospacing="off" w:after="0" w:afterAutospacing="off"/>
        <w:rPr>
          <w:rFonts w:ascii="Calibri" w:hAnsi="Calibri" w:eastAsia="David" w:cs="David"/>
          <w:b w:val="0"/>
          <w:bCs w:val="0"/>
          <w:i w:val="0"/>
          <w:iCs w:val="0"/>
          <w:strike w:val="0"/>
          <w:dstrike w:val="0"/>
          <w:noProof w:val="0"/>
          <w:color w:val="auto"/>
          <w:sz w:val="24"/>
          <w:szCs w:val="24"/>
          <w:u w:val="none"/>
          <w:lang w:val="en-US"/>
        </w:rPr>
      </w:pPr>
      <w:r w:rsidRPr="4E1323F8" w:rsidR="5C00397A">
        <w:rPr>
          <w:rFonts w:ascii="Arial" w:hAnsi="Arial" w:eastAsia="Arial" w:cs="Arial"/>
          <w:b w:val="0"/>
          <w:bCs w:val="0"/>
          <w:i w:val="0"/>
          <w:iCs w:val="0"/>
          <w:strike w:val="0"/>
          <w:dstrike w:val="0"/>
          <w:noProof w:val="0"/>
          <w:color w:val="000000" w:themeColor="text1" w:themeTint="FF" w:themeShade="FF"/>
          <w:sz w:val="22"/>
          <w:szCs w:val="22"/>
          <w:u w:val="none"/>
          <w:lang w:val="en-US"/>
        </w:rPr>
        <w:t>NORM_TRAJ</w:t>
      </w:r>
    </w:p>
    <w:p w:rsidR="5C00397A" w:rsidP="4E1323F8" w:rsidRDefault="5C00397A" w14:paraId="0F87D598" w14:textId="0C3FDF3B">
      <w:pPr>
        <w:pStyle w:val="ListParagraph"/>
        <w:numPr>
          <w:ilvl w:val="1"/>
          <w:numId w:val="9"/>
        </w:numPr>
        <w:bidi w:val="0"/>
        <w:spacing w:before="0" w:beforeAutospacing="off" w:after="0" w:afterAutospacing="off"/>
        <w:rPr>
          <w:rFonts w:ascii="Calibri" w:hAnsi="Calibri" w:eastAsia="David" w:cs="David"/>
          <w:b w:val="0"/>
          <w:bCs w:val="0"/>
          <w:i w:val="0"/>
          <w:iCs w:val="0"/>
          <w:strike w:val="0"/>
          <w:dstrike w:val="0"/>
          <w:noProof w:val="0"/>
          <w:color w:val="auto"/>
          <w:sz w:val="24"/>
          <w:szCs w:val="24"/>
          <w:u w:val="none"/>
          <w:lang w:val="en-US"/>
        </w:rPr>
      </w:pPr>
      <w:r w:rsidRPr="4E1323F8" w:rsidR="5C00397A">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MIN_SAMP_LEN </w:t>
      </w:r>
    </w:p>
    <w:p w:rsidR="5C00397A" w:rsidP="4E1323F8" w:rsidRDefault="5C00397A" w14:paraId="1F490759" w14:textId="305BDC26">
      <w:pPr>
        <w:pStyle w:val="ListParagraph"/>
        <w:numPr>
          <w:ilvl w:val="0"/>
          <w:numId w:val="9"/>
        </w:numPr>
        <w:bidi w:val="0"/>
        <w:spacing w:before="0" w:beforeAutospacing="off" w:after="0" w:afterAutospacing="off"/>
        <w:rPr>
          <w:rFonts w:ascii="Calibri" w:hAnsi="Calibri" w:eastAsia="David" w:cs="David"/>
          <w:b w:val="0"/>
          <w:bCs w:val="0"/>
          <w:i w:val="0"/>
          <w:iCs w:val="0"/>
          <w:strike w:val="0"/>
          <w:dstrike w:val="0"/>
          <w:noProof w:val="0"/>
          <w:color w:val="auto"/>
          <w:sz w:val="24"/>
          <w:szCs w:val="24"/>
          <w:u w:val="none"/>
          <w:lang w:val="en-US"/>
        </w:rPr>
      </w:pPr>
      <w:r w:rsidRPr="4E1323F8" w:rsidR="5C00397A">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Simulate (optional, see ‘SIMULATE’ in </w:t>
      </w:r>
      <w:r w:rsidRPr="4E1323F8" w:rsidR="5C00397A">
        <w:rPr>
          <w:rFonts w:ascii="Arial" w:hAnsi="Arial" w:eastAsia="Arial" w:cs="Arial"/>
          <w:b w:val="0"/>
          <w:bCs w:val="0"/>
          <w:i w:val="0"/>
          <w:iCs w:val="0"/>
          <w:strike w:val="0"/>
          <w:dstrike w:val="0"/>
          <w:noProof w:val="0"/>
          <w:color w:val="000000" w:themeColor="text1" w:themeTint="FF" w:themeShade="FF"/>
          <w:sz w:val="22"/>
          <w:szCs w:val="22"/>
          <w:u w:val="none"/>
          <w:lang w:val="en-US"/>
        </w:rPr>
        <w:t>a.iv</w:t>
      </w:r>
      <w:r w:rsidRPr="4E1323F8" w:rsidR="5C00397A">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above)</w:t>
      </w:r>
    </w:p>
    <w:p w:rsidR="5C00397A" w:rsidP="4E1323F8" w:rsidRDefault="5C00397A" w14:paraId="781922D9" w14:textId="7064D5CC">
      <w:pPr>
        <w:pStyle w:val="ListParagraph"/>
        <w:numPr>
          <w:ilvl w:val="0"/>
          <w:numId w:val="9"/>
        </w:numPr>
        <w:bidi w:val="0"/>
        <w:spacing w:before="0" w:beforeAutospacing="off" w:after="0" w:afterAutospacing="off"/>
        <w:rPr>
          <w:rFonts w:ascii="Calibri" w:hAnsi="Calibri" w:eastAsia="David" w:cs="David"/>
          <w:b w:val="0"/>
          <w:bCs w:val="0"/>
          <w:i w:val="0"/>
          <w:iCs w:val="0"/>
          <w:strike w:val="0"/>
          <w:dstrike w:val="0"/>
          <w:noProof w:val="0"/>
          <w:color w:val="auto"/>
          <w:sz w:val="24"/>
          <w:szCs w:val="24"/>
          <w:u w:val="none"/>
          <w:lang w:val="en-US"/>
        </w:rPr>
      </w:pPr>
      <w:r w:rsidRPr="4E1323F8" w:rsidR="5C00397A">
        <w:rPr>
          <w:rFonts w:ascii="Arial" w:hAnsi="Arial" w:eastAsia="Arial" w:cs="Arial"/>
          <w:b w:val="0"/>
          <w:bCs w:val="0"/>
          <w:i w:val="0"/>
          <w:iCs w:val="0"/>
          <w:strike w:val="0"/>
          <w:dstrike w:val="0"/>
          <w:noProof w:val="0"/>
          <w:color w:val="000000" w:themeColor="text1" w:themeTint="FF" w:themeShade="FF"/>
          <w:sz w:val="22"/>
          <w:szCs w:val="22"/>
          <w:u w:val="none"/>
          <w:lang w:val="en-US"/>
        </w:rPr>
        <w:t>Create Proc Data File</w:t>
      </w:r>
    </w:p>
    <w:p w:rsidR="5C00397A" w:rsidP="4E1323F8" w:rsidRDefault="5C00397A" w14:paraId="41244369" w14:textId="7D767E23">
      <w:pPr>
        <w:pStyle w:val="ListParagraph"/>
        <w:numPr>
          <w:ilvl w:val="0"/>
          <w:numId w:val="9"/>
        </w:numPr>
        <w:bidi w:val="0"/>
        <w:spacing w:before="0" w:beforeAutospacing="off" w:after="0" w:afterAutospacing="off"/>
        <w:rPr>
          <w:rFonts w:ascii="Calibri" w:hAnsi="Calibri" w:eastAsia="David" w:cs="David"/>
          <w:b w:val="0"/>
          <w:bCs w:val="0"/>
          <w:i w:val="0"/>
          <w:iCs w:val="0"/>
          <w:strike w:val="0"/>
          <w:dstrike w:val="0"/>
          <w:noProof w:val="0"/>
          <w:color w:val="auto"/>
          <w:sz w:val="24"/>
          <w:szCs w:val="24"/>
          <w:u w:val="none"/>
          <w:lang w:val="en-US"/>
        </w:rPr>
      </w:pPr>
      <w:r w:rsidRPr="4E1323F8" w:rsidR="5C00397A">
        <w:rPr>
          <w:rFonts w:ascii="Arial" w:hAnsi="Arial" w:eastAsia="Arial" w:cs="Arial"/>
          <w:b w:val="0"/>
          <w:bCs w:val="0"/>
          <w:i w:val="0"/>
          <w:iCs w:val="0"/>
          <w:strike w:val="0"/>
          <w:dstrike w:val="0"/>
          <w:noProof w:val="0"/>
          <w:color w:val="000000" w:themeColor="text1" w:themeTint="FF" w:themeShade="FF"/>
          <w:sz w:val="22"/>
          <w:szCs w:val="22"/>
          <w:u w:val="none"/>
          <w:lang w:val="en-US"/>
        </w:rPr>
        <w:t>Add Fields - some fields were added after running some of the subjects. This section adds them to their data.</w:t>
      </w:r>
    </w:p>
    <w:p w:rsidR="5C00397A" w:rsidP="4E1323F8" w:rsidRDefault="5C00397A" w14:paraId="25587D48" w14:textId="1A5B14AC">
      <w:pPr>
        <w:pStyle w:val="ListParagraph"/>
        <w:numPr>
          <w:ilvl w:val="0"/>
          <w:numId w:val="9"/>
        </w:numPr>
        <w:bidi w:val="0"/>
        <w:spacing w:before="0" w:beforeAutospacing="off" w:after="0" w:afterAutospacing="off"/>
        <w:rPr>
          <w:rFonts w:ascii="Calibri" w:hAnsi="Calibri" w:eastAsia="David" w:cs="David"/>
          <w:b w:val="0"/>
          <w:bCs w:val="0"/>
          <w:i w:val="0"/>
          <w:iCs w:val="0"/>
          <w:strike w:val="0"/>
          <w:dstrike w:val="0"/>
          <w:noProof w:val="0"/>
          <w:color w:val="auto"/>
          <w:sz w:val="24"/>
          <w:szCs w:val="24"/>
          <w:u w:val="none"/>
          <w:lang w:val="en-US"/>
        </w:rPr>
      </w:pPr>
      <w:r w:rsidRPr="4E1323F8" w:rsidR="5C00397A">
        <w:rPr>
          <w:rFonts w:ascii="Arial" w:hAnsi="Arial" w:eastAsia="Arial" w:cs="Arial"/>
          <w:b w:val="0"/>
          <w:bCs w:val="0"/>
          <w:i w:val="0"/>
          <w:iCs w:val="0"/>
          <w:strike w:val="0"/>
          <w:dstrike w:val="0"/>
          <w:noProof w:val="0"/>
          <w:color w:val="000000" w:themeColor="text1" w:themeTint="FF" w:themeShade="FF"/>
          <w:sz w:val="22"/>
          <w:szCs w:val="22"/>
          <w:u w:val="none"/>
          <w:lang w:val="en-US"/>
        </w:rPr>
        <w:t>Add trials</w:t>
      </w:r>
    </w:p>
    <w:p w:rsidR="5C00397A" w:rsidP="4E1323F8" w:rsidRDefault="5C00397A" w14:paraId="649A29A2" w14:textId="64A2F5F7">
      <w:pPr>
        <w:pStyle w:val="ListParagraph"/>
        <w:numPr>
          <w:ilvl w:val="0"/>
          <w:numId w:val="9"/>
        </w:numPr>
        <w:bidi w:val="0"/>
        <w:spacing w:before="0" w:beforeAutospacing="off" w:after="0" w:afterAutospacing="off"/>
        <w:rPr>
          <w:rFonts w:ascii="Calibri" w:hAnsi="Calibri" w:eastAsia="David" w:cs="David"/>
          <w:b w:val="0"/>
          <w:bCs w:val="0"/>
          <w:i w:val="0"/>
          <w:iCs w:val="0"/>
          <w:strike w:val="0"/>
          <w:dstrike w:val="0"/>
          <w:noProof w:val="0"/>
          <w:color w:val="auto"/>
          <w:sz w:val="24"/>
          <w:szCs w:val="24"/>
          <w:u w:val="none"/>
          <w:lang w:val="en-US"/>
        </w:rPr>
      </w:pPr>
      <w:r w:rsidRPr="4E1323F8" w:rsidR="5C00397A">
        <w:rPr>
          <w:rFonts w:ascii="Arial" w:hAnsi="Arial" w:eastAsia="Arial" w:cs="Arial"/>
          <w:b w:val="0"/>
          <w:bCs w:val="0"/>
          <w:i w:val="0"/>
          <w:iCs w:val="0"/>
          <w:strike w:val="0"/>
          <w:dstrike w:val="0"/>
          <w:noProof w:val="0"/>
          <w:color w:val="000000" w:themeColor="text1" w:themeTint="FF" w:themeShade="FF"/>
          <w:sz w:val="22"/>
          <w:szCs w:val="22"/>
          <w:u w:val="none"/>
          <w:lang w:val="en-US"/>
        </w:rPr>
        <w:t>Preprocess and Normalize</w:t>
      </w:r>
    </w:p>
    <w:p w:rsidR="5C00397A" w:rsidP="4E1323F8" w:rsidRDefault="5C00397A" w14:paraId="2E6B0B0C" w14:textId="00C19808">
      <w:pPr>
        <w:pStyle w:val="ListParagraph"/>
        <w:numPr>
          <w:ilvl w:val="0"/>
          <w:numId w:val="9"/>
        </w:numPr>
        <w:bidi w:val="0"/>
        <w:spacing w:before="0" w:beforeAutospacing="off" w:after="0" w:afterAutospacing="off"/>
        <w:rPr>
          <w:rFonts w:ascii="Calibri" w:hAnsi="Calibri" w:eastAsia="David" w:cs="David"/>
          <w:b w:val="0"/>
          <w:bCs w:val="0"/>
          <w:i w:val="0"/>
          <w:iCs w:val="0"/>
          <w:strike w:val="0"/>
          <w:dstrike w:val="0"/>
          <w:noProof w:val="0"/>
          <w:color w:val="auto"/>
          <w:sz w:val="24"/>
          <w:szCs w:val="24"/>
          <w:u w:val="none"/>
          <w:lang w:val="en-US"/>
        </w:rPr>
      </w:pPr>
      <w:r w:rsidRPr="4E1323F8" w:rsidR="5C00397A">
        <w:rPr>
          <w:rFonts w:ascii="Arial" w:hAnsi="Arial" w:eastAsia="Arial" w:cs="Arial"/>
          <w:b w:val="0"/>
          <w:bCs w:val="0"/>
          <w:i w:val="0"/>
          <w:iCs w:val="0"/>
          <w:strike w:val="0"/>
          <w:dstrike w:val="0"/>
          <w:noProof w:val="0"/>
          <w:color w:val="000000" w:themeColor="text1" w:themeTint="FF" w:themeShade="FF"/>
          <w:sz w:val="22"/>
          <w:szCs w:val="22"/>
          <w:u w:val="none"/>
          <w:lang w:val="en-US"/>
        </w:rPr>
        <w:t>Trial screening</w:t>
      </w:r>
    </w:p>
    <w:p w:rsidR="5C00397A" w:rsidP="4E1323F8" w:rsidRDefault="5C00397A" w14:paraId="488763EC" w14:textId="435E2305">
      <w:pPr>
        <w:pStyle w:val="ListParagraph"/>
        <w:numPr>
          <w:ilvl w:val="0"/>
          <w:numId w:val="9"/>
        </w:numPr>
        <w:bidi w:val="0"/>
        <w:spacing w:before="0" w:beforeAutospacing="off" w:after="0" w:afterAutospacing="off"/>
        <w:rPr>
          <w:rFonts w:ascii="Calibri" w:hAnsi="Calibri" w:eastAsia="David" w:cs="David"/>
          <w:b w:val="0"/>
          <w:bCs w:val="0"/>
          <w:i w:val="0"/>
          <w:iCs w:val="0"/>
          <w:strike w:val="0"/>
          <w:dstrike w:val="0"/>
          <w:noProof w:val="0"/>
          <w:color w:val="auto"/>
          <w:sz w:val="24"/>
          <w:szCs w:val="24"/>
          <w:u w:val="none"/>
          <w:lang w:val="en-US"/>
        </w:rPr>
      </w:pPr>
      <w:r w:rsidRPr="4E1323F8" w:rsidR="5C00397A">
        <w:rPr>
          <w:rFonts w:ascii="Arial" w:hAnsi="Arial" w:eastAsia="Arial" w:cs="Arial"/>
          <w:b w:val="0"/>
          <w:bCs w:val="0"/>
          <w:i w:val="0"/>
          <w:iCs w:val="0"/>
          <w:strike w:val="0"/>
          <w:dstrike w:val="0"/>
          <w:noProof w:val="0"/>
          <w:color w:val="000000" w:themeColor="text1" w:themeTint="FF" w:themeShade="FF"/>
          <w:sz w:val="22"/>
          <w:szCs w:val="22"/>
          <w:u w:val="none"/>
          <w:lang w:val="en-US"/>
        </w:rPr>
        <w:t>Subject screening</w:t>
      </w:r>
    </w:p>
    <w:p w:rsidR="5C00397A" w:rsidP="4E1323F8" w:rsidRDefault="5C00397A" w14:paraId="699BD6E2" w14:textId="097649C8">
      <w:pPr>
        <w:pStyle w:val="ListParagraph"/>
        <w:numPr>
          <w:ilvl w:val="0"/>
          <w:numId w:val="9"/>
        </w:numPr>
        <w:bidi w:val="0"/>
        <w:spacing w:before="0" w:beforeAutospacing="off" w:after="0" w:afterAutospacing="off"/>
        <w:rPr>
          <w:rFonts w:ascii="Calibri" w:hAnsi="Calibri" w:eastAsia="David" w:cs="David"/>
          <w:b w:val="0"/>
          <w:bCs w:val="0"/>
          <w:i w:val="0"/>
          <w:iCs w:val="0"/>
          <w:strike w:val="0"/>
          <w:dstrike w:val="0"/>
          <w:noProof w:val="0"/>
          <w:color w:val="auto"/>
          <w:sz w:val="24"/>
          <w:szCs w:val="24"/>
          <w:u w:val="none"/>
          <w:lang w:val="en-US"/>
        </w:rPr>
      </w:pPr>
      <w:r w:rsidRPr="4E1323F8" w:rsidR="5C00397A">
        <w:rPr>
          <w:rFonts w:ascii="Arial" w:hAnsi="Arial" w:eastAsia="Arial" w:cs="Arial"/>
          <w:b w:val="0"/>
          <w:bCs w:val="0"/>
          <w:i w:val="0"/>
          <w:iCs w:val="0"/>
          <w:strike w:val="0"/>
          <w:dstrike w:val="0"/>
          <w:noProof w:val="0"/>
          <w:color w:val="000000" w:themeColor="text1" w:themeTint="FF" w:themeShade="FF"/>
          <w:sz w:val="22"/>
          <w:szCs w:val="22"/>
          <w:u w:val="none"/>
          <w:lang w:val="en-US"/>
        </w:rPr>
        <w:t>All of</w:t>
      </w:r>
      <w:r w:rsidRPr="4E1323F8" w:rsidR="5C00397A">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the above should be recompiled if you made changes to the analysis parameters at the top of the code (‘parameters’ section). </w:t>
      </w:r>
    </w:p>
    <w:p w:rsidR="7663CA53" w:rsidP="4E1323F8" w:rsidRDefault="7663CA53" w14:paraId="02192BF0" w14:textId="447564C7">
      <w:pPr>
        <w:bidi w:val="0"/>
        <w:spacing w:before="0" w:beforeAutospacing="off" w:after="0" w:afterAutospacing="off"/>
        <w:ind w:firstLine="0"/>
      </w:pPr>
      <w:r w:rsidRPr="4E1323F8" w:rsidR="7663CA53">
        <w:rPr>
          <w:rFonts w:ascii="Calibri" w:hAnsi="Calibri" w:eastAsia="" w:cs="Times New Roman" w:asciiTheme="minorAscii" w:hAnsiTheme="minorAscii" w:eastAsiaTheme="majorEastAsia"/>
          <w:i w:val="1"/>
          <w:iCs w:val="1"/>
          <w:noProof w:val="0"/>
          <w:color w:val="2F5496" w:themeColor="accent1" w:themeTint="FF" w:themeShade="BF"/>
          <w:sz w:val="28"/>
          <w:szCs w:val="28"/>
          <w:lang w:val="en-US" w:eastAsia="en-US" w:bidi="he-IL"/>
        </w:rPr>
        <w:t>P</w:t>
      </w:r>
      <w:r w:rsidRPr="4E1323F8" w:rsidR="5C00397A">
        <w:rPr>
          <w:rFonts w:ascii="Calibri" w:hAnsi="Calibri" w:eastAsia="" w:cs="Times New Roman" w:asciiTheme="minorAscii" w:hAnsiTheme="minorAscii" w:eastAsiaTheme="majorEastAsia"/>
          <w:i w:val="1"/>
          <w:iCs w:val="1"/>
          <w:noProof w:val="0"/>
          <w:color w:val="2F5496" w:themeColor="accent1" w:themeTint="FF" w:themeShade="BF"/>
          <w:sz w:val="28"/>
          <w:szCs w:val="28"/>
          <w:lang w:val="en-US" w:eastAsia="en-US" w:bidi="he-IL"/>
        </w:rPr>
        <w:t>erform feature extraction</w:t>
      </w:r>
    </w:p>
    <w:p w:rsidR="0E506D05" w:rsidP="4E1323F8" w:rsidRDefault="0E506D05" w14:paraId="5CD46ADA" w14:textId="470E94A6">
      <w:pPr>
        <w:bidi w:val="0"/>
        <w:spacing w:before="0" w:beforeAutospacing="off" w:after="0" w:afterAutospacing="off"/>
        <w:ind w:firstLine="0"/>
      </w:pPr>
      <w:r w:rsidRPr="4E1323F8" w:rsidR="0E506D05">
        <w:rPr>
          <w:rFonts w:ascii="Arial" w:hAnsi="Arial" w:eastAsia="Arial" w:cs="Arial"/>
          <w:b w:val="0"/>
          <w:bCs w:val="0"/>
          <w:i w:val="0"/>
          <w:iCs w:val="0"/>
          <w:strike w:val="0"/>
          <w:dstrike w:val="0"/>
          <w:noProof w:val="0"/>
          <w:color w:val="000000" w:themeColor="text1" w:themeTint="FF" w:themeShade="FF"/>
          <w:sz w:val="22"/>
          <w:szCs w:val="22"/>
          <w:u w:val="none"/>
          <w:lang w:val="en-US"/>
        </w:rPr>
        <w:t>p</w:t>
      </w:r>
      <w:r w:rsidRPr="4E1323F8" w:rsidR="5C00397A">
        <w:rPr>
          <w:rFonts w:ascii="Arial" w:hAnsi="Arial" w:eastAsia="Arial" w:cs="Arial"/>
          <w:b w:val="0"/>
          <w:bCs w:val="0"/>
          <w:i w:val="0"/>
          <w:iCs w:val="0"/>
          <w:strike w:val="0"/>
          <w:dstrike w:val="0"/>
          <w:noProof w:val="0"/>
          <w:color w:val="000000" w:themeColor="text1" w:themeTint="FF" w:themeShade="FF"/>
          <w:sz w:val="22"/>
          <w:szCs w:val="22"/>
          <w:u w:val="none"/>
          <w:lang w:val="en-US"/>
        </w:rPr>
        <w:t>roducing meaningful variables from</w:t>
      </w:r>
      <w:r w:rsidRPr="4E1323F8" w:rsidR="6796B7BF">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w:t>
      </w:r>
      <w:r w:rsidRPr="4E1323F8" w:rsidR="5C00397A">
        <w:rPr>
          <w:rFonts w:ascii="Arial" w:hAnsi="Arial" w:eastAsia="Arial" w:cs="Arial"/>
          <w:b w:val="0"/>
          <w:bCs w:val="0"/>
          <w:i w:val="0"/>
          <w:iCs w:val="0"/>
          <w:strike w:val="0"/>
          <w:dstrike w:val="0"/>
          <w:noProof w:val="0"/>
          <w:color w:val="000000" w:themeColor="text1" w:themeTint="FF" w:themeShade="FF"/>
          <w:sz w:val="22"/>
          <w:szCs w:val="22"/>
          <w:u w:val="none"/>
          <w:lang w:val="en-US"/>
        </w:rPr>
        <w:t>t</w:t>
      </w:r>
      <w:r w:rsidRPr="4E1323F8" w:rsidR="5C00397A">
        <w:rPr>
          <w:rFonts w:ascii="Arial" w:hAnsi="Arial" w:eastAsia="Arial" w:cs="Arial"/>
          <w:b w:val="0"/>
          <w:bCs w:val="0"/>
          <w:i w:val="0"/>
          <w:iCs w:val="0"/>
          <w:strike w:val="0"/>
          <w:dstrike w:val="0"/>
          <w:noProof w:val="0"/>
          <w:color w:val="000000" w:themeColor="text1" w:themeTint="FF" w:themeShade="FF"/>
          <w:sz w:val="22"/>
          <w:szCs w:val="22"/>
          <w:u w:val="none"/>
          <w:lang w:val="en-US"/>
        </w:rPr>
        <w:t>he data</w:t>
      </w:r>
      <w:r w:rsidRPr="4E1323F8" w:rsidR="29B7767B">
        <w:rPr>
          <w:rFonts w:ascii="Arial" w:hAnsi="Arial" w:eastAsia="Arial" w:cs="Arial"/>
          <w:b w:val="0"/>
          <w:bCs w:val="0"/>
          <w:i w:val="0"/>
          <w:iCs w:val="0"/>
          <w:strike w:val="0"/>
          <w:dstrike w:val="0"/>
          <w:noProof w:val="0"/>
          <w:color w:val="000000" w:themeColor="text1" w:themeTint="FF" w:themeShade="FF"/>
          <w:sz w:val="22"/>
          <w:szCs w:val="22"/>
          <w:u w:val="none"/>
          <w:lang w:val="en-US"/>
        </w:rPr>
        <w:t>.</w:t>
      </w:r>
    </w:p>
    <w:p w:rsidR="5C00397A" w:rsidP="4E1323F8" w:rsidRDefault="5C00397A" w14:paraId="71B81F0E" w14:textId="1A952C56">
      <w:pPr>
        <w:pStyle w:val="Normal"/>
        <w:bidi w:val="0"/>
        <w:spacing w:before="0" w:beforeAutospacing="off" w:after="0" w:afterAutospacing="off"/>
        <w:ind w:left="0"/>
        <w:rPr>
          <w:rFonts w:ascii="Calibri" w:hAnsi="Calibri" w:eastAsia="David" w:cs="David"/>
          <w:b w:val="0"/>
          <w:bCs w:val="0"/>
          <w:i w:val="0"/>
          <w:iCs w:val="0"/>
          <w:strike w:val="0"/>
          <w:dstrike w:val="0"/>
          <w:noProof w:val="0"/>
          <w:color w:val="auto"/>
          <w:sz w:val="24"/>
          <w:szCs w:val="24"/>
          <w:u w:val="none"/>
          <w:lang w:val="en-US"/>
        </w:rPr>
      </w:pPr>
      <w:r w:rsidRPr="4E1323F8" w:rsidR="5C00397A">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Maximum absolute deviation, </w:t>
      </w:r>
      <w:r w:rsidRPr="4E1323F8" w:rsidR="5C00397A">
        <w:rPr>
          <w:rFonts w:ascii="Arial" w:hAnsi="Arial" w:eastAsia="Arial" w:cs="Arial"/>
          <w:b w:val="0"/>
          <w:bCs w:val="0"/>
          <w:i w:val="0"/>
          <w:iCs w:val="0"/>
          <w:strike w:val="0"/>
          <w:dstrike w:val="0"/>
          <w:noProof w:val="0"/>
          <w:color w:val="000000" w:themeColor="text1" w:themeTint="FF" w:themeShade="FF"/>
          <w:sz w:val="22"/>
          <w:szCs w:val="22"/>
          <w:u w:val="none"/>
          <w:lang w:val="en-US"/>
        </w:rPr>
        <w:t>Heading</w:t>
      </w:r>
      <w:r w:rsidRPr="4E1323F8" w:rsidR="5C00397A">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angle, implied endpoint, changes of mind, total distance traveled, AUC, Velocity, Max velocity, Acceleration.</w:t>
      </w:r>
    </w:p>
    <w:p w:rsidR="200EFBE3" w:rsidP="4E1323F8" w:rsidRDefault="200EFBE3" w14:paraId="0837F697" w14:textId="350D5AB1">
      <w:pPr>
        <w:pStyle w:val="Normal"/>
        <w:bidi w:val="0"/>
        <w:spacing w:before="0" w:beforeAutospacing="off" w:after="0" w:afterAutospacing="off" w:line="240" w:lineRule="auto"/>
        <w:ind w:left="0" w:right="0"/>
        <w:jc w:val="left"/>
        <w:rPr>
          <w:rFonts w:ascii="Calibri" w:hAnsi="Calibri" w:eastAsia="" w:cs="Times New Roman" w:asciiTheme="minorAscii" w:hAnsiTheme="minorAscii" w:eastAsiaTheme="majorEastAsia"/>
          <w:i w:val="1"/>
          <w:iCs w:val="1"/>
          <w:noProof w:val="0"/>
          <w:color w:val="2F5496" w:themeColor="accent1" w:themeTint="FF" w:themeShade="BF"/>
          <w:sz w:val="28"/>
          <w:szCs w:val="28"/>
          <w:lang w:val="en-US" w:eastAsia="en-US" w:bidi="he-IL"/>
        </w:rPr>
      </w:pPr>
      <w:r w:rsidRPr="4E1323F8" w:rsidR="200EFBE3">
        <w:rPr>
          <w:rFonts w:ascii="Calibri" w:hAnsi="Calibri" w:eastAsia="" w:cs="Times New Roman" w:asciiTheme="minorAscii" w:hAnsiTheme="minorAscii" w:eastAsiaTheme="majorEastAsia"/>
          <w:i w:val="1"/>
          <w:iCs w:val="1"/>
          <w:noProof w:val="0"/>
          <w:color w:val="2F5496" w:themeColor="accent1" w:themeTint="FF" w:themeShade="BF"/>
          <w:sz w:val="28"/>
          <w:szCs w:val="28"/>
          <w:lang w:val="en-US" w:eastAsia="en-US" w:bidi="he-IL"/>
        </w:rPr>
        <w:t>A</w:t>
      </w:r>
      <w:r w:rsidRPr="4E1323F8" w:rsidR="5C00397A">
        <w:rPr>
          <w:rFonts w:ascii="Calibri" w:hAnsi="Calibri" w:eastAsia="" w:cs="Times New Roman" w:asciiTheme="minorAscii" w:hAnsiTheme="minorAscii" w:eastAsiaTheme="majorEastAsia"/>
          <w:i w:val="1"/>
          <w:iCs w:val="1"/>
          <w:noProof w:val="0"/>
          <w:color w:val="2F5496" w:themeColor="accent1" w:themeTint="FF" w:themeShade="BF"/>
          <w:sz w:val="28"/>
          <w:szCs w:val="28"/>
          <w:lang w:val="en-US" w:eastAsia="en-US" w:bidi="he-IL"/>
        </w:rPr>
        <w:t>verage</w:t>
      </w:r>
      <w:r w:rsidRPr="4E1323F8" w:rsidR="35E640D9">
        <w:rPr>
          <w:rFonts w:ascii="Calibri" w:hAnsi="Calibri" w:eastAsia="" w:cs="Times New Roman" w:asciiTheme="minorAscii" w:hAnsiTheme="minorAscii" w:eastAsiaTheme="majorEastAsia"/>
          <w:i w:val="1"/>
          <w:iCs w:val="1"/>
          <w:noProof w:val="0"/>
          <w:color w:val="2F5496" w:themeColor="accent1" w:themeTint="FF" w:themeShade="BF"/>
          <w:sz w:val="28"/>
          <w:szCs w:val="28"/>
          <w:lang w:val="en-US" w:eastAsia="en-US" w:bidi="he-IL"/>
        </w:rPr>
        <w:t xml:space="preserve"> </w:t>
      </w:r>
      <w:r w:rsidRPr="4E1323F8" w:rsidR="5C00397A">
        <w:rPr>
          <w:rFonts w:ascii="Calibri" w:hAnsi="Calibri" w:eastAsia="" w:cs="Times New Roman" w:asciiTheme="minorAscii" w:hAnsiTheme="minorAscii" w:eastAsiaTheme="majorEastAsia"/>
          <w:i w:val="1"/>
          <w:iCs w:val="1"/>
          <w:noProof w:val="0"/>
          <w:color w:val="2F5496" w:themeColor="accent1" w:themeTint="FF" w:themeShade="BF"/>
          <w:sz w:val="28"/>
          <w:szCs w:val="28"/>
          <w:lang w:val="en-US" w:eastAsia="en-US" w:bidi="he-IL"/>
        </w:rPr>
        <w:t>features within participant</w:t>
      </w:r>
    </w:p>
    <w:p w:rsidR="5D7946F8" w:rsidP="4E1323F8" w:rsidRDefault="5D7946F8" w14:paraId="488DE596" w14:textId="48D01595">
      <w:pPr>
        <w:bidi w:val="0"/>
        <w:spacing w:before="0" w:beforeAutospacing="off" w:after="0" w:afterAutospacing="off"/>
        <w:ind w:firstLine="0"/>
      </w:pPr>
      <w:r w:rsidRPr="4E1323F8" w:rsidR="5D7946F8">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Also </w:t>
      </w:r>
      <w:r w:rsidRPr="4E1323F8" w:rsidR="5C00397A">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sorts </w:t>
      </w:r>
      <w:r w:rsidRPr="4E1323F8" w:rsidR="5C00397A">
        <w:rPr>
          <w:rFonts w:ascii="Arial" w:hAnsi="Arial" w:eastAsia="Arial" w:cs="Arial"/>
          <w:b w:val="0"/>
          <w:bCs w:val="0"/>
          <w:i w:val="0"/>
          <w:iCs w:val="0"/>
          <w:strike w:val="0"/>
          <w:dstrike w:val="0"/>
          <w:noProof w:val="0"/>
          <w:color w:val="000000" w:themeColor="text1" w:themeTint="FF" w:themeShade="FF"/>
          <w:sz w:val="22"/>
          <w:szCs w:val="22"/>
          <w:u w:val="none"/>
          <w:lang w:val="en-US"/>
        </w:rPr>
        <w:t>them to according to trial type (</w:t>
      </w:r>
      <w:r w:rsidRPr="4E1323F8" w:rsidR="5C00397A">
        <w:rPr>
          <w:rFonts w:ascii="Arial" w:hAnsi="Arial" w:eastAsia="Arial" w:cs="Arial"/>
          <w:b w:val="0"/>
          <w:bCs w:val="0"/>
          <w:i w:val="0"/>
          <w:iCs w:val="0"/>
          <w:strike w:val="0"/>
          <w:dstrike w:val="0"/>
          <w:noProof w:val="0"/>
          <w:color w:val="000000" w:themeColor="text1" w:themeTint="FF" w:themeShade="FF"/>
          <w:sz w:val="22"/>
          <w:szCs w:val="22"/>
          <w:u w:val="none"/>
          <w:lang w:val="en-US"/>
        </w:rPr>
        <w:t>e.g.</w:t>
      </w:r>
      <w:r w:rsidRPr="4E1323F8" w:rsidR="5C00397A">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congruent/incongruent). Bad trials are marked and </w:t>
      </w:r>
      <w:r w:rsidRPr="4E1323F8" w:rsidR="5C00397A">
        <w:rPr>
          <w:rFonts w:ascii="Arial" w:hAnsi="Arial" w:eastAsia="Arial" w:cs="Arial"/>
          <w:b w:val="0"/>
          <w:bCs w:val="0"/>
          <w:i w:val="0"/>
          <w:iCs w:val="0"/>
          <w:strike w:val="0"/>
          <w:dstrike w:val="0"/>
          <w:noProof w:val="0"/>
          <w:color w:val="000000" w:themeColor="text1" w:themeTint="FF" w:themeShade="FF"/>
          <w:sz w:val="22"/>
          <w:szCs w:val="22"/>
          <w:u w:val="none"/>
          <w:lang w:val="en-US"/>
        </w:rPr>
        <w:t>only</w:t>
      </w:r>
      <w:r w:rsidRPr="4E1323F8" w:rsidR="5C00397A">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good ones are included in the averages.</w:t>
      </w:r>
    </w:p>
    <w:p w:rsidR="661730A5" w:rsidP="4E1323F8" w:rsidRDefault="661730A5" w14:paraId="0CA31D1F" w14:textId="74ED3261">
      <w:pPr>
        <w:pStyle w:val="Normal"/>
        <w:bidi w:val="0"/>
        <w:spacing w:before="0" w:beforeAutospacing="off" w:after="0" w:afterAutospacing="off" w:line="240" w:lineRule="auto"/>
        <w:ind w:left="0" w:right="0"/>
        <w:jc w:val="left"/>
        <w:rPr>
          <w:rFonts w:ascii="Calibri" w:hAnsi="Calibri" w:eastAsia="" w:cs="Times New Roman" w:asciiTheme="minorAscii" w:hAnsiTheme="minorAscii" w:eastAsiaTheme="majorEastAsia"/>
          <w:i w:val="1"/>
          <w:iCs w:val="1"/>
          <w:noProof w:val="0"/>
          <w:color w:val="2F5496" w:themeColor="accent1" w:themeTint="FF" w:themeShade="BF"/>
          <w:sz w:val="28"/>
          <w:szCs w:val="28"/>
          <w:lang w:val="en-US" w:eastAsia="en-US" w:bidi="he-IL"/>
        </w:rPr>
      </w:pPr>
      <w:r w:rsidRPr="4E1323F8" w:rsidR="661730A5">
        <w:rPr>
          <w:rFonts w:ascii="Calibri" w:hAnsi="Calibri" w:eastAsia="" w:cs="Times New Roman" w:asciiTheme="minorAscii" w:hAnsiTheme="minorAscii" w:eastAsiaTheme="majorEastAsia"/>
          <w:i w:val="1"/>
          <w:iCs w:val="1"/>
          <w:noProof w:val="0"/>
          <w:color w:val="2F5496" w:themeColor="accent1" w:themeTint="FF" w:themeShade="BF"/>
          <w:sz w:val="28"/>
          <w:szCs w:val="28"/>
          <w:lang w:val="en-US" w:eastAsia="en-US" w:bidi="he-IL"/>
        </w:rPr>
        <w:t>E</w:t>
      </w:r>
      <w:r w:rsidRPr="4E1323F8" w:rsidR="5C00397A">
        <w:rPr>
          <w:rFonts w:ascii="Calibri" w:hAnsi="Calibri" w:eastAsia="" w:cs="Times New Roman" w:asciiTheme="minorAscii" w:hAnsiTheme="minorAscii" w:eastAsiaTheme="majorEastAsia"/>
          <w:i w:val="1"/>
          <w:iCs w:val="1"/>
          <w:noProof w:val="0"/>
          <w:color w:val="2F5496" w:themeColor="accent1" w:themeTint="FF" w:themeShade="BF"/>
          <w:sz w:val="28"/>
          <w:szCs w:val="28"/>
          <w:lang w:val="en-US" w:eastAsia="en-US" w:bidi="he-IL"/>
        </w:rPr>
        <w:t>xtract feature that are computed over the average trajectories</w:t>
      </w:r>
    </w:p>
    <w:p w:rsidR="5C00397A" w:rsidP="4E1323F8" w:rsidRDefault="5C00397A" w14:paraId="08269CF7" w14:textId="29242941">
      <w:pPr>
        <w:pStyle w:val="ListParagraph"/>
        <w:numPr>
          <w:ilvl w:val="0"/>
          <w:numId w:val="6"/>
        </w:numPr>
        <w:bidi w:val="0"/>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4E1323F8" w:rsidR="5C00397A">
        <w:rPr>
          <w:rFonts w:ascii="Arial" w:hAnsi="Arial" w:eastAsia="Arial" w:cs="Arial"/>
          <w:b w:val="0"/>
          <w:bCs w:val="0"/>
          <w:i w:val="0"/>
          <w:iCs w:val="0"/>
          <w:strike w:val="0"/>
          <w:dstrike w:val="0"/>
          <w:noProof w:val="0"/>
          <w:color w:val="000000" w:themeColor="text1" w:themeTint="FF" w:themeShade="FF"/>
          <w:sz w:val="22"/>
          <w:szCs w:val="22"/>
          <w:u w:val="none"/>
          <w:lang w:val="en-US"/>
        </w:rPr>
        <w:t>Reach area</w:t>
      </w:r>
    </w:p>
    <w:p w:rsidR="5C00397A" w:rsidP="4E1323F8" w:rsidRDefault="5C00397A" w14:paraId="0B0855BD" w14:textId="10500536">
      <w:pPr>
        <w:pStyle w:val="ListParagraph"/>
        <w:numPr>
          <w:ilvl w:val="0"/>
          <w:numId w:val="6"/>
        </w:numPr>
        <w:bidi w:val="0"/>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4E1323F8" w:rsidR="5C00397A">
        <w:rPr>
          <w:rFonts w:ascii="Arial" w:hAnsi="Arial" w:eastAsia="Arial" w:cs="Arial"/>
          <w:b w:val="0"/>
          <w:bCs w:val="0"/>
          <w:i w:val="0"/>
          <w:iCs w:val="0"/>
          <w:strike w:val="0"/>
          <w:dstrike w:val="0"/>
          <w:noProof w:val="0"/>
          <w:color w:val="000000" w:themeColor="text1" w:themeTint="FF" w:themeShade="FF"/>
          <w:sz w:val="22"/>
          <w:szCs w:val="22"/>
          <w:u w:val="none"/>
          <w:lang w:val="en-US"/>
        </w:rPr>
        <w:t>D’ computation - Uses machine learning to classify trials to each of the conditions. Then measures the accuracy of classification to estimate the main tasks’ sensitivity to the conditions (see Meyen et al. (2022). Advancing research on unconscious priming: When can scientists claim an indirect task advantage?).</w:t>
      </w:r>
    </w:p>
    <w:p w:rsidR="5C00397A" w:rsidP="4E1323F8" w:rsidRDefault="5C00397A" w14:paraId="7976B9D1" w14:textId="0F8B0F0F">
      <w:pPr>
        <w:pStyle w:val="ListParagraph"/>
        <w:numPr>
          <w:ilvl w:val="0"/>
          <w:numId w:val="6"/>
        </w:numPr>
        <w:bidi w:val="0"/>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4E1323F8" w:rsidR="5C00397A">
        <w:rPr>
          <w:rFonts w:ascii="Arial" w:hAnsi="Arial" w:eastAsia="Arial" w:cs="Arial"/>
          <w:b w:val="0"/>
          <w:bCs w:val="0"/>
          <w:i w:val="0"/>
          <w:iCs w:val="0"/>
          <w:strike w:val="0"/>
          <w:dstrike w:val="0"/>
          <w:noProof w:val="0"/>
          <w:color w:val="000000" w:themeColor="text1" w:themeTint="FF" w:themeShade="FF"/>
          <w:sz w:val="22"/>
          <w:szCs w:val="22"/>
          <w:u w:val="none"/>
          <w:lang w:val="en-US"/>
        </w:rPr>
        <w:t>Velocity profile</w:t>
      </w:r>
    </w:p>
    <w:p w:rsidR="4793E1E0" w:rsidP="4E1323F8" w:rsidRDefault="4793E1E0" w14:paraId="3F109EBB" w14:textId="7D9ECF1F">
      <w:pPr>
        <w:pStyle w:val="Normal"/>
        <w:bidi w:val="0"/>
        <w:spacing w:before="0" w:beforeAutospacing="off" w:after="0" w:afterAutospacing="off" w:line="240" w:lineRule="auto"/>
        <w:ind w:left="0" w:right="0"/>
        <w:jc w:val="left"/>
        <w:rPr>
          <w:rFonts w:ascii="Calibri" w:hAnsi="Calibri" w:eastAsia="" w:cs="Times New Roman" w:asciiTheme="minorAscii" w:hAnsiTheme="minorAscii" w:eastAsiaTheme="majorEastAsia"/>
          <w:i w:val="1"/>
          <w:iCs w:val="1"/>
          <w:noProof w:val="0"/>
          <w:color w:val="2F5496" w:themeColor="accent1" w:themeTint="FF" w:themeShade="BF"/>
          <w:sz w:val="28"/>
          <w:szCs w:val="28"/>
          <w:lang w:val="en-US" w:eastAsia="en-US" w:bidi="he-IL"/>
        </w:rPr>
      </w:pPr>
      <w:r w:rsidRPr="4E1323F8" w:rsidR="4793E1E0">
        <w:rPr>
          <w:rFonts w:ascii="Calibri" w:hAnsi="Calibri" w:eastAsia="" w:cs="Times New Roman" w:asciiTheme="minorAscii" w:hAnsiTheme="minorAscii" w:eastAsiaTheme="majorEastAsia"/>
          <w:i w:val="1"/>
          <w:iCs w:val="1"/>
          <w:noProof w:val="0"/>
          <w:color w:val="2F5496" w:themeColor="accent1" w:themeTint="FF" w:themeShade="BF"/>
          <w:sz w:val="28"/>
          <w:szCs w:val="28"/>
          <w:lang w:val="en-US" w:eastAsia="en-US" w:bidi="he-IL"/>
        </w:rPr>
        <w:t>A</w:t>
      </w:r>
      <w:r w:rsidRPr="4E1323F8" w:rsidR="5C00397A">
        <w:rPr>
          <w:rFonts w:ascii="Calibri" w:hAnsi="Calibri" w:eastAsia="" w:cs="Times New Roman" w:asciiTheme="minorAscii" w:hAnsiTheme="minorAscii" w:eastAsiaTheme="majorEastAsia"/>
          <w:i w:val="1"/>
          <w:iCs w:val="1"/>
          <w:noProof w:val="0"/>
          <w:color w:val="2F5496" w:themeColor="accent1" w:themeTint="FF" w:themeShade="BF"/>
          <w:sz w:val="28"/>
          <w:szCs w:val="28"/>
          <w:lang w:val="en-US" w:eastAsia="en-US" w:bidi="he-IL"/>
        </w:rPr>
        <w:t>verage features between subjects</w:t>
      </w:r>
      <w:r w:rsidRPr="4E1323F8" w:rsidR="5C00397A">
        <w:rPr>
          <w:rFonts w:ascii="Calibri" w:hAnsi="Calibri" w:eastAsia="" w:cs="Times New Roman" w:asciiTheme="minorAscii" w:hAnsiTheme="minorAscii" w:eastAsiaTheme="majorEastAsia"/>
          <w:i w:val="1"/>
          <w:iCs w:val="1"/>
          <w:noProof w:val="0"/>
          <w:color w:val="2F5496" w:themeColor="accent1" w:themeTint="FF" w:themeShade="BF"/>
          <w:sz w:val="28"/>
          <w:szCs w:val="28"/>
          <w:lang w:val="en-US" w:eastAsia="en-US" w:bidi="he-IL"/>
        </w:rPr>
        <w:t>.</w:t>
      </w:r>
    </w:p>
    <w:p w:rsidR="1CAB2A0E" w:rsidP="4E1323F8" w:rsidRDefault="1CAB2A0E" w14:paraId="2626FB9E" w14:textId="249D8FF7">
      <w:pPr>
        <w:pStyle w:val="Normal"/>
        <w:bidi w:val="0"/>
        <w:spacing w:before="0" w:beforeAutospacing="off" w:after="0" w:afterAutospacing="off" w:line="240" w:lineRule="auto"/>
        <w:ind w:left="0" w:right="0"/>
        <w:jc w:val="left"/>
        <w:rPr>
          <w:rFonts w:ascii="Calibri" w:hAnsi="Calibri" w:eastAsia="" w:cs="Times New Roman" w:asciiTheme="minorAscii" w:hAnsiTheme="minorAscii" w:eastAsiaTheme="majorEastAsia"/>
          <w:i w:val="1"/>
          <w:iCs w:val="1"/>
          <w:noProof w:val="0"/>
          <w:color w:val="2F5496" w:themeColor="accent1" w:themeTint="FF" w:themeShade="BF"/>
          <w:sz w:val="28"/>
          <w:szCs w:val="28"/>
          <w:lang w:val="en-US" w:eastAsia="en-US" w:bidi="he-IL"/>
        </w:rPr>
      </w:pPr>
      <w:r w:rsidRPr="4E1323F8" w:rsidR="1CAB2A0E">
        <w:rPr>
          <w:rFonts w:ascii="Calibri" w:hAnsi="Calibri" w:eastAsia="" w:cs="Times New Roman" w:asciiTheme="minorAscii" w:hAnsiTheme="minorAscii" w:eastAsiaTheme="majorEastAsia"/>
          <w:i w:val="1"/>
          <w:iCs w:val="1"/>
          <w:noProof w:val="0"/>
          <w:color w:val="2F5496" w:themeColor="accent1" w:themeTint="FF" w:themeShade="BF"/>
          <w:sz w:val="28"/>
          <w:szCs w:val="28"/>
          <w:lang w:val="en-US" w:eastAsia="en-US" w:bidi="he-IL"/>
        </w:rPr>
        <w:t>C</w:t>
      </w:r>
      <w:r w:rsidRPr="4E1323F8" w:rsidR="5C00397A">
        <w:rPr>
          <w:rFonts w:ascii="Calibri" w:hAnsi="Calibri" w:eastAsia="" w:cs="Times New Roman" w:asciiTheme="minorAscii" w:hAnsiTheme="minorAscii" w:eastAsiaTheme="majorEastAsia"/>
          <w:i w:val="1"/>
          <w:iCs w:val="1"/>
          <w:noProof w:val="0"/>
          <w:color w:val="2F5496" w:themeColor="accent1" w:themeTint="FF" w:themeShade="BF"/>
          <w:sz w:val="28"/>
          <w:szCs w:val="28"/>
          <w:lang w:val="en-US" w:eastAsia="en-US" w:bidi="he-IL"/>
        </w:rPr>
        <w:t>onduct FDA and then count trials within each condition.</w:t>
      </w:r>
    </w:p>
    <w:p w:rsidR="5C00397A" w:rsidP="4E1323F8" w:rsidRDefault="5C00397A" w14:paraId="50B84549" w14:textId="095E0B83">
      <w:pPr>
        <w:bidi w:val="0"/>
        <w:spacing w:before="0" w:beforeAutospacing="off" w:after="0" w:afterAutospacing="off"/>
      </w:pPr>
      <w:r w:rsidRPr="4E1323F8" w:rsidR="5C00397A">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For explanations </w:t>
      </w:r>
      <w:r w:rsidRPr="4E1323F8" w:rsidR="5C00397A">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about FDA see Craig Chapman’s documentation within </w:t>
      </w:r>
    </w:p>
    <w:p w:rsidR="5C00397A" w:rsidP="4E1323F8" w:rsidRDefault="5C00397A" w14:paraId="6074F96B" w14:textId="072E30D8">
      <w:pPr>
        <w:bidi w:val="0"/>
        <w:spacing w:before="0" w:beforeAutospacing="off" w:after="0" w:afterAutospacing="off"/>
      </w:pPr>
      <w:r w:rsidRPr="4E1323F8" w:rsidR="5C00397A">
        <w:rPr>
          <w:rFonts w:ascii="Arial" w:hAnsi="Arial" w:eastAsia="Arial" w:cs="Arial"/>
          <w:b w:val="0"/>
          <w:bCs w:val="0"/>
          <w:i w:val="0"/>
          <w:iCs w:val="0"/>
          <w:strike w:val="0"/>
          <w:dstrike w:val="0"/>
          <w:noProof w:val="0"/>
          <w:color w:val="000000" w:themeColor="text1" w:themeTint="FF" w:themeShade="FF"/>
          <w:sz w:val="22"/>
          <w:szCs w:val="22"/>
          <w:u w:val="none"/>
          <w:lang w:val="en-US"/>
        </w:rPr>
        <w:t>‘/</w:t>
      </w:r>
      <w:r w:rsidRPr="4E1323F8" w:rsidR="5C00397A">
        <w:rPr>
          <w:rFonts w:ascii="Arial" w:hAnsi="Arial" w:eastAsia="Arial" w:cs="Arial"/>
          <w:b w:val="0"/>
          <w:bCs w:val="0"/>
          <w:i w:val="0"/>
          <w:iCs w:val="0"/>
          <w:strike w:val="0"/>
          <w:dstrike w:val="0"/>
          <w:noProof w:val="0"/>
          <w:color w:val="000000" w:themeColor="text1" w:themeTint="FF" w:themeShade="FF"/>
          <w:sz w:val="22"/>
          <w:szCs w:val="22"/>
          <w:u w:val="none"/>
          <w:lang w:val="en-US"/>
        </w:rPr>
        <w:t>imported_code</w:t>
      </w:r>
      <w:r w:rsidRPr="4E1323F8" w:rsidR="5C00397A">
        <w:rPr>
          <w:rFonts w:ascii="Arial" w:hAnsi="Arial" w:eastAsia="Arial" w:cs="Arial"/>
          <w:b w:val="0"/>
          <w:bCs w:val="0"/>
          <w:i w:val="0"/>
          <w:iCs w:val="0"/>
          <w:strike w:val="0"/>
          <w:dstrike w:val="0"/>
          <w:noProof w:val="0"/>
          <w:color w:val="000000" w:themeColor="text1" w:themeTint="FF" w:themeShade="FF"/>
          <w:sz w:val="22"/>
          <w:szCs w:val="22"/>
          <w:u w:val="none"/>
          <w:lang w:val="en-US"/>
        </w:rPr>
        <w:t>/</w:t>
      </w:r>
      <w:r w:rsidRPr="4E1323F8" w:rsidR="5C00397A">
        <w:rPr>
          <w:rFonts w:ascii="Arial" w:hAnsi="Arial" w:eastAsia="Arial" w:cs="Arial"/>
          <w:b w:val="0"/>
          <w:bCs w:val="0"/>
          <w:i w:val="0"/>
          <w:iCs w:val="0"/>
          <w:strike w:val="0"/>
          <w:dstrike w:val="0"/>
          <w:noProof w:val="0"/>
          <w:color w:val="000000" w:themeColor="text1" w:themeTint="FF" w:themeShade="FF"/>
          <w:sz w:val="22"/>
          <w:szCs w:val="22"/>
          <w:u w:val="none"/>
          <w:lang w:val="en-US"/>
        </w:rPr>
        <w:t>craig_code</w:t>
      </w:r>
      <w:r w:rsidRPr="4E1323F8" w:rsidR="5C00397A">
        <w:rPr>
          <w:rFonts w:ascii="Arial" w:hAnsi="Arial" w:eastAsia="Arial" w:cs="Arial"/>
          <w:b w:val="0"/>
          <w:bCs w:val="0"/>
          <w:i w:val="0"/>
          <w:iCs w:val="0"/>
          <w:strike w:val="0"/>
          <w:dstrike w:val="0"/>
          <w:noProof w:val="0"/>
          <w:color w:val="000000" w:themeColor="text1" w:themeTint="FF" w:themeShade="FF"/>
          <w:sz w:val="22"/>
          <w:szCs w:val="22"/>
          <w:u w:val="none"/>
          <w:lang w:val="en-US"/>
        </w:rPr>
        <w:t>/Using Functional Data Analysis_v1_april2011.pdf’).</w:t>
      </w:r>
    </w:p>
    <w:p w:rsidR="5C00397A" w:rsidP="4E1323F8" w:rsidRDefault="5C00397A" w14:paraId="766FA695" w14:textId="5C5DA79F">
      <w:pPr>
        <w:bidi w:val="0"/>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4E1323F8" w:rsidR="5C00397A">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we </w:t>
      </w:r>
      <w:r w:rsidRPr="4E1323F8" w:rsidR="5C00397A">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decided against using this analysis since it </w:t>
      </w:r>
      <w:r w:rsidRPr="4E1323F8" w:rsidR="5C00397A">
        <w:rPr>
          <w:rFonts w:ascii="Arial" w:hAnsi="Arial" w:eastAsia="Arial" w:cs="Arial"/>
          <w:b w:val="0"/>
          <w:bCs w:val="0"/>
          <w:i w:val="0"/>
          <w:iCs w:val="0"/>
          <w:strike w:val="0"/>
          <w:dstrike w:val="0"/>
          <w:noProof w:val="0"/>
          <w:color w:val="000000" w:themeColor="text1" w:themeTint="FF" w:themeShade="FF"/>
          <w:sz w:val="22"/>
          <w:szCs w:val="22"/>
          <w:u w:val="none"/>
          <w:lang w:val="en-US"/>
        </w:rPr>
        <w:t>wasn’t</w:t>
      </w:r>
      <w:r w:rsidRPr="4E1323F8" w:rsidR="5C00397A">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fruitful.</w:t>
      </w:r>
    </w:p>
    <w:p w:rsidR="5C00397A" w:rsidP="4E1323F8" w:rsidRDefault="5C00397A" w14:paraId="26EB52B1" w14:textId="10D69D48">
      <w:pPr>
        <w:pStyle w:val="Normal"/>
        <w:bidi w:val="0"/>
        <w:spacing w:before="0" w:beforeAutospacing="off" w:after="0" w:afterAutospacing="off" w:line="240" w:lineRule="auto"/>
        <w:ind w:left="0" w:right="0"/>
        <w:jc w:val="left"/>
        <w:rPr>
          <w:rFonts w:ascii="Calibri" w:hAnsi="Calibri" w:eastAsia="" w:cs="Times New Roman" w:asciiTheme="minorAscii" w:hAnsiTheme="minorAscii" w:eastAsiaTheme="majorEastAsia"/>
          <w:i w:val="1"/>
          <w:iCs w:val="1"/>
          <w:noProof w:val="0"/>
          <w:color w:val="2F5496" w:themeColor="accent1" w:themeTint="FF" w:themeShade="BF"/>
          <w:sz w:val="28"/>
          <w:szCs w:val="28"/>
          <w:lang w:val="en-US" w:eastAsia="en-US" w:bidi="he-IL"/>
        </w:rPr>
      </w:pPr>
      <w:r w:rsidRPr="4E1323F8" w:rsidR="5C00397A">
        <w:rPr>
          <w:rFonts w:ascii="Calibri" w:hAnsi="Calibri" w:eastAsia="" w:cs="Times New Roman" w:asciiTheme="minorAscii" w:hAnsiTheme="minorAscii" w:eastAsiaTheme="majorEastAsia"/>
          <w:i w:val="1"/>
          <w:iCs w:val="1"/>
          <w:noProof w:val="0"/>
          <w:color w:val="2F5496" w:themeColor="accent1" w:themeTint="FF" w:themeShade="BF"/>
          <w:sz w:val="28"/>
          <w:szCs w:val="28"/>
          <w:lang w:val="en-US" w:eastAsia="en-US" w:bidi="he-IL"/>
        </w:rPr>
        <w:t>P</w:t>
      </w:r>
      <w:r w:rsidRPr="4E1323F8" w:rsidR="5C00397A">
        <w:rPr>
          <w:rFonts w:ascii="Calibri" w:hAnsi="Calibri" w:eastAsia="" w:cs="Times New Roman" w:asciiTheme="minorAscii" w:hAnsiTheme="minorAscii" w:eastAsiaTheme="majorEastAsia"/>
          <w:i w:val="1"/>
          <w:iCs w:val="1"/>
          <w:noProof w:val="0"/>
          <w:color w:val="2F5496" w:themeColor="accent1" w:themeTint="FF" w:themeShade="BF"/>
          <w:sz w:val="28"/>
          <w:szCs w:val="28"/>
          <w:lang w:val="en-US" w:eastAsia="en-US" w:bidi="he-IL"/>
        </w:rPr>
        <w:t>lott</w:t>
      </w:r>
      <w:r w:rsidRPr="4E1323F8" w:rsidR="5C00397A">
        <w:rPr>
          <w:rFonts w:ascii="Calibri" w:hAnsi="Calibri" w:eastAsia="" w:cs="Times New Roman" w:asciiTheme="minorAscii" w:hAnsiTheme="minorAscii" w:eastAsiaTheme="majorEastAsia"/>
          <w:i w:val="1"/>
          <w:iCs w:val="1"/>
          <w:noProof w:val="0"/>
          <w:color w:val="2F5496" w:themeColor="accent1" w:themeTint="FF" w:themeShade="BF"/>
          <w:sz w:val="28"/>
          <w:szCs w:val="28"/>
          <w:lang w:val="en-US" w:eastAsia="en-US" w:bidi="he-IL"/>
        </w:rPr>
        <w:t xml:space="preserve">ing </w:t>
      </w:r>
      <w:r w:rsidRPr="4E1323F8" w:rsidR="5C00397A">
        <w:rPr>
          <w:rFonts w:ascii="Calibri" w:hAnsi="Calibri" w:eastAsia="" w:cs="Times New Roman" w:asciiTheme="minorAscii" w:hAnsiTheme="minorAscii" w:eastAsiaTheme="majorEastAsia"/>
          <w:i w:val="1"/>
          <w:iCs w:val="1"/>
          <w:noProof w:val="0"/>
          <w:color w:val="2F5496" w:themeColor="accent1" w:themeTint="FF" w:themeShade="BF"/>
          <w:sz w:val="28"/>
          <w:szCs w:val="28"/>
          <w:lang w:val="en-US" w:eastAsia="en-US" w:bidi="he-IL"/>
        </w:rPr>
        <w:t>params</w:t>
      </w:r>
      <w:r w:rsidRPr="4E1323F8" w:rsidR="5C00397A">
        <w:rPr>
          <w:rFonts w:ascii="Calibri" w:hAnsi="Calibri" w:eastAsia="" w:cs="Times New Roman" w:asciiTheme="minorAscii" w:hAnsiTheme="minorAscii" w:eastAsiaTheme="majorEastAsia"/>
          <w:i w:val="1"/>
          <w:iCs w:val="1"/>
          <w:noProof w:val="0"/>
          <w:color w:val="2F5496" w:themeColor="accent1" w:themeTint="FF" w:themeShade="BF"/>
          <w:sz w:val="28"/>
          <w:szCs w:val="28"/>
          <w:lang w:val="en-US" w:eastAsia="en-US" w:bidi="he-IL"/>
        </w:rPr>
        <w:t xml:space="preserve"> section</w:t>
      </w:r>
    </w:p>
    <w:p w:rsidR="5C00397A" w:rsidP="4E1323F8" w:rsidRDefault="5C00397A" w14:paraId="262E2403" w14:textId="15F33EE1">
      <w:pPr>
        <w:bidi w:val="0"/>
        <w:spacing w:before="0" w:beforeAutospacing="off" w:after="0" w:afterAutospacing="off"/>
        <w:ind w:firstLine="0"/>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4E1323F8" w:rsidR="5C00397A">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sets all the params for plotting (Duh….), but also aggregates </w:t>
      </w:r>
      <w:r w:rsidRPr="4E1323F8" w:rsidR="5C00397A">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all the </w:t>
      </w:r>
      <w:r w:rsidRPr="4E1323F8" w:rsidR="5C00397A">
        <w:rPr>
          <w:rFonts w:ascii="Arial" w:hAnsi="Arial" w:eastAsia="Arial" w:cs="Arial"/>
          <w:b w:val="0"/>
          <w:bCs w:val="0"/>
          <w:i w:val="0"/>
          <w:iCs w:val="0"/>
          <w:strike w:val="0"/>
          <w:dstrike w:val="0"/>
          <w:noProof w:val="0"/>
          <w:color w:val="000000" w:themeColor="text1" w:themeTint="FF" w:themeShade="FF"/>
          <w:sz w:val="22"/>
          <w:szCs w:val="22"/>
          <w:u w:val="none"/>
          <w:lang w:val="en-US"/>
        </w:rPr>
        <w:t>subjects</w:t>
      </w:r>
      <w:r w:rsidRPr="4E1323F8" w:rsidR="5C00397A">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data to a single variable.</w:t>
      </w:r>
    </w:p>
    <w:p w:rsidR="5C00397A" w:rsidP="4E1323F8" w:rsidRDefault="5C00397A" w14:paraId="0867257F" w14:textId="2341BA9E">
      <w:pPr>
        <w:pStyle w:val="Normal"/>
        <w:bidi w:val="0"/>
        <w:spacing w:before="0" w:beforeAutospacing="off" w:after="0" w:afterAutospacing="off" w:line="240" w:lineRule="auto"/>
        <w:ind w:left="0" w:right="0"/>
        <w:jc w:val="left"/>
        <w:rPr>
          <w:rFonts w:ascii="Calibri" w:hAnsi="Calibri" w:eastAsia="" w:cs="Times New Roman" w:asciiTheme="minorAscii" w:hAnsiTheme="minorAscii" w:eastAsiaTheme="majorEastAsia"/>
          <w:i w:val="1"/>
          <w:iCs w:val="1"/>
          <w:noProof w:val="0"/>
          <w:color w:val="2F5496" w:themeColor="accent1" w:themeTint="FF" w:themeShade="BF"/>
          <w:sz w:val="28"/>
          <w:szCs w:val="28"/>
          <w:lang w:val="en-US" w:eastAsia="en-US" w:bidi="he-IL"/>
        </w:rPr>
      </w:pPr>
      <w:r w:rsidRPr="4E1323F8" w:rsidR="5C00397A">
        <w:rPr>
          <w:rFonts w:ascii="Calibri" w:hAnsi="Calibri" w:eastAsia="" w:cs="Times New Roman" w:asciiTheme="minorAscii" w:hAnsiTheme="minorAscii" w:eastAsiaTheme="majorEastAsia"/>
          <w:i w:val="1"/>
          <w:iCs w:val="1"/>
          <w:noProof w:val="0"/>
          <w:color w:val="2F5496" w:themeColor="accent1" w:themeTint="FF" w:themeShade="BF"/>
          <w:sz w:val="28"/>
          <w:szCs w:val="28"/>
          <w:lang w:val="en-US" w:eastAsia="en-US" w:bidi="he-IL"/>
        </w:rPr>
        <w:t>Single sub plots</w:t>
      </w:r>
    </w:p>
    <w:p w:rsidR="5C00397A" w:rsidP="4E1323F8" w:rsidRDefault="5C00397A" w14:paraId="6894EC90" w14:textId="658D427D">
      <w:pPr>
        <w:bidi w:val="0"/>
        <w:spacing w:before="0" w:beforeAutospacing="off" w:after="0" w:afterAutospacing="off"/>
        <w:ind w:firstLine="0"/>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4E1323F8" w:rsidR="5C00397A">
        <w:rPr>
          <w:rFonts w:ascii="Arial" w:hAnsi="Arial" w:eastAsia="Arial" w:cs="Arial"/>
          <w:b w:val="0"/>
          <w:bCs w:val="0"/>
          <w:i w:val="0"/>
          <w:iCs w:val="0"/>
          <w:strike w:val="0"/>
          <w:dstrike w:val="0"/>
          <w:noProof w:val="0"/>
          <w:color w:val="000000" w:themeColor="text1" w:themeTint="FF" w:themeShade="FF"/>
          <w:sz w:val="22"/>
          <w:szCs w:val="22"/>
          <w:u w:val="none"/>
          <w:lang w:val="en-US"/>
        </w:rPr>
        <w:t>makes</w:t>
      </w:r>
      <w:r w:rsidRPr="4E1323F8" w:rsidR="5C00397A">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a separate plot for each subject.</w:t>
      </w:r>
    </w:p>
    <w:p w:rsidR="5C00397A" w:rsidP="4E1323F8" w:rsidRDefault="5C00397A" w14:paraId="0661C79E" w14:textId="7475D9F6">
      <w:pPr>
        <w:pStyle w:val="Normal"/>
        <w:bidi w:val="0"/>
        <w:spacing w:before="0" w:beforeAutospacing="off" w:after="0" w:afterAutospacing="off" w:line="240" w:lineRule="auto"/>
        <w:ind w:left="0" w:right="0"/>
        <w:jc w:val="left"/>
        <w:rPr>
          <w:rFonts w:ascii="Calibri" w:hAnsi="Calibri" w:eastAsia="" w:cs="Times New Roman" w:asciiTheme="minorAscii" w:hAnsiTheme="minorAscii" w:eastAsiaTheme="majorEastAsia"/>
          <w:i w:val="1"/>
          <w:iCs w:val="1"/>
          <w:noProof w:val="0"/>
          <w:color w:val="2F5496" w:themeColor="accent1" w:themeTint="FF" w:themeShade="BF"/>
          <w:sz w:val="28"/>
          <w:szCs w:val="28"/>
          <w:lang w:val="en-US" w:eastAsia="en-US" w:bidi="he-IL"/>
        </w:rPr>
      </w:pPr>
      <w:r w:rsidRPr="4E1323F8" w:rsidR="5C00397A">
        <w:rPr>
          <w:rFonts w:ascii="Calibri" w:hAnsi="Calibri" w:eastAsia="" w:cs="Times New Roman" w:asciiTheme="minorAscii" w:hAnsiTheme="minorAscii" w:eastAsiaTheme="majorEastAsia"/>
          <w:i w:val="1"/>
          <w:iCs w:val="1"/>
          <w:noProof w:val="0"/>
          <w:color w:val="2F5496" w:themeColor="accent1" w:themeTint="FF" w:themeShade="BF"/>
          <w:sz w:val="28"/>
          <w:szCs w:val="28"/>
          <w:lang w:val="en-US" w:eastAsia="en-US" w:bidi="he-IL"/>
        </w:rPr>
        <w:t>Multiple subs average plots</w:t>
      </w:r>
    </w:p>
    <w:p w:rsidR="5C00397A" w:rsidP="4E1323F8" w:rsidRDefault="5C00397A" w14:paraId="2EF1F48B" w14:textId="09233DAC">
      <w:pPr>
        <w:bidi w:val="0"/>
        <w:spacing w:before="0" w:beforeAutospacing="off" w:after="0" w:afterAutospacing="off"/>
        <w:ind w:firstLine="0"/>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4E1323F8" w:rsidR="5C00397A">
        <w:rPr>
          <w:rFonts w:ascii="Arial" w:hAnsi="Arial" w:eastAsia="Arial" w:cs="Arial"/>
          <w:b w:val="0"/>
          <w:bCs w:val="0"/>
          <w:i w:val="0"/>
          <w:iCs w:val="0"/>
          <w:strike w:val="0"/>
          <w:dstrike w:val="0"/>
          <w:noProof w:val="0"/>
          <w:color w:val="000000" w:themeColor="text1" w:themeTint="FF" w:themeShade="FF"/>
          <w:sz w:val="22"/>
          <w:szCs w:val="22"/>
          <w:u w:val="none"/>
          <w:lang w:val="en-US"/>
        </w:rPr>
        <w:t>makes</w:t>
      </w:r>
      <w:r w:rsidRPr="4E1323F8" w:rsidR="5C00397A">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plots with the average data of all subjects.</w:t>
      </w:r>
    </w:p>
    <w:p w:rsidR="5C00397A" w:rsidP="4E1323F8" w:rsidRDefault="5C00397A" w14:paraId="0DC15AB3" w14:textId="3CF80C94">
      <w:pPr>
        <w:pStyle w:val="Normal"/>
        <w:bidi w:val="0"/>
        <w:spacing w:before="0" w:beforeAutospacing="off" w:after="0" w:afterAutospacing="off" w:line="240" w:lineRule="auto"/>
        <w:ind w:left="0" w:right="0"/>
        <w:jc w:val="left"/>
        <w:rPr>
          <w:rFonts w:ascii="Calibri" w:hAnsi="Calibri" w:eastAsia="" w:cs="Times New Roman" w:asciiTheme="minorAscii" w:hAnsiTheme="minorAscii" w:eastAsiaTheme="majorEastAsia"/>
          <w:i w:val="1"/>
          <w:iCs w:val="1"/>
          <w:noProof w:val="0"/>
          <w:color w:val="2F5496" w:themeColor="accent1" w:themeTint="FF" w:themeShade="BF"/>
          <w:sz w:val="28"/>
          <w:szCs w:val="28"/>
          <w:lang w:val="en-US" w:eastAsia="en-US" w:bidi="he-IL"/>
        </w:rPr>
      </w:pPr>
      <w:r w:rsidRPr="4E1323F8" w:rsidR="5C00397A">
        <w:rPr>
          <w:rFonts w:ascii="Calibri" w:hAnsi="Calibri" w:eastAsia="" w:cs="Times New Roman" w:asciiTheme="minorAscii" w:hAnsiTheme="minorAscii" w:eastAsiaTheme="majorEastAsia"/>
          <w:i w:val="1"/>
          <w:iCs w:val="1"/>
          <w:noProof w:val="0"/>
          <w:color w:val="2F5496" w:themeColor="accent1" w:themeTint="FF" w:themeShade="BF"/>
          <w:sz w:val="28"/>
          <w:szCs w:val="28"/>
          <w:lang w:val="en-US" w:eastAsia="en-US" w:bidi="he-IL"/>
        </w:rPr>
        <w:t>Plots for paper</w:t>
      </w:r>
    </w:p>
    <w:p w:rsidR="0CF4CA80" w:rsidP="4E1323F8" w:rsidRDefault="0CF4CA80" w14:paraId="4B8B0A4C" w14:textId="4637FA7C">
      <w:pPr>
        <w:pStyle w:val="Normal"/>
        <w:bidi w:val="0"/>
        <w:spacing w:before="0" w:beforeAutospacing="off" w:after="0" w:afterAutospacing="off" w:line="240" w:lineRule="auto"/>
        <w:ind w:left="0" w:right="0"/>
        <w:jc w:val="left"/>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4E1323F8" w:rsidR="0CF4CA80">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Neatly </w:t>
      </w:r>
      <w:r w:rsidRPr="4E1323F8" w:rsidR="5C00397A">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Organizes all the plots I needed for the paper. After running this </w:t>
      </w:r>
      <w:r w:rsidRPr="4E1323F8" w:rsidR="5C00397A">
        <w:rPr>
          <w:rFonts w:ascii="Arial" w:hAnsi="Arial" w:eastAsia="Arial" w:cs="Arial"/>
          <w:b w:val="0"/>
          <w:bCs w:val="0"/>
          <w:i w:val="0"/>
          <w:iCs w:val="0"/>
          <w:strike w:val="0"/>
          <w:dstrike w:val="0"/>
          <w:noProof w:val="0"/>
          <w:color w:val="000000" w:themeColor="text1" w:themeTint="FF" w:themeShade="FF"/>
          <w:sz w:val="22"/>
          <w:szCs w:val="22"/>
          <w:u w:val="none"/>
          <w:lang w:val="en-US"/>
        </w:rPr>
        <w:t>run the next section ‘Add labels to subplot</w:t>
      </w:r>
      <w:r w:rsidRPr="4E1323F8" w:rsidR="5C00397A">
        <w:rPr>
          <w:rFonts w:ascii="Arial" w:hAnsi="Arial" w:eastAsia="Arial" w:cs="Arial"/>
          <w:b w:val="0"/>
          <w:bCs w:val="0"/>
          <w:i w:val="0"/>
          <w:iCs w:val="0"/>
          <w:strike w:val="0"/>
          <w:dstrike w:val="0"/>
          <w:noProof w:val="0"/>
          <w:color w:val="000000" w:themeColor="text1" w:themeTint="FF" w:themeShade="FF"/>
          <w:sz w:val="22"/>
          <w:szCs w:val="22"/>
          <w:u w:val="none"/>
          <w:lang w:val="en-US"/>
        </w:rPr>
        <w:t>’.</w:t>
      </w:r>
    </w:p>
    <w:p w:rsidR="5C00397A" w:rsidP="4E1323F8" w:rsidRDefault="5C00397A" w14:paraId="2D95C9E5" w14:textId="35E36A67">
      <w:pPr>
        <w:pStyle w:val="Normal"/>
        <w:bidi w:val="0"/>
        <w:spacing w:before="0" w:beforeAutospacing="off" w:after="0" w:afterAutospacing="off" w:line="240" w:lineRule="auto"/>
        <w:ind w:left="0" w:right="0"/>
        <w:jc w:val="left"/>
        <w:rPr>
          <w:rFonts w:ascii="Calibri" w:hAnsi="Calibri" w:eastAsia="" w:cs="Times New Roman" w:asciiTheme="minorAscii" w:hAnsiTheme="minorAscii" w:eastAsiaTheme="majorEastAsia"/>
          <w:i w:val="1"/>
          <w:iCs w:val="1"/>
          <w:noProof w:val="0"/>
          <w:color w:val="2F5496" w:themeColor="accent1" w:themeTint="FF" w:themeShade="BF"/>
          <w:sz w:val="28"/>
          <w:szCs w:val="28"/>
          <w:lang w:val="en-US" w:eastAsia="en-US" w:bidi="he-IL"/>
        </w:rPr>
      </w:pPr>
      <w:r w:rsidRPr="4E1323F8" w:rsidR="5C00397A">
        <w:rPr>
          <w:rFonts w:ascii="Calibri" w:hAnsi="Calibri" w:eastAsia="" w:cs="Times New Roman" w:asciiTheme="minorAscii" w:hAnsiTheme="minorAscii" w:eastAsiaTheme="majorEastAsia"/>
          <w:i w:val="1"/>
          <w:iCs w:val="1"/>
          <w:noProof w:val="0"/>
          <w:color w:val="2F5496" w:themeColor="accent1" w:themeTint="FF" w:themeShade="BF"/>
          <w:sz w:val="28"/>
          <w:szCs w:val="28"/>
          <w:lang w:val="en-US" w:eastAsia="en-US" w:bidi="he-IL"/>
        </w:rPr>
        <w:t>GUI</w:t>
      </w:r>
    </w:p>
    <w:p w:rsidR="5C00397A" w:rsidP="4E1323F8" w:rsidRDefault="5C00397A" w14:paraId="591210BF" w14:textId="2B318A8F">
      <w:pPr>
        <w:bidi w:val="0"/>
        <w:spacing w:before="0" w:beforeAutospacing="off" w:after="0" w:afterAutospacing="off"/>
        <w:ind w:firstLine="0"/>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4E1323F8" w:rsidR="5C00397A">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This section creates a GUI that allows you to visually examine each trial and the </w:t>
      </w:r>
      <w:r w:rsidRPr="4E1323F8" w:rsidR="5C00397A">
        <w:rPr>
          <w:rFonts w:ascii="Arial" w:hAnsi="Arial" w:eastAsia="Arial" w:cs="Arial"/>
          <w:b w:val="0"/>
          <w:bCs w:val="0"/>
          <w:i w:val="0"/>
          <w:iCs w:val="0"/>
          <w:strike w:val="0"/>
          <w:dstrike w:val="0"/>
          <w:noProof w:val="0"/>
          <w:color w:val="000000" w:themeColor="text1" w:themeTint="FF" w:themeShade="FF"/>
          <w:sz w:val="22"/>
          <w:szCs w:val="22"/>
          <w:u w:val="none"/>
          <w:lang w:val="en-US"/>
        </w:rPr>
        <w:t>processed trajectory that was fit to it.</w:t>
      </w:r>
    </w:p>
    <w:p w:rsidR="5C00397A" w:rsidP="4E1323F8" w:rsidRDefault="5C00397A" w14:paraId="73665F26" w14:textId="1D180559">
      <w:pPr>
        <w:pStyle w:val="Normal"/>
        <w:bidi w:val="0"/>
        <w:spacing w:before="0" w:beforeAutospacing="off" w:after="0" w:afterAutospacing="off" w:line="240" w:lineRule="auto"/>
        <w:ind w:left="0" w:right="0"/>
        <w:jc w:val="left"/>
        <w:rPr>
          <w:rFonts w:ascii="Calibri" w:hAnsi="Calibri" w:eastAsia="" w:cs="Times New Roman" w:asciiTheme="minorAscii" w:hAnsiTheme="minorAscii" w:eastAsiaTheme="majorEastAsia"/>
          <w:i w:val="1"/>
          <w:iCs w:val="1"/>
          <w:noProof w:val="0"/>
          <w:color w:val="2F5496" w:themeColor="accent1" w:themeTint="FF" w:themeShade="BF"/>
          <w:sz w:val="28"/>
          <w:szCs w:val="28"/>
          <w:lang w:val="en-US" w:eastAsia="en-US" w:bidi="he-IL"/>
        </w:rPr>
      </w:pPr>
      <w:r w:rsidRPr="4E1323F8" w:rsidR="5C00397A">
        <w:rPr>
          <w:rFonts w:ascii="Calibri" w:hAnsi="Calibri" w:eastAsia="" w:cs="Times New Roman" w:asciiTheme="minorAscii" w:hAnsiTheme="minorAscii" w:eastAsiaTheme="majorEastAsia"/>
          <w:i w:val="1"/>
          <w:iCs w:val="1"/>
          <w:noProof w:val="0"/>
          <w:color w:val="2F5496" w:themeColor="accent1" w:themeTint="FF" w:themeShade="BF"/>
          <w:sz w:val="28"/>
          <w:szCs w:val="28"/>
          <w:lang w:val="en-US" w:eastAsia="en-US" w:bidi="he-IL"/>
        </w:rPr>
        <w:t>Movement Time Percentiles</w:t>
      </w:r>
    </w:p>
    <w:p w:rsidR="18F451CA" w:rsidP="4E1323F8" w:rsidRDefault="18F451CA" w14:paraId="1D6C2388" w14:textId="14B8CF60">
      <w:pPr>
        <w:bidi w:val="0"/>
        <w:spacing w:before="0" w:beforeAutospacing="off" w:after="0" w:afterAutospacing="off"/>
        <w:ind w:firstLine="0"/>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4E1323F8" w:rsidR="18F451CA">
        <w:rPr>
          <w:rFonts w:ascii="Arial" w:hAnsi="Arial" w:eastAsia="Arial" w:cs="Arial"/>
          <w:b w:val="0"/>
          <w:bCs w:val="0"/>
          <w:i w:val="0"/>
          <w:iCs w:val="0"/>
          <w:strike w:val="0"/>
          <w:dstrike w:val="0"/>
          <w:noProof w:val="0"/>
          <w:color w:val="000000" w:themeColor="text1" w:themeTint="FF" w:themeShade="FF"/>
          <w:sz w:val="22"/>
          <w:szCs w:val="22"/>
          <w:u w:val="none"/>
          <w:lang w:val="en-US"/>
        </w:rPr>
        <w:t>H</w:t>
      </w:r>
      <w:r w:rsidRPr="4E1323F8" w:rsidR="5C00397A">
        <w:rPr>
          <w:rFonts w:ascii="Arial" w:hAnsi="Arial" w:eastAsia="Arial" w:cs="Arial"/>
          <w:b w:val="0"/>
          <w:bCs w:val="0"/>
          <w:i w:val="0"/>
          <w:iCs w:val="0"/>
          <w:strike w:val="0"/>
          <w:dstrike w:val="0"/>
          <w:noProof w:val="0"/>
          <w:color w:val="000000" w:themeColor="text1" w:themeTint="FF" w:themeShade="FF"/>
          <w:sz w:val="22"/>
          <w:szCs w:val="22"/>
          <w:u w:val="none"/>
          <w:lang w:val="en-US"/>
        </w:rPr>
        <w:t>elps</w:t>
      </w:r>
      <w:r w:rsidRPr="4E1323F8" w:rsidR="5C00397A">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w:t>
      </w:r>
      <w:r w:rsidRPr="4E1323F8" w:rsidR="5C00397A">
        <w:rPr>
          <w:rFonts w:ascii="Arial" w:hAnsi="Arial" w:eastAsia="Arial" w:cs="Arial"/>
          <w:b w:val="0"/>
          <w:bCs w:val="0"/>
          <w:i w:val="0"/>
          <w:iCs w:val="0"/>
          <w:strike w:val="0"/>
          <w:dstrike w:val="0"/>
          <w:noProof w:val="0"/>
          <w:color w:val="000000" w:themeColor="text1" w:themeTint="FF" w:themeShade="FF"/>
          <w:sz w:val="22"/>
          <w:szCs w:val="22"/>
          <w:u w:val="none"/>
          <w:lang w:val="en-US"/>
        </w:rPr>
        <w:t>determine</w:t>
      </w:r>
      <w:r w:rsidRPr="4E1323F8" w:rsidR="5C00397A">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what duration to trim the trajectories to (when NORM_TRAJ = 0). Shorter trajectories are excluded from analysis. </w:t>
      </w:r>
      <w:r w:rsidRPr="4E1323F8" w:rsidR="5C00397A">
        <w:rPr>
          <w:rFonts w:ascii="Arial" w:hAnsi="Arial" w:eastAsia="Arial" w:cs="Arial"/>
          <w:b w:val="0"/>
          <w:bCs w:val="0"/>
          <w:i w:val="0"/>
          <w:iCs w:val="0"/>
          <w:strike w:val="0"/>
          <w:dstrike w:val="0"/>
          <w:noProof w:val="0"/>
          <w:color w:val="000000" w:themeColor="text1" w:themeTint="FF" w:themeShade="FF"/>
          <w:sz w:val="22"/>
          <w:szCs w:val="22"/>
          <w:u w:val="none"/>
          <w:lang w:val="en-US"/>
        </w:rPr>
        <w:t>E.g.</w:t>
      </w:r>
      <w:r w:rsidRPr="4E1323F8" w:rsidR="5C00397A">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we are looking for a movement time that is longer than 10% of the trials (</w:t>
      </w:r>
      <w:r w:rsidRPr="4E1323F8" w:rsidR="5C00397A">
        <w:rPr>
          <w:rFonts w:ascii="Arial" w:hAnsi="Arial" w:eastAsia="Arial" w:cs="Arial"/>
          <w:b w:val="0"/>
          <w:bCs w:val="0"/>
          <w:i w:val="0"/>
          <w:iCs w:val="0"/>
          <w:strike w:val="0"/>
          <w:dstrike w:val="0"/>
          <w:noProof w:val="0"/>
          <w:color w:val="000000" w:themeColor="text1" w:themeTint="FF" w:themeShade="FF"/>
          <w:sz w:val="22"/>
          <w:szCs w:val="22"/>
          <w:u w:val="none"/>
          <w:lang w:val="en-US"/>
        </w:rPr>
        <w:t>i.e.</w:t>
      </w:r>
      <w:r w:rsidRPr="4E1323F8" w:rsidR="5C00397A">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exclude only 10%). Then we look for the RT of the 10th percentile.</w:t>
      </w:r>
    </w:p>
    <w:p w:rsidR="5C00397A" w:rsidP="4E1323F8" w:rsidRDefault="5C00397A" w14:paraId="030C44CE" w14:textId="505B55F8">
      <w:pPr>
        <w:pStyle w:val="Normal"/>
        <w:bidi w:val="0"/>
        <w:spacing w:before="0" w:beforeAutospacing="off" w:after="0" w:afterAutospacing="off" w:line="240" w:lineRule="auto"/>
        <w:ind w:left="0" w:right="0"/>
        <w:jc w:val="left"/>
        <w:rPr>
          <w:rFonts w:ascii="Calibri" w:hAnsi="Calibri" w:eastAsia="" w:cs="Times New Roman" w:asciiTheme="minorAscii" w:hAnsiTheme="minorAscii" w:eastAsiaTheme="majorEastAsia"/>
          <w:i w:val="1"/>
          <w:iCs w:val="1"/>
          <w:noProof w:val="0"/>
          <w:color w:val="2F5496" w:themeColor="accent1" w:themeTint="FF" w:themeShade="BF"/>
          <w:sz w:val="28"/>
          <w:szCs w:val="28"/>
          <w:lang w:val="en-US" w:eastAsia="en-US" w:bidi="he-IL"/>
        </w:rPr>
      </w:pPr>
      <w:r w:rsidRPr="4E1323F8" w:rsidR="5C00397A">
        <w:rPr>
          <w:rFonts w:ascii="Calibri" w:hAnsi="Calibri" w:eastAsia="" w:cs="Times New Roman" w:asciiTheme="minorAscii" w:hAnsiTheme="minorAscii" w:eastAsiaTheme="majorEastAsia"/>
          <w:i w:val="1"/>
          <w:iCs w:val="1"/>
          <w:noProof w:val="0"/>
          <w:color w:val="2F5496" w:themeColor="accent1" w:themeTint="FF" w:themeShade="BF"/>
          <w:sz w:val="28"/>
          <w:szCs w:val="28"/>
          <w:lang w:val="en-US" w:eastAsia="en-US" w:bidi="he-IL"/>
        </w:rPr>
        <w:t>Format to R</w:t>
      </w:r>
    </w:p>
    <w:p w:rsidR="3E1BFDD9" w:rsidP="4E1323F8" w:rsidRDefault="3E1BFDD9" w14:paraId="319F5FDA" w14:textId="04243D0D">
      <w:pPr>
        <w:bidi w:val="0"/>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4E1323F8" w:rsidR="3E1BFDD9">
        <w:rPr>
          <w:rFonts w:ascii="Arial" w:hAnsi="Arial" w:eastAsia="Arial" w:cs="Arial"/>
          <w:b w:val="0"/>
          <w:bCs w:val="0"/>
          <w:i w:val="0"/>
          <w:iCs w:val="0"/>
          <w:strike w:val="0"/>
          <w:dstrike w:val="0"/>
          <w:noProof w:val="0"/>
          <w:color w:val="000000" w:themeColor="text1" w:themeTint="FF" w:themeShade="FF"/>
          <w:sz w:val="22"/>
          <w:szCs w:val="22"/>
          <w:u w:val="none"/>
          <w:lang w:val="en-US"/>
        </w:rPr>
        <w:t>C</w:t>
      </w:r>
      <w:r w:rsidRPr="4E1323F8" w:rsidR="5C00397A">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onverts analysis output to R suitable format. </w:t>
      </w:r>
      <w:r w:rsidRPr="4E1323F8" w:rsidR="5C00397A">
        <w:rPr>
          <w:rFonts w:ascii="Arial" w:hAnsi="Arial" w:eastAsia="Arial" w:cs="Arial"/>
          <w:b w:val="0"/>
          <w:bCs w:val="0"/>
          <w:i w:val="0"/>
          <w:iCs w:val="0"/>
          <w:strike w:val="0"/>
          <w:dstrike w:val="0"/>
          <w:noProof w:val="0"/>
          <w:color w:val="000000" w:themeColor="text1" w:themeTint="FF" w:themeShade="FF"/>
          <w:sz w:val="22"/>
          <w:szCs w:val="22"/>
          <w:u w:val="single"/>
          <w:lang w:val="en-US"/>
        </w:rPr>
        <w:t>Run this before running R scripts</w:t>
      </w:r>
      <w:r w:rsidRPr="4E1323F8" w:rsidR="5C00397A">
        <w:rPr>
          <w:rFonts w:ascii="Arial" w:hAnsi="Arial" w:eastAsia="Arial" w:cs="Arial"/>
          <w:b w:val="0"/>
          <w:bCs w:val="0"/>
          <w:i w:val="0"/>
          <w:iCs w:val="0"/>
          <w:strike w:val="0"/>
          <w:dstrike w:val="0"/>
          <w:noProof w:val="0"/>
          <w:color w:val="000000" w:themeColor="text1" w:themeTint="FF" w:themeShade="FF"/>
          <w:sz w:val="22"/>
          <w:szCs w:val="22"/>
          <w:u w:val="none"/>
          <w:lang w:val="en-US"/>
        </w:rPr>
        <w:t>.</w:t>
      </w:r>
    </w:p>
    <w:p w:rsidR="5C00397A" w:rsidP="4E1323F8" w:rsidRDefault="5C00397A" w14:paraId="7B788E44" w14:textId="34BB5703">
      <w:pPr>
        <w:pStyle w:val="Normal"/>
        <w:bidi w:val="0"/>
        <w:spacing w:before="0" w:beforeAutospacing="off" w:after="0" w:afterAutospacing="off" w:line="240" w:lineRule="auto"/>
        <w:ind w:left="0" w:right="0"/>
        <w:jc w:val="left"/>
        <w:rPr>
          <w:rFonts w:ascii="Calibri" w:hAnsi="Calibri" w:eastAsia="" w:cs="Times New Roman" w:asciiTheme="minorAscii" w:hAnsiTheme="minorAscii" w:eastAsiaTheme="majorEastAsia"/>
          <w:i w:val="1"/>
          <w:iCs w:val="1"/>
          <w:noProof w:val="0"/>
          <w:color w:val="2F5496" w:themeColor="accent1" w:themeTint="FF" w:themeShade="BF"/>
          <w:sz w:val="28"/>
          <w:szCs w:val="28"/>
          <w:lang w:val="en-US" w:eastAsia="en-US" w:bidi="he-IL"/>
        </w:rPr>
      </w:pPr>
      <w:r w:rsidRPr="4E1323F8" w:rsidR="5C00397A">
        <w:rPr>
          <w:rFonts w:ascii="Calibri" w:hAnsi="Calibri" w:eastAsia="" w:cs="Times New Roman" w:asciiTheme="minorAscii" w:hAnsiTheme="minorAscii" w:eastAsiaTheme="majorEastAsia"/>
          <w:i w:val="1"/>
          <w:iCs w:val="1"/>
          <w:noProof w:val="0"/>
          <w:color w:val="2F5496" w:themeColor="accent1" w:themeTint="FF" w:themeShade="BF"/>
          <w:sz w:val="28"/>
          <w:szCs w:val="28"/>
          <w:lang w:val="en-US" w:eastAsia="en-US" w:bidi="he-IL"/>
        </w:rPr>
        <w:t>Tree-BH Correction</w:t>
      </w:r>
    </w:p>
    <w:p w:rsidR="76041F89" w:rsidP="4E1323F8" w:rsidRDefault="76041F89" w14:paraId="5B821148" w14:textId="34DBE9F2">
      <w:pPr>
        <w:bidi w:val="0"/>
        <w:spacing w:before="0" w:beforeAutospacing="off" w:after="0" w:afterAutospacing="off"/>
        <w:ind w:firstLine="0"/>
        <w:rPr>
          <w:rFonts w:ascii="Arial" w:hAnsi="Arial" w:eastAsia="Arial" w:cs="Arial"/>
          <w:b w:val="1"/>
          <w:bCs w:val="1"/>
          <w:i w:val="0"/>
          <w:iCs w:val="0"/>
          <w:strike w:val="0"/>
          <w:dstrike w:val="0"/>
          <w:noProof w:val="0"/>
          <w:color w:val="000000" w:themeColor="text1" w:themeTint="FF" w:themeShade="FF"/>
          <w:sz w:val="22"/>
          <w:szCs w:val="22"/>
          <w:u w:val="single"/>
          <w:lang w:val="en-US"/>
        </w:rPr>
      </w:pPr>
      <w:r w:rsidRPr="4E1323F8" w:rsidR="76041F89">
        <w:rPr>
          <w:rFonts w:ascii="Arial" w:hAnsi="Arial" w:eastAsia="Arial" w:cs="Arial"/>
          <w:b w:val="0"/>
          <w:bCs w:val="0"/>
          <w:i w:val="0"/>
          <w:iCs w:val="0"/>
          <w:strike w:val="0"/>
          <w:dstrike w:val="0"/>
          <w:noProof w:val="0"/>
          <w:color w:val="000000" w:themeColor="text1" w:themeTint="FF" w:themeShade="FF"/>
          <w:sz w:val="22"/>
          <w:szCs w:val="22"/>
          <w:u w:val="single"/>
          <w:lang w:val="en-US"/>
        </w:rPr>
        <w:t>R</w:t>
      </w:r>
      <w:r w:rsidRPr="4E1323F8" w:rsidR="5C00397A">
        <w:rPr>
          <w:rFonts w:ascii="Arial" w:hAnsi="Arial" w:eastAsia="Arial" w:cs="Arial"/>
          <w:b w:val="0"/>
          <w:bCs w:val="0"/>
          <w:i w:val="0"/>
          <w:iCs w:val="0"/>
          <w:strike w:val="0"/>
          <w:dstrike w:val="0"/>
          <w:noProof w:val="0"/>
          <w:color w:val="000000" w:themeColor="text1" w:themeTint="FF" w:themeShade="FF"/>
          <w:sz w:val="22"/>
          <w:szCs w:val="22"/>
          <w:u w:val="single"/>
          <w:lang w:val="en-US"/>
        </w:rPr>
        <w:t>un</w:t>
      </w:r>
      <w:r w:rsidRPr="4E1323F8" w:rsidR="5C00397A">
        <w:rPr>
          <w:rFonts w:ascii="Arial" w:hAnsi="Arial" w:eastAsia="Arial" w:cs="Arial"/>
          <w:b w:val="0"/>
          <w:bCs w:val="0"/>
          <w:i w:val="0"/>
          <w:iCs w:val="0"/>
          <w:strike w:val="0"/>
          <w:dstrike w:val="0"/>
          <w:noProof w:val="0"/>
          <w:color w:val="000000" w:themeColor="text1" w:themeTint="FF" w:themeShade="FF"/>
          <w:sz w:val="22"/>
          <w:szCs w:val="22"/>
          <w:u w:val="single"/>
          <w:lang w:val="en-US"/>
        </w:rPr>
        <w:t xml:space="preserve"> this after running the R scripts</w:t>
      </w:r>
      <w:r w:rsidRPr="4E1323F8" w:rsidR="5C00397A">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to get the final significance </w:t>
      </w:r>
      <w:r w:rsidRPr="4E1323F8" w:rsidR="5C00397A">
        <w:rPr>
          <w:rFonts w:ascii="Arial" w:hAnsi="Arial" w:eastAsia="Arial" w:cs="Arial"/>
          <w:b w:val="0"/>
          <w:bCs w:val="0"/>
          <w:i w:val="0"/>
          <w:iCs w:val="0"/>
          <w:strike w:val="0"/>
          <w:dstrike w:val="0"/>
          <w:noProof w:val="0"/>
          <w:color w:val="000000" w:themeColor="text1" w:themeTint="FF" w:themeShade="FF"/>
          <w:sz w:val="22"/>
          <w:szCs w:val="22"/>
          <w:u w:val="none"/>
          <w:lang w:val="en-US"/>
        </w:rPr>
        <w:t>values of the MATLAB+R analysis.</w:t>
      </w:r>
    </w:p>
    <w:p w:rsidR="5C00397A" w:rsidP="4E1323F8" w:rsidRDefault="5C00397A" w14:paraId="4630F3F4" w14:textId="10ACE7F4">
      <w:pPr>
        <w:pStyle w:val="Heading3"/>
        <w:bidi w:val="0"/>
        <w:rPr>
          <w:rFonts w:ascii="Arial" w:hAnsi="Arial" w:eastAsia="Arial" w:cs="Arial"/>
          <w:b w:val="1"/>
          <w:bCs w:val="1"/>
          <w:i w:val="0"/>
          <w:iCs w:val="0"/>
          <w:strike w:val="0"/>
          <w:dstrike w:val="0"/>
          <w:noProof w:val="0"/>
          <w:color w:val="000000" w:themeColor="text1" w:themeTint="FF" w:themeShade="FF"/>
          <w:sz w:val="22"/>
          <w:szCs w:val="22"/>
          <w:u w:val="single"/>
          <w:lang w:val="en-US"/>
        </w:rPr>
      </w:pPr>
      <w:r w:rsidRPr="4E1323F8" w:rsidR="5C00397A">
        <w:rPr>
          <w:noProof w:val="0"/>
          <w:lang w:val="en-US"/>
        </w:rPr>
        <w:t>R Scripts</w:t>
      </w:r>
    </w:p>
    <w:p w:rsidR="5C00397A" w:rsidP="4E1323F8" w:rsidRDefault="5C00397A" w14:paraId="4DAB8047" w14:textId="0F67BBD2">
      <w:pPr>
        <w:bidi w:val="0"/>
        <w:spacing w:before="0" w:beforeAutospacing="off" w:after="0" w:afterAutospacing="off"/>
        <w:ind w:firstLine="0"/>
        <w:rPr>
          <w:rFonts w:ascii="Calibri" w:hAnsi="Calibri" w:eastAsia="David" w:cs="David"/>
          <w:b w:val="0"/>
          <w:bCs w:val="0"/>
          <w:i w:val="0"/>
          <w:iCs w:val="0"/>
          <w:strike w:val="0"/>
          <w:dstrike w:val="0"/>
          <w:noProof w:val="0"/>
          <w:color w:val="auto"/>
          <w:sz w:val="24"/>
          <w:szCs w:val="24"/>
          <w:u w:val="none"/>
          <w:lang w:val="en-US"/>
        </w:rPr>
      </w:pPr>
      <w:r w:rsidRPr="4E1323F8" w:rsidR="5C00397A">
        <w:rPr>
          <w:rFonts w:ascii="Arial" w:hAnsi="Arial" w:eastAsia="Arial" w:cs="Arial"/>
          <w:b w:val="0"/>
          <w:bCs w:val="0"/>
          <w:i w:val="0"/>
          <w:iCs w:val="0"/>
          <w:strike w:val="0"/>
          <w:dstrike w:val="0"/>
          <w:noProof w:val="0"/>
          <w:color w:val="000000" w:themeColor="text1" w:themeTint="FF" w:themeShade="FF"/>
          <w:sz w:val="22"/>
          <w:szCs w:val="22"/>
          <w:u w:val="none"/>
          <w:lang w:val="en-US"/>
        </w:rPr>
        <w:t>Use this code to either:</w:t>
      </w:r>
    </w:p>
    <w:p w:rsidR="5C00397A" w:rsidP="4E1323F8" w:rsidRDefault="5C00397A" w14:paraId="7EDB5C83" w14:textId="4C8A8929">
      <w:pPr>
        <w:pStyle w:val="ListParagraph"/>
        <w:numPr>
          <w:ilvl w:val="0"/>
          <w:numId w:val="10"/>
        </w:numPr>
        <w:bidi w:val="0"/>
        <w:spacing w:before="0" w:beforeAutospacing="off" w:after="0" w:afterAutospacing="off"/>
        <w:rPr>
          <w:rFonts w:ascii="Calibri" w:hAnsi="Calibri" w:eastAsia="David" w:cs="David"/>
          <w:b w:val="0"/>
          <w:bCs w:val="0"/>
          <w:i w:val="0"/>
          <w:iCs w:val="0"/>
          <w:strike w:val="0"/>
          <w:dstrike w:val="0"/>
          <w:noProof w:val="0"/>
          <w:color w:val="auto"/>
          <w:sz w:val="24"/>
          <w:szCs w:val="24"/>
          <w:u w:val="none"/>
          <w:lang w:val="en-US"/>
        </w:rPr>
      </w:pPr>
      <w:r w:rsidRPr="4E1323F8" w:rsidR="5C00397A">
        <w:rPr>
          <w:rFonts w:ascii="Arial" w:hAnsi="Arial" w:eastAsia="Arial" w:cs="Arial"/>
          <w:b w:val="0"/>
          <w:bCs w:val="0"/>
          <w:i w:val="0"/>
          <w:iCs w:val="0"/>
          <w:strike w:val="0"/>
          <w:dstrike w:val="0"/>
          <w:noProof w:val="0"/>
          <w:color w:val="000000" w:themeColor="text1" w:themeTint="FF" w:themeShade="FF"/>
          <w:sz w:val="22"/>
          <w:szCs w:val="22"/>
          <w:u w:val="none"/>
          <w:lang w:val="en-US"/>
        </w:rPr>
        <w:t>Create mixed regression model with ‘side of correct answer’ (left/right) as a random effect.</w:t>
      </w:r>
    </w:p>
    <w:p w:rsidR="5C00397A" w:rsidP="4E1323F8" w:rsidRDefault="5C00397A" w14:paraId="24C73A17" w14:textId="5FED7052">
      <w:pPr>
        <w:bidi w:val="0"/>
        <w:spacing w:before="0" w:beforeAutospacing="off" w:after="0" w:afterAutospacing="off"/>
        <w:ind w:firstLine="720"/>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4E1323F8" w:rsidR="5C00397A">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To do so, uncomment the functions that </w:t>
      </w:r>
      <w:r w:rsidRPr="4E1323F8" w:rsidR="5C00397A">
        <w:rPr>
          <w:rFonts w:ascii="Arial" w:hAnsi="Arial" w:eastAsia="Arial" w:cs="Arial"/>
          <w:b w:val="0"/>
          <w:bCs w:val="0"/>
          <w:i w:val="0"/>
          <w:iCs w:val="0"/>
          <w:strike w:val="0"/>
          <w:dstrike w:val="0"/>
          <w:noProof w:val="0"/>
          <w:color w:val="000000" w:themeColor="text1" w:themeTint="FF" w:themeShade="FF"/>
          <w:sz w:val="22"/>
          <w:szCs w:val="22"/>
          <w:u w:val="none"/>
          <w:lang w:val="en-US"/>
        </w:rPr>
        <w:t>contain</w:t>
      </w:r>
      <w:r w:rsidRPr="4E1323F8" w:rsidR="5C00397A">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‘trials’ and ‘</w:t>
      </w:r>
      <w:r w:rsidRPr="4E1323F8" w:rsidR="5C00397A">
        <w:rPr>
          <w:rFonts w:ascii="Arial" w:hAnsi="Arial" w:eastAsia="Arial" w:cs="Arial"/>
          <w:b w:val="0"/>
          <w:bCs w:val="0"/>
          <w:i w:val="0"/>
          <w:iCs w:val="0"/>
          <w:strike w:val="0"/>
          <w:dstrike w:val="0"/>
          <w:noProof w:val="0"/>
          <w:color w:val="000000" w:themeColor="text1" w:themeTint="FF" w:themeShade="FF"/>
          <w:sz w:val="22"/>
          <w:szCs w:val="22"/>
          <w:u w:val="none"/>
          <w:lang w:val="en-US"/>
        </w:rPr>
        <w:t>coefs</w:t>
      </w:r>
      <w:r w:rsidRPr="4E1323F8" w:rsidR="5C00397A">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in their name, and comment those that have </w:t>
      </w:r>
    </w:p>
    <w:p w:rsidR="5C00397A" w:rsidP="4E1323F8" w:rsidRDefault="5C00397A" w14:paraId="1384B3EC" w14:textId="70E8F974">
      <w:pPr>
        <w:bidi w:val="0"/>
        <w:spacing w:before="0" w:beforeAutospacing="off" w:after="0" w:afterAutospacing="off"/>
        <w:ind w:firstLine="720"/>
        <w:rPr>
          <w:rFonts w:ascii="Calibri" w:hAnsi="Calibri" w:eastAsia="David" w:cs="David"/>
          <w:b w:val="0"/>
          <w:bCs w:val="0"/>
          <w:i w:val="0"/>
          <w:iCs w:val="0"/>
          <w:strike w:val="0"/>
          <w:dstrike w:val="0"/>
          <w:noProof w:val="0"/>
          <w:color w:val="auto"/>
          <w:sz w:val="24"/>
          <w:szCs w:val="24"/>
          <w:u w:val="none"/>
          <w:lang w:val="en-US"/>
        </w:rPr>
      </w:pPr>
      <w:r w:rsidRPr="4E1323F8" w:rsidR="5C00397A">
        <w:rPr>
          <w:rFonts w:ascii="Arial" w:hAnsi="Arial" w:eastAsia="Arial" w:cs="Arial"/>
          <w:b w:val="0"/>
          <w:bCs w:val="0"/>
          <w:i w:val="0"/>
          <w:iCs w:val="0"/>
          <w:strike w:val="0"/>
          <w:dstrike w:val="0"/>
          <w:noProof w:val="0"/>
          <w:color w:val="000000" w:themeColor="text1" w:themeTint="FF" w:themeShade="FF"/>
          <w:sz w:val="22"/>
          <w:szCs w:val="22"/>
          <w:u w:val="none"/>
          <w:lang w:val="en-US"/>
        </w:rPr>
        <w:t>‘</w:t>
      </w:r>
      <w:r w:rsidRPr="4E1323F8" w:rsidR="5C00397A">
        <w:rPr>
          <w:rFonts w:ascii="Arial" w:hAnsi="Arial" w:eastAsia="Arial" w:cs="Arial"/>
          <w:b w:val="0"/>
          <w:bCs w:val="0"/>
          <w:i w:val="0"/>
          <w:iCs w:val="0"/>
          <w:strike w:val="0"/>
          <w:dstrike w:val="0"/>
          <w:noProof w:val="0"/>
          <w:color w:val="000000" w:themeColor="text1" w:themeTint="FF" w:themeShade="FF"/>
          <w:sz w:val="22"/>
          <w:szCs w:val="22"/>
          <w:u w:val="none"/>
          <w:lang w:val="en-US"/>
        </w:rPr>
        <w:t>avgs</w:t>
      </w:r>
      <w:r w:rsidRPr="4E1323F8" w:rsidR="5C00397A">
        <w:rPr>
          <w:rFonts w:ascii="Arial" w:hAnsi="Arial" w:eastAsia="Arial" w:cs="Arial"/>
          <w:b w:val="0"/>
          <w:bCs w:val="0"/>
          <w:i w:val="0"/>
          <w:iCs w:val="0"/>
          <w:strike w:val="0"/>
          <w:dstrike w:val="0"/>
          <w:noProof w:val="0"/>
          <w:color w:val="000000" w:themeColor="text1" w:themeTint="FF" w:themeShade="FF"/>
          <w:sz w:val="22"/>
          <w:szCs w:val="22"/>
          <w:u w:val="none"/>
          <w:lang w:val="en-US"/>
        </w:rPr>
        <w:t>’.</w:t>
      </w:r>
    </w:p>
    <w:p w:rsidR="5C00397A" w:rsidP="4E1323F8" w:rsidRDefault="5C00397A" w14:paraId="407751BA" w14:textId="56AF2761">
      <w:pPr>
        <w:pStyle w:val="ListParagraph"/>
        <w:numPr>
          <w:ilvl w:val="0"/>
          <w:numId w:val="10"/>
        </w:numPr>
        <w:bidi w:val="0"/>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4E1323F8" w:rsidR="5C00397A">
        <w:rPr>
          <w:rFonts w:ascii="Arial" w:hAnsi="Arial" w:eastAsia="Arial" w:cs="Arial"/>
          <w:b w:val="0"/>
          <w:bCs w:val="0"/>
          <w:i w:val="0"/>
          <w:iCs w:val="0"/>
          <w:strike w:val="0"/>
          <w:dstrike w:val="0"/>
          <w:noProof w:val="0"/>
          <w:color w:val="000000" w:themeColor="text1" w:themeTint="FF" w:themeShade="FF"/>
          <w:sz w:val="22"/>
          <w:szCs w:val="22"/>
          <w:u w:val="none"/>
          <w:lang w:val="en-US"/>
        </w:rPr>
        <w:t>Test assumptions of the statistical tests used in MATLAB,</w:t>
      </w:r>
      <w:r w:rsidRPr="4E1323F8" w:rsidR="5693CE40">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w:t>
      </w:r>
      <w:r w:rsidRPr="4E1323F8" w:rsidR="5C00397A">
        <w:rPr>
          <w:rFonts w:ascii="Arial" w:hAnsi="Arial" w:eastAsia="Arial" w:cs="Arial"/>
          <w:b w:val="0"/>
          <w:bCs w:val="0"/>
          <w:i w:val="0"/>
          <w:iCs w:val="0"/>
          <w:strike w:val="0"/>
          <w:dstrike w:val="0"/>
          <w:noProof w:val="0"/>
          <w:color w:val="000000" w:themeColor="text1" w:themeTint="FF" w:themeShade="FF"/>
          <w:sz w:val="22"/>
          <w:szCs w:val="22"/>
          <w:u w:val="none"/>
          <w:lang w:val="en-US"/>
        </w:rPr>
        <w:t>Run</w:t>
      </w:r>
      <w:r w:rsidRPr="4E1323F8" w:rsidR="5C00397A">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permutation tests where they fail,</w:t>
      </w:r>
      <w:r w:rsidRPr="4E1323F8" w:rsidR="7BA7ABC5">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w:t>
      </w:r>
      <w:r w:rsidRPr="4E1323F8" w:rsidR="5C00397A">
        <w:rPr>
          <w:rFonts w:ascii="Arial" w:hAnsi="Arial" w:eastAsia="Arial" w:cs="Arial"/>
          <w:b w:val="0"/>
          <w:bCs w:val="0"/>
          <w:i w:val="0"/>
          <w:iCs w:val="0"/>
          <w:strike w:val="0"/>
          <w:dstrike w:val="0"/>
          <w:noProof w:val="0"/>
          <w:color w:val="000000" w:themeColor="text1" w:themeTint="FF" w:themeShade="FF"/>
          <w:sz w:val="22"/>
          <w:szCs w:val="22"/>
          <w:u w:val="none"/>
          <w:lang w:val="en-US"/>
        </w:rPr>
        <w:t>Compute effect sizes for these tests (and the regular t-tests).</w:t>
      </w:r>
    </w:p>
    <w:p w:rsidR="5C00397A" w:rsidP="4E1323F8" w:rsidRDefault="5C00397A" w14:paraId="03451C9D" w14:textId="5C590874">
      <w:pPr>
        <w:bidi w:val="0"/>
        <w:spacing w:before="0" w:beforeAutospacing="off" w:after="0" w:afterAutospacing="off"/>
        <w:ind w:firstLine="0"/>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4E1323F8" w:rsidR="5C00397A">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This code updates the p-values for variables that violated assumptions. After running it, </w:t>
      </w:r>
      <w:r w:rsidRPr="4E1323F8" w:rsidR="5C00397A">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run ‘Tree-BH Correction’ section in MATLAB to correct p-values for multiple </w:t>
      </w:r>
      <w:r w:rsidRPr="4E1323F8" w:rsidR="5C00397A">
        <w:rPr>
          <w:rFonts w:ascii="Arial" w:hAnsi="Arial" w:eastAsia="Arial" w:cs="Arial"/>
          <w:b w:val="0"/>
          <w:bCs w:val="0"/>
          <w:i w:val="0"/>
          <w:iCs w:val="0"/>
          <w:strike w:val="0"/>
          <w:dstrike w:val="0"/>
          <w:noProof w:val="0"/>
          <w:color w:val="000000" w:themeColor="text1" w:themeTint="FF" w:themeShade="FF"/>
          <w:sz w:val="22"/>
          <w:szCs w:val="22"/>
          <w:u w:val="none"/>
          <w:lang w:val="en-US"/>
        </w:rPr>
        <w:t>comparisons.</w:t>
      </w:r>
    </w:p>
    <w:p w:rsidR="5C00397A" w:rsidP="4E1323F8" w:rsidRDefault="5C00397A" w14:paraId="7EEA1497" w14:textId="2E5E1CED">
      <w:pPr>
        <w:bidi w:val="0"/>
        <w:spacing w:before="0" w:beforeAutospacing="off" w:after="0" w:afterAutospacing="off"/>
        <w:ind w:firstLine="0"/>
        <w:rPr>
          <w:rFonts w:ascii="Arial" w:hAnsi="Arial" w:eastAsia="Arial" w:cs="Arial"/>
          <w:b w:val="0"/>
          <w:bCs w:val="0"/>
          <w:i w:val="0"/>
          <w:iCs w:val="0"/>
          <w:strike w:val="0"/>
          <w:dstrike w:val="0"/>
          <w:noProof w:val="0"/>
          <w:color w:val="000000" w:themeColor="text1" w:themeTint="FF" w:themeShade="FF"/>
          <w:sz w:val="22"/>
          <w:szCs w:val="22"/>
          <w:u w:val="single"/>
          <w:lang w:val="en-US"/>
        </w:rPr>
      </w:pPr>
      <w:r w:rsidRPr="4E1323F8" w:rsidR="5C00397A">
        <w:rPr>
          <w:rFonts w:ascii="Arial" w:hAnsi="Arial" w:eastAsia="Arial" w:cs="Arial"/>
          <w:b w:val="0"/>
          <w:bCs w:val="0"/>
          <w:i w:val="0"/>
          <w:iCs w:val="0"/>
          <w:strike w:val="0"/>
          <w:dstrike w:val="0"/>
          <w:noProof w:val="0"/>
          <w:color w:val="000000" w:themeColor="text1" w:themeTint="FF" w:themeShade="FF"/>
          <w:sz w:val="22"/>
          <w:szCs w:val="22"/>
          <w:u w:val="single"/>
          <w:lang w:val="en-US"/>
        </w:rPr>
        <w:t>To run the analysis:</w:t>
      </w:r>
    </w:p>
    <w:p w:rsidR="5C00397A" w:rsidP="4E1323F8" w:rsidRDefault="5C00397A" w14:paraId="6CFBE3F0" w14:textId="12D23F65">
      <w:pPr>
        <w:bidi w:val="0"/>
        <w:spacing w:before="0" w:beforeAutospacing="off" w:after="0" w:afterAutospacing="off"/>
        <w:ind w:firstLine="0"/>
      </w:pPr>
      <w:r w:rsidRPr="4E1323F8" w:rsidR="5C00397A">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Use </w:t>
      </w:r>
      <w:r w:rsidRPr="4E1323F8" w:rsidR="5C00397A">
        <w:rPr>
          <w:rFonts w:ascii="Arial" w:hAnsi="Arial" w:eastAsia="Arial" w:cs="Arial"/>
          <w:b w:val="0"/>
          <w:bCs w:val="0"/>
          <w:i w:val="0"/>
          <w:iCs w:val="0"/>
          <w:strike w:val="0"/>
          <w:dstrike w:val="0"/>
          <w:noProof w:val="0"/>
          <w:color w:val="000000" w:themeColor="text1" w:themeTint="FF" w:themeShade="FF"/>
          <w:sz w:val="22"/>
          <w:szCs w:val="22"/>
          <w:u w:val="none"/>
          <w:lang w:val="en-US"/>
        </w:rPr>
        <w:t>exe_analysis.R</w:t>
      </w:r>
      <w:r w:rsidRPr="4E1323F8" w:rsidR="5C00397A">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but first define the following parameters within </w:t>
      </w:r>
      <w:r w:rsidRPr="4E1323F8" w:rsidR="5C00397A">
        <w:rPr>
          <w:rFonts w:ascii="Arial" w:hAnsi="Arial" w:eastAsia="Arial" w:cs="Arial"/>
          <w:b w:val="0"/>
          <w:bCs w:val="0"/>
          <w:i w:val="0"/>
          <w:iCs w:val="0"/>
          <w:strike w:val="0"/>
          <w:dstrike w:val="0"/>
          <w:noProof w:val="0"/>
          <w:color w:val="000000" w:themeColor="text1" w:themeTint="FF" w:themeShade="FF"/>
          <w:sz w:val="22"/>
          <w:szCs w:val="22"/>
          <w:u w:val="none"/>
          <w:lang w:val="en-US"/>
        </w:rPr>
        <w:t>main.R</w:t>
      </w:r>
      <w:r w:rsidRPr="4E1323F8" w:rsidR="5C00397A">
        <w:rPr>
          <w:rFonts w:ascii="Arial" w:hAnsi="Arial" w:eastAsia="Arial" w:cs="Arial"/>
          <w:b w:val="0"/>
          <w:bCs w:val="0"/>
          <w:i w:val="0"/>
          <w:iCs w:val="0"/>
          <w:strike w:val="0"/>
          <w:dstrike w:val="0"/>
          <w:noProof w:val="0"/>
          <w:color w:val="000000" w:themeColor="text1" w:themeTint="FF" w:themeShade="FF"/>
          <w:sz w:val="22"/>
          <w:szCs w:val="22"/>
          <w:u w:val="none"/>
          <w:lang w:val="en-US"/>
        </w:rPr>
        <w:t>:</w:t>
      </w:r>
    </w:p>
    <w:p w:rsidR="5C00397A" w:rsidP="4E1323F8" w:rsidRDefault="5C00397A" w14:paraId="4EDC06F6" w14:textId="13555311">
      <w:pPr>
        <w:pStyle w:val="ListParagraph"/>
        <w:numPr>
          <w:ilvl w:val="0"/>
          <w:numId w:val="8"/>
        </w:numPr>
        <w:bidi w:val="0"/>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4E1323F8" w:rsidR="5C00397A">
        <w:rPr>
          <w:rFonts w:ascii="Arial" w:hAnsi="Arial" w:eastAsia="Arial" w:cs="Arial"/>
          <w:b w:val="0"/>
          <w:bCs w:val="0"/>
          <w:i w:val="0"/>
          <w:iCs w:val="0"/>
          <w:strike w:val="0"/>
          <w:dstrike w:val="0"/>
          <w:noProof w:val="0"/>
          <w:color w:val="000000" w:themeColor="text1" w:themeTint="FF" w:themeShade="FF"/>
          <w:sz w:val="22"/>
          <w:szCs w:val="22"/>
          <w:u w:val="none"/>
          <w:lang w:val="en-US"/>
        </w:rPr>
        <w:t>DAY</w:t>
      </w:r>
    </w:p>
    <w:p w:rsidR="5C00397A" w:rsidP="4E1323F8" w:rsidRDefault="5C00397A" w14:paraId="11EA7589" w14:textId="196196E5">
      <w:pPr>
        <w:pStyle w:val="ListParagraph"/>
        <w:numPr>
          <w:ilvl w:val="0"/>
          <w:numId w:val="8"/>
        </w:numPr>
        <w:bidi w:val="0"/>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4E1323F8" w:rsidR="5C00397A">
        <w:rPr>
          <w:rFonts w:ascii="Arial" w:hAnsi="Arial" w:eastAsia="Arial" w:cs="Arial"/>
          <w:b w:val="0"/>
          <w:bCs w:val="0"/>
          <w:i w:val="0"/>
          <w:iCs w:val="0"/>
          <w:strike w:val="0"/>
          <w:dstrike w:val="0"/>
          <w:noProof w:val="0"/>
          <w:color w:val="000000" w:themeColor="text1" w:themeTint="FF" w:themeShade="FF"/>
          <w:sz w:val="22"/>
          <w:szCs w:val="22"/>
          <w:u w:val="none"/>
          <w:lang w:val="en-US"/>
        </w:rPr>
        <w:t>SUBS</w:t>
      </w:r>
    </w:p>
    <w:p w:rsidR="5C00397A" w:rsidP="4E1323F8" w:rsidRDefault="5C00397A" w14:paraId="738AF64F" w14:textId="5BFB1B34">
      <w:pPr>
        <w:pStyle w:val="ListParagraph"/>
        <w:numPr>
          <w:ilvl w:val="0"/>
          <w:numId w:val="8"/>
        </w:numPr>
        <w:bidi w:val="0"/>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4E1323F8" w:rsidR="5C00397A">
        <w:rPr>
          <w:rFonts w:ascii="Arial" w:hAnsi="Arial" w:eastAsia="Arial" w:cs="Arial"/>
          <w:b w:val="0"/>
          <w:bCs w:val="0"/>
          <w:i w:val="0"/>
          <w:iCs w:val="0"/>
          <w:strike w:val="0"/>
          <w:dstrike w:val="0"/>
          <w:noProof w:val="0"/>
          <w:color w:val="000000" w:themeColor="text1" w:themeTint="FF" w:themeShade="FF"/>
          <w:sz w:val="22"/>
          <w:szCs w:val="22"/>
          <w:u w:val="none"/>
          <w:lang w:val="en-US"/>
        </w:rPr>
        <w:t>PICKED_TRAJS</w:t>
      </w:r>
    </w:p>
    <w:p w:rsidR="5C00397A" w:rsidP="4E1323F8" w:rsidRDefault="5C00397A" w14:paraId="4D107844" w14:textId="6050D35D">
      <w:pPr>
        <w:pStyle w:val="ListParagraph"/>
        <w:numPr>
          <w:ilvl w:val="0"/>
          <w:numId w:val="8"/>
        </w:numPr>
        <w:bidi w:val="0"/>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4E1323F8" w:rsidR="5C00397A">
        <w:rPr>
          <w:rFonts w:ascii="Arial" w:hAnsi="Arial" w:eastAsia="Arial" w:cs="Arial"/>
          <w:b w:val="0"/>
          <w:bCs w:val="0"/>
          <w:i w:val="0"/>
          <w:iCs w:val="0"/>
          <w:strike w:val="0"/>
          <w:dstrike w:val="0"/>
          <w:noProof w:val="0"/>
          <w:color w:val="000000" w:themeColor="text1" w:themeTint="FF" w:themeShade="FF"/>
          <w:sz w:val="22"/>
          <w:szCs w:val="22"/>
          <w:u w:val="none"/>
          <w:lang w:val="en-US"/>
        </w:rPr>
        <w:t>NORM_FRAMES</w:t>
      </w:r>
    </w:p>
    <w:p w:rsidR="5C00397A" w:rsidP="4E1323F8" w:rsidRDefault="5C00397A" w14:paraId="20039C88" w14:textId="4B5A0A95">
      <w:pPr>
        <w:pStyle w:val="ListParagraph"/>
        <w:numPr>
          <w:ilvl w:val="0"/>
          <w:numId w:val="8"/>
        </w:numPr>
        <w:bidi w:val="0"/>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4E1323F8" w:rsidR="5C00397A">
        <w:rPr>
          <w:rFonts w:ascii="Arial" w:hAnsi="Arial" w:eastAsia="Arial" w:cs="Arial"/>
          <w:b w:val="0"/>
          <w:bCs w:val="0"/>
          <w:i w:val="0"/>
          <w:iCs w:val="0"/>
          <w:strike w:val="0"/>
          <w:dstrike w:val="0"/>
          <w:noProof w:val="0"/>
          <w:color w:val="000000" w:themeColor="text1" w:themeTint="FF" w:themeShade="FF"/>
          <w:sz w:val="22"/>
          <w:szCs w:val="22"/>
          <w:u w:val="none"/>
          <w:lang w:val="en-US"/>
        </w:rPr>
        <w:t>STNDRD - relevant when creating mixed regression models.</w:t>
      </w:r>
    </w:p>
    <w:p w:rsidR="5C00397A" w:rsidP="4E1323F8" w:rsidRDefault="5C00397A" w14:paraId="031F1615" w14:textId="337DF7AC">
      <w:pPr>
        <w:pStyle w:val="ListParagraph"/>
        <w:numPr>
          <w:ilvl w:val="0"/>
          <w:numId w:val="8"/>
        </w:numPr>
        <w:bidi w:val="0"/>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4E1323F8" w:rsidR="5C00397A">
        <w:rPr>
          <w:rFonts w:ascii="Arial" w:hAnsi="Arial" w:eastAsia="Arial" w:cs="Arial"/>
          <w:b w:val="0"/>
          <w:bCs w:val="0"/>
          <w:i w:val="0"/>
          <w:iCs w:val="0"/>
          <w:strike w:val="0"/>
          <w:dstrike w:val="0"/>
          <w:noProof w:val="0"/>
          <w:color w:val="000000" w:themeColor="text1" w:themeTint="FF" w:themeShade="FF"/>
          <w:sz w:val="22"/>
          <w:szCs w:val="22"/>
          <w:u w:val="none"/>
          <w:lang w:val="en-US"/>
        </w:rPr>
        <w:t>RAND_EFF - relevant when creating mixed regression models.</w:t>
      </w:r>
    </w:p>
    <w:p w:rsidR="5C00397A" w:rsidP="4E1323F8" w:rsidRDefault="5C00397A" w14:paraId="63E9DF38" w14:textId="050807CC">
      <w:pPr>
        <w:pStyle w:val="ListParagraph"/>
        <w:numPr>
          <w:ilvl w:val="0"/>
          <w:numId w:val="8"/>
        </w:numPr>
        <w:bidi w:val="0"/>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4E1323F8" w:rsidR="5C00397A">
        <w:rPr>
          <w:rFonts w:ascii="Arial" w:hAnsi="Arial" w:eastAsia="Arial" w:cs="Arial"/>
          <w:b w:val="0"/>
          <w:bCs w:val="0"/>
          <w:i w:val="0"/>
          <w:iCs w:val="0"/>
          <w:strike w:val="0"/>
          <w:dstrike w:val="0"/>
          <w:noProof w:val="0"/>
          <w:color w:val="000000" w:themeColor="text1" w:themeTint="FF" w:themeShade="FF"/>
          <w:sz w:val="22"/>
          <w:szCs w:val="22"/>
          <w:u w:val="none"/>
          <w:lang w:val="en-US"/>
        </w:rPr>
        <w:t>R/K_VAR_NAMES</w:t>
      </w:r>
    </w:p>
    <w:p w:rsidR="5C00397A" w:rsidP="4E1323F8" w:rsidRDefault="5C00397A" w14:paraId="2164271A" w14:textId="7F2A290F">
      <w:pPr>
        <w:pStyle w:val="Heading3"/>
        <w:bidi w:val="0"/>
        <w:rPr>
          <w:rFonts w:ascii="Arial" w:hAnsi="Arial" w:eastAsia="Arial" w:cs="Arial"/>
          <w:b w:val="1"/>
          <w:bCs w:val="1"/>
          <w:i w:val="0"/>
          <w:iCs w:val="0"/>
          <w:strike w:val="0"/>
          <w:dstrike w:val="0"/>
          <w:noProof w:val="0"/>
          <w:color w:val="000000" w:themeColor="text1" w:themeTint="FF" w:themeShade="FF"/>
          <w:sz w:val="22"/>
          <w:szCs w:val="22"/>
          <w:u w:val="single"/>
          <w:lang w:val="en-US"/>
        </w:rPr>
      </w:pPr>
      <w:r w:rsidRPr="4E1323F8" w:rsidR="5C00397A">
        <w:rPr>
          <w:noProof w:val="0"/>
          <w:lang w:val="en-US"/>
        </w:rPr>
        <w:t>Python Scripts</w:t>
      </w:r>
    </w:p>
    <w:p w:rsidR="1120BA5F" w:rsidP="4E1323F8" w:rsidRDefault="1120BA5F" w14:paraId="22656EE6" w14:textId="2A895E8C">
      <w:pPr>
        <w:bidi w:val="0"/>
        <w:spacing w:before="0" w:beforeAutospacing="off" w:after="0" w:afterAutospacing="off"/>
        <w:ind w:firstLine="0"/>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4E1323F8" w:rsidR="1120BA5F">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Their </w:t>
      </w:r>
      <w:r w:rsidRPr="4E1323F8" w:rsidR="5C00397A">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purpose is identical to the ‘D’ computation’ section in the MATLAB code. However, it </w:t>
      </w:r>
      <w:r w:rsidRPr="4E1323F8" w:rsidR="5C00397A">
        <w:rPr>
          <w:rFonts w:ascii="Arial" w:hAnsi="Arial" w:eastAsia="Arial" w:cs="Arial"/>
          <w:b w:val="0"/>
          <w:bCs w:val="0"/>
          <w:i w:val="0"/>
          <w:iCs w:val="0"/>
          <w:strike w:val="0"/>
          <w:dstrike w:val="0"/>
          <w:noProof w:val="0"/>
          <w:color w:val="000000" w:themeColor="text1" w:themeTint="FF" w:themeShade="FF"/>
          <w:sz w:val="22"/>
          <w:szCs w:val="22"/>
          <w:u w:val="none"/>
          <w:lang w:val="en-US"/>
        </w:rPr>
        <w:t>Uses more complex machine learning methods.</w:t>
      </w:r>
    </w:p>
    <w:p w:rsidR="5C00397A" w:rsidP="4E1323F8" w:rsidRDefault="5C00397A" w14:paraId="3C210127" w14:textId="2FEB655C">
      <w:pPr>
        <w:bidi w:val="0"/>
        <w:spacing w:before="0" w:beforeAutospacing="off" w:after="0" w:afterAutospacing="off"/>
        <w:ind w:firstLine="0"/>
        <w:rPr>
          <w:rFonts w:ascii="Arial" w:hAnsi="Arial" w:eastAsia="Arial" w:cs="Arial"/>
          <w:b w:val="0"/>
          <w:bCs w:val="0"/>
          <w:i w:val="0"/>
          <w:iCs w:val="0"/>
          <w:strike w:val="0"/>
          <w:dstrike w:val="0"/>
          <w:noProof w:val="0"/>
          <w:color w:val="000000" w:themeColor="text1" w:themeTint="FF" w:themeShade="FF"/>
          <w:sz w:val="22"/>
          <w:szCs w:val="22"/>
          <w:u w:val="single"/>
          <w:lang w:val="en-US"/>
        </w:rPr>
      </w:pPr>
      <w:r w:rsidRPr="4E1323F8" w:rsidR="5C00397A">
        <w:rPr>
          <w:rFonts w:ascii="Arial" w:hAnsi="Arial" w:eastAsia="Arial" w:cs="Arial"/>
          <w:b w:val="0"/>
          <w:bCs w:val="0"/>
          <w:i w:val="0"/>
          <w:iCs w:val="0"/>
          <w:strike w:val="0"/>
          <w:dstrike w:val="0"/>
          <w:noProof w:val="0"/>
          <w:color w:val="000000" w:themeColor="text1" w:themeTint="FF" w:themeShade="FF"/>
          <w:sz w:val="22"/>
          <w:szCs w:val="22"/>
          <w:u w:val="single"/>
          <w:lang w:val="en-US"/>
        </w:rPr>
        <w:t>To run the analysis:</w:t>
      </w:r>
    </w:p>
    <w:p w:rsidR="5C00397A" w:rsidP="4E1323F8" w:rsidRDefault="5C00397A" w14:paraId="15428534" w14:textId="65941A73">
      <w:pPr>
        <w:bidi w:val="0"/>
        <w:spacing w:before="0" w:beforeAutospacing="off" w:after="0" w:afterAutospacing="off"/>
        <w:ind w:firstLine="0"/>
      </w:pPr>
      <w:r w:rsidRPr="4E1323F8" w:rsidR="5C00397A">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Execute </w:t>
      </w:r>
      <w:r w:rsidRPr="4E1323F8" w:rsidR="5C00397A">
        <w:rPr>
          <w:rFonts w:ascii="Arial" w:hAnsi="Arial" w:eastAsia="Arial" w:cs="Arial"/>
          <w:b w:val="0"/>
          <w:bCs w:val="0"/>
          <w:i w:val="0"/>
          <w:iCs w:val="0"/>
          <w:strike w:val="0"/>
          <w:dstrike w:val="0"/>
          <w:noProof w:val="0"/>
          <w:color w:val="000000" w:themeColor="text1" w:themeTint="FF" w:themeShade="FF"/>
          <w:sz w:val="22"/>
          <w:szCs w:val="22"/>
          <w:u w:val="none"/>
          <w:lang w:val="en-US"/>
        </w:rPr>
        <w:t>fit_n_pred.m</w:t>
      </w:r>
      <w:r w:rsidRPr="4E1323F8" w:rsidR="5C00397A">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but first define the following:</w:t>
      </w:r>
    </w:p>
    <w:p w:rsidR="5C00397A" w:rsidP="4E1323F8" w:rsidRDefault="5C00397A" w14:paraId="786F8BB9" w14:textId="54CD91F3">
      <w:pPr>
        <w:pStyle w:val="ListParagraph"/>
        <w:numPr>
          <w:ilvl w:val="0"/>
          <w:numId w:val="11"/>
        </w:numPr>
        <w:bidi w:val="0"/>
        <w:spacing w:before="0" w:beforeAutospacing="off" w:after="0" w:afterAutospacing="off"/>
        <w:rPr>
          <w:rFonts w:ascii="Calibri" w:hAnsi="Calibri" w:eastAsia="David" w:cs="David"/>
          <w:b w:val="0"/>
          <w:bCs w:val="0"/>
          <w:i w:val="0"/>
          <w:iCs w:val="0"/>
          <w:strike w:val="0"/>
          <w:dstrike w:val="0"/>
          <w:noProof w:val="0"/>
          <w:color w:val="auto"/>
          <w:sz w:val="24"/>
          <w:szCs w:val="24"/>
          <w:u w:val="none"/>
          <w:lang w:val="en-US"/>
        </w:rPr>
      </w:pPr>
      <w:r w:rsidRPr="4E1323F8" w:rsidR="5C00397A">
        <w:rPr>
          <w:rFonts w:ascii="Arial" w:hAnsi="Arial" w:eastAsia="Arial" w:cs="Arial"/>
          <w:b w:val="0"/>
          <w:bCs w:val="0"/>
          <w:i w:val="0"/>
          <w:iCs w:val="0"/>
          <w:strike w:val="0"/>
          <w:dstrike w:val="0"/>
          <w:noProof w:val="0"/>
          <w:color w:val="000000" w:themeColor="text1" w:themeTint="FF" w:themeShade="FF"/>
          <w:sz w:val="22"/>
          <w:szCs w:val="22"/>
          <w:u w:val="none"/>
          <w:lang w:val="en-US"/>
        </w:rPr>
        <w:t>‘SUBS’</w:t>
      </w:r>
    </w:p>
    <w:p w:rsidR="5C00397A" w:rsidP="4E1323F8" w:rsidRDefault="5C00397A" w14:paraId="33585933" w14:textId="17BDD59B">
      <w:pPr>
        <w:pStyle w:val="ListParagraph"/>
        <w:numPr>
          <w:ilvl w:val="0"/>
          <w:numId w:val="11"/>
        </w:numPr>
        <w:bidi w:val="0"/>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4E1323F8" w:rsidR="5C00397A">
        <w:rPr>
          <w:rFonts w:ascii="Arial" w:hAnsi="Arial" w:eastAsia="Arial" w:cs="Arial"/>
          <w:b w:val="0"/>
          <w:bCs w:val="0"/>
          <w:i w:val="0"/>
          <w:iCs w:val="0"/>
          <w:strike w:val="0"/>
          <w:dstrike w:val="0"/>
          <w:noProof w:val="0"/>
          <w:color w:val="000000" w:themeColor="text1" w:themeTint="FF" w:themeShade="FF"/>
          <w:sz w:val="22"/>
          <w:szCs w:val="22"/>
          <w:u w:val="none"/>
          <w:lang w:val="en-US"/>
        </w:rPr>
        <w:t>‘DAY’</w:t>
      </w:r>
    </w:p>
    <w:p w:rsidR="5C00397A" w:rsidP="4E1323F8" w:rsidRDefault="5C00397A" w14:paraId="66406A28" w14:textId="6CE0054F">
      <w:pPr>
        <w:pStyle w:val="Normal"/>
        <w:bidi w:val="0"/>
        <w:spacing w:before="0" w:beforeAutospacing="off" w:after="0" w:afterAutospacing="off"/>
        <w:ind w:left="0"/>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4E1323F8" w:rsidR="5C00397A">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Comment/uncomment algorithms according to the ones you wish to use (Naive base / </w:t>
      </w:r>
      <w:r w:rsidRPr="4E1323F8" w:rsidR="5C00397A">
        <w:rPr>
          <w:rFonts w:ascii="Arial" w:hAnsi="Arial" w:eastAsia="Arial" w:cs="Arial"/>
          <w:b w:val="0"/>
          <w:bCs w:val="0"/>
          <w:i w:val="0"/>
          <w:iCs w:val="0"/>
          <w:strike w:val="0"/>
          <w:dstrike w:val="0"/>
          <w:noProof w:val="0"/>
          <w:color w:val="000000" w:themeColor="text1" w:themeTint="FF" w:themeShade="FF"/>
          <w:sz w:val="22"/>
          <w:szCs w:val="22"/>
          <w:u w:val="none"/>
          <w:lang w:val="en-US"/>
        </w:rPr>
        <w:t>Ensemble / Gradient boosting).</w:t>
      </w:r>
    </w:p>
    <w:p xmlns:wp14="http://schemas.microsoft.com/office/word/2010/wordml" w14:paraId="32481D45" wp14:textId="1FCA6039">
      <w:pPr>
        <w:pStyle w:val="Heading2"/>
        <w:bidi w:val="0"/>
        <w:spacing w:before="40" w:after="0"/>
        <w:jc w:val="left"/>
      </w:pPr>
      <w:r w:rsidR="5C92CC58">
        <w:rPr/>
        <w:t>Additional information</w:t>
      </w:r>
    </w:p>
    <w:p xmlns:wp14="http://schemas.microsoft.com/office/word/2010/wordml" w:rsidP="4E1323F8" w14:paraId="07239823" wp14:textId="2465632B">
      <w:pPr>
        <w:pStyle w:val="Heading3"/>
        <w:bidi w:val="0"/>
      </w:pPr>
      <w:r w:rsidR="4E1323F8">
        <w:rPr/>
        <w:t>Trajectory Preprocessing</w:t>
      </w:r>
    </w:p>
    <w:p xmlns:wp14="http://schemas.microsoft.com/office/word/2010/wordml" w14:paraId="6384713B" wp14:textId="77777777">
      <w:pPr>
        <w:pStyle w:val="NoSpacing"/>
        <w:bidi w:val="0"/>
        <w:jc w:val="left"/>
        <w:rPr/>
      </w:pPr>
      <w:r>
        <w:rPr/>
        <w:t>All preprocessing was done according to</w:t>
      </w:r>
      <w:r>
        <w:rPr>
          <w:rFonts w:eastAsia="David" w:cs="David"/>
          <w:sz w:val="24"/>
          <w:szCs w:val="24"/>
          <w:rPrChange w:author="Unknown Author" w:date="2023-07-18T12:15:32Z" w:id="0"/>
        </w:rPr>
        <w:t xml:space="preserve"> </w:t>
      </w:r>
      <w:r>
        <w:rPr>
          <w:rFonts w:eastAsia="David" w:cs="David"/>
          <w:b w:val="false"/>
          <w:bCs w:val="false"/>
          <w:color w:val="222222"/>
          <w:sz w:val="24"/>
          <w:szCs w:val="24"/>
          <w:shd w:val="clear" w:fill="FFFFFF"/>
          <w:rPrChange w:author="Unknown Author" w:date="2023-07-18T12:15:32Z" w:id="0"/>
        </w:rPr>
        <w:t>Gallivan</w:t>
      </w:r>
      <w:r>
        <w:rPr>
          <w:rFonts w:eastAsia="David" w:cs="David"/>
          <w:color w:val="222222"/>
          <w:sz w:val="24"/>
          <w:szCs w:val="24"/>
          <w:shd w:val="clear" w:fill="FFFFFF"/>
          <w:rPrChange w:author="Unknown Author" w:date="2023-07-18T12:15:32Z" w:id="0"/>
        </w:rPr>
        <w:t>, J. P., &amp; Chapman, C. S. (2014). Three-dimensional reach trajectories</w:t>
      </w:r>
      <w:ins w:author="Unknown Author" w:date="2023-07-23T09:35:09Z" w:id="3">
        <w:r>
          <w:rPr>
            <w:rFonts w:eastAsia="David" w:cs="David"/>
            <w:color w:val="222222"/>
            <w:sz w:val="24"/>
            <w:szCs w:val="24"/>
            <w:shd w:val="clear" w:fill="FFFFFF"/>
          </w:rPr>
          <w:t xml:space="preserve">. </w:t>
        </w:r>
      </w:ins>
      <w:ins w:author="Unknown Author" w:date="2023-07-23T09:38:07Z" w:id="4">
        <w:r>
          <w:rPr>
            <w:rFonts w:eastAsia="David" w:cs="David"/>
            <w:color w:val="222222"/>
            <w:sz w:val="24"/>
            <w:szCs w:val="24"/>
            <w:shd w:val="clear" w:fill="FFFFFF"/>
          </w:rPr>
          <w:t>A user manual is found at ‘/analysis/analysis_code/imported_code/craig_code/Using Functional Data Analysis_v1_april2011.pdf’</w:t>
        </w:r>
      </w:ins>
    </w:p>
    <w:p xmlns:wp14="http://schemas.microsoft.com/office/word/2010/wordml" w:rsidP="4E1323F8" w14:paraId="31E78AF9" wp14:textId="77777777">
      <w:pPr>
        <w:pStyle w:val="Heading4"/>
      </w:pPr>
      <w:r w:rsidR="4E1323F8">
        <w:rPr/>
        <w:t>Fill Missing Data</w:t>
      </w:r>
    </w:p>
    <w:p xmlns:wp14="http://schemas.microsoft.com/office/word/2010/wordml" w14:paraId="5F2BE1AA" wp14:textId="77777777">
      <w:pPr>
        <w:pStyle w:val="NoSpacing"/>
        <w:bidi w:val="0"/>
        <w:jc w:val="left"/>
        <w:rPr/>
      </w:pPr>
      <w:r>
        <w:rPr/>
        <w:t>Applies only to trajectories that have more than 1 sample.</w:t>
      </w:r>
    </w:p>
    <w:p xmlns:wp14="http://schemas.microsoft.com/office/word/2010/wordml" w14:paraId="45471621" wp14:textId="77777777">
      <w:pPr>
        <w:pStyle w:val="NoSpacing"/>
        <w:bidi w:val="0"/>
        <w:jc w:val="left"/>
        <w:rPr/>
      </w:pPr>
      <w:ins w:author="Unknown Author" w:date="2023-07-18T12:16:05Z" w:id="5">
        <w:r>
          <w:rPr/>
          <w:t xml:space="preserve">Uses inpaint_nans to </w:t>
        </w:r>
      </w:ins>
      <w:del w:author="Unknown Author" w:date="2023-07-18T12:16:12Z" w:id="6">
        <w:r>
          <w:rPr/>
          <w:delText>R</w:delText>
        </w:r>
      </w:del>
      <w:ins w:author="Unknown Author" w:date="2023-07-18T12:16:12Z" w:id="7">
        <w:r>
          <w:rPr/>
          <w:t>r</w:t>
        </w:r>
      </w:ins>
      <w:r>
        <w:rPr/>
        <w:t>eplace</w:t>
      </w:r>
      <w:del w:author="Unknown Author" w:date="2023-07-18T12:16:13Z" w:id="8">
        <w:r>
          <w:rPr/>
          <w:delText>s</w:delText>
        </w:r>
      </w:del>
      <w:r>
        <w:rPr/>
        <w:t xml:space="preserve"> NaNs with interpolated values</w:t>
      </w:r>
      <w:ins w:author="Unknown Author" w:date="2023-07-18T12:15:55Z" w:id="9">
        <w:r>
          <w:rPr/>
          <w:t xml:space="preserve"> </w:t>
        </w:r>
      </w:ins>
      <w:r>
        <w:rPr/>
        <w:t>.</w:t>
      </w:r>
    </w:p>
    <w:p xmlns:wp14="http://schemas.microsoft.com/office/word/2010/wordml" w14:paraId="11B87CA2" wp14:textId="77777777">
      <w:pPr>
        <w:pStyle w:val="NoSpacing"/>
        <w:bidi w:val="0"/>
        <w:jc w:val="left"/>
        <w:rPr/>
      </w:pPr>
      <w:del w:author="Unknown Author" w:date="2023-07-18T12:16:20Z" w:id="10">
        <w:r>
          <w:rPr/>
          <w:delText>Uses inpaint_nans to do so.</w:delText>
        </w:r>
      </w:del>
    </w:p>
    <w:p xmlns:wp14="http://schemas.microsoft.com/office/word/2010/wordml" w14:paraId="64CC7153" wp14:textId="77777777">
      <w:pPr>
        <w:pStyle w:val="NoSpacing"/>
        <w:bidi w:val="0"/>
        <w:jc w:val="left"/>
        <w:rPr/>
      </w:pPr>
      <w:r>
        <w:rPr>
          <w:b/>
          <w:bCs/>
        </w:rPr>
        <w:t>Inpaint_nans</w:t>
      </w:r>
      <w:r>
        <w:rPr/>
        <w:t>:</w:t>
      </w:r>
    </w:p>
    <w:p xmlns:wp14="http://schemas.microsoft.com/office/word/2010/wordml" w14:paraId="472FAB36" wp14:textId="77777777">
      <w:pPr>
        <w:pStyle w:val="NoSpacing"/>
        <w:bidi w:val="0"/>
        <w:jc w:val="left"/>
        <w:rPr/>
      </w:pPr>
      <w:r>
        <w:rPr/>
        <w:t>Written by John D'Errico.</w:t>
      </w:r>
    </w:p>
    <w:p xmlns:wp14="http://schemas.microsoft.com/office/word/2010/wordml" w14:paraId="1D8032A8" wp14:textId="77777777">
      <w:pPr>
        <w:pStyle w:val="NoSpacing"/>
        <w:bidi w:val="0"/>
        <w:jc w:val="left"/>
        <w:rPr/>
      </w:pPr>
      <w:del w:author="Unknown Author" w:date="2023-07-18T12:16:31Z" w:id="11">
        <w:r>
          <w:rPr/>
          <w:delText>Citation:</w:delText>
        </w:r>
      </w:del>
    </w:p>
    <w:p xmlns:wp14="http://schemas.microsoft.com/office/word/2010/wordml" w14:paraId="1DF14AC1" wp14:textId="77777777">
      <w:pPr>
        <w:pStyle w:val="NoSpacing"/>
        <w:bidi w:val="0"/>
        <w:jc w:val="left"/>
        <w:rPr/>
      </w:pPr>
      <w:r>
        <w:rPr/>
        <w:t>John D'Errico (2022). inpaint_nans (https://www.mathworks.com/matlabcentral/fileexchange/4551-inpaint_nans), MATLAB Central File Exchange. Retrieved February 15, 2022.</w:t>
      </w:r>
    </w:p>
    <w:p xmlns:wp14="http://schemas.microsoft.com/office/word/2010/wordml" w14:paraId="68E33FF7" wp14:textId="77777777">
      <w:pPr>
        <w:pStyle w:val="NoSpacing"/>
        <w:bidi w:val="0"/>
        <w:jc w:val="left"/>
        <w:rPr/>
      </w:pPr>
      <w:r>
        <w:rPr/>
        <w:t>Is a</w:t>
      </w:r>
      <w:ins w:author="Unknown Author" w:date="2023-07-18T12:14:57Z" w:id="12">
        <w:r>
          <w:rPr/>
          <w:t>n</w:t>
        </w:r>
      </w:ins>
      <w:r>
        <w:rPr/>
        <w:t xml:space="preserve"> advanced method for interpolating trajectory data while keeping the dynamic information of the reach.</w:t>
      </w:r>
    </w:p>
    <w:p xmlns:wp14="http://schemas.microsoft.com/office/word/2010/wordml" w14:paraId="5FCCADC6" wp14:textId="77777777">
      <w:pPr>
        <w:pStyle w:val="NoSpacing"/>
        <w:bidi w:val="0"/>
        <w:jc w:val="left"/>
        <w:rPr>
          <w:rFonts w:ascii="Arial" w:hAnsi="Arial" w:cs="Arial"/>
          <w:color w:val="222222"/>
          <w:sz w:val="12"/>
          <w:szCs w:val="12"/>
          <w:highlight w:val="white"/>
        </w:rPr>
      </w:pPr>
      <w:r>
        <w:rPr/>
        <w:t>Was used by</w:t>
      </w:r>
      <w:r>
        <w:rPr>
          <w:rFonts w:eastAsia="David" w:cs="David"/>
          <w:sz w:val="24"/>
          <w:szCs w:val="24"/>
          <w:rPrChange w:author="Unknown Author" w:date="2023-07-18T12:15:23Z" w:id="0"/>
        </w:rPr>
        <w:t xml:space="preserve"> </w:t>
      </w:r>
      <w:r>
        <w:rPr>
          <w:rFonts w:eastAsia="David" w:cs="David"/>
          <w:color w:val="222222"/>
          <w:sz w:val="24"/>
          <w:szCs w:val="24"/>
          <w:shd w:val="clear" w:fill="FFFFFF"/>
          <w:rPrChange w:author="Unknown Author" w:date="2023-07-18T12:15:23Z" w:id="0"/>
        </w:rPr>
        <w:t>Gallivan, J. P., &amp; Chapman, C. S. (2014). Three-dimensional reach trajectories</w:t>
      </w:r>
    </w:p>
    <w:p xmlns:wp14="http://schemas.microsoft.com/office/word/2010/wordml" w:rsidP="4E1323F8" w14:paraId="4DDA742B" wp14:textId="77777777">
      <w:pPr>
        <w:pStyle w:val="Heading4"/>
        <w:spacing w:before="40" w:beforeAutospacing="off" w:after="0" w:afterAutospacing="off" w:line="240" w:lineRule="auto"/>
        <w:ind w:left="0" w:right="0"/>
        <w:jc w:val="left"/>
      </w:pPr>
      <w:r w:rsidR="4E1323F8">
        <w:rPr/>
        <w:t>Filter Trajectory</w:t>
      </w:r>
    </w:p>
    <w:p xmlns:wp14="http://schemas.microsoft.com/office/word/2010/wordml" w14:paraId="101B7995" wp14:textId="77777777">
      <w:pPr>
        <w:pStyle w:val="NoSpacing"/>
        <w:bidi w:val="0"/>
        <w:jc w:val="left"/>
        <w:rPr/>
      </w:pPr>
      <w:r>
        <w:rPr/>
        <w:t>Applies only to trajectories that have more than 1 sample.</w:t>
      </w:r>
    </w:p>
    <w:p xmlns:wp14="http://schemas.microsoft.com/office/word/2010/wordml" w14:paraId="5838F087" wp14:textId="77777777">
      <w:pPr>
        <w:pStyle w:val="NoSpacing"/>
        <w:bidi w:val="0"/>
        <w:jc w:val="left"/>
        <w:rPr/>
      </w:pPr>
      <w:r>
        <w:rPr/>
        <w:t>Apply low pass butter worth filter of 2</w:t>
      </w:r>
      <w:r>
        <w:rPr>
          <w:vertAlign w:val="superscript"/>
        </w:rPr>
        <w:t>nd</w:t>
      </w:r>
      <w:r>
        <w:rPr/>
        <w:t xml:space="preserve"> order with cutoff at 8Hz on each axis separately to clean any noise in the recording.</w:t>
      </w:r>
    </w:p>
    <w:p xmlns:wp14="http://schemas.microsoft.com/office/word/2010/wordml" w14:paraId="616EA9B0" wp14:textId="77777777">
      <w:pPr>
        <w:pStyle w:val="NoSpacing"/>
        <w:bidi w:val="0"/>
        <w:jc w:val="left"/>
        <w:rPr/>
      </w:pPr>
      <w:r>
        <w:rPr/>
        <w:t xml:space="preserve">Since the noise is canceled, we can later </w:t>
      </w:r>
      <w:ins w:author="Unknown Author" w:date="2023-07-23T09:34:32Z" w:id="15">
        <w:r>
          <w:rPr/>
          <w:t>over-fit</w:t>
        </w:r>
      </w:ins>
      <w:del w:author="Unknown Author" w:date="2023-07-23T09:34:32Z" w:id="16">
        <w:r>
          <w:rPr/>
          <w:delText>overfit</w:delText>
        </w:r>
      </w:del>
      <w:r>
        <w:rPr/>
        <w:t xml:space="preserve"> the data without concern for capturing noise with our fit</w:t>
      </w:r>
      <w:r>
        <w:rPr>
          <w:rFonts w:eastAsia="David" w:cs="David"/>
          <w:color w:val="auto"/>
          <w:kern w:val="0"/>
          <w:sz w:val="24"/>
          <w:szCs w:val="24"/>
          <w:lang w:val="en-US" w:eastAsia="en-US" w:bidi="he-IL"/>
          <w:rPrChange w:author="Unknown Author" w:date="2023-07-23T09:39:08Z" w:id="0"/>
        </w:rPr>
        <w:t xml:space="preserve"> (</w:t>
      </w:r>
      <w:bookmarkStart w:name="__DdeLink__2740_2279805130" w:id="705667"/>
      <w:r>
        <w:rPr>
          <w:rFonts w:eastAsia="David" w:cs="David"/>
          <w:color w:val="auto"/>
          <w:kern w:val="0"/>
          <w:sz w:val="24"/>
          <w:szCs w:val="24"/>
          <w:lang w:val="en-US" w:eastAsia="en-US" w:bidi="he-IL"/>
          <w:rPrChange w:author="Unknown Author" w:date="2023-07-23T09:39:08Z" w:id="0"/>
        </w:rPr>
        <w:t>Using Functional Data Analysis_v1_april2011</w:t>
      </w:r>
      <w:bookmarkEnd w:id="705667"/>
      <w:r>
        <w:rPr>
          <w:rFonts w:eastAsia="David" w:cs="David"/>
          <w:color w:val="auto"/>
          <w:kern w:val="0"/>
          <w:sz w:val="24"/>
          <w:szCs w:val="24"/>
          <w:lang w:val="en-US" w:eastAsia="en-US" w:bidi="he-IL"/>
          <w:rPrChange w:author="Unknown Author" w:date="2023-07-23T09:39:08Z" w:id="0"/>
        </w:rPr>
        <w:t>)</w:t>
      </w:r>
      <w:r>
        <w:rPr/>
        <w:t>.</w:t>
      </w:r>
    </w:p>
    <w:p xmlns:wp14="http://schemas.microsoft.com/office/word/2010/wordml" w:rsidP="4E1323F8" w14:paraId="26577D76" wp14:textId="77777777">
      <w:pPr>
        <w:pStyle w:val="Heading4"/>
        <w:spacing w:before="40" w:beforeAutospacing="off" w:after="0" w:afterAutospacing="off" w:line="240" w:lineRule="auto"/>
        <w:ind w:left="0" w:right="0"/>
        <w:jc w:val="left"/>
      </w:pPr>
      <w:r w:rsidR="4E1323F8">
        <w:rPr/>
        <w:t>Set Origin</w:t>
      </w:r>
    </w:p>
    <w:p xmlns:wp14="http://schemas.microsoft.com/office/word/2010/wordml" w14:paraId="49732D7C" wp14:textId="77777777">
      <w:pPr>
        <w:pStyle w:val="NoSpacing"/>
        <w:bidi w:val="0"/>
        <w:jc w:val="left"/>
        <w:rPr/>
      </w:pPr>
      <w:r>
        <w:rPr/>
        <w:t>Set the first sample in each trial as the axes origin by reducing it from each sample.</w:t>
      </w:r>
    </w:p>
    <w:p xmlns:wp14="http://schemas.microsoft.com/office/word/2010/wordml" w14:paraId="067E4DEC" wp14:textId="77777777">
      <w:pPr>
        <w:pStyle w:val="NoSpacing"/>
        <w:bidi w:val="0"/>
        <w:jc w:val="left"/>
        <w:rPr/>
      </w:pPr>
      <w:r>
        <w:rPr/>
        <w:t>Set the time of the first sample in each trial as t=0</w:t>
      </w:r>
      <w:del w:author="Unknown Author" w:date="2023-07-23T09:41:02Z" w:id="20">
        <w:r>
          <w:rPr/>
          <w:delText xml:space="preserve"> by reducing it from each sample.</w:delText>
        </w:r>
      </w:del>
      <w:ins w:author="Unknown Author" w:date="2023-07-23T09:41:02Z" w:id="21">
        <w:r>
          <w:rPr/>
          <w:t>.</w:t>
        </w:r>
      </w:ins>
    </w:p>
    <w:p xmlns:wp14="http://schemas.microsoft.com/office/word/2010/wordml" w:rsidP="4E1323F8" w14:paraId="3B33E793" wp14:textId="77777777">
      <w:pPr>
        <w:pStyle w:val="Heading4"/>
        <w:spacing w:before="40" w:beforeAutospacing="off" w:after="0" w:afterAutospacing="off" w:line="240" w:lineRule="auto"/>
        <w:ind w:left="0" w:right="0"/>
        <w:jc w:val="left"/>
      </w:pPr>
      <w:r w:rsidR="4E1323F8">
        <w:rPr/>
        <w:t>Trim Onset Offset</w:t>
      </w:r>
    </w:p>
    <w:p xmlns:wp14="http://schemas.microsoft.com/office/word/2010/wordml" w14:paraId="2D0ACACE" wp14:textId="77777777">
      <w:pPr>
        <w:pStyle w:val="NoSpacing"/>
        <w:bidi w:val="0"/>
        <w:jc w:val="left"/>
        <w:rPr/>
      </w:pPr>
      <w:r>
        <w:rPr/>
        <w:t>Applies only to trajectories that have more than 1 sample.</w:t>
      </w:r>
    </w:p>
    <w:p xmlns:wp14="http://schemas.microsoft.com/office/word/2010/wordml" w14:paraId="7E1F5C9D" wp14:textId="77777777">
      <w:pPr>
        <w:pStyle w:val="NoSpacing"/>
        <w:bidi w:val="0"/>
        <w:jc w:val="left"/>
        <w:rPr/>
      </w:pPr>
      <w:r>
        <w:rPr/>
        <w:t>Compute velocity and apply low pass butter worth filter of 2</w:t>
      </w:r>
      <w:r>
        <w:rPr>
          <w:vertAlign w:val="superscript"/>
        </w:rPr>
        <w:t>nd</w:t>
      </w:r>
      <w:r>
        <w:rPr/>
        <w:t xml:space="preserve"> order to it with a 10Hz cutoff.</w:t>
      </w:r>
    </w:p>
    <w:p xmlns:wp14="http://schemas.microsoft.com/office/word/2010/wordml" w14:paraId="5C50927D" wp14:textId="77777777">
      <w:pPr>
        <w:pStyle w:val="NoSpacing"/>
        <w:bidi w:val="0"/>
        <w:jc w:val="left"/>
        <w:rPr>
          <w:b/>
          <w:b/>
          <w:bCs/>
        </w:rPr>
      </w:pPr>
      <w:r>
        <w:rPr>
          <w:b/>
          <w:bCs/>
        </w:rPr>
        <w:t>GetOnset:</w:t>
      </w:r>
    </w:p>
    <w:p xmlns:wp14="http://schemas.microsoft.com/office/word/2010/wordml" w14:paraId="2F2CC1F4" wp14:textId="77777777">
      <w:pPr>
        <w:pStyle w:val="NoSpacing"/>
        <w:bidi w:val="0"/>
        <w:jc w:val="left"/>
        <w:rPr/>
      </w:pPr>
      <w:r>
        <w:rPr/>
        <w:t>Trim trajectory to the first sample in which the 3 consecutive samples had a velocity greater than 2</w:t>
      </w:r>
      <w:del w:author="Unknown Author" w:date="2023-07-23T09:47:05Z" w:id="22">
        <w:r>
          <w:rPr/>
          <w:delText>mm</w:delText>
        </w:r>
      </w:del>
      <w:ins w:author="Unknown Author" w:date="2023-07-23T09:47:05Z" w:id="23">
        <w:r>
          <w:rPr/>
          <w:t>cm</w:t>
        </w:r>
      </w:ins>
      <w:r>
        <w:rPr/>
        <w:t>/s and a total acceleration greater than 2</w:t>
      </w:r>
      <w:del w:author="Unknown Author" w:date="2023-07-23T09:47:08Z" w:id="24">
        <w:r>
          <w:rPr/>
          <w:delText>mm</w:delText>
        </w:r>
      </w:del>
      <w:ins w:author="Unknown Author" w:date="2023-07-23T09:47:08Z" w:id="25">
        <w:r>
          <w:rPr/>
          <w:t>cm</w:t>
        </w:r>
      </w:ins>
      <w:r>
        <w:rPr/>
        <w:t>/s^2.</w:t>
      </w:r>
    </w:p>
    <w:p xmlns:wp14="http://schemas.microsoft.com/office/word/2010/wordml" w14:paraId="7DCE262C" wp14:textId="77777777">
      <w:pPr>
        <w:pStyle w:val="NoSpacing"/>
        <w:bidi w:val="0"/>
        <w:jc w:val="left"/>
        <w:rPr>
          <w:b/>
          <w:b/>
          <w:bCs/>
        </w:rPr>
      </w:pPr>
      <w:r>
        <w:rPr>
          <w:b/>
          <w:bCs/>
        </w:rPr>
        <w:t>GetOffset:</w:t>
      </w:r>
    </w:p>
    <w:p xmlns:wp14="http://schemas.microsoft.com/office/word/2010/wordml" w14:paraId="0BE90946" wp14:textId="77777777">
      <w:pPr>
        <w:pStyle w:val="NoSpacing"/>
        <w:bidi w:val="0"/>
        <w:jc w:val="left"/>
        <w:rPr/>
      </w:pPr>
      <w:r>
        <w:rPr/>
        <w:t>Trim trajectory ending as the point closest to the screen.</w:t>
      </w:r>
    </w:p>
    <w:p xmlns:wp14="http://schemas.microsoft.com/office/word/2010/wordml" w:rsidP="4E1323F8" w14:paraId="5BF59B14" wp14:textId="77777777">
      <w:pPr>
        <w:pStyle w:val="Heading4"/>
        <w:spacing w:before="40" w:beforeAutospacing="off" w:after="0" w:afterAutospacing="off" w:line="240" w:lineRule="auto"/>
        <w:ind w:left="0" w:right="0"/>
        <w:jc w:val="left"/>
      </w:pPr>
      <w:r w:rsidR="4E1323F8">
        <w:rPr/>
        <w:t>Normalize</w:t>
      </w:r>
      <w:ins w:author="Unknown Author" w:date="2023-07-23T09:50:25Z" w:id="47012392">
        <w:r w:rsidR="4E1323F8">
          <w:t>_</w:t>
        </w:r>
        <w:r w:rsidR="4E1323F8">
          <w:t>trajs</w:t>
        </w:r>
      </w:ins>
    </w:p>
    <w:p xmlns:wp14="http://schemas.microsoft.com/office/word/2010/wordml" w14:paraId="1E72BFDB" wp14:textId="77777777">
      <w:pPr>
        <w:pStyle w:val="NoSpacing"/>
        <w:bidi w:val="0"/>
        <w:jc w:val="left"/>
        <w:rPr/>
      </w:pPr>
      <w:del w:author="Unknown Author" w:date="2023-07-23T09:49:03Z" w:id="28">
        <w:r>
          <w:rPr/>
          <w:delText>We wish t</w:delText>
        </w:r>
      </w:del>
      <w:ins w:author="Unknown Author" w:date="2023-07-23T09:49:03Z" w:id="29">
        <w:r>
          <w:rPr/>
          <w:t>T</w:t>
        </w:r>
      </w:ins>
      <w:r>
        <w:rPr/>
        <w:t xml:space="preserve">o compare </w:t>
      </w:r>
      <w:del w:author="Unknown Author" w:date="2023-07-23T09:49:05Z" w:id="30">
        <w:r>
          <w:rPr/>
          <w:delText xml:space="preserve">the </w:delText>
        </w:r>
      </w:del>
      <w:r>
        <w:rPr/>
        <w:t>X coordinates between trials</w:t>
      </w:r>
      <w:del w:author="Unknown Author" w:date="2023-07-23T09:49:07Z" w:id="31">
        <w:r>
          <w:rPr/>
          <w:delText>.</w:delText>
        </w:r>
      </w:del>
      <w:ins w:author="Unknown Author" w:date="2023-07-23T09:49:07Z" w:id="32">
        <w:r>
          <w:rPr/>
          <w:t>,</w:t>
        </w:r>
      </w:ins>
      <w:r>
        <w:rPr/>
        <w:t xml:space="preserve"> </w:t>
      </w:r>
      <w:del w:author="Unknown Author" w:date="2023-07-23T09:49:09Z" w:id="33">
        <w:r>
          <w:rPr/>
          <w:delText xml:space="preserve">To do so the </w:delText>
        </w:r>
      </w:del>
      <w:r>
        <w:rPr/>
        <w:t xml:space="preserve">Z </w:t>
      </w:r>
      <w:ins w:author="Unknown Author" w:date="2023-07-23T09:49:12Z" w:id="34">
        <w:r>
          <w:rPr/>
          <w:t>coordinates</w:t>
        </w:r>
      </w:ins>
      <w:del w:author="Unknown Author" w:date="2023-07-23T09:47:48Z" w:id="35">
        <w:r>
          <w:rPr/>
          <w:delText>index</w:delText>
        </w:r>
      </w:del>
      <w:del w:author="Unknown Author" w:date="2023-07-23T09:49:12Z" w:id="36">
        <w:r>
          <w:rPr/>
          <w:delText xml:space="preserve"> </w:delText>
        </w:r>
      </w:del>
      <w:r>
        <w:rPr/>
        <w:t>must be equal between trials.</w:t>
      </w:r>
    </w:p>
    <w:p xmlns:wp14="http://schemas.microsoft.com/office/word/2010/wordml" w14:paraId="7C4632BE" wp14:textId="77777777">
      <w:pPr>
        <w:pStyle w:val="NoSpacing"/>
        <w:bidi w:val="0"/>
        <w:jc w:val="left"/>
        <w:rPr/>
      </w:pPr>
      <w:ins w:author="Unknown Author" w:date="2023-07-23T09:49:28Z" w:id="38">
        <w:r>
          <w:rPr/>
          <w:t xml:space="preserve"> </w:t>
        </w:r>
      </w:ins>
      <w:del w:author="Unknown Author" w:date="2023-07-23T09:49:30Z" w:id="39">
        <w:r>
          <w:rPr/>
          <w:delText>We a</w:delText>
        </w:r>
      </w:del>
      <w:ins w:author="Unknown Author" w:date="2023-07-23T09:49:30Z" w:id="40">
        <w:r>
          <w:rPr/>
          <w:t>A</w:t>
        </w:r>
      </w:ins>
      <w:r>
        <w:rPr/>
        <w:t xml:space="preserve">chieve that by fitting a function to the data and extracting 200 points </w:t>
      </w:r>
      <w:del w:author="Unknown Author" w:date="2023-07-23T09:49:38Z" w:id="41">
        <w:r>
          <w:rPr/>
          <w:delText xml:space="preserve">that are </w:delText>
        </w:r>
      </w:del>
      <w:r>
        <w:rPr/>
        <w:t>equally spaced along the Z trajectory.</w:t>
      </w:r>
    </w:p>
    <w:p xmlns:wp14="http://schemas.microsoft.com/office/word/2010/wordml" w14:paraId="29D6B04F" wp14:textId="77777777">
      <w:pPr>
        <w:pStyle w:val="NoSpacing"/>
        <w:bidi w:val="0"/>
        <w:jc w:val="left"/>
        <w:rPr/>
      </w:pPr>
      <w:r>
        <w:rPr/>
        <w:t xml:space="preserve"> </w:t>
      </w:r>
    </w:p>
    <w:p xmlns:wp14="http://schemas.microsoft.com/office/word/2010/wordml" w14:paraId="3E50633B" wp14:textId="77777777">
      <w:pPr>
        <w:pStyle w:val="NoSpacing"/>
        <w:bidi w:val="0"/>
        <w:jc w:val="left"/>
        <w:rPr/>
      </w:pPr>
      <w:del w:author="Unknown Author" w:date="2023-07-23T09:49:45Z" w:id="42">
        <w:r>
          <w:rPr/>
          <w:delText>Applies only to trajectories that have more than 2 samples.</w:delText>
        </w:r>
      </w:del>
    </w:p>
    <w:p xmlns:wp14="http://schemas.microsoft.com/office/word/2010/wordml" w14:paraId="1AEAD67D" wp14:textId="77777777">
      <w:pPr>
        <w:pStyle w:val="NoSpacing"/>
        <w:bidi w:val="0"/>
        <w:jc w:val="left"/>
        <w:rPr/>
      </w:pPr>
      <w:ins w:author="Unknown Author" w:date="2023-07-23T09:54:26Z" w:id="43">
        <w:r>
          <w:rPr/>
          <w:t>T</w:t>
        </w:r>
      </w:ins>
      <w:r>
        <w:rPr/>
        <w:t>oNormalize</w:t>
      </w:r>
      <w:ins w:author="Unknown Author" w:date="2023-07-23T09:54:26Z" w:id="44">
        <w:r>
          <w:rPr/>
          <w:t xml:space="preserve"> –</w:t>
        </w:r>
      </w:ins>
      <w:del w:author="Unknown Author" w:date="2023-07-23T09:54:26Z" w:id="45">
        <w:r>
          <w:rPr/>
          <w:delText xml:space="preserve"> =</w:delText>
        </w:r>
      </w:del>
      <w:r>
        <w:rPr/>
        <w:t xml:space="preserve"> </w:t>
      </w:r>
      <w:del w:author="Unknown Author" w:date="2023-07-23T09:54:35Z" w:id="46">
        <w:r>
          <w:rPr/>
          <w:delText xml:space="preserve">I think this is the </w:delText>
        </w:r>
      </w:del>
      <w:ins w:author="Unknown Author" w:date="2023-07-23T09:55:03Z" w:id="47">
        <w:r>
          <w:rPr/>
          <w:t xml:space="preserve">Number of the </w:t>
        </w:r>
      </w:ins>
      <w:ins w:author="Unknown Author" w:date="2023-07-23T09:54:35Z" w:id="48">
        <w:r>
          <w:rPr/>
          <w:t xml:space="preserve">Motive </w:t>
        </w:r>
      </w:ins>
      <w:r>
        <w:rPr/>
        <w:t xml:space="preserve">marker you </w:t>
      </w:r>
      <w:ins w:author="Unknown Author" w:date="2023-07-23T09:54:52Z" w:id="49">
        <w:r>
          <w:rPr/>
          <w:t>used to track the movement</w:t>
        </w:r>
      </w:ins>
      <w:ins w:author="Unknown Author" w:date="2023-07-23T09:55:00Z" w:id="50">
        <w:r>
          <w:rPr/>
          <w:t>.</w:t>
        </w:r>
      </w:ins>
      <w:del w:author="Unknown Author" w:date="2023-07-23T09:55:12Z" w:id="51">
        <w:r>
          <w:rPr/>
          <w:delText>wish to normalize (it is an input to the normalization function).</w:delText>
        </w:r>
      </w:del>
    </w:p>
    <w:p xmlns:wp14="http://schemas.microsoft.com/office/word/2010/wordml" w14:paraId="36624037" wp14:textId="77777777">
      <w:pPr>
        <w:pStyle w:val="NoSpacing"/>
        <w:bidi w:val="0"/>
        <w:jc w:val="left"/>
        <w:rPr>
          <w:b/>
          <w:b/>
          <w:bCs/>
          <w:u w:val="none"/>
        </w:rPr>
      </w:pPr>
      <w:ins w:author="Unknown Author" w:date="2023-07-23T09:55:25Z" w:id="52">
        <w:r>
          <w:rPr>
            <w:b/>
            <w:bCs/>
            <w:u w:val="none"/>
          </w:rPr>
          <w:t>General information about B-spline:</w:t>
        </w:r>
      </w:ins>
    </w:p>
    <w:p xmlns:wp14="http://schemas.microsoft.com/office/word/2010/wordml" w14:paraId="2C8F7DDD" wp14:textId="77777777">
      <w:pPr>
        <w:pStyle w:val="NoSpacing"/>
        <w:bidi w:val="0"/>
        <w:jc w:val="left"/>
        <w:rPr/>
      </w:pPr>
      <w:del w:author="Unknown Author" w:date="2023-07-23T09:55:39Z" w:id="53">
        <w:r>
          <w:rPr>
            <w:b/>
            <w:bCs/>
          </w:rPr>
          <w:delText xml:space="preserve">B-spline – </w:delText>
        </w:r>
      </w:del>
      <w:del w:author="Unknown Author" w:date="2023-07-23T09:55:39Z" w:id="54">
        <w:r>
          <w:rPr/>
          <w:delText>is a</w:delText>
        </w:r>
      </w:del>
      <w:ins w:author="Unknown Author" w:date="2023-07-23T09:55:39Z" w:id="55">
        <w:r>
          <w:rPr/>
          <w:t>A</w:t>
        </w:r>
      </w:ins>
      <w:r>
        <w:rPr/>
        <w:t xml:space="preserve"> function composed of sections (splines), each section is a separate polynomial function.</w:t>
      </w:r>
    </w:p>
    <w:p xmlns:wp14="http://schemas.microsoft.com/office/word/2010/wordml" w14:paraId="31239FAD" wp14:textId="77777777">
      <w:pPr>
        <w:pStyle w:val="NoSpacing"/>
        <w:bidi w:val="0"/>
        <w:ind w:hanging="0"/>
        <w:jc w:val="left"/>
        <w:rPr/>
      </w:pPr>
      <w:r>
        <w:rPr/>
        <w:t>Degree – the highest order of the polynomials.</w:t>
      </w:r>
    </w:p>
    <w:p xmlns:wp14="http://schemas.microsoft.com/office/word/2010/wordml" w14:paraId="4ABA359A" wp14:textId="77777777">
      <w:pPr>
        <w:pStyle w:val="NoSpacing"/>
        <w:bidi w:val="0"/>
        <w:ind w:hanging="0"/>
        <w:jc w:val="left"/>
        <w:rPr/>
      </w:pPr>
      <w:r>
        <w:rPr/>
        <w:t>Knot – the point where two splines connect.</w:t>
      </w:r>
    </w:p>
    <w:p xmlns:wp14="http://schemas.microsoft.com/office/word/2010/wordml" w14:paraId="08B670FE" wp14:textId="77777777">
      <w:pPr>
        <w:pStyle w:val="NoSpacing"/>
        <w:bidi w:val="0"/>
        <w:ind w:hanging="0"/>
        <w:jc w:val="left"/>
        <w:rPr/>
      </w:pPr>
      <w:r>
        <w:rPr/>
        <w:tab/>
      </w:r>
      <w:r>
        <w:rPr/>
        <w:t>Knots = coefficients + degree.</w:t>
      </w:r>
    </w:p>
    <w:p xmlns:wp14="http://schemas.microsoft.com/office/word/2010/wordml" w14:paraId="6E7A755C" wp14:textId="77777777">
      <w:pPr>
        <w:pStyle w:val="NoSpacing"/>
        <w:bidi w:val="0"/>
        <w:ind w:hanging="0"/>
        <w:jc w:val="left"/>
        <w:rPr/>
      </w:pPr>
      <w:r>
        <w:rPr/>
        <w:t>B – basis functions. A list of functions that are used to create each of the spline functions.</w:t>
      </w:r>
    </w:p>
    <w:p xmlns:wp14="http://schemas.microsoft.com/office/word/2010/wordml" w14:paraId="663D8BDD" wp14:textId="77777777">
      <w:pPr>
        <w:pStyle w:val="NoSpacing"/>
        <w:bidi w:val="0"/>
        <w:ind w:hanging="0"/>
        <w:jc w:val="left"/>
        <w:rPr/>
      </w:pPr>
      <w:r>
        <w:rPr/>
        <w:t>Cubic spline – spline function where all the polynomials are of the 3</w:t>
      </w:r>
      <w:r>
        <w:rPr>
          <w:vertAlign w:val="superscript"/>
        </w:rPr>
        <w:t>rd</w:t>
      </w:r>
      <w:r>
        <w:rPr/>
        <w:t xml:space="preserve"> degree.</w:t>
      </w:r>
    </w:p>
    <w:p xmlns:wp14="http://schemas.microsoft.com/office/word/2010/wordml" w14:paraId="2D9DF284" wp14:textId="77777777">
      <w:pPr>
        <w:pStyle w:val="NoSpacing"/>
        <w:bidi w:val="0"/>
        <w:ind w:hanging="0"/>
        <w:jc w:val="left"/>
        <w:rPr/>
      </w:pPr>
      <w:r>
        <w:rPr/>
        <w:t>C – Continuity, a property of a spline indicating how smooth it is.</w:t>
      </w:r>
    </w:p>
    <w:p xmlns:wp14="http://schemas.microsoft.com/office/word/2010/wordml" w14:paraId="111F8E57" wp14:textId="77777777">
      <w:pPr>
        <w:pStyle w:val="NoSpacing"/>
        <w:bidi w:val="0"/>
        <w:jc w:val="left"/>
        <w:rPr/>
      </w:pPr>
      <w:r>
        <w:rPr>
          <w:b w:val="false"/>
          <w:bCs w:val="false"/>
          <w:rPrChange w:author="Unknown Author" w:date="2023-07-23T09:56:05Z" w:id="0"/>
        </w:rPr>
        <w:t>Roughness penalty –</w:t>
      </w:r>
      <w:r>
        <w:rPr>
          <w:b/>
          <w:bCs/>
        </w:rPr>
        <w:t xml:space="preserve"> </w:t>
      </w:r>
      <w:ins w:author="Unknown Author" w:date="2023-07-23T09:57:21Z" w:id="57">
        <w:r>
          <w:rPr>
            <w:b/>
            <w:bCs/>
          </w:rPr>
          <w:t xml:space="preserve">Used in a “smoothing spline”, and determines </w:t>
        </w:r>
      </w:ins>
      <w:ins w:author="Unknown Author" w:date="2023-07-23T09:58:11Z" w:id="58">
        <w:r>
          <w:rPr>
            <w:b/>
            <w:bCs/>
          </w:rPr>
          <w:t xml:space="preserve">how smooth (as </w:t>
        </w:r>
      </w:ins>
    </w:p>
    <w:p xmlns:wp14="http://schemas.microsoft.com/office/word/2010/wordml" w14:paraId="0DA06C92" wp14:textId="77777777">
      <w:pPr>
        <w:pStyle w:val="NoSpacing"/>
        <w:bidi w:val="0"/>
        <w:jc w:val="left"/>
        <w:rPr/>
      </w:pPr>
      <w:ins w:author="Unknown Author" w:date="2023-07-23T09:58:11Z" w:id="59">
        <w:r>
          <w:rPr>
            <w:b/>
            <w:bCs/>
          </w:rPr>
          <w:tab/>
        </w:r>
        <w:r>
          <w:rPr>
            <w:b/>
            <w:bCs/>
          </w:rPr>
          <w:tab/>
        </w:r>
        <w:r>
          <w:rPr>
            <w:b/>
            <w:bCs/>
          </w:rPr>
          <w:tab/>
        </w:r>
        <w:r>
          <w:rPr>
            <w:b/>
            <w:bCs/>
          </w:rPr>
          <w:tab/>
        </w:r>
        <w:r>
          <w:rPr>
            <w:b/>
            <w:bCs/>
          </w:rPr>
          <w:t>opposed to over-fit) will the spline be.</w:t>
        </w:r>
      </w:ins>
      <w:del w:author="Unknown Author" w:date="2023-07-23T09:56:16Z" w:id="60">
        <w:r>
          <w:rPr>
            <w:b/>
            <w:bCs/>
          </w:rPr>
          <w:delText>A parameter that is added to the spline function and d</w:delText>
        </w:r>
      </w:del>
      <w:del w:author="Unknown Author" w:date="2023-07-23T09:58:33Z" w:id="61">
        <w:r>
          <w:rPr/>
          <w:delText xml:space="preserve">etermines how </w:delText>
        </w:r>
      </w:del>
    </w:p>
    <w:p xmlns:wp14="http://schemas.microsoft.com/office/word/2010/wordml" w14:paraId="3A9AD5A0" wp14:textId="77777777">
      <w:pPr>
        <w:pStyle w:val="NoSpacing"/>
        <w:bidi w:val="0"/>
        <w:ind w:left="1440" w:firstLine="720"/>
        <w:jc w:val="left"/>
        <w:rPr/>
      </w:pPr>
      <w:del w:author="Unknown Author" w:date="2023-07-23T09:58:33Z" w:id="62">
        <w:r>
          <w:rPr/>
          <w:delText>much emphasis to put on smoothness (as opposed to overfitting the data).</w:delText>
        </w:r>
      </w:del>
    </w:p>
    <w:p xmlns:wp14="http://schemas.microsoft.com/office/word/2010/wordml" w14:paraId="0FFF021D" wp14:textId="77777777">
      <w:pPr>
        <w:pStyle w:val="NoSpacing"/>
        <w:bidi w:val="0"/>
        <w:jc w:val="left"/>
        <w:rPr/>
      </w:pPr>
      <w:del w:author="Unknown Author" w:date="2023-07-23T09:58:33Z" w:id="63">
        <w:r>
          <w:rPr/>
          <w:delText>This type of spline is called a "Smoothing spline"</w:delText>
        </w:r>
      </w:del>
      <w:del w:author="Unknown Author" w:date="2023-07-23T09:56:46Z" w:id="64">
        <w:r>
          <w:rPr/>
          <w:delText>.</w:delText>
        </w:r>
      </w:del>
    </w:p>
    <w:p xmlns:wp14="http://schemas.microsoft.com/office/word/2010/wordml" w14:paraId="1A9C35FE" wp14:textId="77777777">
      <w:pPr>
        <w:pStyle w:val="NoSpacing"/>
        <w:bidi w:val="0"/>
        <w:jc w:val="left"/>
        <w:rPr/>
      </w:pPr>
      <w:r>
        <w:rPr/>
        <w:t>Error function (which we try to minimize when fitting the spline):</w:t>
      </w:r>
    </w:p>
    <w:p xmlns:wp14="http://schemas.microsoft.com/office/word/2010/wordml" w14:paraId="672A6659" wp14:textId="77777777">
      <w:pPr>
        <w:pStyle w:val="Normal"/>
        <w:bidi w:val="0"/>
        <w:ind w:left="1440" w:firstLine="720"/>
        <w:jc w:val="left"/>
        <w:rPr>
          <w:strike/>
        </w:rPr>
      </w:pPr>
      <w:r>
        <w:rPr/>
        <w:drawing>
          <wp:inline xmlns:wp14="http://schemas.microsoft.com/office/word/2010/wordprocessingDrawing" distT="0" distB="0" distL="0" distR="0" wp14:anchorId="29D21276" wp14:editId="7777777">
            <wp:extent cx="2094865" cy="702310"/>
            <wp:effectExtent l="0" t="0" r="0" b="0"/>
            <wp:docPr id="1" name="Picture 4"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Text, whiteboard&#10;&#10;Description automatically generated"/>
                    <pic:cNvPicPr>
                      <a:picLocks noChangeAspect="1" noChangeArrowheads="1"/>
                    </pic:cNvPicPr>
                  </pic:nvPicPr>
                  <pic:blipFill>
                    <a:blip r:embed="rId2"/>
                    <a:stretch>
                      <a:fillRect/>
                    </a:stretch>
                  </pic:blipFill>
                  <pic:spPr bwMode="auto">
                    <a:xfrm>
                      <a:off x="0" y="0"/>
                      <a:ext cx="2094865" cy="702310"/>
                    </a:xfrm>
                    <a:prstGeom prst="rect">
                      <a:avLst/>
                    </a:prstGeom>
                  </pic:spPr>
                </pic:pic>
              </a:graphicData>
            </a:graphic>
          </wp:inline>
        </w:drawing>
      </w:r>
    </w:p>
    <w:p xmlns:wp14="http://schemas.microsoft.com/office/word/2010/wordml" w14:paraId="6EA17079" wp14:textId="77777777">
      <w:pPr>
        <w:pStyle w:val="Normal"/>
        <w:bidi w:val="0"/>
        <w:ind w:left="1440" w:firstLine="720"/>
        <w:jc w:val="left"/>
        <w:rPr/>
      </w:pPr>
      <w:r>
        <w:rPr/>
      </w:r>
      <m:oMath xmlns:m="http://schemas.openxmlformats.org/officeDocument/2006/math">
        <m:r>
          <w:rPr>
            <w:rFonts w:ascii="Cambria Math" w:hAnsi="Cambria Math"/>
          </w:rPr>
          <m:t xml:space="preserve">λ</m:t>
        </m:r>
      </m:oMath>
      <w:r>
        <w:rPr/>
        <w:t xml:space="preserve"> – </w:t>
      </w:r>
      <w:r>
        <w:rPr/>
        <w:t xml:space="preserve">penalty factor, determines how much weight will be given to smoothness as </w:t>
      </w:r>
      <w:ins w:author="Unknown Author" w:date="2023-07-23T09:56:58Z" w:id="65">
        <w:r>
          <w:rPr/>
          <w:tab/>
        </w:r>
        <w:r>
          <w:rPr/>
          <w:tab/>
        </w:r>
      </w:ins>
      <w:r>
        <w:rPr/>
        <w:t xml:space="preserve">opposed to </w:t>
      </w:r>
    </w:p>
    <w:p xmlns:wp14="http://schemas.microsoft.com/office/word/2010/wordml" w14:paraId="2157FA1F" wp14:textId="77777777">
      <w:pPr>
        <w:pStyle w:val="Normal"/>
        <w:bidi w:val="0"/>
        <w:ind w:left="1440" w:firstLine="720"/>
        <w:jc w:val="left"/>
        <w:rPr/>
      </w:pPr>
      <w:r>
        <w:rPr/>
        <w:t>overfitting the data.</w:t>
      </w:r>
    </w:p>
    <w:p xmlns:wp14="http://schemas.microsoft.com/office/word/2010/wordml" w14:paraId="0A37501D" wp14:textId="77777777">
      <w:pPr>
        <w:pStyle w:val="ListParagraph"/>
        <w:bidi w:val="0"/>
        <w:ind w:left="2160" w:hanging="0"/>
        <w:jc w:val="left"/>
        <w:rPr>
          <w:strike/>
        </w:rPr>
      </w:pPr>
      <w:r>
        <w:rPr/>
        <w:drawing>
          <wp:inline xmlns:wp14="http://schemas.microsoft.com/office/word/2010/wordprocessingDrawing" distT="0" distB="0" distL="0" distR="0" wp14:anchorId="19C77204" wp14:editId="7777777">
            <wp:extent cx="2056130" cy="1287145"/>
            <wp:effectExtent l="0" t="0" r="0" b="0"/>
            <wp:docPr id="2" name="Picture 3"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Chart, diagram&#10;&#10;Description automatically generated"/>
                    <pic:cNvPicPr>
                      <a:picLocks noChangeAspect="1" noChangeArrowheads="1"/>
                    </pic:cNvPicPr>
                  </pic:nvPicPr>
                  <pic:blipFill>
                    <a:blip r:embed="rId3"/>
                    <a:stretch>
                      <a:fillRect/>
                    </a:stretch>
                  </pic:blipFill>
                  <pic:spPr bwMode="auto">
                    <a:xfrm>
                      <a:off x="0" y="0"/>
                      <a:ext cx="2056130" cy="1287145"/>
                    </a:xfrm>
                    <a:prstGeom prst="rect">
                      <a:avLst/>
                    </a:prstGeom>
                  </pic:spPr>
                </pic:pic>
              </a:graphicData>
            </a:graphic>
          </wp:inline>
        </w:drawing>
      </w:r>
    </w:p>
    <w:p xmlns:wp14="http://schemas.microsoft.com/office/word/2010/wordml" w14:paraId="5DAB6C7B" wp14:textId="77777777">
      <w:pPr>
        <w:pStyle w:val="NoSpacing"/>
        <w:bidi w:val="0"/>
        <w:jc w:val="left"/>
        <w:rPr/>
      </w:pPr>
      <w:r>
        <w:rPr/>
      </w:r>
    </w:p>
    <w:p xmlns:wp14="http://schemas.microsoft.com/office/word/2010/wordml" w14:paraId="45E40D7A" wp14:textId="77777777">
      <w:pPr>
        <w:pStyle w:val="NoSpacing"/>
        <w:bidi w:val="0"/>
        <w:jc w:val="left"/>
        <w:rPr/>
      </w:pPr>
      <w:ins w:author="Unknown Author" w:date="2023-07-23T09:58:53Z" w:id="67">
        <w:r>
          <w:rPr/>
          <w:t xml:space="preserve">For </w:t>
        </w:r>
      </w:ins>
      <w:del w:author="Unknown Author" w:date="2023-07-23T09:58:55Z" w:id="68">
        <w:r>
          <w:rPr/>
          <w:delText>M</w:delText>
        </w:r>
      </w:del>
      <w:ins w:author="Unknown Author" w:date="2023-07-23T09:58:55Z" w:id="69">
        <w:r>
          <w:rPr/>
          <w:t>m</w:t>
        </w:r>
      </w:ins>
      <w:r>
        <w:rPr/>
        <w:t xml:space="preserve">ore information about </w:t>
      </w:r>
      <w:ins w:author="Unknown Author" w:date="2023-07-23T09:58:57Z" w:id="70">
        <w:r>
          <w:rPr/>
          <w:t xml:space="preserve">the </w:t>
        </w:r>
      </w:ins>
      <w:r>
        <w:rPr/>
        <w:t>roughness penalty</w:t>
      </w:r>
      <w:del w:author="Unknown Author" w:date="2023-07-23T09:59:02Z" w:id="71">
        <w:r>
          <w:rPr/>
          <w:delText xml:space="preserve"> might be in these links</w:delText>
        </w:r>
      </w:del>
      <w:r>
        <w:rPr/>
        <w:t>:</w:t>
      </w:r>
    </w:p>
    <w:p xmlns:wp14="http://schemas.microsoft.com/office/word/2010/wordml" w14:paraId="63C082C9" wp14:textId="77777777">
      <w:pPr>
        <w:pStyle w:val="Normal"/>
        <w:numPr>
          <w:ilvl w:val="0"/>
          <w:numId w:val="4"/>
        </w:numPr>
        <w:bidi w:val="0"/>
        <w:jc w:val="left"/>
        <w:rPr/>
      </w:pPr>
      <w:r>
        <w:fldChar w:fldCharType="begin"/>
      </w:r>
      <w:r>
        <w:rPr>
          <w:rStyle w:val="InternetLink"/>
        </w:rPr>
        <w:instrText> HYPERLINK "https://www.mathworks.com/help/curvefit/csaps.html" \l "d123e27998"</w:instrText>
      </w:r>
      <w:r>
        <w:rPr>
          <w:rStyle w:val="InternetLink"/>
        </w:rPr>
        <w:fldChar w:fldCharType="separate"/>
      </w:r>
      <w:r>
        <w:rPr>
          <w:rStyle w:val="InternetLink"/>
        </w:rPr>
        <w:t>Mathlab's cubic spline function</w:t>
      </w:r>
      <w:r>
        <w:rPr>
          <w:rStyle w:val="InternetLink"/>
        </w:rPr>
        <w:fldChar w:fldCharType="end"/>
      </w:r>
    </w:p>
    <w:p xmlns:wp14="http://schemas.microsoft.com/office/word/2010/wordml" w14:paraId="7532EE65" wp14:textId="77777777">
      <w:pPr>
        <w:pStyle w:val="Normal"/>
        <w:numPr>
          <w:ilvl w:val="0"/>
          <w:numId w:val="4"/>
        </w:numPr>
        <w:bidi w:val="0"/>
        <w:jc w:val="left"/>
        <w:rPr/>
      </w:pPr>
      <w:hyperlink r:id="rId4">
        <w:r>
          <w:rPr>
            <w:rStyle w:val="InternetLink"/>
          </w:rPr>
          <w:t>Article about functional data analysis</w:t>
        </w:r>
      </w:hyperlink>
    </w:p>
    <w:p xmlns:wp14="http://schemas.microsoft.com/office/word/2010/wordml" w14:paraId="6B45E65A" wp14:textId="77777777">
      <w:pPr>
        <w:pStyle w:val="Normal"/>
        <w:numPr>
          <w:ilvl w:val="0"/>
          <w:numId w:val="4"/>
        </w:numPr>
        <w:bidi w:val="0"/>
        <w:jc w:val="left"/>
        <w:rPr/>
      </w:pPr>
      <w:hyperlink r:id="rId5">
        <w:r>
          <w:rPr>
            <w:rStyle w:val="InternetLink"/>
          </w:rPr>
          <w:t>R Function for fitting splines</w:t>
        </w:r>
      </w:hyperlink>
    </w:p>
    <w:p xmlns:wp14="http://schemas.microsoft.com/office/word/2010/wordml" w14:paraId="4EEE2CCC" wp14:textId="77777777">
      <w:pPr>
        <w:pStyle w:val="NoSpacing"/>
        <w:bidi w:val="0"/>
        <w:jc w:val="left"/>
        <w:rPr>
          <w:b/>
          <w:b/>
          <w:bCs/>
        </w:rPr>
      </w:pPr>
      <w:ins w:author="Unknown Author" w:date="2023-07-23T09:53:42Z" w:id="72">
        <w:r>
          <w:rPr>
            <w:b/>
            <w:bCs/>
          </w:rPr>
          <w:t>From “</w:t>
        </w:r>
      </w:ins>
      <w:ins w:author="Unknown Author" w:date="2023-07-23T09:53:42Z" w:id="73">
        <w:r>
          <w:rPr>
            <w:rFonts w:eastAsia="David" w:cs="David"/>
            <w:b/>
            <w:bCs/>
            <w:color w:val="auto"/>
            <w:kern w:val="0"/>
            <w:sz w:val="24"/>
            <w:szCs w:val="24"/>
            <w:lang w:val="en-US" w:eastAsia="en-US" w:bidi="he-IL"/>
          </w:rPr>
          <w:t>Using Functional Data Analysis_v1_april2011”</w:t>
        </w:r>
      </w:ins>
      <w:ins w:author="Unknown Author" w:date="2023-07-23T09:54:01Z" w:id="74">
        <w:r>
          <w:rPr>
            <w:rFonts w:eastAsia="David" w:cs="David"/>
            <w:b/>
            <w:bCs/>
            <w:color w:val="auto"/>
            <w:kern w:val="0"/>
            <w:sz w:val="24"/>
            <w:szCs w:val="24"/>
            <w:lang w:val="en-US" w:eastAsia="en-US" w:bidi="he-IL"/>
          </w:rPr>
          <w:t>:</w:t>
        </w:r>
      </w:ins>
    </w:p>
    <w:p xmlns:wp14="http://schemas.microsoft.com/office/word/2010/wordml" w14:paraId="2E8D7420" wp14:textId="77777777">
      <w:pPr>
        <w:pStyle w:val="NoSpacing"/>
        <w:bidi w:val="0"/>
        <w:jc w:val="left"/>
        <w:rPr/>
      </w:pPr>
      <w:r>
        <w:rPr/>
        <w:t>Fit a B-spline function to the each axis with a spline at each data point. The B-spline is of the 6</w:t>
      </w:r>
      <w:r>
        <w:rPr>
          <w:vertAlign w:val="superscript"/>
        </w:rPr>
        <w:t>th</w:t>
      </w:r>
      <w:r>
        <w:rPr/>
        <w:t xml:space="preserve"> order which keeps the original data up to the 3</w:t>
      </w:r>
      <w:r>
        <w:rPr>
          <w:vertAlign w:val="superscript"/>
        </w:rPr>
        <w:t>rd</w:t>
      </w:r>
      <w:r>
        <w:rPr/>
        <w:t xml:space="preserve"> derivative</w:t>
      </w:r>
      <w:del w:author="Unknown Author" w:date="2023-07-23T09:54:10Z" w:id="75">
        <w:r>
          <w:rPr/>
          <w:delText xml:space="preserve"> (</w:delText>
        </w:r>
      </w:del>
      <w:del w:author="Unknown Author" w:date="2023-07-23T09:54:10Z" w:id="76">
        <w:bookmarkStart w:name="__DdeLink__284_913467966" w:id="1"/>
        <w:r>
          <w:rPr>
            <w:sz w:val="14"/>
            <w:szCs w:val="14"/>
          </w:rPr>
          <w:delText>Using Functional Data Analysis_v1_april2011</w:delText>
        </w:r>
      </w:del>
      <w:del w:author="Unknown Author" w:date="2023-07-23T09:54:10Z" w:id="77">
        <w:bookmarkEnd w:id="1"/>
        <w:r>
          <w:rPr/>
          <w:delText>)</w:delText>
        </w:r>
      </w:del>
      <w:r>
        <w:rPr/>
        <w:t>.</w:t>
      </w:r>
    </w:p>
    <w:p xmlns:wp14="http://schemas.microsoft.com/office/word/2010/wordml" w14:paraId="7C153A72" wp14:textId="77777777">
      <w:pPr>
        <w:pStyle w:val="NoSpacing"/>
        <w:bidi w:val="0"/>
        <w:jc w:val="left"/>
        <w:rPr/>
      </w:pPr>
      <w:r>
        <w:rPr/>
        <w:t xml:space="preserve">A roughness penalty </w:t>
      </w:r>
      <w:r>
        <w:rPr/>
      </w:r>
      <m:oMath xmlns:m="http://schemas.openxmlformats.org/officeDocument/2006/math">
        <m:r>
          <w:rPr>
            <w:rFonts w:ascii="Cambria Math" w:hAnsi="Cambria Math"/>
          </w:rPr>
          <m:t xml:space="preserve">λ</m:t>
        </m:r>
        <m:r>
          <w:rPr>
            <w:rFonts w:ascii="Cambria Math" w:hAnsi="Cambria Math"/>
          </w:rPr>
          <m:t xml:space="preserve">=</m:t>
        </m:r>
        <m:sSup>
          <m:e>
            <m:r>
              <w:rPr>
                <w:rFonts w:ascii="Cambria Math" w:hAnsi="Cambria Math"/>
              </w:rPr>
              <m:t xml:space="preserve">10</m:t>
            </m:r>
          </m:e>
          <m:sup>
            <m:r>
              <w:rPr>
                <w:rFonts w:ascii="Cambria Math" w:hAnsi="Cambria Math"/>
              </w:rPr>
              <m:t xml:space="preserve">−</m:t>
            </m:r>
            <m:r>
              <w:rPr>
                <w:rFonts w:ascii="Cambria Math" w:hAnsi="Cambria Math"/>
              </w:rPr>
              <m:t xml:space="preserve">18</m:t>
            </m:r>
          </m:sup>
        </m:sSup>
      </m:oMath>
      <w:r>
        <w:rPr/>
        <w:t xml:space="preserve"> is applied to the 4</w:t>
      </w:r>
      <w:r>
        <w:rPr>
          <w:vertAlign w:val="superscript"/>
        </w:rPr>
        <w:t>th</w:t>
      </w:r>
      <w:r>
        <w:rPr/>
        <w:t xml:space="preserve"> derivative of the data to smooth the data.</w:t>
      </w:r>
    </w:p>
    <w:p xmlns:wp14="http://schemas.microsoft.com/office/word/2010/wordml" w14:paraId="16E563F0" wp14:textId="77777777">
      <w:pPr>
        <w:pStyle w:val="NoSpacing"/>
        <w:bidi w:val="0"/>
        <w:jc w:val="left"/>
        <w:rPr/>
      </w:pPr>
      <w:r>
        <w:rPr/>
        <w:t>Use the fitted function to produce a high-resolution representation of the trajectory (1000 samples).</w:t>
      </w:r>
    </w:p>
    <w:p xmlns:wp14="http://schemas.microsoft.com/office/word/2010/wordml" w14:paraId="378A9F2D" wp14:textId="77777777">
      <w:pPr>
        <w:pStyle w:val="NoSpacing"/>
        <w:bidi w:val="0"/>
        <w:jc w:val="left"/>
        <w:rPr/>
      </w:pPr>
      <w:r>
        <w:rPr/>
        <w:t>Perform the normalization in space by extracting 200 points equally spaced along the Z axis (perpendicular to the screen) from the high-resolution representations.</w:t>
      </w:r>
    </w:p>
    <w:p xmlns:wp14="http://schemas.microsoft.com/office/word/2010/wordml" w14:paraId="1B883222" wp14:textId="77777777">
      <w:pPr>
        <w:pStyle w:val="NoSpacing"/>
        <w:bidi w:val="0"/>
        <w:jc w:val="left"/>
        <w:rPr/>
      </w:pPr>
      <w:r>
        <w:rPr/>
        <w:t>Since the subject can move backwards the movement is divided to sections according to the movement direction (towards / away from the screen). The 200 points are equally divided along the TOTAL path traveled in the Z axis (if the subject moved 2 forward, 1 backward and 3 forward, the total is 6).</w:t>
      </w:r>
    </w:p>
    <w:p xmlns:wp14="http://schemas.microsoft.com/office/word/2010/wordml" w:rsidP="4E1323F8" w14:paraId="38B502B9" wp14:textId="77777777">
      <w:pPr>
        <w:pStyle w:val="Heading3"/>
        <w:spacing w:before="40" w:beforeAutospacing="off" w:after="0" w:afterAutospacing="off" w:line="240" w:lineRule="auto"/>
        <w:ind w:left="0" w:right="0"/>
        <w:jc w:val="left"/>
      </w:pPr>
      <w:r w:rsidR="4E1323F8">
        <w:rPr/>
        <w:t>Trial screening</w:t>
      </w:r>
    </w:p>
    <w:p xmlns:wp14="http://schemas.microsoft.com/office/word/2010/wordml" w14:paraId="1D8D7E0F" wp14:textId="77777777">
      <w:pPr>
        <w:pStyle w:val="NoSpacing"/>
        <w:bidi w:val="0"/>
        <w:jc w:val="left"/>
        <w:rPr/>
      </w:pPr>
      <w:r>
        <w:rPr/>
        <w:t>Test the original data (before preprocessing) and excludes trials that fall within the following criteria:</w:t>
      </w:r>
    </w:p>
    <w:p xmlns:wp14="http://schemas.microsoft.com/office/word/2010/wordml" w14:paraId="598A9286" wp14:textId="77777777">
      <w:pPr>
        <w:pStyle w:val="NoSpacing"/>
        <w:numPr>
          <w:ilvl w:val="0"/>
          <w:numId w:val="3"/>
        </w:numPr>
        <w:bidi w:val="0"/>
        <w:jc w:val="left"/>
        <w:rPr/>
      </w:pPr>
      <w:r>
        <w:rPr/>
        <w:t>Too early – movement initiation started lees than 100ms after target was displayed indicating a predictive response.</w:t>
      </w:r>
    </w:p>
    <w:p xmlns:wp14="http://schemas.microsoft.com/office/word/2010/wordml" w14:paraId="08805B78" wp14:textId="77777777">
      <w:pPr>
        <w:pStyle w:val="NoSpacing"/>
        <w:numPr>
          <w:ilvl w:val="0"/>
          <w:numId w:val="3"/>
        </w:numPr>
        <w:bidi w:val="0"/>
        <w:jc w:val="left"/>
        <w:rPr/>
      </w:pPr>
      <w:r>
        <w:rPr/>
        <w:t>Late response – movement didn't start 320ms after target display.</w:t>
      </w:r>
    </w:p>
    <w:p xmlns:wp14="http://schemas.microsoft.com/office/word/2010/wordml" w14:paraId="6CA2C3E3" wp14:textId="77777777">
      <w:pPr>
        <w:pStyle w:val="NoSpacing"/>
        <w:numPr>
          <w:ilvl w:val="0"/>
          <w:numId w:val="3"/>
        </w:numPr>
        <w:bidi w:val="0"/>
        <w:jc w:val="left"/>
        <w:rPr/>
      </w:pPr>
      <w:r>
        <w:rPr/>
        <w:t>Extremely slow movement – movement time was 3SD above the subject's mean, or simply above a preset threshold.</w:t>
      </w:r>
    </w:p>
    <w:p xmlns:wp14="http://schemas.microsoft.com/office/word/2010/wordml" w14:paraId="35D9ED0F" wp14:textId="77777777">
      <w:pPr>
        <w:pStyle w:val="NoSpacing"/>
        <w:numPr>
          <w:ilvl w:val="0"/>
          <w:numId w:val="3"/>
        </w:numPr>
        <w:bidi w:val="0"/>
        <w:jc w:val="left"/>
        <w:rPr/>
      </w:pPr>
      <w:r>
        <w:rPr/>
        <w:t>Short reach distance – distance along the Z axis between first and last sample was shorter than:</w:t>
      </w:r>
    </w:p>
    <w:p xmlns:wp14="http://schemas.microsoft.com/office/word/2010/wordml" w14:paraId="2596B5BD" wp14:textId="77777777">
      <w:pPr>
        <w:pStyle w:val="NoSpacing"/>
        <w:bidi w:val="0"/>
        <w:ind w:left="720" w:hanging="0"/>
        <w:jc w:val="left"/>
        <w:rPr/>
      </w:pPr>
      <w:r>
        <w:rPr/>
      </w:r>
      <m:oMath xmlns:m="http://schemas.openxmlformats.org/officeDocument/2006/math">
        <m:r>
          <w:rPr>
            <w:rFonts w:ascii="Cambria Math" w:hAnsi="Cambria Math"/>
          </w:rPr>
          <m:t xml:space="preserve">distanc</m:t>
        </m:r>
        <m:sSub>
          <m:e>
            <m:r>
              <w:rPr>
                <w:rFonts w:ascii="Cambria Math" w:hAnsi="Cambria Math"/>
              </w:rPr>
              <m:t xml:space="preserve">e</m:t>
            </m:r>
          </m:e>
          <m:sub>
            <m:r>
              <w:rPr>
                <w:rFonts w:ascii="Cambria Math" w:hAnsi="Cambria Math"/>
              </w:rPr>
              <m:t xml:space="preserve">between</m:t>
            </m:r>
            <m:r>
              <w:rPr>
                <w:rFonts w:ascii="Cambria Math" w:hAnsi="Cambria Math"/>
              </w:rPr>
              <m:t xml:space="preserve">start</m:t>
            </m:r>
            <m:r>
              <w:rPr>
                <w:rFonts w:ascii="Cambria Math" w:hAnsi="Cambria Math"/>
              </w:rPr>
              <m:t xml:space="preserve">point</m:t>
            </m:r>
            <m:r>
              <w:rPr>
                <w:rFonts w:ascii="Cambria Math" w:hAnsi="Cambria Math"/>
              </w:rPr>
              <m:t xml:space="preserve">∧</m:t>
            </m:r>
            <m:r>
              <w:rPr>
                <w:rFonts w:ascii="Cambria Math" w:hAnsi="Cambria Math"/>
              </w:rPr>
              <m:t xml:space="preserve">screen</m:t>
            </m:r>
          </m:sub>
        </m:sSub>
        <m:r>
          <w:rPr>
            <w:rFonts w:ascii="Cambria Math" w:hAnsi="Cambria Math"/>
          </w:rPr>
          <m:t xml:space="preserve">−</m:t>
        </m:r>
        <m:r>
          <w:rPr>
            <w:rFonts w:ascii="Cambria Math" w:hAnsi="Cambria Math"/>
          </w:rPr>
          <m:t xml:space="preserve">onset</m:t>
        </m:r>
        <m:r>
          <w:rPr>
            <w:rFonts w:ascii="Cambria Math" w:hAnsi="Cambria Math"/>
          </w:rPr>
          <m:t xml:space="preserve">variation</m:t>
        </m:r>
      </m:oMath>
    </w:p>
    <w:p xmlns:wp14="http://schemas.microsoft.com/office/word/2010/wordml" w14:paraId="517C469A" wp14:textId="77777777">
      <w:pPr>
        <w:pStyle w:val="Normal"/>
        <w:bidi w:val="0"/>
        <w:ind w:firstLine="720"/>
        <w:jc w:val="left"/>
        <w:rPr/>
      </w:pPr>
      <w:r>
        <w:rPr>
          <w:i/>
          <w:iCs/>
        </w:rPr>
        <w:t>Onset variation</w:t>
      </w:r>
      <w:r>
        <w:rPr/>
        <w:t xml:space="preserve"> is a 3cm error margin that compensates for small variations in the location of movement onset</w:t>
      </w:r>
    </w:p>
    <w:p xmlns:wp14="http://schemas.microsoft.com/office/word/2010/wordml" w14:paraId="03A70271" wp14:textId="77777777">
      <w:pPr>
        <w:pStyle w:val="NoSpacing"/>
        <w:numPr>
          <w:ilvl w:val="0"/>
          <w:numId w:val="3"/>
        </w:numPr>
        <w:bidi w:val="0"/>
        <w:jc w:val="left"/>
        <w:rPr/>
      </w:pPr>
      <w:r>
        <w:rPr/>
        <w:t xml:space="preserve">Too </w:t>
      </w:r>
      <w:del w:author="Unknown Author" w:date="2023-07-23T09:59:58Z" w:id="78">
        <w:r>
          <w:rPr/>
          <w:delText>much</w:delText>
        </w:r>
      </w:del>
      <w:ins w:author="Unknown Author" w:date="2023-07-23T09:59:58Z" w:id="79">
        <w:r>
          <w:rPr/>
          <w:t>many</w:t>
        </w:r>
      </w:ins>
      <w:r>
        <w:rPr/>
        <w:t xml:space="preserve"> missing samples – trajectory has more than 100ms of missing samples (usually due to recording issues or obstruction of the marker from the camera's view).</w:t>
      </w:r>
    </w:p>
    <w:p xmlns:wp14="http://schemas.microsoft.com/office/word/2010/wordml" w14:paraId="415A3C3D" wp14:textId="77777777">
      <w:pPr>
        <w:pStyle w:val="NoSpacing"/>
        <w:numPr>
          <w:ilvl w:val="0"/>
          <w:numId w:val="3"/>
        </w:numPr>
        <w:bidi w:val="0"/>
        <w:jc w:val="left"/>
        <w:rPr/>
      </w:pPr>
      <w:r>
        <w:rPr/>
        <w:t>Short sample – Recorded trajectory is shorter than 100ms.</w:t>
      </w:r>
    </w:p>
    <w:p xmlns:wp14="http://schemas.microsoft.com/office/word/2010/wordml" w14:paraId="120DE0C4" wp14:textId="77777777">
      <w:pPr>
        <w:pStyle w:val="NoSpacing"/>
        <w:numPr>
          <w:ilvl w:val="0"/>
          <w:numId w:val="3"/>
        </w:numPr>
        <w:bidi w:val="0"/>
        <w:jc w:val="left"/>
        <w:rPr/>
      </w:pPr>
      <w:r>
        <w:rPr/>
        <w:t>Missed targets – The last sample is further than 12cm from either of the targets (on the X,Y plane).</w:t>
      </w:r>
    </w:p>
    <w:p xmlns:wp14="http://schemas.microsoft.com/office/word/2010/wordml" w14:paraId="31BFB27C" wp14:textId="77777777">
      <w:pPr>
        <w:pStyle w:val="NoSpacing"/>
        <w:numPr>
          <w:ilvl w:val="0"/>
          <w:numId w:val="3"/>
        </w:numPr>
        <w:bidi w:val="0"/>
        <w:jc w:val="left"/>
        <w:rPr/>
      </w:pPr>
      <w:r>
        <w:rPr/>
        <w:t>Bad stimulus duration – the duration of one of the stimuli (fixation, masks, prime, target) deviated by more than 2ms from its designated duration.</w:t>
      </w:r>
    </w:p>
    <w:p xmlns:wp14="http://schemas.microsoft.com/office/word/2010/wordml" w14:paraId="2813BA89" wp14:textId="77777777">
      <w:pPr>
        <w:pStyle w:val="NoSpacing"/>
        <w:numPr>
          <w:ilvl w:val="0"/>
          <w:numId w:val="3"/>
        </w:numPr>
        <w:bidi w:val="0"/>
        <w:jc w:val="left"/>
        <w:rPr/>
      </w:pPr>
      <w:r>
        <w:rPr/>
        <w:t>Incorrect – target classification was wrong.</w:t>
      </w:r>
    </w:p>
    <w:p xmlns:wp14="http://schemas.microsoft.com/office/word/2010/wordml" w14:paraId="3ACB33CF" wp14:textId="77777777">
      <w:pPr>
        <w:pStyle w:val="NoSpacing"/>
        <w:numPr>
          <w:ilvl w:val="0"/>
          <w:numId w:val="3"/>
        </w:numPr>
        <w:bidi w:val="0"/>
        <w:jc w:val="left"/>
        <w:rPr/>
      </w:pPr>
      <w:r>
        <w:rPr/>
        <w:t>Subject didn't perform the trials (quit)</w:t>
      </w:r>
    </w:p>
    <w:p xmlns:wp14="http://schemas.microsoft.com/office/word/2010/wordml" w14:paraId="54022934" wp14:textId="77777777">
      <w:pPr>
        <w:pStyle w:val="NoSpacing"/>
        <w:numPr>
          <w:ilvl w:val="0"/>
          <w:numId w:val="3"/>
        </w:numPr>
        <w:bidi w:val="0"/>
        <w:jc w:val="left"/>
        <w:rPr/>
      </w:pPr>
      <w:ins w:author="Unknown Author" w:date="2023-07-23T10:13:49Z" w:id="80">
        <w:r>
          <w:rPr/>
          <w:t xml:space="preserve">Bad preprocessed length </w:t>
        </w:r>
      </w:ins>
      <w:ins w:author="Unknown Author" w:date="2023-07-23T10:14:32Z" w:id="81">
        <w:r>
          <w:rPr/>
          <w:t>–</w:t>
        </w:r>
      </w:ins>
      <w:ins w:author="Unknown Author" w:date="2023-07-23T10:13:49Z" w:id="82">
        <w:r>
          <w:rPr/>
          <w:t xml:space="preserve"> </w:t>
        </w:r>
      </w:ins>
      <w:ins w:author="Unknown Author" w:date="2023-07-23T10:14:30Z" w:id="83">
        <w:r>
          <w:rPr/>
          <w:t xml:space="preserve">preprocessed trajectory’s length is different than the </w:t>
        </w:r>
      </w:ins>
      <w:ins w:author="Unknown Author" w:date="2023-07-23T10:15:29Z" w:id="84">
        <w:r>
          <w:rPr/>
          <w:t xml:space="preserve">one assigned </w:t>
        </w:r>
      </w:ins>
      <w:ins w:author="Unknown Author" w:date="2023-07-23T10:16:09Z" w:id="85">
        <w:r>
          <w:rPr/>
          <w:t>to ‘trim_len’ in ‘preprocessing’ section in ‘analysis.m’.</w:t>
        </w:r>
      </w:ins>
    </w:p>
    <w:p xmlns:wp14="http://schemas.microsoft.com/office/word/2010/wordml" w:rsidP="4E1323F8" w14:paraId="133C29C2" wp14:textId="77777777">
      <w:pPr>
        <w:pStyle w:val="Heading3"/>
        <w:spacing w:before="40" w:beforeAutospacing="off" w:after="0" w:afterAutospacing="off" w:line="240" w:lineRule="auto"/>
        <w:ind w:left="0" w:right="0"/>
        <w:jc w:val="left"/>
      </w:pPr>
      <w:r w:rsidR="4E1323F8">
        <w:rPr/>
        <w:t>Subject screening</w:t>
      </w:r>
    </w:p>
    <w:p xmlns:wp14="http://schemas.microsoft.com/office/word/2010/wordml" w14:paraId="4693EB57" wp14:textId="77777777">
      <w:pPr>
        <w:pStyle w:val="NoSpacing"/>
        <w:bidi w:val="0"/>
        <w:jc w:val="left"/>
        <w:rPr/>
      </w:pPr>
      <w:r>
        <w:rPr/>
        <w:t>Excludes subjects that fall withing the following criteria:</w:t>
      </w:r>
    </w:p>
    <w:p xmlns:wp14="http://schemas.microsoft.com/office/word/2010/wordml" w14:paraId="29F50A8D" wp14:textId="77777777">
      <w:pPr>
        <w:pStyle w:val="NoSpacing"/>
        <w:numPr>
          <w:ilvl w:val="0"/>
          <w:numId w:val="2"/>
        </w:numPr>
        <w:bidi w:val="0"/>
        <w:jc w:val="left"/>
        <w:rPr/>
      </w:pPr>
      <w:r>
        <w:rPr/>
        <w:t>Not enough trials – The number of valid trials which also had a PAS rating of 1 is smaller than 60.</w:t>
      </w:r>
    </w:p>
    <w:p xmlns:wp14="http://schemas.microsoft.com/office/word/2010/wordml" w14:paraId="437C958D" wp14:textId="77777777">
      <w:pPr>
        <w:pStyle w:val="NoSpacing"/>
        <w:numPr>
          <w:ilvl w:val="0"/>
          <w:numId w:val="2"/>
        </w:numPr>
        <w:bidi w:val="0"/>
        <w:jc w:val="left"/>
        <w:rPr/>
      </w:pPr>
      <w:r>
        <w:rPr/>
        <w:t xml:space="preserve">Not enough trials in each condition – The number of valid trials in each condition (congruent / </w:t>
      </w:r>
    </w:p>
    <w:p xmlns:wp14="http://schemas.microsoft.com/office/word/2010/wordml" w14:paraId="6794BC6A" wp14:textId="77777777">
      <w:pPr>
        <w:pStyle w:val="NoSpacing"/>
        <w:bidi w:val="0"/>
        <w:ind w:left="3600" w:firstLine="720"/>
        <w:jc w:val="left"/>
        <w:rPr/>
      </w:pPr>
      <w:r>
        <w:rPr/>
        <w:t xml:space="preserve">incongruent) which also had a PAS rating of 1 is smaller than </w:t>
      </w:r>
      <w:del w:author="Unknown Author" w:date="2023-07-23T10:34:22Z" w:id="86">
        <w:r>
          <w:rPr/>
          <w:delText>30</w:delText>
        </w:r>
      </w:del>
      <w:ins w:author="Unknown Author" w:date="2023-07-23T10:34:22Z" w:id="87">
        <w:r>
          <w:rPr/>
          <w:t>25</w:t>
        </w:r>
      </w:ins>
      <w:r>
        <w:rPr/>
        <w:t>.</w:t>
      </w:r>
    </w:p>
    <w:p xmlns:wp14="http://schemas.microsoft.com/office/word/2010/wordml" w14:paraId="734795CC" wp14:textId="77777777">
      <w:pPr>
        <w:pStyle w:val="NoSpacing"/>
        <w:numPr>
          <w:ilvl w:val="0"/>
          <w:numId w:val="2"/>
        </w:numPr>
        <w:bidi w:val="0"/>
        <w:jc w:val="left"/>
        <w:rPr/>
      </w:pPr>
      <w:r>
        <w:rPr/>
        <w:t>Bad performance – subject was correct less than 70% of the times in the target classification task (counts only trials with PAS=1).</w:t>
      </w:r>
    </w:p>
    <w:p xmlns:wp14="http://schemas.microsoft.com/office/word/2010/wordml" w14:paraId="5DB39988" wp14:textId="77777777">
      <w:pPr>
        <w:pStyle w:val="NoSpacing"/>
        <w:numPr>
          <w:ilvl w:val="0"/>
          <w:numId w:val="2"/>
        </w:numPr>
        <w:bidi w:val="0"/>
        <w:jc w:val="left"/>
        <w:rPr/>
      </w:pPr>
      <w:r>
        <w:rPr/>
        <w:t>Aware of prime – prime recognition was above chance indicating the subject is aware of the prime.</w:t>
      </w:r>
    </w:p>
    <w:p xmlns:wp14="http://schemas.microsoft.com/office/word/2010/wordml" w:rsidP="4E1323F8" w14:paraId="1710C185" wp14:textId="77777777">
      <w:pPr>
        <w:pStyle w:val="Heading3"/>
        <w:spacing w:before="40" w:beforeAutospacing="off" w:after="0" w:afterAutospacing="off" w:line="240" w:lineRule="auto"/>
        <w:ind w:left="0" w:right="0"/>
        <w:jc w:val="left"/>
      </w:pPr>
      <w:r w:rsidR="4E1323F8">
        <w:rPr/>
        <w:t>Parameters extraction</w:t>
      </w:r>
    </w:p>
    <w:p xmlns:wp14="http://schemas.microsoft.com/office/word/2010/wordml" w:rsidP="4E1323F8" w14:paraId="5B8ADCB4" wp14:textId="77777777">
      <w:pPr>
        <w:pStyle w:val="Heading4"/>
      </w:pPr>
      <w:r w:rsidR="4E1323F8">
        <w:rPr/>
        <w:t>MAD</w:t>
      </w:r>
    </w:p>
    <w:p xmlns:wp14="http://schemas.microsoft.com/office/word/2010/wordml" w14:paraId="4963B453" wp14:textId="77777777">
      <w:pPr>
        <w:pStyle w:val="NoSpacing"/>
        <w:bidi w:val="0"/>
        <w:jc w:val="left"/>
        <w:rPr/>
      </w:pPr>
      <w:r>
        <w:rPr/>
        <w:t>Maximal absolute deviation.</w:t>
      </w:r>
    </w:p>
    <w:p xmlns:wp14="http://schemas.microsoft.com/office/word/2010/wordml" w14:paraId="4F2ED8A6" wp14:textId="77777777">
      <w:pPr>
        <w:pStyle w:val="NoSpacing"/>
        <w:bidi w:val="0"/>
        <w:jc w:val="left"/>
        <w:rPr/>
      </w:pPr>
      <w:r>
        <w:rPr/>
        <w:t>Locates for each trial the point that is furthest away from the line that connects the start and end points (known as the maximally deviating point, mad_p).</w:t>
      </w:r>
    </w:p>
    <w:p xmlns:wp14="http://schemas.microsoft.com/office/word/2010/wordml" w14:paraId="5ECA2CEA" wp14:textId="77777777">
      <w:pPr>
        <w:pStyle w:val="NoSpacing"/>
        <w:bidi w:val="0"/>
        <w:jc w:val="left"/>
        <w:rPr/>
      </w:pPr>
      <w:r>
        <w:rPr/>
        <w:t>MAD is the distance of that point from that line.</w:t>
      </w:r>
    </w:p>
    <w:p xmlns:wp14="http://schemas.microsoft.com/office/word/2010/wordml" w:rsidP="4E1323F8" w14:paraId="12CF5CC4" wp14:textId="77777777">
      <w:pPr>
        <w:pStyle w:val="Heading4"/>
        <w:spacing w:before="40" w:beforeAutospacing="off" w:after="0" w:afterAutospacing="off" w:line="240" w:lineRule="auto"/>
        <w:ind w:left="0" w:right="0"/>
        <w:jc w:val="left"/>
      </w:pPr>
      <w:r w:rsidR="4E1323F8">
        <w:rPr/>
        <w:t>Functional data analysis</w:t>
      </w:r>
      <w:ins w:author="Unknown Author" w:date="2023-07-23T10:35:49Z" w:id="2004063800">
        <w:r w:rsidR="4E1323F8">
          <w:t xml:space="preserve"> </w:t>
        </w:r>
        <w:r w:rsidR="4E1323F8">
          <w:t>(FDA)</w:t>
        </w:r>
      </w:ins>
    </w:p>
    <w:p xmlns:wp14="http://schemas.microsoft.com/office/word/2010/wordml" w14:paraId="3F553A8E" wp14:textId="77777777">
      <w:pPr>
        <w:pStyle w:val="NoSpacing"/>
        <w:bidi w:val="0"/>
        <w:jc w:val="left"/>
        <w:rPr/>
      </w:pPr>
      <w:r>
        <w:rPr/>
        <w:t>getRMMeans – calculates the mean trajectory for each subject at each condition.</w:t>
      </w:r>
    </w:p>
    <w:p xmlns:wp14="http://schemas.microsoft.com/office/word/2010/wordml" w14:paraId="3638BEA2" wp14:textId="77777777">
      <w:pPr>
        <w:pStyle w:val="NoSpacing"/>
        <w:bidi w:val="0"/>
        <w:jc w:val="left"/>
        <w:rPr/>
      </w:pPr>
      <w:r>
        <w:rPr/>
        <w:t>Fanovan – runs a repeated measures aNOVA analysis at every point along the trajectory.</w:t>
      </w:r>
    </w:p>
    <w:p xmlns:wp14="http://schemas.microsoft.com/office/word/2010/wordml" w14:paraId="5A3B3D8B" wp14:textId="77777777">
      <w:pPr>
        <w:pStyle w:val="NoSpacing"/>
        <w:bidi w:val="0"/>
        <w:ind w:left="1440" w:hanging="0"/>
        <w:jc w:val="left"/>
        <w:rPr/>
      </w:pPr>
      <w:r>
        <w:rPr/>
        <w:t>For an explanation why this doesn't violate multiple comparisons limitations see Craig's document " Using Functional Data Analysis_v1_april2011.pdf" section: 5.2 – Statistical violation and functional interpretation.</w:t>
      </w:r>
    </w:p>
    <w:p xmlns:wp14="http://schemas.microsoft.com/office/word/2010/wordml" w14:paraId="097F642A" wp14:textId="77777777">
      <w:pPr>
        <w:pStyle w:val="NoSpacing"/>
        <w:bidi w:val="0"/>
        <w:ind w:left="1440" w:hanging="0"/>
        <w:jc w:val="left"/>
        <w:rPr/>
      </w:pPr>
      <w:del w:author="Unknown Author" w:date="2023-07-23T10:36:58Z" w:id="90">
        <w:r>
          <w:rPr/>
          <w:delText>Main point is that we conclude that the two trajectories are different from finding a significant difference at some point along the trajectory, but we do not draw conclusions about single points along the trajectory.</w:delText>
        </w:r>
      </w:del>
    </w:p>
    <w:p xmlns:wp14="http://schemas.microsoft.com/office/word/2010/wordml" w14:paraId="21183F00" wp14:textId="77777777">
      <w:pPr>
        <w:pStyle w:val="NoSpacing"/>
        <w:bidi w:val="0"/>
        <w:jc w:val="left"/>
        <w:rPr/>
      </w:pPr>
      <w:r>
        <w:rPr/>
        <w:t xml:space="preserve">Subject </w:t>
      </w:r>
      <w:del w:author="Unknown Author" w:date="2023-07-23T10:42:01Z" w:id="91">
        <w:r>
          <w:rPr/>
          <w:delText>and left/right are</w:delText>
        </w:r>
      </w:del>
      <w:ins w:author="Unknown Author" w:date="2023-07-23T10:42:01Z" w:id="92">
        <w:r>
          <w:rPr/>
          <w:t>is</w:t>
        </w:r>
      </w:ins>
      <w:r>
        <w:rPr/>
        <w:t xml:space="preserve"> used as </w:t>
      </w:r>
      <w:ins w:author="Unknown Author" w:date="2023-07-23T10:42:05Z" w:id="93">
        <w:r>
          <w:rPr/>
          <w:t xml:space="preserve">a </w:t>
        </w:r>
      </w:ins>
      <w:r>
        <w:rPr/>
        <w:t>random factor</w:t>
      </w:r>
      <w:del w:author="Unknown Author" w:date="2023-07-23T10:42:06Z" w:id="94">
        <w:r>
          <w:rPr/>
          <w:delText>s</w:delText>
        </w:r>
      </w:del>
      <w:r>
        <w:rPr/>
        <w:t>.</w:t>
      </w:r>
    </w:p>
    <w:p xmlns:wp14="http://schemas.microsoft.com/office/word/2010/wordml" w:rsidP="4E1323F8" w14:paraId="66E0B792" wp14:textId="77777777">
      <w:pPr>
        <w:pStyle w:val="Heading4"/>
        <w:spacing w:before="40" w:beforeAutospacing="off" w:after="0" w:afterAutospacing="off" w:line="240" w:lineRule="auto"/>
        <w:ind w:left="0" w:right="0"/>
        <w:jc w:val="left"/>
      </w:pPr>
      <w:r w:rsidR="4E1323F8">
        <w:rPr/>
        <w:t>Reach area calculation</w:t>
      </w:r>
    </w:p>
    <w:p xmlns:wp14="http://schemas.microsoft.com/office/word/2010/wordml" w14:paraId="76C891DA" wp14:textId="77777777">
      <w:pPr>
        <w:pStyle w:val="NoSpacing"/>
        <w:bidi w:val="0"/>
        <w:jc w:val="left"/>
        <w:rPr/>
      </w:pPr>
      <w:r>
        <w:rPr/>
        <w:t>Calculates the area circumscribed between the average trajectory to the left target and the average trajectory to the right target.</w:t>
      </w:r>
    </w:p>
    <w:p xmlns:wp14="http://schemas.microsoft.com/office/word/2010/wordml" w14:paraId="061667ED" wp14:textId="77777777">
      <w:pPr>
        <w:pStyle w:val="NoSpacing"/>
        <w:bidi w:val="0"/>
        <w:jc w:val="left"/>
        <w:rPr/>
      </w:pPr>
      <w:r>
        <w:rPr/>
        <w:t>Does so for each condition separately.</w:t>
      </w:r>
    </w:p>
    <w:p xmlns:wp14="http://schemas.microsoft.com/office/word/2010/wordml" w14:paraId="02EB378F" wp14:textId="77777777">
      <w:pPr>
        <w:pStyle w:val="NoSpacing"/>
        <w:bidi w:val="0"/>
        <w:jc w:val="left"/>
        <w:rPr/>
      </w:pPr>
      <w:r>
        <w:rPr/>
      </w:r>
    </w:p>
    <w:p xmlns:wp14="http://schemas.microsoft.com/office/word/2010/wordml" w14:paraId="46BA2018" wp14:textId="77777777">
      <w:pPr>
        <w:pStyle w:val="NoSpacing"/>
        <w:bidi w:val="0"/>
        <w:jc w:val="left"/>
        <w:rPr/>
      </w:pPr>
      <w:r>
        <w:rPr/>
        <w:t>Area calculation:</w:t>
      </w:r>
    </w:p>
    <w:p xmlns:wp14="http://schemas.microsoft.com/office/word/2010/wordml" w14:paraId="0EF9B3F9" wp14:textId="77777777">
      <w:pPr>
        <w:pStyle w:val="NoSpacing"/>
        <w:bidi w:val="0"/>
        <w:jc w:val="left"/>
        <w:rPr/>
      </w:pPr>
      <w:del w:author="Unknown Author" w:date="2023-07-23T10:44:38Z" w:id="95">
        <w:r>
          <w:rPr>
            <w:strike/>
          </w:rPr>
          <w:delText>Trim one trajectory's Z values to be within the range of the other trajectory.</w:delText>
        </w:r>
      </w:del>
      <w:del w:author="Unknown Author" w:date="2023-07-23T10:44:38Z" w:id="96">
        <w:r>
          <w:rPr/>
          <w:delText xml:space="preserve"> Isn't relevant since they share Z values.</w:delText>
        </w:r>
      </w:del>
    </w:p>
    <w:p xmlns:wp14="http://schemas.microsoft.com/office/word/2010/wordml" w14:paraId="1F60A0C7" wp14:textId="77777777">
      <w:pPr>
        <w:pStyle w:val="NoSpacing"/>
        <w:bidi w:val="0"/>
        <w:jc w:val="left"/>
        <w:rPr/>
      </w:pPr>
      <w:r>
        <w:rPr/>
        <w:t xml:space="preserve">Finds </w:t>
      </w:r>
      <w:del w:author="Unknown Author" w:date="2023-07-23T10:44:41Z" w:id="97">
        <w:r>
          <w:rPr/>
          <w:delText xml:space="preserve">the </w:delText>
        </w:r>
      </w:del>
      <w:r>
        <w:rPr/>
        <w:t>minimal X value and draws a line at that value parallel to Z axis.</w:t>
      </w:r>
    </w:p>
    <w:p xmlns:wp14="http://schemas.microsoft.com/office/word/2010/wordml" w14:paraId="0CB0B7C9" wp14:textId="77777777">
      <w:pPr>
        <w:pStyle w:val="NoSpacing"/>
        <w:bidi w:val="0"/>
        <w:jc w:val="left"/>
        <w:rPr/>
      </w:pPr>
      <w:r>
        <w:rPr/>
        <w:t xml:space="preserve">Computes the area between each trajectory and this line and subtracts the results, </w:t>
      </w:r>
      <w:ins w:author="Unknown Author" w:date="2023-07-23T10:45:11Z" w:id="98">
        <w:r>
          <w:rPr/>
          <w:t>producing</w:t>
        </w:r>
      </w:ins>
      <w:del w:author="Unknown Author" w:date="2023-07-23T10:45:14Z" w:id="99">
        <w:r>
          <w:rPr/>
          <w:delText xml:space="preserve">thus receiving </w:delText>
        </w:r>
      </w:del>
      <w:ins w:author="Unknown Author" w:date="2023-07-23T10:45:19Z" w:id="100">
        <w:r>
          <w:rPr/>
          <w:t xml:space="preserve"> </w:t>
        </w:r>
      </w:ins>
      <w:r>
        <w:rPr/>
        <w:t>the area between the trajectories.</w:t>
      </w:r>
    </w:p>
    <w:p xmlns:wp14="http://schemas.microsoft.com/office/word/2010/wordml" w14:paraId="05B161D0" wp14:textId="77777777">
      <w:pPr>
        <w:pStyle w:val="NoSpacing"/>
        <w:bidi w:val="0"/>
        <w:jc w:val="left"/>
        <w:rPr/>
      </w:pPr>
      <w:r>
        <w:rPr/>
        <w:t xml:space="preserve">To avoid negative </w:t>
      </w:r>
      <w:del w:author="Unknown Author" w:date="2023-07-23T10:45:24Z" w:id="101">
        <w:r>
          <w:rPr/>
          <w:delText xml:space="preserve">area </w:delText>
        </w:r>
      </w:del>
      <w:r>
        <w:rPr/>
        <w:t xml:space="preserve">values after </w:t>
      </w:r>
      <w:del w:author="Unknown Author" w:date="2023-07-23T10:46:12Z" w:id="102">
        <w:r>
          <w:rPr/>
          <w:delText xml:space="preserve">the trajectories </w:delText>
        </w:r>
      </w:del>
      <w:r>
        <w:rPr/>
        <w:t>intersect</w:t>
      </w:r>
      <w:ins w:author="Unknown Author" w:date="2023-07-23T10:46:14Z" w:id="103">
        <w:r>
          <w:rPr/>
          <w:t>ions</w:t>
        </w:r>
      </w:ins>
      <w:r>
        <w:rPr/>
        <w:t xml:space="preserve">, </w:t>
      </w:r>
      <w:ins w:author="Unknown Author" w:date="2023-07-23T10:46:23Z" w:id="104">
        <w:r>
          <w:rPr/>
          <w:t>calculate the area seperatly between each pair of intersections</w:t>
        </w:r>
      </w:ins>
      <w:del w:author="Unknown Author" w:date="2023-07-23T10:45:54Z" w:id="105">
        <w:r>
          <w:rPr/>
          <w:delText>they are split to</w:delText>
        </w:r>
      </w:del>
      <w:ins w:author="Unknown Author" w:date="2023-07-23T10:46:37Z" w:id="106">
        <w:r>
          <w:rPr/>
          <w:t>.</w:t>
        </w:r>
      </w:ins>
      <w:del w:author="Unknown Author" w:date="2023-07-23T10:45:54Z" w:id="107">
        <w:r>
          <w:rPr/>
          <w:delText xml:space="preserve"> section at their intersections and the area is calculated separately for each section</w:delText>
        </w:r>
      </w:del>
      <w:r>
        <w:rPr/>
        <w:t>.</w:t>
      </w:r>
    </w:p>
    <w:p xmlns:wp14="http://schemas.microsoft.com/office/word/2010/wordml" w14:paraId="1E2F5A52" wp14:textId="77777777">
      <w:pPr>
        <w:pStyle w:val="Heading2"/>
        <w:bidi w:val="0"/>
        <w:jc w:val="left"/>
        <w:rPr/>
      </w:pPr>
      <w:del w:author="Unknown Author" w:date="2023-07-23T10:48:03Z" w:id="108">
        <w:r>
          <w:rPr/>
          <w:delText>Averaging within subject</w:delText>
        </w:r>
      </w:del>
    </w:p>
    <w:p xmlns:wp14="http://schemas.microsoft.com/office/word/2010/wordml" w14:paraId="07C9BC74" wp14:textId="77777777">
      <w:pPr>
        <w:pStyle w:val="NoSpacing"/>
        <w:bidi w:val="0"/>
        <w:jc w:val="left"/>
        <w:rPr/>
      </w:pPr>
      <w:del w:author="Unknown Author" w:date="2023-07-23T10:48:03Z" w:id="109">
        <w:r>
          <w:rPr/>
          <w:delText>Averages trials withing each participant, excluding invalid trials or trials whose PAS isn't 1.</w:delText>
        </w:r>
      </w:del>
    </w:p>
    <w:p xmlns:wp14="http://schemas.microsoft.com/office/word/2010/wordml" w14:paraId="44701549" wp14:textId="77777777">
      <w:pPr>
        <w:pStyle w:val="NoSpacing"/>
        <w:bidi w:val="0"/>
        <w:jc w:val="left"/>
        <w:rPr/>
      </w:pPr>
      <w:del w:author="Unknown Author" w:date="2023-07-23T10:48:03Z" w:id="110">
        <w:r>
          <w:rPr/>
          <w:delText>Averages:</w:delText>
        </w:r>
      </w:del>
    </w:p>
    <w:p xmlns:wp14="http://schemas.microsoft.com/office/word/2010/wordml" w14:paraId="3BA73715" wp14:textId="77777777">
      <w:pPr>
        <w:pStyle w:val="NoSpacing"/>
        <w:numPr>
          <w:ilvl w:val="0"/>
          <w:numId w:val="2"/>
        </w:numPr>
        <w:bidi w:val="0"/>
        <w:jc w:val="left"/>
        <w:rPr/>
      </w:pPr>
      <w:del w:author="Unknown Author" w:date="2023-07-23T10:48:03Z" w:id="111">
        <w:r>
          <w:rPr/>
          <w:delText>Trajectories</w:delText>
        </w:r>
      </w:del>
    </w:p>
    <w:p xmlns:wp14="http://schemas.microsoft.com/office/word/2010/wordml" w14:paraId="73CC40AD" wp14:textId="77777777">
      <w:pPr>
        <w:pStyle w:val="NoSpacing"/>
        <w:numPr>
          <w:ilvl w:val="0"/>
          <w:numId w:val="2"/>
        </w:numPr>
        <w:bidi w:val="0"/>
        <w:jc w:val="left"/>
        <w:rPr/>
      </w:pPr>
      <w:del w:author="Unknown Author" w:date="2023-07-23T10:48:03Z" w:id="112">
        <w:r>
          <w:rPr/>
          <w:delText>Response time</w:delText>
        </w:r>
      </w:del>
    </w:p>
    <w:p xmlns:wp14="http://schemas.microsoft.com/office/word/2010/wordml" w14:paraId="2BCF4D05" wp14:textId="77777777">
      <w:pPr>
        <w:pStyle w:val="NoSpacing"/>
        <w:numPr>
          <w:ilvl w:val="0"/>
          <w:numId w:val="2"/>
        </w:numPr>
        <w:bidi w:val="0"/>
        <w:jc w:val="left"/>
        <w:rPr/>
      </w:pPr>
      <w:del w:author="Unknown Author" w:date="2023-07-23T10:48:03Z" w:id="113">
        <w:r>
          <w:rPr/>
          <w:delText>Reaction time</w:delText>
        </w:r>
      </w:del>
    </w:p>
    <w:p xmlns:wp14="http://schemas.microsoft.com/office/word/2010/wordml" w14:paraId="728AC3E0" wp14:textId="77777777">
      <w:pPr>
        <w:pStyle w:val="NoSpacing"/>
        <w:numPr>
          <w:ilvl w:val="0"/>
          <w:numId w:val="2"/>
        </w:numPr>
        <w:bidi w:val="0"/>
        <w:jc w:val="left"/>
        <w:rPr/>
      </w:pPr>
      <w:del w:author="Unknown Author" w:date="2023-07-23T10:48:03Z" w:id="114">
        <w:r>
          <w:rPr/>
          <w:delText>Movement time</w:delText>
        </w:r>
      </w:del>
    </w:p>
    <w:p xmlns:wp14="http://schemas.microsoft.com/office/word/2010/wordml" w14:paraId="4B976F67" wp14:textId="77777777">
      <w:pPr>
        <w:pStyle w:val="NoSpacing"/>
        <w:numPr>
          <w:ilvl w:val="0"/>
          <w:numId w:val="2"/>
        </w:numPr>
        <w:bidi w:val="0"/>
        <w:jc w:val="left"/>
        <w:rPr/>
      </w:pPr>
      <w:del w:author="Unknown Author" w:date="2023-07-23T10:48:03Z" w:id="115">
        <w:r>
          <w:rPr/>
          <w:delText xml:space="preserve">Prime recognition – Includes most invalid trials, *Excludes only* unperformed trials or trials with bad </w:delText>
        </w:r>
      </w:del>
    </w:p>
    <w:p xmlns:wp14="http://schemas.microsoft.com/office/word/2010/wordml" w14:paraId="14FA680F" wp14:textId="77777777">
      <w:pPr>
        <w:pStyle w:val="NoSpacing"/>
        <w:bidi w:val="0"/>
        <w:ind w:left="2160" w:firstLine="720"/>
        <w:jc w:val="left"/>
        <w:rPr/>
      </w:pPr>
      <w:del w:author="Unknown Author" w:date="2023-07-23T10:48:03Z" w:id="116">
        <w:r>
          <w:rPr/>
          <w:delText xml:space="preserve">stimuli duration. </w:delText>
        </w:r>
      </w:del>
    </w:p>
    <w:p xmlns:wp14="http://schemas.microsoft.com/office/word/2010/wordml" w14:paraId="1760B308" wp14:textId="77777777">
      <w:pPr>
        <w:pStyle w:val="NoSpacing"/>
        <w:numPr>
          <w:ilvl w:val="0"/>
          <w:numId w:val="2"/>
        </w:numPr>
        <w:bidi w:val="0"/>
        <w:jc w:val="left"/>
        <w:rPr/>
      </w:pPr>
      <w:del w:author="Unknown Author" w:date="2023-07-23T10:48:03Z" w:id="117">
        <w:r>
          <w:rPr/>
          <w:delText>MAD</w:delText>
        </w:r>
      </w:del>
    </w:p>
    <w:p xmlns:wp14="http://schemas.microsoft.com/office/word/2010/wordml" w14:paraId="18FCAD18" wp14:textId="77777777">
      <w:pPr>
        <w:pStyle w:val="NoSpacing"/>
        <w:numPr>
          <w:ilvl w:val="0"/>
          <w:numId w:val="2"/>
        </w:numPr>
        <w:bidi w:val="0"/>
        <w:jc w:val="left"/>
        <w:rPr/>
      </w:pPr>
      <w:del w:author="Unknown Author" w:date="2023-07-23T10:48:03Z" w:id="118">
        <w:r>
          <w:rPr/>
          <w:delText>Maximally deviating point.</w:delText>
        </w:r>
      </w:del>
    </w:p>
    <w:p xmlns:wp14="http://schemas.microsoft.com/office/word/2010/wordml" w14:paraId="09B22591" wp14:textId="77777777">
      <w:pPr>
        <w:pStyle w:val="NoSpacing"/>
        <w:numPr>
          <w:ilvl w:val="0"/>
          <w:numId w:val="2"/>
        </w:numPr>
        <w:bidi w:val="0"/>
        <w:jc w:val="left"/>
        <w:rPr/>
      </w:pPr>
      <w:del w:author="Unknown Author" w:date="2023-07-23T10:48:03Z" w:id="119">
        <w:r>
          <w:rPr/>
          <w:delText>Total STD of the X coordinates – collapses the STD across time.</w:delText>
        </w:r>
      </w:del>
    </w:p>
    <w:p xmlns:wp14="http://schemas.microsoft.com/office/word/2010/wordml" w14:paraId="6C7CE6D0" wp14:textId="77777777">
      <w:pPr>
        <w:pStyle w:val="NoSpacing"/>
        <w:bidi w:val="0"/>
        <w:jc w:val="left"/>
        <w:rPr/>
      </w:pPr>
      <w:del w:author="Unknown Author" w:date="2023-07-23T10:48:03Z" w:id="120">
        <w:r>
          <w:rPr/>
          <w:delText>Computes:</w:delText>
        </w:r>
      </w:del>
    </w:p>
    <w:p xmlns:wp14="http://schemas.microsoft.com/office/word/2010/wordml" w14:paraId="1BDDF942" wp14:textId="77777777">
      <w:pPr>
        <w:pStyle w:val="NoSpacing"/>
        <w:numPr>
          <w:ilvl w:val="0"/>
          <w:numId w:val="2"/>
        </w:numPr>
        <w:bidi w:val="0"/>
        <w:jc w:val="left"/>
        <w:rPr/>
      </w:pPr>
      <w:del w:author="Unknown Author" w:date="2023-07-23T10:48:03Z" w:id="121">
        <w:r>
          <w:rPr/>
          <w:delText>STD (between trials) of the x coordinates at each point along Z.</w:delText>
        </w:r>
      </w:del>
    </w:p>
    <w:p xmlns:wp14="http://schemas.microsoft.com/office/word/2010/wordml" w14:paraId="1240D38D" wp14:textId="77777777">
      <w:pPr>
        <w:pStyle w:val="NoSpacing"/>
        <w:numPr>
          <w:ilvl w:val="0"/>
          <w:numId w:val="2"/>
        </w:numPr>
        <w:bidi w:val="0"/>
        <w:jc w:val="left"/>
        <w:rPr/>
      </w:pPr>
      <w:del w:author="Unknown Author" w:date="2023-07-23T10:48:03Z" w:id="122">
        <w:r>
          <w:rPr/>
          <w:delText>Number of trials with each PAS rating.</w:delText>
        </w:r>
      </w:del>
    </w:p>
    <w:p xmlns:wp14="http://schemas.microsoft.com/office/word/2010/wordml" w14:paraId="5F7A5C68" wp14:textId="77777777">
      <w:pPr>
        <w:pStyle w:val="NoSpacing"/>
        <w:numPr>
          <w:ilvl w:val="0"/>
          <w:numId w:val="2"/>
        </w:numPr>
        <w:bidi w:val="0"/>
        <w:jc w:val="left"/>
        <w:rPr/>
      </w:pPr>
      <w:del w:author="Unknown Author" w:date="2023-07-23T10:48:03Z" w:id="123">
        <w:r>
          <w:rPr/>
          <w:delText>Difference between average trajectory in the congruent and incongruent conditions.</w:delText>
        </w:r>
      </w:del>
    </w:p>
    <w:p xmlns:wp14="http://schemas.microsoft.com/office/word/2010/wordml" w14:paraId="79A63B9D" wp14:textId="77777777">
      <w:pPr>
        <w:pStyle w:val="Heading2"/>
        <w:bidi w:val="0"/>
        <w:jc w:val="left"/>
        <w:rPr/>
      </w:pPr>
      <w:del w:author="Unknown Author" w:date="2023-07-23T10:48:11Z" w:id="124">
        <w:r>
          <w:rPr/>
          <w:delText>Sorting and averaging between subjects</w:delText>
        </w:r>
      </w:del>
    </w:p>
    <w:p xmlns:wp14="http://schemas.microsoft.com/office/word/2010/wordml" w14:paraId="2A58A5EA" wp14:textId="77777777">
      <w:pPr>
        <w:pStyle w:val="NoSpacing"/>
        <w:bidi w:val="0"/>
        <w:jc w:val="left"/>
        <w:rPr/>
      </w:pPr>
      <w:del w:author="Unknown Author" w:date="2023-07-23T10:48:11Z" w:id="125">
        <w:r>
          <w:rPr/>
          <w:delText>Averages the following values (after excluding the bad subjects):</w:delText>
        </w:r>
      </w:del>
    </w:p>
    <w:p xmlns:wp14="http://schemas.microsoft.com/office/word/2010/wordml" w14:paraId="24769B54" wp14:textId="77777777">
      <w:pPr>
        <w:pStyle w:val="NoSpacing"/>
        <w:numPr>
          <w:ilvl w:val="0"/>
          <w:numId w:val="2"/>
        </w:numPr>
        <w:bidi w:val="0"/>
        <w:jc w:val="left"/>
        <w:rPr/>
      </w:pPr>
      <w:del w:author="Unknown Author" w:date="2023-07-23T10:48:11Z" w:id="126">
        <w:r>
          <w:rPr/>
          <w:delText>Trajectory</w:delText>
        </w:r>
      </w:del>
    </w:p>
    <w:p xmlns:wp14="http://schemas.microsoft.com/office/word/2010/wordml" w14:paraId="0E41B36D" wp14:textId="77777777">
      <w:pPr>
        <w:pStyle w:val="NoSpacing"/>
        <w:numPr>
          <w:ilvl w:val="0"/>
          <w:numId w:val="2"/>
        </w:numPr>
        <w:bidi w:val="0"/>
        <w:jc w:val="left"/>
        <w:rPr/>
      </w:pPr>
      <w:del w:author="Unknown Author" w:date="2023-07-23T10:48:11Z" w:id="127">
        <w:r>
          <w:rPr/>
          <w:delText>RT</w:delText>
        </w:r>
      </w:del>
    </w:p>
    <w:p xmlns:wp14="http://schemas.microsoft.com/office/word/2010/wordml" w14:paraId="28A5654B" wp14:textId="77777777">
      <w:pPr>
        <w:pStyle w:val="NoSpacing"/>
        <w:numPr>
          <w:ilvl w:val="0"/>
          <w:numId w:val="2"/>
        </w:numPr>
        <w:bidi w:val="0"/>
        <w:jc w:val="left"/>
        <w:rPr/>
      </w:pPr>
      <w:del w:author="Unknown Author" w:date="2023-07-23T10:48:11Z" w:id="128">
        <w:r>
          <w:rPr/>
          <w:delText>Reaction time</w:delText>
        </w:r>
      </w:del>
    </w:p>
    <w:p xmlns:wp14="http://schemas.microsoft.com/office/word/2010/wordml" w14:paraId="72C4EF4B" wp14:textId="77777777">
      <w:pPr>
        <w:pStyle w:val="NoSpacing"/>
        <w:numPr>
          <w:ilvl w:val="0"/>
          <w:numId w:val="2"/>
        </w:numPr>
        <w:bidi w:val="0"/>
        <w:jc w:val="left"/>
        <w:rPr/>
      </w:pPr>
      <w:del w:author="Unknown Author" w:date="2023-07-23T10:48:11Z" w:id="129">
        <w:r>
          <w:rPr/>
          <w:delText>Movement time</w:delText>
        </w:r>
      </w:del>
    </w:p>
    <w:p xmlns:wp14="http://schemas.microsoft.com/office/word/2010/wordml" w14:paraId="681D94A7" wp14:textId="77777777">
      <w:pPr>
        <w:pStyle w:val="NoSpacing"/>
        <w:numPr>
          <w:ilvl w:val="0"/>
          <w:numId w:val="2"/>
        </w:numPr>
        <w:bidi w:val="0"/>
        <w:jc w:val="left"/>
        <w:rPr/>
      </w:pPr>
      <w:del w:author="Unknown Author" w:date="2023-07-23T10:48:11Z" w:id="130">
        <w:r>
          <w:rPr/>
          <w:delText>Prime recognition</w:delText>
        </w:r>
      </w:del>
    </w:p>
    <w:p xmlns:wp14="http://schemas.microsoft.com/office/word/2010/wordml" w14:paraId="29DAB1A2" wp14:textId="77777777">
      <w:pPr>
        <w:pStyle w:val="NoSpacing"/>
        <w:numPr>
          <w:ilvl w:val="0"/>
          <w:numId w:val="2"/>
        </w:numPr>
        <w:bidi w:val="0"/>
        <w:jc w:val="left"/>
        <w:rPr/>
      </w:pPr>
      <w:del w:author="Unknown Author" w:date="2023-07-23T10:48:11Z" w:id="131">
        <w:r>
          <w:rPr/>
          <w:delText>Number of trials with each PAS rating.</w:delText>
        </w:r>
      </w:del>
    </w:p>
    <w:p xmlns:wp14="http://schemas.microsoft.com/office/word/2010/wordml" w14:paraId="5999E855" wp14:textId="77777777">
      <w:pPr>
        <w:pStyle w:val="NoSpacing"/>
        <w:numPr>
          <w:ilvl w:val="0"/>
          <w:numId w:val="2"/>
        </w:numPr>
        <w:bidi w:val="0"/>
        <w:jc w:val="left"/>
        <w:rPr/>
      </w:pPr>
      <w:del w:author="Unknown Author" w:date="2023-07-23T10:48:11Z" w:id="132">
        <w:r>
          <w:rPr/>
          <w:delText>MAD</w:delText>
        </w:r>
      </w:del>
    </w:p>
    <w:p xmlns:wp14="http://schemas.microsoft.com/office/word/2010/wordml" w14:paraId="125BE6C9" wp14:textId="77777777">
      <w:pPr>
        <w:pStyle w:val="NoSpacing"/>
        <w:numPr>
          <w:ilvl w:val="0"/>
          <w:numId w:val="2"/>
        </w:numPr>
        <w:bidi w:val="0"/>
        <w:jc w:val="left"/>
        <w:rPr/>
      </w:pPr>
      <w:del w:author="Unknown Author" w:date="2023-07-23T10:48:11Z" w:id="133">
        <w:r>
          <w:rPr/>
          <w:delText>Maximally deviating point.</w:delText>
        </w:r>
      </w:del>
    </w:p>
    <w:p xmlns:wp14="http://schemas.microsoft.com/office/word/2010/wordml" w14:paraId="585E005D" wp14:textId="77777777">
      <w:pPr>
        <w:pStyle w:val="NoSpacing"/>
        <w:numPr>
          <w:ilvl w:val="0"/>
          <w:numId w:val="2"/>
        </w:numPr>
        <w:bidi w:val="0"/>
        <w:jc w:val="left"/>
        <w:rPr/>
      </w:pPr>
      <w:del w:author="Unknown Author" w:date="2023-07-23T10:48:11Z" w:id="134">
        <w:r>
          <w:rPr/>
          <w:delText>Reach area</w:delText>
        </w:r>
      </w:del>
    </w:p>
    <w:p xmlns:wp14="http://schemas.microsoft.com/office/word/2010/wordml" w14:paraId="165DEA7B" wp14:textId="77777777">
      <w:pPr>
        <w:pStyle w:val="NoSpacing"/>
        <w:numPr>
          <w:ilvl w:val="0"/>
          <w:numId w:val="2"/>
        </w:numPr>
        <w:bidi w:val="0"/>
        <w:jc w:val="left"/>
        <w:rPr/>
      </w:pPr>
      <w:del w:author="Unknown Author" w:date="2023-07-23T10:48:11Z" w:id="135">
        <w:r>
          <w:rPr/>
          <w:delText>STD of the x coordinates at each point along Z.</w:delText>
        </w:r>
      </w:del>
    </w:p>
    <w:p xmlns:wp14="http://schemas.microsoft.com/office/word/2010/wordml" w14:paraId="5CF76AF0" wp14:textId="77777777">
      <w:pPr>
        <w:pStyle w:val="Heading2"/>
        <w:numPr>
          <w:ilvl w:val="0"/>
          <w:numId w:val="2"/>
        </w:numPr>
        <w:bidi w:val="0"/>
        <w:jc w:val="left"/>
        <w:rPr/>
      </w:pPr>
      <w:del w:author="Unknown Author" w:date="2023-07-23T10:48:11Z" w:id="136">
        <w:r>
          <w:rPr/>
          <w:delText>Total STD of X</w:delText>
        </w:r>
      </w:del>
    </w:p>
    <w:p xmlns:wp14="http://schemas.microsoft.com/office/word/2010/wordml" w14:paraId="33F8E6E2" wp14:textId="77777777">
      <w:pPr>
        <w:pStyle w:val="Heading2"/>
        <w:bidi w:val="0"/>
        <w:jc w:val="left"/>
        <w:rPr/>
      </w:pPr>
      <w:del w:author="Unknown Author" w:date="2023-07-23T10:48:34Z" w:id="137">
        <w:r>
          <w:rPr/>
          <w:delText>Formatting to R</w:delText>
        </w:r>
      </w:del>
    </w:p>
    <w:p xmlns:wp14="http://schemas.microsoft.com/office/word/2010/wordml" w14:paraId="10638E3C" wp14:textId="77777777">
      <w:pPr>
        <w:pStyle w:val="Heading3"/>
        <w:bidi w:val="0"/>
        <w:jc w:val="left"/>
        <w:rPr/>
      </w:pPr>
      <w:del w:author="Unknown Author" w:date="2023-07-23T10:48:34Z" w:id="138">
        <w:r>
          <w:rPr/>
          <w:delText>Reach area</w:delText>
        </w:r>
      </w:del>
    </w:p>
    <w:p xmlns:wp14="http://schemas.microsoft.com/office/word/2010/wordml" w14:paraId="1F1AADAD" wp14:textId="77777777">
      <w:pPr>
        <w:pStyle w:val="NoSpacing"/>
        <w:bidi w:val="0"/>
        <w:jc w:val="left"/>
        <w:rPr/>
      </w:pPr>
      <w:del w:author="Unknown Author" w:date="2023-07-23T10:48:34Z" w:id="139">
        <w:r>
          <w:rPr/>
          <w:delText>Define 'M', which is the minimal amount of valid trials any subject has in a single condition.</w:delText>
        </w:r>
      </w:del>
    </w:p>
    <w:p xmlns:wp14="http://schemas.microsoft.com/office/word/2010/wordml" w14:paraId="79576472" wp14:textId="77777777">
      <w:pPr>
        <w:pStyle w:val="NoSpacing"/>
        <w:bidi w:val="0"/>
        <w:jc w:val="left"/>
        <w:rPr/>
      </w:pPr>
      <w:del w:author="Unknown Author" w:date="2023-07-23T10:48:34Z" w:id="140">
        <w:r>
          <w:rPr/>
          <w:delText>For each subject we compute 1000 average left and right trajectories for each condition by randomly sampling (with replacement) 'M' trials and averaging them.</w:delText>
        </w:r>
      </w:del>
    </w:p>
    <w:p xmlns:wp14="http://schemas.microsoft.com/office/word/2010/wordml" w14:paraId="7D921448" wp14:textId="77777777">
      <w:pPr>
        <w:pStyle w:val="Heading2"/>
        <w:bidi w:val="0"/>
        <w:jc w:val="left"/>
        <w:rPr/>
      </w:pPr>
      <w:del w:author="Unknown Author" w:date="2023-07-23T10:48:34Z" w:id="141">
        <w:r>
          <w:rPr/>
          <w:delText>We use these average trajectories to compute 1000 reach areas for each subject in each condition.</w:delText>
        </w:r>
      </w:del>
    </w:p>
    <w:p xmlns:wp14="http://schemas.microsoft.com/office/word/2010/wordml" w14:paraId="425585BE" wp14:textId="77777777">
      <w:pPr>
        <w:pStyle w:val="Heading2"/>
        <w:bidi w:val="0"/>
        <w:jc w:val="left"/>
        <w:rPr/>
      </w:pPr>
      <w:del w:author="Unknown Author" w:date="2023-07-23T10:49:09Z" w:id="142">
        <w:r>
          <w:rPr/>
          <w:delText>Modeling</w:delText>
        </w:r>
      </w:del>
    </w:p>
    <w:p xmlns:wp14="http://schemas.microsoft.com/office/word/2010/wordml" w14:paraId="7C79839B" wp14:textId="77777777">
      <w:pPr>
        <w:pStyle w:val="Heading3"/>
        <w:bidi w:val="0"/>
        <w:jc w:val="left"/>
        <w:rPr/>
      </w:pPr>
      <w:del w:author="Unknown Author" w:date="2023-07-23T10:49:09Z" w:id="143">
        <w:r>
          <w:rPr/>
          <w:delText>Diff in X value between conditions along the trajectory</w:delText>
        </w:r>
      </w:del>
    </w:p>
    <w:p xmlns:wp14="http://schemas.microsoft.com/office/word/2010/wordml" w14:paraId="0CA13291" wp14:textId="77777777">
      <w:pPr>
        <w:pStyle w:val="NoSpacing"/>
        <w:bidi w:val="0"/>
        <w:jc w:val="left"/>
        <w:rPr/>
      </w:pPr>
      <w:del w:author="Unknown Author" w:date="2023-07-23T10:49:09Z" w:id="144">
        <w:r>
          <w:rPr/>
          <w:delText>We computed the difference between each subject's average congruent and incongruent trajectories in the "averaging within subject" section (Did so for left and right sides separately).</w:delText>
        </w:r>
      </w:del>
    </w:p>
    <w:p xmlns:wp14="http://schemas.microsoft.com/office/word/2010/wordml" w14:paraId="4737A770" wp14:textId="77777777">
      <w:pPr>
        <w:pStyle w:val="NoSpacing"/>
        <w:bidi w:val="0"/>
        <w:jc w:val="left"/>
        <w:rPr/>
      </w:pPr>
      <w:del w:author="Unknown Author" w:date="2023-07-23T10:49:09Z" w:id="145">
        <w:r>
          <w:rPr/>
          <w:delText>We now plot the average difference and it's confidence interval, this gives us a "t-test" along time. We look if at any point in time the difference is significantly greater than zero.</w:delText>
        </w:r>
      </w:del>
    </w:p>
    <w:p xmlns:wp14="http://schemas.microsoft.com/office/word/2010/wordml" w14:paraId="6A05A809" wp14:textId="77777777">
      <w:pPr>
        <w:pStyle w:val="NoSpacing"/>
        <w:bidi w:val="0"/>
        <w:jc w:val="left"/>
        <w:rPr/>
      </w:pPr>
      <w:del w:author="Unknown Author" w:date="2023-07-23T10:49:09Z" w:id="146">
        <w:r>
          <w:rPr/>
          <w:drawing>
            <wp:inline xmlns:wp14="http://schemas.microsoft.com/office/word/2010/wordprocessingDrawing" distT="0" distB="0" distL="0" distR="0" wp14:anchorId="2AAFD491" wp14:editId="7777777">
              <wp:extent cx="3059430" cy="1989455"/>
              <wp:effectExtent l="0" t="0" r="0" b="0"/>
              <wp:docPr id="3"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9" descr="Chart&#10;&#10;Description automatically generated"/>
                      <pic:cNvPicPr>
                        <a:picLocks noChangeAspect="1" noChangeArrowheads="1"/>
                      </pic:cNvPicPr>
                    </pic:nvPicPr>
                    <pic:blipFill>
                      <a:blip r:embed="rId6"/>
                      <a:stretch>
                        <a:fillRect/>
                      </a:stretch>
                    </pic:blipFill>
                    <pic:spPr bwMode="auto">
                      <a:xfrm>
                        <a:off x="0" y="0"/>
                        <a:ext cx="3059430" cy="1989455"/>
                      </a:xfrm>
                      <a:prstGeom prst="rect">
                        <a:avLst/>
                      </a:prstGeom>
                    </pic:spPr>
                  </pic:pic>
                </a:graphicData>
              </a:graphic>
            </wp:inline>
          </w:drawing>
        </w:r>
      </w:del>
    </w:p>
    <w:p xmlns:wp14="http://schemas.microsoft.com/office/word/2010/wordml" w14:paraId="5A39BBE3" wp14:textId="77777777">
      <w:pPr>
        <w:pStyle w:val="Heading2"/>
        <w:bidi w:val="0"/>
        <w:jc w:val="left"/>
        <w:rPr/>
      </w:pPr>
      <w:del w:author="Unknown Author" w:date="2023-07-23T10:49:09Z" w:id="147">
        <w:r>
          <w:rPr/>
          <w:drawing>
            <wp:inline xmlns:wp14="http://schemas.microsoft.com/office/word/2010/wordprocessingDrawing" distT="0" distB="0" distL="0" distR="0" wp14:anchorId="36AB1B07" wp14:editId="7777777">
              <wp:extent cx="3037205" cy="1695450"/>
              <wp:effectExtent l="0" t="0" r="0" b="0"/>
              <wp:docPr id="4" name="Picture 1"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Chart, surface chart&#10;&#10;Description automatically generated"/>
                      <pic:cNvPicPr>
                        <a:picLocks noChangeAspect="1" noChangeArrowheads="1"/>
                      </pic:cNvPicPr>
                    </pic:nvPicPr>
                    <pic:blipFill>
                      <a:blip r:embed="rId7"/>
                      <a:stretch>
                        <a:fillRect/>
                      </a:stretch>
                    </pic:blipFill>
                    <pic:spPr bwMode="auto">
                      <a:xfrm>
                        <a:off x="0" y="0"/>
                        <a:ext cx="3037205" cy="1695450"/>
                      </a:xfrm>
                      <a:prstGeom prst="rect">
                        <a:avLst/>
                      </a:prstGeom>
                    </pic:spPr>
                  </pic:pic>
                </a:graphicData>
              </a:graphic>
            </wp:inline>
          </w:drawing>
        </w:r>
      </w:del>
    </w:p>
    <w:p xmlns:wp14="http://schemas.microsoft.com/office/word/2010/wordml" w14:paraId="313F59BD" wp14:textId="77777777">
      <w:pPr>
        <w:pStyle w:val="Heading3"/>
        <w:bidi w:val="0"/>
        <w:jc w:val="left"/>
        <w:rPr/>
      </w:pPr>
      <w:del w:author="Unknown Author" w:date="2023-07-23T10:49:19Z" w:id="148">
        <w:r>
          <w:rPr/>
          <w:delText>Reach Area</w:delText>
        </w:r>
      </w:del>
    </w:p>
    <w:p xmlns:wp14="http://schemas.microsoft.com/office/word/2010/wordml" w14:paraId="0BD8BC05" wp14:textId="77777777">
      <w:pPr>
        <w:pStyle w:val="NoSpacing"/>
        <w:bidi w:val="0"/>
        <w:jc w:val="left"/>
        <w:rPr/>
      </w:pPr>
      <w:del w:author="Unknown Author" w:date="2023-07-23T10:49:19Z" w:id="149">
        <w:r>
          <w:rPr/>
          <w:delText>We previously generated 1000 reach area observations for each subject.</w:delText>
        </w:r>
      </w:del>
    </w:p>
    <w:p xmlns:wp14="http://schemas.microsoft.com/office/word/2010/wordml" w14:paraId="59D20BB0" wp14:textId="77777777">
      <w:pPr>
        <w:pStyle w:val="NoSpacing"/>
        <w:bidi w:val="0"/>
        <w:jc w:val="left"/>
        <w:rPr/>
      </w:pPr>
      <w:del w:author="Unknown Author" w:date="2023-07-23T10:49:19Z" w:id="150">
        <w:r>
          <w:rPr/>
          <w:delText>We enter all these observations from all the subject into a LMM with condition as the predictor, reach area as the predicted, and subject as a random factor.</w:delText>
        </w:r>
      </w:del>
    </w:p>
    <w:p xmlns:wp14="http://schemas.microsoft.com/office/word/2010/wordml" w14:paraId="478286BC" wp14:textId="77777777">
      <w:pPr>
        <w:pStyle w:val="NoSpacing"/>
        <w:bidi w:val="0"/>
        <w:jc w:val="left"/>
        <w:rPr/>
      </w:pPr>
      <w:del w:author="Unknown Author" w:date="2023-07-23T10:49:19Z" w:id="151">
        <w:r>
          <w:rPr/>
          <w:delText>We then compare it to an "empty" model that contains only an intercept and subjects as a random factor.</w:delText>
        </w:r>
      </w:del>
    </w:p>
    <w:p xmlns:wp14="http://schemas.microsoft.com/office/word/2010/wordml" w14:paraId="41C8F396" wp14:textId="77777777">
      <w:pPr>
        <w:pStyle w:val="Heading3"/>
        <w:bidi w:val="0"/>
        <w:jc w:val="left"/>
        <w:rPr/>
      </w:pPr>
      <w:del w:author="Unknown Author" w:date="2023-07-23T10:49:19Z" w:id="152">
        <w:r>
          <w:rPr/>
          <w:drawing>
            <wp:inline xmlns:wp14="http://schemas.microsoft.com/office/word/2010/wordprocessingDrawing" distT="0" distB="0" distL="0" distR="0" wp14:anchorId="78AC8ACB" wp14:editId="7777777">
              <wp:extent cx="2327275" cy="1339215"/>
              <wp:effectExtent l="0" t="0" r="0" b="0"/>
              <wp:docPr id="5" name="Picture 1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descr="Text&#10;&#10;Description automatically generated with low confidence"/>
                      <pic:cNvPicPr>
                        <a:picLocks noChangeAspect="1" noChangeArrowheads="1"/>
                      </pic:cNvPicPr>
                    </pic:nvPicPr>
                    <pic:blipFill>
                      <a:blip r:embed="rId8"/>
                      <a:stretch>
                        <a:fillRect/>
                      </a:stretch>
                    </pic:blipFill>
                    <pic:spPr bwMode="auto">
                      <a:xfrm>
                        <a:off x="0" y="0"/>
                        <a:ext cx="2327275" cy="1339215"/>
                      </a:xfrm>
                      <a:prstGeom prst="rect">
                        <a:avLst/>
                      </a:prstGeom>
                    </pic:spPr>
                  </pic:pic>
                </a:graphicData>
              </a:graphic>
            </wp:inline>
          </w:drawing>
        </w:r>
      </w:del>
    </w:p>
    <w:p xmlns:wp14="http://schemas.microsoft.com/office/word/2010/wordml" w14:paraId="76C5F9AD" wp14:textId="77777777">
      <w:pPr>
        <w:pStyle w:val="Heading3"/>
        <w:bidi w:val="0"/>
        <w:jc w:val="left"/>
        <w:rPr/>
      </w:pPr>
      <w:del w:author="Unknown Author" w:date="2023-07-23T10:49:28Z" w:id="153">
        <w:r>
          <w:rPr/>
          <w:delText>MAD</w:delText>
        </w:r>
      </w:del>
    </w:p>
    <w:p xmlns:wp14="http://schemas.microsoft.com/office/word/2010/wordml" w14:paraId="089D426D" wp14:textId="77777777">
      <w:pPr>
        <w:pStyle w:val="NoSpacing"/>
        <w:bidi w:val="0"/>
        <w:jc w:val="left"/>
        <w:rPr/>
      </w:pPr>
      <w:del w:author="Unknown Author" w:date="2023-07-23T10:49:28Z" w:id="154">
        <w:r>
          <w:rPr/>
          <w:delText>Model MAD as a function of condition with subjects as a random factor.</w:delText>
        </w:r>
      </w:del>
    </w:p>
    <w:p xmlns:wp14="http://schemas.microsoft.com/office/word/2010/wordml" w14:paraId="79F8F6C5" wp14:textId="77777777">
      <w:pPr>
        <w:pStyle w:val="NoSpacing"/>
        <w:bidi w:val="0"/>
        <w:jc w:val="left"/>
        <w:rPr/>
      </w:pPr>
      <w:del w:author="Unknown Author" w:date="2023-07-23T10:49:28Z" w:id="155">
        <w:r>
          <w:rPr/>
          <w:delText>Use actual values for each subject, not the average MAD.</w:delText>
        </w:r>
      </w:del>
    </w:p>
    <w:p xmlns:wp14="http://schemas.microsoft.com/office/word/2010/wordml" w14:paraId="72A3D3EC" wp14:textId="77777777">
      <w:pPr>
        <w:pStyle w:val="Heading3"/>
        <w:bidi w:val="0"/>
        <w:jc w:val="left"/>
        <w:rPr/>
      </w:pPr>
      <w:del w:author="Unknown Author" w:date="2023-07-23T10:49:28Z" w:id="156">
        <w:r>
          <w:rPr/>
          <w:drawing>
            <wp:inline xmlns:wp14="http://schemas.microsoft.com/office/word/2010/wordprocessingDrawing" distT="0" distB="0" distL="0" distR="0" wp14:anchorId="3152325D" wp14:editId="7777777">
              <wp:extent cx="2390140" cy="984885"/>
              <wp:effectExtent l="0" t="0" r="0" b="0"/>
              <wp:docPr id="6"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computer&#10;&#10;Description automatically generated with medium confidence"/>
                      <pic:cNvPicPr>
                        <a:picLocks noChangeAspect="1" noChangeArrowheads="1"/>
                      </pic:cNvPicPr>
                    </pic:nvPicPr>
                    <pic:blipFill>
                      <a:blip r:embed="rId9"/>
                      <a:stretch>
                        <a:fillRect/>
                      </a:stretch>
                    </pic:blipFill>
                    <pic:spPr bwMode="auto">
                      <a:xfrm>
                        <a:off x="0" y="0"/>
                        <a:ext cx="2390140" cy="984885"/>
                      </a:xfrm>
                      <a:prstGeom prst="rect">
                        <a:avLst/>
                      </a:prstGeom>
                    </pic:spPr>
                  </pic:pic>
                </a:graphicData>
              </a:graphic>
            </wp:inline>
          </w:drawing>
        </w:r>
      </w:del>
    </w:p>
    <w:p xmlns:wp14="http://schemas.microsoft.com/office/word/2010/wordml" w14:paraId="6BBD7905" wp14:textId="77777777">
      <w:pPr>
        <w:pStyle w:val="Heading3"/>
        <w:bidi w:val="0"/>
        <w:jc w:val="left"/>
        <w:rPr/>
      </w:pPr>
      <w:del w:author="Unknown Author" w:date="2023-07-23T10:50:44Z" w:id="157">
        <w:r>
          <w:rPr/>
          <w:delText>X Deviation</w:delText>
        </w:r>
      </w:del>
    </w:p>
    <w:p xmlns:wp14="http://schemas.microsoft.com/office/word/2010/wordml" w14:paraId="0D200B6D" wp14:textId="77777777">
      <w:pPr>
        <w:pStyle w:val="Normal"/>
        <w:bidi w:val="0"/>
        <w:jc w:val="left"/>
        <w:rPr/>
      </w:pPr>
      <w:del w:author="Unknown Author" w:date="2023-07-23T10:50:44Z" w:id="158">
        <w:r>
          <w:rPr/>
          <w:delText>Model X position as a function of condition with subjects as a random factor.</w:delText>
        </w:r>
      </w:del>
    </w:p>
    <w:p xmlns:wp14="http://schemas.microsoft.com/office/word/2010/wordml" w14:paraId="1F9E6D2B" wp14:textId="77777777">
      <w:pPr>
        <w:pStyle w:val="Normal"/>
        <w:bidi w:val="0"/>
        <w:jc w:val="left"/>
        <w:rPr/>
      </w:pPr>
      <w:del w:author="Unknown Author" w:date="2023-07-23T10:50:44Z" w:id="159">
        <w:r>
          <w:rPr/>
          <w:delText>Does so for each point along the trajectory.</w:delText>
        </w:r>
      </w:del>
    </w:p>
    <w:p xmlns:wp14="http://schemas.microsoft.com/office/word/2010/wordml" w14:paraId="0D0B940D" wp14:textId="77777777">
      <w:pPr>
        <w:pStyle w:val="Heading3"/>
        <w:bidi w:val="0"/>
        <w:jc w:val="left"/>
        <w:rPr/>
      </w:pPr>
      <w:del w:author="Unknown Author" w:date="2023-07-23T10:50:44Z" w:id="160">
        <w:r>
          <w:rPr/>
          <w:drawing>
            <wp:inline xmlns:wp14="http://schemas.microsoft.com/office/word/2010/wordprocessingDrawing" distT="0" distB="0" distL="0" distR="0" wp14:anchorId="4F83E0B2" wp14:editId="7777777">
              <wp:extent cx="4407535" cy="1307465"/>
              <wp:effectExtent l="0" t="0" r="0" b="0"/>
              <wp:docPr id="7" name="Picture 2"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A screen shot of a computer&#10;&#10;Description automatically generated with low confidence"/>
                      <pic:cNvPicPr>
                        <a:picLocks noChangeAspect="1" noChangeArrowheads="1"/>
                      </pic:cNvPicPr>
                    </pic:nvPicPr>
                    <pic:blipFill>
                      <a:blip r:embed="rId10"/>
                      <a:stretch>
                        <a:fillRect/>
                      </a:stretch>
                    </pic:blipFill>
                    <pic:spPr bwMode="auto">
                      <a:xfrm>
                        <a:off x="0" y="0"/>
                        <a:ext cx="4407535" cy="1307465"/>
                      </a:xfrm>
                      <a:prstGeom prst="rect">
                        <a:avLst/>
                      </a:prstGeom>
                    </pic:spPr>
                  </pic:pic>
                </a:graphicData>
              </a:graphic>
            </wp:inline>
          </w:drawing>
        </w:r>
      </w:del>
    </w:p>
    <w:p xmlns:wp14="http://schemas.microsoft.com/office/word/2010/wordml" w14:paraId="12FCAC5E" wp14:textId="77777777">
      <w:pPr>
        <w:pStyle w:val="Heading2"/>
        <w:rPr/>
      </w:pPr>
      <w:del w:author="Unknown Author" w:date="2023-07-23T09:48:50Z" w:id="161">
        <w:r>
          <w:rPr>
            <w:rtl w:val="true"/>
          </w:rPr>
          <w:delText>ניתוח</w:delText>
        </w:r>
      </w:del>
    </w:p>
    <w:p xmlns:wp14="http://schemas.microsoft.com/office/word/2010/wordml" w14:paraId="208835F7" wp14:textId="77777777">
      <w:pPr>
        <w:pStyle w:val="ListParagraph"/>
        <w:numPr>
          <w:ilvl w:val="0"/>
          <w:numId w:val="1"/>
        </w:numPr>
        <w:rPr/>
      </w:pPr>
      <w:del w:author="Unknown Author" w:date="2023-07-23T09:48:50Z" w:id="162">
        <w:r>
          <w:rPr>
            <w:rtl w:val="true"/>
          </w:rPr>
          <w:delText>מספר הפעמים שנבדק שינה את דעתו במסלול</w:delText>
        </w:r>
      </w:del>
    </w:p>
    <w:p xmlns:wp14="http://schemas.microsoft.com/office/word/2010/wordml" w14:paraId="6E792338" wp14:textId="77777777">
      <w:pPr>
        <w:pStyle w:val="ListParagraph"/>
        <w:rPr/>
      </w:pPr>
      <w:del w:author="Unknown Author" w:date="2023-07-23T09:48:50Z" w:id="163">
        <w:r>
          <w:rPr>
            <w:rtl w:val="true"/>
          </w:rPr>
          <w:delText>מדד לאפקט</w:delText>
        </w:r>
      </w:del>
      <w:del w:author="Unknown Author" w:date="2023-07-23T09:48:50Z" w:id="164">
        <w:r>
          <w:rPr>
            <w:rtl w:val="true"/>
          </w:rPr>
          <w:delText>.</w:delText>
        </w:r>
      </w:del>
    </w:p>
    <w:p xmlns:wp14="http://schemas.microsoft.com/office/word/2010/wordml" w14:paraId="5681DFDE" wp14:textId="77777777">
      <w:pPr>
        <w:pStyle w:val="ListParagraph"/>
        <w:ind w:left="0" w:firstLine="720"/>
        <w:rPr/>
      </w:pPr>
      <w:del w:author="Unknown Author" w:date="2023-07-23T09:48:50Z" w:id="165">
        <w:r>
          <w:rPr/>
          <w:delText>Resulaj</w:delText>
        </w:r>
      </w:del>
      <w:del w:author="Unknown Author" w:date="2023-07-23T09:48:50Z" w:id="166">
        <w:r>
          <w:rPr>
            <w:rtl w:val="true"/>
          </w:rPr>
          <w:delText xml:space="preserve"> </w:delText>
        </w:r>
      </w:del>
      <w:del w:author="Unknown Author" w:date="2023-07-23T09:48:50Z" w:id="167">
        <w:r>
          <w:rPr>
            <w:rtl w:val="true"/>
          </w:rPr>
          <w:delText>עשה את זה</w:delText>
        </w:r>
      </w:del>
      <w:del w:author="Unknown Author" w:date="2023-07-23T09:48:50Z" w:id="168">
        <w:r>
          <w:rPr>
            <w:rtl w:val="true"/>
          </w:rPr>
          <w:delText>.</w:delText>
        </w:r>
      </w:del>
    </w:p>
    <w:p xmlns:wp14="http://schemas.microsoft.com/office/word/2010/wordml" w14:paraId="0E27B00A" wp14:textId="77777777">
      <w:pPr>
        <w:pStyle w:val="ListParagraph"/>
        <w:rPr/>
      </w:pPr>
      <w:del w:author="Unknown Author" w:date="2023-07-23T09:48:50Z" w:id="169">
        <w:r>
          <w:rPr>
            <w:rtl w:val="true"/>
          </w:rPr>
          <w:drawing>
            <wp:inline xmlns:wp14="http://schemas.microsoft.com/office/word/2010/wordprocessingDrawing" distT="0" distB="0" distL="0" distR="0" wp14:anchorId="58218367" wp14:editId="7777777">
              <wp:extent cx="2580640" cy="1594485"/>
              <wp:effectExtent l="0" t="0" r="0" b="0"/>
              <wp:docPr id="8"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
                      <pic:cNvPicPr>
                        <a:picLocks noChangeAspect="1" noChangeArrowheads="1"/>
                      </pic:cNvPicPr>
                    </pic:nvPicPr>
                    <pic:blipFill>
                      <a:blip r:embed="rId11"/>
                      <a:stretch>
                        <a:fillRect/>
                      </a:stretch>
                    </pic:blipFill>
                    <pic:spPr bwMode="auto">
                      <a:xfrm>
                        <a:off x="0" y="0"/>
                        <a:ext cx="2580640" cy="1594485"/>
                      </a:xfrm>
                      <a:prstGeom prst="rect">
                        <a:avLst/>
                      </a:prstGeom>
                    </pic:spPr>
                  </pic:pic>
                </a:graphicData>
              </a:graphic>
            </wp:inline>
          </w:drawing>
        </w:r>
      </w:del>
    </w:p>
    <w:p xmlns:wp14="http://schemas.microsoft.com/office/word/2010/wordml" w14:paraId="60061E4C" wp14:textId="77777777">
      <w:pPr>
        <w:pStyle w:val="ListParagraph"/>
        <w:rPr/>
      </w:pPr>
      <w:del w:author="Unknown Author" w:date="2023-07-23T09:48:50Z" w:id="170">
        <w:r>
          <w:rPr>
            <w:rtl w:val="true"/>
          </w:rPr>
        </w:r>
      </w:del>
    </w:p>
    <w:p xmlns:wp14="http://schemas.microsoft.com/office/word/2010/wordml" w14:paraId="3A344BF0" wp14:textId="77777777">
      <w:pPr>
        <w:pStyle w:val="ListParagraph"/>
        <w:numPr>
          <w:ilvl w:val="0"/>
          <w:numId w:val="1"/>
        </w:numPr>
        <w:rPr/>
      </w:pPr>
      <w:del w:author="Unknown Author" w:date="2023-07-23T09:48:50Z" w:id="171">
        <w:r>
          <w:rPr>
            <w:rtl w:val="true"/>
          </w:rPr>
          <w:delText xml:space="preserve">ניתוח זווית </w:delText>
        </w:r>
      </w:del>
      <w:del w:author="Unknown Author" w:date="2023-07-23T09:48:50Z" w:id="172">
        <w:r>
          <w:rPr>
            <w:rtl w:val="true"/>
          </w:rPr>
          <w:delText>(</w:delText>
        </w:r>
      </w:del>
      <w:del w:author="Unknown Author" w:date="2023-07-23T09:48:50Z" w:id="173">
        <w:r>
          <w:rPr>
            <w:rtl w:val="true"/>
          </w:rPr>
          <w:delText>כיוון</w:delText>
        </w:r>
      </w:del>
      <w:del w:author="Unknown Author" w:date="2023-07-23T09:48:50Z" w:id="174">
        <w:r>
          <w:rPr>
            <w:rtl w:val="true"/>
          </w:rPr>
          <w:delText xml:space="preserve">) </w:delText>
        </w:r>
      </w:del>
      <w:del w:author="Unknown Author" w:date="2023-07-23T09:48:50Z" w:id="175">
        <w:r>
          <w:rPr>
            <w:rtl w:val="true"/>
          </w:rPr>
          <w:delText>בכל נקודה בזמן</w:delText>
        </w:r>
      </w:del>
      <w:del w:author="Unknown Author" w:date="2023-07-23T09:48:50Z" w:id="176">
        <w:r>
          <w:rPr>
            <w:rtl w:val="true"/>
          </w:rPr>
          <w:delText>.</w:delText>
        </w:r>
      </w:del>
    </w:p>
    <w:p xmlns:wp14="http://schemas.microsoft.com/office/word/2010/wordml" w14:paraId="44EAFD9C" wp14:textId="77777777">
      <w:pPr>
        <w:pStyle w:val="ListParagraph"/>
        <w:rPr/>
      </w:pPr>
      <w:del w:author="Unknown Author" w:date="2023-07-23T09:48:50Z" w:id="177">
        <w:r>
          <w:rPr>
            <w:rtl w:val="true"/>
          </w:rPr>
          <w:drawing>
            <wp:inline xmlns:wp14="http://schemas.microsoft.com/office/word/2010/wordprocessingDrawing" distT="0" distB="0" distL="0" distR="0" wp14:anchorId="1060566A" wp14:editId="7777777">
              <wp:extent cx="2927985" cy="1518920"/>
              <wp:effectExtent l="0" t="0" r="0" b="0"/>
              <wp:docPr id="9"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descr=""/>
                      <pic:cNvPicPr>
                        <a:picLocks noChangeAspect="1" noChangeArrowheads="1"/>
                      </pic:cNvPicPr>
                    </pic:nvPicPr>
                    <pic:blipFill>
                      <a:blip r:embed="rId12"/>
                      <a:stretch>
                        <a:fillRect/>
                      </a:stretch>
                    </pic:blipFill>
                    <pic:spPr bwMode="auto">
                      <a:xfrm>
                        <a:off x="0" y="0"/>
                        <a:ext cx="2927985" cy="1518920"/>
                      </a:xfrm>
                      <a:prstGeom prst="rect">
                        <a:avLst/>
                      </a:prstGeom>
                    </pic:spPr>
                  </pic:pic>
                </a:graphicData>
              </a:graphic>
            </wp:inline>
          </w:drawing>
        </w:r>
      </w:del>
    </w:p>
    <w:p xmlns:wp14="http://schemas.microsoft.com/office/word/2010/wordml" w14:paraId="4B94D5A5" wp14:textId="77777777">
      <w:pPr>
        <w:pStyle w:val="NoSpacing"/>
        <w:rPr>
          <w:sz w:val="18"/>
          <w:szCs w:val="18"/>
        </w:rPr>
      </w:pPr>
      <w:del w:author="Unknown Author" w:date="2023-07-23T09:48:50Z" w:id="178">
        <w:r>
          <w:rPr>
            <w:sz w:val="18"/>
            <w:szCs w:val="18"/>
            <w:rtl w:val="true"/>
          </w:rPr>
        </w:r>
      </w:del>
    </w:p>
    <w:p xmlns:wp14="http://schemas.microsoft.com/office/word/2010/wordml" w14:paraId="69F12253" wp14:textId="77777777">
      <w:pPr>
        <w:pStyle w:val="Heading3"/>
        <w:rPr/>
      </w:pPr>
      <w:del w:author="Unknown Author" w:date="2023-07-23T09:48:50Z" w:id="179">
        <w:r>
          <w:rPr/>
          <w:delText>Linear mixed model</w:delText>
        </w:r>
      </w:del>
    </w:p>
    <w:p xmlns:wp14="http://schemas.microsoft.com/office/word/2010/wordml" w14:paraId="1398D60B" wp14:textId="77777777">
      <w:pPr>
        <w:pStyle w:val="Heading4"/>
        <w:rPr/>
      </w:pPr>
      <w:del w:author="Unknown Author" w:date="2023-07-23T09:48:50Z" w:id="180">
        <w:r>
          <w:rPr/>
          <w:delText>Reach area</w:delText>
        </w:r>
      </w:del>
    </w:p>
    <w:p xmlns:wp14="http://schemas.microsoft.com/office/word/2010/wordml" w14:paraId="561175C2" wp14:textId="77777777">
      <w:pPr>
        <w:pStyle w:val="NoSpacing"/>
        <w:rPr/>
      </w:pPr>
      <w:del w:author="Unknown Author" w:date="2023-07-23T09:48:50Z" w:id="181">
        <w:r>
          <w:rPr>
            <w:rtl w:val="true"/>
          </w:rPr>
          <w:delText>נראה שה</w:delText>
        </w:r>
      </w:del>
      <w:del w:author="Unknown Author" w:date="2023-07-23T09:48:50Z" w:id="182">
        <w:r>
          <w:rPr>
            <w:rtl w:val="true"/>
          </w:rPr>
          <w:delText>-</w:delText>
        </w:r>
      </w:del>
      <w:del w:author="Unknown Author" w:date="2023-07-23T09:48:50Z" w:id="183">
        <w:r>
          <w:rPr/>
          <w:delText>interpolation</w:delText>
        </w:r>
      </w:del>
      <w:del w:author="Unknown Author" w:date="2023-07-23T09:48:50Z" w:id="184">
        <w:r>
          <w:rPr>
            <w:rtl w:val="true"/>
          </w:rPr>
          <w:delText xml:space="preserve"> </w:delText>
        </w:r>
      </w:del>
      <w:del w:author="Unknown Author" w:date="2023-07-23T09:48:50Z" w:id="185">
        <w:r>
          <w:rPr>
            <w:rtl w:val="true"/>
          </w:rPr>
          <w:delText>של ה</w:delText>
        </w:r>
      </w:del>
      <w:del w:author="Unknown Author" w:date="2023-07-23T09:48:50Z" w:id="186">
        <w:r>
          <w:rPr>
            <w:rtl w:val="true"/>
          </w:rPr>
          <w:delText>-</w:delText>
        </w:r>
      </w:del>
      <w:del w:author="Unknown Author" w:date="2023-07-23T09:48:50Z" w:id="187">
        <w:r>
          <w:rPr/>
          <w:delText>trajectories</w:delText>
        </w:r>
      </w:del>
      <w:del w:author="Unknown Author" w:date="2023-07-23T09:48:50Z" w:id="188">
        <w:r>
          <w:rPr>
            <w:rtl w:val="true"/>
          </w:rPr>
          <w:delText xml:space="preserve"> </w:delText>
        </w:r>
      </w:del>
      <w:del w:author="Unknown Author" w:date="2023-07-23T09:48:50Z" w:id="189">
        <w:r>
          <w:rPr>
            <w:rtl w:val="true"/>
          </w:rPr>
          <w:delText>לא עובדת טוב מה שגורם למסלולים מעוותים</w:delText>
        </w:r>
      </w:del>
      <w:del w:author="Unknown Author" w:date="2023-07-23T09:48:50Z" w:id="190">
        <w:r>
          <w:rPr>
            <w:rtl w:val="true"/>
          </w:rPr>
          <w:delText>.</w:delText>
        </w:r>
      </w:del>
    </w:p>
    <w:p xmlns:wp14="http://schemas.microsoft.com/office/word/2010/wordml" w14:paraId="4E4399AB" wp14:textId="77777777">
      <w:pPr>
        <w:pStyle w:val="NoSpacing"/>
        <w:rPr/>
      </w:pPr>
      <w:del w:author="Unknown Author" w:date="2023-07-23T09:48:50Z" w:id="191">
        <w:r>
          <w:rPr>
            <w:rtl w:val="true"/>
          </w:rPr>
          <w:delText xml:space="preserve">אדום </w:delText>
        </w:r>
      </w:del>
      <w:del w:author="Unknown Author" w:date="2023-07-23T09:48:50Z" w:id="192">
        <w:r>
          <w:rPr>
            <w:rtl w:val="true"/>
          </w:rPr>
          <w:delText xml:space="preserve">= </w:delText>
        </w:r>
      </w:del>
      <w:del w:author="Unknown Author" w:date="2023-07-23T09:48:50Z" w:id="193">
        <w:r>
          <w:rPr>
            <w:rtl w:val="true"/>
          </w:rPr>
          <w:delText xml:space="preserve">הושטה שמאלה </w:delText>
        </w:r>
      </w:del>
      <w:del w:author="Unknown Author" w:date="2023-07-23T09:48:50Z" w:id="194">
        <w:r>
          <w:rPr>
            <w:rtl w:val="true"/>
          </w:rPr>
          <w:delText>(</w:delText>
        </w:r>
      </w:del>
      <w:del w:author="Unknown Author" w:date="2023-07-23T09:48:50Z" w:id="195">
        <w:r>
          <w:rPr>
            <w:rtl w:val="true"/>
          </w:rPr>
          <w:delText>כן זה הפוך</w:delText>
        </w:r>
      </w:del>
      <w:del w:author="Unknown Author" w:date="2023-07-23T09:48:50Z" w:id="196">
        <w:r>
          <w:rPr>
            <w:rtl w:val="true"/>
          </w:rPr>
          <w:delText xml:space="preserve">), </w:delText>
        </w:r>
      </w:del>
      <w:del w:author="Unknown Author" w:date="2023-07-23T09:48:50Z" w:id="197">
        <w:r>
          <w:rPr>
            <w:rtl w:val="true"/>
          </w:rPr>
          <w:delText xml:space="preserve">ירוק </w:delText>
        </w:r>
      </w:del>
      <w:del w:author="Unknown Author" w:date="2023-07-23T09:48:50Z" w:id="198">
        <w:r>
          <w:rPr>
            <w:rtl w:val="true"/>
          </w:rPr>
          <w:delText xml:space="preserve">= </w:delText>
        </w:r>
      </w:del>
      <w:del w:author="Unknown Author" w:date="2023-07-23T09:48:50Z" w:id="199">
        <w:r>
          <w:rPr>
            <w:rtl w:val="true"/>
          </w:rPr>
          <w:delText>הושטה ימינה</w:delText>
        </w:r>
      </w:del>
      <w:del w:author="Unknown Author" w:date="2023-07-23T09:48:50Z" w:id="200">
        <w:r>
          <w:rPr>
            <w:rtl w:val="true"/>
          </w:rPr>
          <w:delText>.</w:delText>
        </w:r>
      </w:del>
    </w:p>
    <w:p xmlns:wp14="http://schemas.microsoft.com/office/word/2010/wordml" w14:paraId="3DEEC669" wp14:textId="77777777">
      <w:pPr>
        <w:pStyle w:val="NoSpacing"/>
        <w:rPr/>
      </w:pPr>
      <w:del w:author="Unknown Author" w:date="2023-07-23T09:48:50Z" w:id="201">
        <w:r>
          <w:rPr>
            <w:rtl w:val="true"/>
          </w:rPr>
          <w:drawing>
            <wp:inline xmlns:wp14="http://schemas.microsoft.com/office/word/2010/wordprocessingDrawing" distT="0" distB="0" distL="0" distR="0" wp14:anchorId="0FE2A47F" wp14:editId="7777777">
              <wp:extent cx="1217295" cy="1102360"/>
              <wp:effectExtent l="0" t="0" r="0" b="0"/>
              <wp:docPr id="10"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1" descr="Chart, line chart&#10;&#10;Description automatically generated"/>
                      <pic:cNvPicPr>
                        <a:picLocks noChangeAspect="1" noChangeArrowheads="1"/>
                      </pic:cNvPicPr>
                    </pic:nvPicPr>
                    <pic:blipFill>
                      <a:blip r:embed="rId13"/>
                      <a:stretch>
                        <a:fillRect/>
                      </a:stretch>
                    </pic:blipFill>
                    <pic:spPr bwMode="auto">
                      <a:xfrm>
                        <a:off x="0" y="0"/>
                        <a:ext cx="1217295" cy="1102360"/>
                      </a:xfrm>
                      <a:prstGeom prst="rect">
                        <a:avLst/>
                      </a:prstGeom>
                    </pic:spPr>
                  </pic:pic>
                </a:graphicData>
              </a:graphic>
            </wp:inline>
          </w:drawing>
        </w:r>
      </w:del>
    </w:p>
    <w:p xmlns:wp14="http://schemas.microsoft.com/office/word/2010/wordml" w14:paraId="3F66E45F" wp14:textId="77777777">
      <w:pPr>
        <w:pStyle w:val="NoSpacing"/>
        <w:rPr/>
      </w:pPr>
      <w:del w:author="Unknown Author" w:date="2023-07-23T09:48:50Z" w:id="202">
        <w:r>
          <w:rPr>
            <w:rtl w:val="true"/>
          </w:rPr>
          <w:delText>זה יוצר ערכים קיצוניים ב</w:delText>
        </w:r>
      </w:del>
      <w:del w:author="Unknown Author" w:date="2023-07-23T09:48:50Z" w:id="203">
        <w:r>
          <w:rPr>
            <w:rtl w:val="true"/>
          </w:rPr>
          <w:delText>-</w:delText>
        </w:r>
      </w:del>
      <w:del w:author="Unknown Author" w:date="2023-07-23T09:48:50Z" w:id="204">
        <w:r>
          <w:rPr/>
          <w:delText>reach area</w:delText>
        </w:r>
      </w:del>
      <w:del w:author="Unknown Author" w:date="2023-07-23T09:48:50Z" w:id="205">
        <w:r>
          <w:rPr>
            <w:rtl w:val="true"/>
          </w:rPr>
          <w:delText>.</w:delText>
        </w:r>
      </w:del>
    </w:p>
    <w:p xmlns:wp14="http://schemas.microsoft.com/office/word/2010/wordml" w14:paraId="3656B9AB" wp14:textId="77777777">
      <w:pPr>
        <w:pStyle w:val="NoSpacing"/>
        <w:rPr/>
      </w:pPr>
      <w:del w:author="Unknown Author" w:date="2023-07-23T09:48:50Z" w:id="206">
        <w:r>
          <w:rPr>
            <w:rtl w:val="true"/>
          </w:rPr>
          <w:drawing>
            <wp:inline xmlns:wp14="http://schemas.microsoft.com/office/word/2010/wordprocessingDrawing" distT="0" distB="0" distL="0" distR="0" wp14:anchorId="106C6D49" wp14:editId="7777777">
              <wp:extent cx="1221740" cy="1399540"/>
              <wp:effectExtent l="0" t="0" r="0" b="0"/>
              <wp:docPr id="11" name="Picture 16"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6" descr="Chart, waterfall chart&#10;&#10;Description automatically generated"/>
                      <pic:cNvPicPr>
                        <a:picLocks noChangeAspect="1" noChangeArrowheads="1"/>
                      </pic:cNvPicPr>
                    </pic:nvPicPr>
                    <pic:blipFill>
                      <a:blip r:embed="rId14"/>
                      <a:stretch>
                        <a:fillRect/>
                      </a:stretch>
                    </pic:blipFill>
                    <pic:spPr bwMode="auto">
                      <a:xfrm>
                        <a:off x="0" y="0"/>
                        <a:ext cx="1221740" cy="1399540"/>
                      </a:xfrm>
                      <a:prstGeom prst="rect">
                        <a:avLst/>
                      </a:prstGeom>
                    </pic:spPr>
                  </pic:pic>
                </a:graphicData>
              </a:graphic>
            </wp:inline>
          </w:drawing>
        </w:r>
      </w:del>
    </w:p>
    <w:p xmlns:wp14="http://schemas.microsoft.com/office/word/2010/wordml" w14:paraId="6056A3D8" wp14:textId="77777777">
      <w:pPr>
        <w:pStyle w:val="NoSpacing"/>
        <w:rPr/>
      </w:pPr>
      <w:del w:author="Unknown Author" w:date="2023-07-23T09:48:50Z" w:id="207">
        <w:r>
          <w:rPr>
            <w:rtl w:val="true"/>
          </w:rPr>
          <w:delText>מבט מקרוב מגלה שהמסלול האדום מתחיל בנקודה מאוחרת על ציר מהמסלול הירוק</w:delText>
        </w:r>
      </w:del>
      <w:del w:author="Unknown Author" w:date="2023-07-23T09:48:50Z" w:id="208">
        <w:r>
          <w:rPr>
            <w:rtl w:val="true"/>
          </w:rPr>
          <w:delText xml:space="preserve">, </w:delText>
        </w:r>
      </w:del>
      <w:del w:author="Unknown Author" w:date="2023-07-23T09:48:50Z" w:id="209">
        <w:r>
          <w:rPr>
            <w:rtl w:val="true"/>
          </w:rPr>
          <w:delText xml:space="preserve">משמע שצריך לעשות לו אקסטרהפולציה כדי לקבל את ערכי </w:delText>
        </w:r>
      </w:del>
      <w:del w:author="Unknown Author" w:date="2023-07-23T09:48:50Z" w:id="210">
        <w:r>
          <w:rPr/>
          <w:delText>X</w:delText>
        </w:r>
      </w:del>
      <w:del w:author="Unknown Author" w:date="2023-07-23T09:48:50Z" w:id="211">
        <w:r>
          <w:rPr>
            <w:rtl w:val="true"/>
          </w:rPr>
          <w:delText xml:space="preserve"> </w:delText>
        </w:r>
      </w:del>
      <w:del w:author="Unknown Author" w:date="2023-07-23T09:48:50Z" w:id="212">
        <w:r>
          <w:rPr>
            <w:rtl w:val="true"/>
          </w:rPr>
          <w:delText>של המסלול האדום בכל אחת מנקודות ה</w:delText>
        </w:r>
      </w:del>
      <w:del w:author="Unknown Author" w:date="2023-07-23T09:48:50Z" w:id="213">
        <w:r>
          <w:rPr>
            <w:rtl w:val="true"/>
          </w:rPr>
          <w:delText>-</w:delText>
        </w:r>
      </w:del>
      <w:del w:author="Unknown Author" w:date="2023-07-23T09:48:50Z" w:id="214">
        <w:r>
          <w:rPr/>
          <w:delText>Z</w:delText>
        </w:r>
      </w:del>
      <w:del w:author="Unknown Author" w:date="2023-07-23T09:48:50Z" w:id="215">
        <w:r>
          <w:rPr>
            <w:rtl w:val="true"/>
          </w:rPr>
          <w:delText xml:space="preserve"> </w:delText>
        </w:r>
      </w:del>
      <w:del w:author="Unknown Author" w:date="2023-07-23T09:48:50Z" w:id="216">
        <w:r>
          <w:rPr>
            <w:rtl w:val="true"/>
          </w:rPr>
          <w:delText>של המסלול הירוק</w:delText>
        </w:r>
      </w:del>
      <w:del w:author="Unknown Author" w:date="2023-07-23T09:48:50Z" w:id="217">
        <w:r>
          <w:rPr>
            <w:rtl w:val="true"/>
          </w:rPr>
          <w:delText>.</w:delText>
        </w:r>
      </w:del>
    </w:p>
    <w:p xmlns:wp14="http://schemas.microsoft.com/office/word/2010/wordml" w14:paraId="69A01A29" wp14:textId="77777777">
      <w:pPr>
        <w:pStyle w:val="NoSpacing"/>
        <w:rPr/>
      </w:pPr>
      <w:del w:author="Unknown Author" w:date="2023-07-23T09:48:50Z" w:id="218">
        <w:r>
          <w:rPr>
            <w:rtl w:val="true"/>
          </w:rPr>
          <w:delText>הבעיה היא שהמסלול האדום לא פונה לכיוון אליו רוצים לעשות אקסטרה פולציה</w:delText>
        </w:r>
      </w:del>
      <w:del w:author="Unknown Author" w:date="2023-07-23T09:48:50Z" w:id="219">
        <w:r>
          <w:rPr>
            <w:rtl w:val="true"/>
          </w:rPr>
          <w:delText xml:space="preserve">, </w:delText>
        </w:r>
      </w:del>
      <w:del w:author="Unknown Author" w:date="2023-07-23T09:48:50Z" w:id="220">
        <w:r>
          <w:rPr>
            <w:rtl w:val="true"/>
          </w:rPr>
          <w:delText>ולכן ה</w:delText>
        </w:r>
      </w:del>
      <w:del w:author="Unknown Author" w:date="2023-07-23T09:48:50Z" w:id="221">
        <w:r>
          <w:rPr>
            <w:rtl w:val="true"/>
          </w:rPr>
          <w:delText>-</w:delText>
        </w:r>
      </w:del>
      <w:del w:author="Unknown Author" w:date="2023-07-23T09:48:50Z" w:id="222">
        <w:r>
          <w:rPr/>
          <w:delText>fit</w:delText>
        </w:r>
      </w:del>
      <w:del w:author="Unknown Author" w:date="2023-07-23T09:48:50Z" w:id="223">
        <w:r>
          <w:rPr>
            <w:rtl w:val="true"/>
          </w:rPr>
          <w:delText xml:space="preserve"> </w:delText>
        </w:r>
      </w:del>
      <w:del w:author="Unknown Author" w:date="2023-07-23T09:48:50Z" w:id="224">
        <w:r>
          <w:rPr>
            <w:rtl w:val="true"/>
          </w:rPr>
          <w:delText>צריך להתאים ערכים קיצוניים כדי לנסות לפצות על כך</w:delText>
        </w:r>
      </w:del>
      <w:del w:author="Unknown Author" w:date="2023-07-23T09:48:50Z" w:id="225">
        <w:r>
          <w:rPr>
            <w:rtl w:val="true"/>
          </w:rPr>
          <w:delText>.</w:delText>
        </w:r>
      </w:del>
    </w:p>
    <w:p xmlns:wp14="http://schemas.microsoft.com/office/word/2010/wordml" w14:paraId="45FB0818" wp14:textId="77777777">
      <w:pPr>
        <w:pStyle w:val="NoSpacing"/>
        <w:rPr/>
      </w:pPr>
      <w:del w:author="Unknown Author" w:date="2023-07-23T09:48:50Z" w:id="226">
        <w:r>
          <w:rPr>
            <w:rtl w:val="true"/>
          </w:rPr>
          <w:drawing>
            <wp:inline xmlns:wp14="http://schemas.microsoft.com/office/word/2010/wordprocessingDrawing" distT="0" distB="0" distL="0" distR="0" wp14:anchorId="15C9902A" wp14:editId="7777777">
              <wp:extent cx="1708150" cy="965200"/>
              <wp:effectExtent l="0" t="0" r="0" b="0"/>
              <wp:docPr id="12"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7" descr=""/>
                      <pic:cNvPicPr>
                        <a:picLocks noChangeAspect="1" noChangeArrowheads="1"/>
                      </pic:cNvPicPr>
                    </pic:nvPicPr>
                    <pic:blipFill>
                      <a:blip r:embed="rId15"/>
                      <a:stretch>
                        <a:fillRect/>
                      </a:stretch>
                    </pic:blipFill>
                    <pic:spPr bwMode="auto">
                      <a:xfrm>
                        <a:off x="0" y="0"/>
                        <a:ext cx="1708150" cy="965200"/>
                      </a:xfrm>
                      <a:prstGeom prst="rect">
                        <a:avLst/>
                      </a:prstGeom>
                    </pic:spPr>
                  </pic:pic>
                </a:graphicData>
              </a:graphic>
            </wp:inline>
          </w:drawing>
        </w:r>
      </w:del>
    </w:p>
    <w:p xmlns:wp14="http://schemas.microsoft.com/office/word/2010/wordml" w14:paraId="1F1D0C19" wp14:textId="77777777">
      <w:pPr>
        <w:pStyle w:val="NoSpacing"/>
        <w:rPr/>
      </w:pPr>
      <w:del w:author="Unknown Author" w:date="2023-07-23T09:48:50Z" w:id="227">
        <w:r>
          <w:rPr>
            <w:rtl w:val="true"/>
          </w:rPr>
          <w:delText xml:space="preserve">כדי לפתור זאת נציב סף על ציר </w:delText>
        </w:r>
      </w:del>
      <w:del w:author="Unknown Author" w:date="2023-07-23T09:48:50Z" w:id="228">
        <w:r>
          <w:rPr/>
          <w:delText>Z</w:delText>
        </w:r>
      </w:del>
      <w:del w:author="Unknown Author" w:date="2023-07-23T09:48:50Z" w:id="229">
        <w:r>
          <w:rPr>
            <w:rtl w:val="true"/>
          </w:rPr>
          <w:delText xml:space="preserve">, </w:delText>
        </w:r>
      </w:del>
      <w:del w:author="Unknown Author" w:date="2023-07-23T09:48:50Z" w:id="230">
        <w:r>
          <w:rPr>
            <w:rtl w:val="true"/>
          </w:rPr>
          <w:delText>ונחשב את השטח רק מעבר לסף זה</w:delText>
        </w:r>
      </w:del>
      <w:del w:author="Unknown Author" w:date="2023-07-23T09:48:50Z" w:id="231">
        <w:r>
          <w:rPr>
            <w:rtl w:val="true"/>
          </w:rPr>
          <w:delText>.</w:delText>
        </w:r>
      </w:del>
    </w:p>
    <w:p xmlns:wp14="http://schemas.microsoft.com/office/word/2010/wordml" w14:paraId="72704978" wp14:textId="77777777">
      <w:pPr>
        <w:pStyle w:val="Heading2"/>
        <w:rPr/>
      </w:pPr>
      <w:del w:author="Unknown Author" w:date="2023-07-23T09:48:50Z" w:id="232">
        <w:r>
          <w:rPr>
            <w:rtl w:val="true"/>
          </w:rPr>
          <w:delText>כדי להימנע מביקורת עתידית</w:delText>
        </w:r>
      </w:del>
      <w:del w:author="Unknown Author" w:date="2023-07-23T09:48:50Z" w:id="233">
        <w:r>
          <w:rPr>
            <w:rtl w:val="true"/>
          </w:rPr>
          <w:delText xml:space="preserve">, </w:delText>
        </w:r>
      </w:del>
      <w:del w:author="Unknown Author" w:date="2023-07-23T09:48:50Z" w:id="234">
        <w:r>
          <w:rPr>
            <w:rtl w:val="true"/>
          </w:rPr>
          <w:delText>ניתן להכניס רעש לתחילת המסלול ולהראות ששינוי הסף אינו יוצר אפקט בשל הרעש</w:delText>
        </w:r>
      </w:del>
      <w:del w:author="Unknown Author" w:date="2023-07-23T09:48:50Z" w:id="235">
        <w:r>
          <w:rPr>
            <w:rtl w:val="true"/>
          </w:rPr>
          <w:delText>.</w:delText>
        </w:r>
      </w:del>
    </w:p>
    <w:sectPr>
      <w:type w:val="nextPage"/>
      <w:pgSz w:w="12240" w:h="15840" w:orient="portrait"/>
      <w:pgMar w:top="238" w:right="244" w:bottom="244" w:left="238" w:header="0" w:footer="0" w:gutter="0"/>
      <w:pgNumType w:fmt="decimal"/>
      <w:formProt w:val="false"/>
      <w:textDirection w:val="lrTb"/>
      <w:bidi/>
      <w:docGrid w:type="default" w:linePitch="360" w:charSpace="0"/>
      <w:cols w:num="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OpenSymbol">
    <w:altName w:val="Arial Unicode MS"/>
    <w:charset w:val="02"/>
    <w:family w:val="auto"/>
    <w:pitch w:val="default"/>
  </w:font>
  <w:font w:name="Liberation Sans">
    <w:altName w:val="Arial"/>
    <w:charset w:val="01"/>
    <w:family w:val="roman"/>
    <w:pitch w:val="variable"/>
  </w:font>
  <w:font w:name="Arial">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xmlns:w="http://schemas.openxmlformats.org/wordprocessingml/2006/main" w:abstractNumId="11">
    <w:nsid w:val="791ab8f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nsid w:val="24c4a8c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nsid w:val="77b723d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nsid w:val="5b567f8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nsid w:val="6f5de88c"/>
    <w:multiLevelType xmlns:w="http://schemas.openxmlformats.org/wordprocessingml/2006/main" w:val="hybridMultilevel"/>
    <w:lvl xmlns:w="http://schemas.openxmlformats.org/wordprocessingml/2006/main" w:ilvl="0">
      <w:start w:val="1"/>
      <w:numFmt w:val="lowerRoman"/>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557fd150"/>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1">
    <w:lvl w:ilvl="0">
      <w:start w:val="1"/>
      <w:numFmt w:val="bullet"/>
      <w:lvlText w:val=""/>
      <w:lvlJc w:val="left"/>
      <w:pPr>
        <w:ind w:left="720" w:hanging="360"/>
      </w:pPr>
      <w:rPr>
        <w:rFonts w:hint="default" w:ascii="Symbol" w:hAnsi="Symbol" w:cs="Symbol"/>
        <w:rFonts w:cs="David"/>
      </w:rPr>
    </w:lvl>
    <w:lvl w:ilvl="1">
      <w:start w:val="1"/>
      <w:numFmt w:val="bullet"/>
      <w:lvlText w:val="o"/>
      <w:lvlJc w:val="left"/>
      <w:pPr>
        <w:ind w:left="1440" w:hanging="360"/>
      </w:pPr>
      <w:rPr>
        <w:rFonts w:hint="default" w:ascii="Courier New" w:hAnsi="Courier New" w:cs="Courier New"/>
        <w:rFonts w:cs="Courier New"/>
      </w:rPr>
    </w:lvl>
    <w:lvl w:ilvl="2">
      <w:start w:val="1"/>
      <w:numFmt w:val="bullet"/>
      <w:lvlText w:val=""/>
      <w:lvlJc w:val="left"/>
      <w:pPr>
        <w:ind w:left="2160" w:hanging="360"/>
      </w:pPr>
      <w:rPr>
        <w:rFonts w:hint="default" w:ascii="Wingdings" w:hAnsi="Wingdings" w:cs="Wingdings"/>
        <w:rFonts w:cs="Wingdings"/>
      </w:rPr>
    </w:lvl>
    <w:lvl w:ilvl="3">
      <w:start w:val="1"/>
      <w:numFmt w:val="bullet"/>
      <w:lvlText w:val=""/>
      <w:lvlJc w:val="left"/>
      <w:pPr>
        <w:ind w:left="2880" w:hanging="360"/>
      </w:pPr>
      <w:rPr>
        <w:rFonts w:hint="default" w:ascii="Symbol" w:hAnsi="Symbol" w:cs="Symbol"/>
        <w:rFonts w:cs="Symbol"/>
      </w:rPr>
    </w:lvl>
    <w:lvl w:ilvl="4">
      <w:start w:val="1"/>
      <w:numFmt w:val="bullet"/>
      <w:lvlText w:val="o"/>
      <w:lvlJc w:val="left"/>
      <w:pPr>
        <w:ind w:left="3600" w:hanging="360"/>
      </w:pPr>
      <w:rPr>
        <w:rFonts w:hint="default" w:ascii="Courier New" w:hAnsi="Courier New" w:cs="Courier New"/>
        <w:rFonts w:cs="Courier New"/>
      </w:rPr>
    </w:lvl>
    <w:lvl w:ilvl="5">
      <w:start w:val="1"/>
      <w:numFmt w:val="bullet"/>
      <w:lvlText w:val=""/>
      <w:lvlJc w:val="left"/>
      <w:pPr>
        <w:ind w:left="4320" w:hanging="360"/>
      </w:pPr>
      <w:rPr>
        <w:rFonts w:hint="default" w:ascii="Wingdings" w:hAnsi="Wingdings" w:cs="Wingdings"/>
        <w:rFonts w:cs="Wingdings"/>
      </w:rPr>
    </w:lvl>
    <w:lvl w:ilvl="6">
      <w:start w:val="1"/>
      <w:numFmt w:val="bullet"/>
      <w:lvlText w:val=""/>
      <w:lvlJc w:val="left"/>
      <w:pPr>
        <w:ind w:left="5040" w:hanging="360"/>
      </w:pPr>
      <w:rPr>
        <w:rFonts w:hint="default" w:ascii="Symbol" w:hAnsi="Symbol" w:cs="Symbol"/>
        <w:rFonts w:cs="Symbol"/>
      </w:rPr>
    </w:lvl>
    <w:lvl w:ilvl="7">
      <w:start w:val="1"/>
      <w:numFmt w:val="bullet"/>
      <w:lvlText w:val="o"/>
      <w:lvlJc w:val="left"/>
      <w:pPr>
        <w:ind w:left="5760" w:hanging="360"/>
      </w:pPr>
      <w:rPr>
        <w:rFonts w:hint="default" w:ascii="Courier New" w:hAnsi="Courier New" w:cs="Courier New"/>
        <w:rFonts w:cs="Courier New"/>
      </w:rPr>
    </w:lvl>
    <w:lvl w:ilvl="8">
      <w:start w:val="1"/>
      <w:numFmt w:val="bullet"/>
      <w:lvlText w:val=""/>
      <w:lvlJc w:val="left"/>
      <w:pPr>
        <w:ind w:left="6480" w:hanging="360"/>
      </w:pPr>
      <w:rPr>
        <w:rFonts w:hint="default" w:ascii="Wingdings" w:hAnsi="Wingdings" w:cs="Wingdings"/>
        <w:rFonts w:cs="Wingdings"/>
      </w:rPr>
    </w:lvl>
    <w:nsid w:val="37a420cd"/>
  </w:abstractNum>
  <w:abstractNum w:abstractNumId="2">
    <w:lvl w:ilvl="0">
      <w:start w:val="4"/>
      <w:numFmt w:val="bullet"/>
      <w:lvlText w:val=""/>
      <w:lvlJc w:val="left"/>
      <w:pPr>
        <w:ind w:left="720" w:hanging="360"/>
      </w:pPr>
      <w:rPr>
        <w:rFonts w:hint="default" w:ascii="Symbol" w:hAnsi="Symbol" w:cs="Symbol"/>
        <w:rFonts w:cs="David"/>
      </w:rPr>
    </w:lvl>
    <w:lvl w:ilvl="1">
      <w:start w:val="1"/>
      <w:numFmt w:val="bullet"/>
      <w:lvlText w:val="o"/>
      <w:lvlJc w:val="left"/>
      <w:pPr>
        <w:ind w:left="1440" w:hanging="360"/>
      </w:pPr>
      <w:rPr>
        <w:rFonts w:hint="default" w:ascii="Courier New" w:hAnsi="Courier New" w:cs="Courier New"/>
        <w:rFonts w:cs="Courier New"/>
      </w:rPr>
    </w:lvl>
    <w:lvl w:ilvl="2">
      <w:start w:val="1"/>
      <w:numFmt w:val="bullet"/>
      <w:lvlText w:val=""/>
      <w:lvlJc w:val="left"/>
      <w:pPr>
        <w:ind w:left="2160" w:hanging="360"/>
      </w:pPr>
      <w:rPr>
        <w:rFonts w:hint="default" w:ascii="Wingdings" w:hAnsi="Wingdings" w:cs="Wingdings"/>
        <w:rFonts w:cs="Wingdings"/>
      </w:rPr>
    </w:lvl>
    <w:lvl w:ilvl="3">
      <w:start w:val="1"/>
      <w:numFmt w:val="bullet"/>
      <w:lvlText w:val=""/>
      <w:lvlJc w:val="left"/>
      <w:pPr>
        <w:ind w:left="2880" w:hanging="360"/>
      </w:pPr>
      <w:rPr>
        <w:rFonts w:hint="default" w:ascii="Symbol" w:hAnsi="Symbol" w:cs="Symbol"/>
        <w:rFonts w:cs="Symbol"/>
      </w:rPr>
    </w:lvl>
    <w:lvl w:ilvl="4">
      <w:start w:val="1"/>
      <w:numFmt w:val="bullet"/>
      <w:lvlText w:val="o"/>
      <w:lvlJc w:val="left"/>
      <w:pPr>
        <w:ind w:left="3600" w:hanging="360"/>
      </w:pPr>
      <w:rPr>
        <w:rFonts w:hint="default" w:ascii="Courier New" w:hAnsi="Courier New" w:cs="Courier New"/>
        <w:rFonts w:cs="Courier New"/>
      </w:rPr>
    </w:lvl>
    <w:lvl w:ilvl="5">
      <w:start w:val="1"/>
      <w:numFmt w:val="bullet"/>
      <w:lvlText w:val=""/>
      <w:lvlJc w:val="left"/>
      <w:pPr>
        <w:ind w:left="4320" w:hanging="360"/>
      </w:pPr>
      <w:rPr>
        <w:rFonts w:hint="default" w:ascii="Wingdings" w:hAnsi="Wingdings" w:cs="Wingdings"/>
        <w:rFonts w:cs="Wingdings"/>
      </w:rPr>
    </w:lvl>
    <w:lvl w:ilvl="6">
      <w:start w:val="1"/>
      <w:numFmt w:val="bullet"/>
      <w:lvlText w:val=""/>
      <w:lvlJc w:val="left"/>
      <w:pPr>
        <w:ind w:left="5040" w:hanging="360"/>
      </w:pPr>
      <w:rPr>
        <w:rFonts w:hint="default" w:ascii="Symbol" w:hAnsi="Symbol" w:cs="Symbol"/>
        <w:rFonts w:cs="Symbol"/>
      </w:rPr>
    </w:lvl>
    <w:lvl w:ilvl="7">
      <w:start w:val="1"/>
      <w:numFmt w:val="bullet"/>
      <w:lvlText w:val="o"/>
      <w:lvlJc w:val="left"/>
      <w:pPr>
        <w:ind w:left="5760" w:hanging="360"/>
      </w:pPr>
      <w:rPr>
        <w:rFonts w:hint="default" w:ascii="Courier New" w:hAnsi="Courier New" w:cs="Courier New"/>
        <w:rFonts w:cs="Courier New"/>
      </w:rPr>
    </w:lvl>
    <w:lvl w:ilvl="8">
      <w:start w:val="1"/>
      <w:numFmt w:val="bullet"/>
      <w:lvlText w:val=""/>
      <w:lvlJc w:val="left"/>
      <w:pPr>
        <w:ind w:left="6480" w:hanging="360"/>
      </w:pPr>
      <w:rPr>
        <w:rFonts w:hint="default" w:ascii="Wingdings" w:hAnsi="Wingdings" w:cs="Wingdings"/>
        <w:rFonts w:cs="Wingdings"/>
      </w:rPr>
    </w:lvl>
    <w:nsid w:val="6430bb88"/>
  </w:abstractNum>
  <w:abstractNum w:abstractNumId="3">
    <w:lvl w:ilvl="0">
      <w:start w:val="1"/>
      <w:numFmt w:val="bullet"/>
      <w:lvlText w:val=""/>
      <w:lvlJc w:val="left"/>
      <w:pPr>
        <w:ind w:left="720" w:hanging="360"/>
      </w:pPr>
      <w:rPr>
        <w:rFonts w:hint="default" w:ascii="Symbol" w:hAnsi="Symbol" w:cs="Symbol"/>
        <w:rFonts w:cs="David"/>
      </w:rPr>
    </w:lvl>
    <w:lvl w:ilvl="1">
      <w:start w:val="1"/>
      <w:numFmt w:val="bullet"/>
      <w:lvlText w:val="o"/>
      <w:lvlJc w:val="left"/>
      <w:pPr>
        <w:ind w:left="1440" w:hanging="360"/>
      </w:pPr>
      <w:rPr>
        <w:rFonts w:hint="default" w:ascii="Courier New" w:hAnsi="Courier New" w:cs="Courier New"/>
        <w:rFonts w:cs="Courier New"/>
      </w:rPr>
    </w:lvl>
    <w:lvl w:ilvl="2">
      <w:start w:val="1"/>
      <w:numFmt w:val="bullet"/>
      <w:lvlText w:val=""/>
      <w:lvlJc w:val="left"/>
      <w:pPr>
        <w:ind w:left="2160" w:hanging="360"/>
      </w:pPr>
      <w:rPr>
        <w:rFonts w:hint="default" w:ascii="Wingdings" w:hAnsi="Wingdings" w:cs="Wingdings"/>
        <w:rFonts w:cs="Wingdings"/>
      </w:rPr>
    </w:lvl>
    <w:lvl w:ilvl="3">
      <w:start w:val="1"/>
      <w:numFmt w:val="bullet"/>
      <w:lvlText w:val=""/>
      <w:lvlJc w:val="left"/>
      <w:pPr>
        <w:ind w:left="2880" w:hanging="360"/>
      </w:pPr>
      <w:rPr>
        <w:rFonts w:hint="default" w:ascii="Symbol" w:hAnsi="Symbol" w:cs="Symbol"/>
        <w:rFonts w:cs="Symbol"/>
      </w:rPr>
    </w:lvl>
    <w:lvl w:ilvl="4">
      <w:start w:val="1"/>
      <w:numFmt w:val="bullet"/>
      <w:lvlText w:val="o"/>
      <w:lvlJc w:val="left"/>
      <w:pPr>
        <w:ind w:left="3600" w:hanging="360"/>
      </w:pPr>
      <w:rPr>
        <w:rFonts w:hint="default" w:ascii="Courier New" w:hAnsi="Courier New" w:cs="Courier New"/>
        <w:rFonts w:cs="Courier New"/>
      </w:rPr>
    </w:lvl>
    <w:lvl w:ilvl="5">
      <w:start w:val="1"/>
      <w:numFmt w:val="bullet"/>
      <w:lvlText w:val=""/>
      <w:lvlJc w:val="left"/>
      <w:pPr>
        <w:ind w:left="4320" w:hanging="360"/>
      </w:pPr>
      <w:rPr>
        <w:rFonts w:hint="default" w:ascii="Wingdings" w:hAnsi="Wingdings" w:cs="Wingdings"/>
        <w:rFonts w:cs="Wingdings"/>
      </w:rPr>
    </w:lvl>
    <w:lvl w:ilvl="6">
      <w:start w:val="1"/>
      <w:numFmt w:val="bullet"/>
      <w:lvlText w:val=""/>
      <w:lvlJc w:val="left"/>
      <w:pPr>
        <w:ind w:left="5040" w:hanging="360"/>
      </w:pPr>
      <w:rPr>
        <w:rFonts w:hint="default" w:ascii="Symbol" w:hAnsi="Symbol" w:cs="Symbol"/>
        <w:rFonts w:cs="Symbol"/>
      </w:rPr>
    </w:lvl>
    <w:lvl w:ilvl="7">
      <w:start w:val="1"/>
      <w:numFmt w:val="bullet"/>
      <w:lvlText w:val="o"/>
      <w:lvlJc w:val="left"/>
      <w:pPr>
        <w:ind w:left="5760" w:hanging="360"/>
      </w:pPr>
      <w:rPr>
        <w:rFonts w:hint="default" w:ascii="Courier New" w:hAnsi="Courier New" w:cs="Courier New"/>
        <w:rFonts w:cs="Courier New"/>
      </w:rPr>
    </w:lvl>
    <w:lvl w:ilvl="8">
      <w:start w:val="1"/>
      <w:numFmt w:val="bullet"/>
      <w:lvlText w:val=""/>
      <w:lvlJc w:val="left"/>
      <w:pPr>
        <w:ind w:left="6480" w:hanging="360"/>
      </w:pPr>
      <w:rPr>
        <w:rFonts w:hint="default" w:ascii="Wingdings" w:hAnsi="Wingdings" w:cs="Wingdings"/>
        <w:rFonts w:cs="Wingdings"/>
      </w:rPr>
    </w:lvl>
    <w:nsid w:val="4e9070c"/>
  </w:abstractNum>
  <w:abstractNum w:abstractNumId="4">
    <w:lvl w:ilvl="0">
      <w:start w:val="1"/>
      <w:numFmt w:val="bullet"/>
      <w:lvlText w:val=""/>
      <w:lvlJc w:val="left"/>
      <w:pPr>
        <w:tabs>
          <w:tab w:val="num" w:pos="720"/>
        </w:tabs>
        <w:ind w:left="720" w:hanging="360"/>
      </w:pPr>
      <w:rPr>
        <w:rFonts w:hint="default" w:ascii="Symbol" w:hAnsi="Symbol" w:cs="Symbol"/>
        <w:rFonts w:cs="OpenSymbol"/>
      </w:rPr>
    </w:lvl>
    <w:lvl w:ilvl="1">
      <w:start w:val="1"/>
      <w:numFmt w:val="bullet"/>
      <w:lvlText w:val="◦"/>
      <w:lvlJc w:val="left"/>
      <w:pPr>
        <w:tabs>
          <w:tab w:val="num" w:pos="1080"/>
        </w:tabs>
        <w:ind w:left="1080" w:hanging="360"/>
      </w:pPr>
      <w:rPr>
        <w:rFonts w:hint="default" w:ascii="OpenSymbol" w:hAnsi="OpenSymbol" w:cs="OpenSymbol"/>
        <w:rFonts w:cs="OpenSymbol"/>
      </w:rPr>
    </w:lvl>
    <w:lvl w:ilvl="2">
      <w:start w:val="1"/>
      <w:numFmt w:val="bullet"/>
      <w:lvlText w:val="▪"/>
      <w:lvlJc w:val="left"/>
      <w:pPr>
        <w:tabs>
          <w:tab w:val="num" w:pos="1440"/>
        </w:tabs>
        <w:ind w:left="1440" w:hanging="360"/>
      </w:pPr>
      <w:rPr>
        <w:rFonts w:hint="default" w:ascii="OpenSymbol" w:hAnsi="OpenSymbol" w:cs="OpenSymbol"/>
        <w:rFonts w:cs="OpenSymbol"/>
      </w:rPr>
    </w:lvl>
    <w:lvl w:ilvl="3">
      <w:start w:val="1"/>
      <w:numFmt w:val="bullet"/>
      <w:lvlText w:val=""/>
      <w:lvlJc w:val="left"/>
      <w:pPr>
        <w:tabs>
          <w:tab w:val="num" w:pos="1800"/>
        </w:tabs>
        <w:ind w:left="1800" w:hanging="360"/>
      </w:pPr>
      <w:rPr>
        <w:rFonts w:hint="default" w:ascii="Symbol" w:hAnsi="Symbol" w:cs="Symbol"/>
        <w:rFonts w:cs="OpenSymbol"/>
      </w:rPr>
    </w:lvl>
    <w:lvl w:ilvl="4">
      <w:start w:val="1"/>
      <w:numFmt w:val="bullet"/>
      <w:lvlText w:val="◦"/>
      <w:lvlJc w:val="left"/>
      <w:pPr>
        <w:tabs>
          <w:tab w:val="num" w:pos="2160"/>
        </w:tabs>
        <w:ind w:left="2160" w:hanging="360"/>
      </w:pPr>
      <w:rPr>
        <w:rFonts w:hint="default" w:ascii="OpenSymbol" w:hAnsi="OpenSymbol" w:cs="OpenSymbol"/>
        <w:rFonts w:cs="OpenSymbol"/>
      </w:rPr>
    </w:lvl>
    <w:lvl w:ilvl="5">
      <w:start w:val="1"/>
      <w:numFmt w:val="bullet"/>
      <w:lvlText w:val="▪"/>
      <w:lvlJc w:val="left"/>
      <w:pPr>
        <w:tabs>
          <w:tab w:val="num" w:pos="2520"/>
        </w:tabs>
        <w:ind w:left="2520" w:hanging="360"/>
      </w:pPr>
      <w:rPr>
        <w:rFonts w:hint="default" w:ascii="OpenSymbol" w:hAnsi="OpenSymbol" w:cs="OpenSymbol"/>
        <w:rFonts w:cs="OpenSymbol"/>
      </w:rPr>
    </w:lvl>
    <w:lvl w:ilvl="6">
      <w:start w:val="1"/>
      <w:numFmt w:val="bullet"/>
      <w:lvlText w:val=""/>
      <w:lvlJc w:val="left"/>
      <w:pPr>
        <w:tabs>
          <w:tab w:val="num" w:pos="2880"/>
        </w:tabs>
        <w:ind w:left="2880" w:hanging="360"/>
      </w:pPr>
      <w:rPr>
        <w:rFonts w:hint="default" w:ascii="Symbol" w:hAnsi="Symbol" w:cs="Symbol"/>
        <w:rFonts w:cs="OpenSymbol"/>
      </w:rPr>
    </w:lvl>
    <w:lvl w:ilvl="7">
      <w:start w:val="1"/>
      <w:numFmt w:val="bullet"/>
      <w:lvlText w:val="◦"/>
      <w:lvlJc w:val="left"/>
      <w:pPr>
        <w:tabs>
          <w:tab w:val="num" w:pos="3240"/>
        </w:tabs>
        <w:ind w:left="3240" w:hanging="360"/>
      </w:pPr>
      <w:rPr>
        <w:rFonts w:hint="default" w:ascii="OpenSymbol" w:hAnsi="OpenSymbol" w:cs="OpenSymbol"/>
        <w:rFonts w:cs="OpenSymbol"/>
      </w:rPr>
    </w:lvl>
    <w:lvl w:ilvl="8">
      <w:start w:val="1"/>
      <w:numFmt w:val="bullet"/>
      <w:lvlText w:val="▪"/>
      <w:lvlJc w:val="left"/>
      <w:pPr>
        <w:tabs>
          <w:tab w:val="num" w:pos="3600"/>
        </w:tabs>
        <w:ind w:left="3600" w:hanging="360"/>
      </w:pPr>
      <w:rPr>
        <w:rFonts w:hint="default" w:ascii="OpenSymbol" w:hAnsi="OpenSymbol" w:cs="OpenSymbol"/>
        <w:rFonts w:cs="OpenSymbol"/>
      </w:rPr>
    </w:lvl>
    <w:nsid w:val="3ed01145"/>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nsid w:val="30f31d5d"/>
  </w:abstractNum>
  <w:num w:numId="11">
    <w:abstractNumId w:val="11"/>
  </w:num>
  <w:num w:numId="10">
    <w:abstractNumId w:val="10"/>
  </w:num>
  <w:num w:numId="9">
    <w:abstractNumId w:val="9"/>
  </w:num>
  <w:num w:numId="8">
    <w:abstractNumId w:val="8"/>
  </w:num>
  <w:num w:numId="7">
    <w:abstractNumId w:val="7"/>
  </w:num>
  <w:num w:numId="6">
    <w:abstractNumId w:val="6"/>
  </w: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14="http://schemas.microsoft.com/office/word/2010/wordml" xmlns:wp14="http://schemas.microsoft.com/office/word/2010/wordprocessingDrawing" xmlns:w="http://schemas.openxmlformats.org/wordprocessingml/2006/main" xmlns:mc="http://schemas.openxmlformats.org/markup-compatibility/2006" xmlns:w15="http://schemas.microsoft.com/office/word/2012/wordml" mc:Ignorable="w14 wp14 w15">
  <w:zoom w:percent="160"/>
  <w:trackRevisions w:val="false"/>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he-IL"/>
  <w14:docId w14:val="70BB3573"/>
  <w15:docId w15:val="{E37E04F4-AA51-4089-84AA-F7B70C5A4A73}"/>
  <w:rsids>
    <w:rsidRoot w:val="0368725B"/>
    <w:rsid w:val="0368725B"/>
    <w:rsid w:val="0CF4CA80"/>
    <w:rsid w:val="0E506D05"/>
    <w:rsid w:val="1120BA5F"/>
    <w:rsid w:val="137D6830"/>
    <w:rsid w:val="1850D953"/>
    <w:rsid w:val="18F451CA"/>
    <w:rsid w:val="1A153589"/>
    <w:rsid w:val="1ABF56C4"/>
    <w:rsid w:val="1B2950CE"/>
    <w:rsid w:val="1CAB2A0E"/>
    <w:rsid w:val="200EFBE3"/>
    <w:rsid w:val="203C9BBD"/>
    <w:rsid w:val="205BEB38"/>
    <w:rsid w:val="21F7BB99"/>
    <w:rsid w:val="22F2D39F"/>
    <w:rsid w:val="251633FE"/>
    <w:rsid w:val="26097F42"/>
    <w:rsid w:val="29B7767B"/>
    <w:rsid w:val="2E1E2451"/>
    <w:rsid w:val="2F294939"/>
    <w:rsid w:val="3247C19E"/>
    <w:rsid w:val="3423EDD3"/>
    <w:rsid w:val="35E640D9"/>
    <w:rsid w:val="3AE37EFC"/>
    <w:rsid w:val="3D8A7445"/>
    <w:rsid w:val="3E1BFDD9"/>
    <w:rsid w:val="4149A505"/>
    <w:rsid w:val="44D4505F"/>
    <w:rsid w:val="457E2435"/>
    <w:rsid w:val="4793E1E0"/>
    <w:rsid w:val="4E1323F8"/>
    <w:rsid w:val="5693CE40"/>
    <w:rsid w:val="582214EB"/>
    <w:rsid w:val="59BDE54C"/>
    <w:rsid w:val="5C00397A"/>
    <w:rsid w:val="5C92CC58"/>
    <w:rsid w:val="5D7946F8"/>
    <w:rsid w:val="661730A5"/>
    <w:rsid w:val="6796B7BF"/>
    <w:rsid w:val="692BFBA8"/>
    <w:rsid w:val="6D1EAD7B"/>
    <w:rsid w:val="76041F89"/>
    <w:rsid w:val="7663CA53"/>
    <w:rsid w:val="7BA7ABC5"/>
    <w:rsid w:val="7C68855D"/>
    <w:rsid w:val="7D4059BF"/>
  </w:rsids>
</w:settings>
</file>

<file path=word/styles.xml><?xml version="1.0" encoding="utf-8"?>
<w:styles xmlns:wp14="http://schemas.microsoft.com/office/word/2010/wordprocessingDrawing" xmlns:w="http://schemas.openxmlformats.org/wordprocessingml/2006/main" xmlns:w14="http://schemas.microsoft.com/office/word/2010/wordml" xmlns:mc="http://schemas.openxmlformats.org/markup-compatibility/2006" mc:Ignorable="w14 wp14">
  <w:docDefaults>
    <w:rPrDefault>
      <w:rPr>
        <w:rFonts w:ascii="Calibri" w:hAnsi="Calibri" w:eastAsia="Calibri" w:cs="Arial" w:asciiTheme="minorHAnsi" w:hAnsiTheme="minorHAnsi" w:eastAsiaTheme="minorHAnsi" w:cstheme="minorBidi"/>
        <w:szCs w:val="22"/>
        <w:lang w:val="en-US" w:eastAsia="en-US" w:bidi="he-IL"/>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e6b1a"/>
    <w:pPr>
      <w:widowControl/>
      <w:bidi w:val="1"/>
      <w:spacing w:before="0" w:after="0" w:line="240" w:lineRule="auto"/>
      <w:jc w:val="left"/>
    </w:pPr>
    <w:rPr>
      <w:rFonts w:ascii="Calibri" w:hAnsi="Calibri" w:eastAsia="David" w:cs="David" w:asciiTheme="minorHAnsi" w:hAnsiTheme="minorHAnsi"/>
      <w:color w:val="auto"/>
      <w:kern w:val="0"/>
      <w:sz w:val="24"/>
      <w:szCs w:val="24"/>
      <w:lang w:val="en-US" w:eastAsia="en-US" w:bidi="he-IL"/>
    </w:rPr>
  </w:style>
  <w:style w:type="paragraph" w:styleId="Heading1">
    <w:name w:val="heading 1"/>
    <w:basedOn w:val="Normal"/>
    <w:next w:val="Normal"/>
    <w:link w:val="Heading1Char"/>
    <w:uiPriority w:val="9"/>
    <w:qFormat/>
    <w:rsid w:val="00b122e9"/>
    <w:pPr>
      <w:keepNext w:val="true"/>
      <w:keepLines/>
      <w:spacing w:before="240" w:after="0"/>
      <w:outlineLvl w:val="0"/>
    </w:pPr>
    <w:rPr>
      <w:rFonts w:ascii="Calibri Light" w:hAnsi="Calibri Light" w:eastAsia="" w:asciiTheme="majorHAnsi" w:hAnsiTheme="majorHAnsi" w:eastAsiaTheme="majorEastAsia"/>
      <w:bCs/>
      <w:color w:val="2F5496" w:themeColor="accent1" w:themeShade="bf"/>
      <w:sz w:val="32"/>
      <w:u w:val="single"/>
    </w:rPr>
  </w:style>
  <w:style w:type="paragraph" w:styleId="Heading2">
    <w:name w:val="heading 2"/>
    <w:basedOn w:val="Normal"/>
    <w:link w:val="Heading2Char"/>
    <w:uiPriority w:val="9"/>
    <w:unhideWhenUsed/>
    <w:qFormat/>
    <w:rsid w:val="00b122e9"/>
    <w:pPr>
      <w:keepNext w:val="true"/>
      <w:keepLines/>
      <w:spacing w:before="40" w:after="0"/>
      <w:outlineLvl w:val="1"/>
    </w:pPr>
    <w:rPr>
      <w:rFonts w:eastAsia="" w:eastAsiaTheme="majorEastAsia"/>
      <w:b/>
      <w:bCs/>
      <w:color w:val="2F5496" w:themeColor="accent1" w:themeShade="bf"/>
      <w:sz w:val="36"/>
      <w:szCs w:val="52"/>
      <w:u w:val="single"/>
    </w:rPr>
  </w:style>
  <w:style w:type="paragraph" w:styleId="Heading3">
    <w:name w:val="heading 3"/>
    <w:basedOn w:val="Normal"/>
    <w:link w:val="Heading3Char"/>
    <w:uiPriority w:val="9"/>
    <w:unhideWhenUsed/>
    <w:qFormat/>
    <w:rsid w:val="00b122e9"/>
    <w:pPr>
      <w:keepNext w:val="true"/>
      <w:keepLines/>
      <w:spacing w:before="40" w:after="0"/>
      <w:outlineLvl w:val="2"/>
    </w:pPr>
    <w:rPr>
      <w:rFonts w:eastAsia="" w:cs="Times New Roman" w:eastAsiaTheme="majorEastAsia"/>
      <w:b/>
      <w:bCs/>
      <w:color w:val="2C4E8C"/>
      <w:sz w:val="32"/>
      <w:szCs w:val="40"/>
    </w:rPr>
  </w:style>
  <w:style w:type="paragraph" w:styleId="Heading4">
    <w:name w:val="heading 4"/>
    <w:basedOn w:val="Normal"/>
    <w:link w:val="Heading4Char"/>
    <w:uiPriority w:val="9"/>
    <w:unhideWhenUsed/>
    <w:qFormat/>
    <w:rsid w:val="00b122e9"/>
    <w:pPr>
      <w:keepNext w:val="true"/>
      <w:keepLines/>
      <w:spacing w:before="40" w:after="0"/>
      <w:outlineLvl w:val="3"/>
    </w:pPr>
    <w:rPr>
      <w:rFonts w:eastAsia="" w:cs="Times New Roman" w:eastAsiaTheme="majorEastAsia"/>
      <w:i/>
      <w:iCs/>
      <w:color w:val="2F5496" w:themeColor="accent1" w:themeShade="bf"/>
      <w:sz w:val="28"/>
      <w:szCs w:val="34"/>
    </w:rPr>
  </w:style>
  <w:style w:type="paragraph" w:styleId="Heading5">
    <w:name w:val="heading 5"/>
    <w:basedOn w:val="Normal"/>
    <w:link w:val="Heading5Char"/>
    <w:uiPriority w:val="9"/>
    <w:semiHidden/>
    <w:unhideWhenUsed/>
    <w:qFormat/>
    <w:rsid w:val="00b122e9"/>
    <w:pPr>
      <w:keepNext w:val="true"/>
      <w:keepLines/>
      <w:spacing w:before="40" w:after="0"/>
      <w:outlineLvl w:val="4"/>
    </w:pPr>
    <w:rPr>
      <w:rFonts w:ascii="Calibri Light" w:hAnsi="Calibri Light" w:eastAsia="" w:cs="Times New Roman" w:eastAsiaTheme="majorEastAsia"/>
      <w:b/>
      <w:bCs/>
      <w:color w:val="4A76C6"/>
    </w:rPr>
  </w:style>
  <w:style w:type="paragraph" w:styleId="Heading6">
    <w:name w:val="heading 6"/>
    <w:basedOn w:val="Normal"/>
    <w:link w:val="Heading6Char"/>
    <w:uiPriority w:val="9"/>
    <w:semiHidden/>
    <w:unhideWhenUsed/>
    <w:qFormat/>
    <w:rsid w:val="00b122e9"/>
    <w:pPr>
      <w:keepNext w:val="true"/>
      <w:keepLines/>
      <w:spacing w:before="40" w:after="0"/>
      <w:outlineLvl w:val="5"/>
    </w:pPr>
    <w:rPr>
      <w:rFonts w:ascii="Calibri Light" w:hAnsi="Calibri Light" w:eastAsia="" w:cs="Times New Roman" w:asciiTheme="majorHAnsi" w:hAnsiTheme="majorHAnsi" w:eastAsiaTheme="majorEastAsia" w:cstheme="majorBidi"/>
      <w:color w:val="7698D4"/>
    </w:rPr>
  </w:style>
  <w:style w:type="paragraph" w:styleId="Heading7">
    <w:name w:val="heading 7"/>
    <w:basedOn w:val="Normal"/>
    <w:link w:val="Heading7Char"/>
    <w:uiPriority w:val="9"/>
    <w:semiHidden/>
    <w:unhideWhenUsed/>
    <w:qFormat/>
    <w:rsid w:val="00b122e9"/>
    <w:pPr>
      <w:keepNext w:val="true"/>
      <w:keepLines/>
      <w:spacing w:before="40" w:after="0"/>
      <w:outlineLvl w:val="6"/>
    </w:pPr>
    <w:rPr>
      <w:rFonts w:ascii="Calibri Light" w:hAnsi="Calibri Light" w:eastAsia="" w:cs="Times New Roman" w:asciiTheme="majorHAnsi" w:hAnsiTheme="majorHAnsi" w:eastAsiaTheme="majorEastAsia" w:cstheme="majorBidi"/>
      <w:i/>
      <w:iCs/>
      <w:color w:val="1F3763" w:themeColor="accent1" w:themeShade="7f"/>
    </w:rPr>
  </w:style>
  <w:style w:type="paragraph" w:styleId="Heading8">
    <w:name w:val="heading 8"/>
    <w:basedOn w:val="Normal"/>
    <w:link w:val="Heading8Char"/>
    <w:uiPriority w:val="9"/>
    <w:semiHidden/>
    <w:unhideWhenUsed/>
    <w:qFormat/>
    <w:rsid w:val="00b122e9"/>
    <w:pPr>
      <w:keepNext w:val="true"/>
      <w:keepLines/>
      <w:spacing w:before="40" w:after="0"/>
      <w:outlineLvl w:val="7"/>
    </w:pPr>
    <w:rPr>
      <w:rFonts w:ascii="Calibri Light" w:hAnsi="Calibri Light" w:eastAsia="" w:cs="Times New Roman" w:asciiTheme="majorHAnsi" w:hAnsiTheme="majorHAnsi" w:eastAsiaTheme="majorEastAsia" w:cstheme="majorBidi"/>
      <w:color w:val="272727" w:themeColor="text1" w:themeTint="d8"/>
      <w:sz w:val="21"/>
      <w:szCs w:val="21"/>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b122e9"/>
    <w:rPr>
      <w:rFonts w:ascii="Calibri Light" w:hAnsi="Calibri Light" w:eastAsia="" w:cs="David" w:asciiTheme="majorHAnsi" w:hAnsiTheme="majorHAnsi" w:eastAsiaTheme="majorEastAsia"/>
      <w:bCs/>
      <w:color w:val="2F5496" w:themeColor="accent1" w:themeShade="bf"/>
      <w:sz w:val="32"/>
      <w:szCs w:val="24"/>
      <w:u w:val="single"/>
    </w:rPr>
  </w:style>
  <w:style w:type="character" w:styleId="Heading2Char" w:customStyle="1">
    <w:name w:val="Heading 2 Char"/>
    <w:basedOn w:val="DefaultParagraphFont"/>
    <w:link w:val="Heading2"/>
    <w:uiPriority w:val="9"/>
    <w:qFormat/>
    <w:rsid w:val="00b122e9"/>
    <w:rPr>
      <w:rFonts w:ascii="Calibri" w:hAnsi="Calibri" w:eastAsia="" w:cs="David" w:eastAsiaTheme="majorEastAsia"/>
      <w:b/>
      <w:bCs/>
      <w:color w:val="2F5496" w:themeColor="accent1" w:themeShade="bf"/>
      <w:sz w:val="36"/>
      <w:szCs w:val="52"/>
      <w:u w:val="single"/>
    </w:rPr>
  </w:style>
  <w:style w:type="character" w:styleId="Heading3Char" w:customStyle="1">
    <w:name w:val="Heading 3 Char"/>
    <w:basedOn w:val="DefaultParagraphFont"/>
    <w:link w:val="Heading3"/>
    <w:uiPriority w:val="9"/>
    <w:qFormat/>
    <w:rsid w:val="00b122e9"/>
    <w:rPr>
      <w:rFonts w:ascii="Calibri" w:hAnsi="Calibri" w:eastAsia="" w:cs="Times New Roman" w:eastAsiaTheme="majorEastAsia"/>
      <w:b/>
      <w:bCs/>
      <w:color w:val="2C4E8C"/>
      <w:sz w:val="32"/>
      <w:szCs w:val="40"/>
    </w:rPr>
  </w:style>
  <w:style w:type="character" w:styleId="Heading4Char" w:customStyle="1">
    <w:name w:val="Heading 4 Char"/>
    <w:basedOn w:val="DefaultParagraphFont"/>
    <w:link w:val="Heading4"/>
    <w:uiPriority w:val="9"/>
    <w:qFormat/>
    <w:rsid w:val="00b122e9"/>
    <w:rPr>
      <w:rFonts w:ascii="Calibri" w:hAnsi="Calibri" w:eastAsia="" w:cs="Times New Roman" w:eastAsiaTheme="majorEastAsia"/>
      <w:i/>
      <w:iCs/>
      <w:color w:val="2F5496" w:themeColor="accent1" w:themeShade="bf"/>
      <w:sz w:val="28"/>
      <w:szCs w:val="34"/>
    </w:rPr>
  </w:style>
  <w:style w:type="character" w:styleId="Heading5Char" w:customStyle="1">
    <w:name w:val="Heading 5 Char"/>
    <w:basedOn w:val="DefaultParagraphFont"/>
    <w:link w:val="Heading5"/>
    <w:uiPriority w:val="9"/>
    <w:semiHidden/>
    <w:qFormat/>
    <w:rsid w:val="00b122e9"/>
    <w:rPr>
      <w:rFonts w:ascii="Calibri Light" w:hAnsi="Calibri Light" w:eastAsia="" w:cs="Times New Roman" w:eastAsiaTheme="majorEastAsia"/>
      <w:b/>
      <w:bCs/>
      <w:color w:val="4A76C6"/>
      <w:sz w:val="24"/>
      <w:szCs w:val="24"/>
    </w:rPr>
  </w:style>
  <w:style w:type="character" w:styleId="Heading6Char" w:customStyle="1">
    <w:name w:val="Heading 6 Char"/>
    <w:basedOn w:val="DefaultParagraphFont"/>
    <w:link w:val="Heading6"/>
    <w:uiPriority w:val="9"/>
    <w:semiHidden/>
    <w:qFormat/>
    <w:rsid w:val="00b122e9"/>
    <w:rPr>
      <w:rFonts w:ascii="Calibri Light" w:hAnsi="Calibri Light" w:eastAsia="" w:cs="Times New Roman" w:asciiTheme="majorHAnsi" w:hAnsiTheme="majorHAnsi" w:eastAsiaTheme="majorEastAsia" w:cstheme="majorBidi"/>
      <w:color w:val="7698D4"/>
      <w:sz w:val="24"/>
      <w:szCs w:val="24"/>
    </w:rPr>
  </w:style>
  <w:style w:type="character" w:styleId="Heading7Char" w:customStyle="1">
    <w:name w:val="Heading 7 Char"/>
    <w:basedOn w:val="DefaultParagraphFont"/>
    <w:link w:val="Heading7"/>
    <w:uiPriority w:val="9"/>
    <w:semiHidden/>
    <w:qFormat/>
    <w:rsid w:val="00b122e9"/>
    <w:rPr>
      <w:rFonts w:ascii="Calibri Light" w:hAnsi="Calibri Light" w:eastAsia="" w:cs="Times New Roman" w:asciiTheme="majorHAnsi" w:hAnsiTheme="majorHAnsi" w:eastAsiaTheme="majorEastAsia" w:cstheme="majorBidi"/>
      <w:i/>
      <w:iCs/>
      <w:color w:val="1F3763" w:themeColor="accent1" w:themeShade="7f"/>
      <w:sz w:val="24"/>
      <w:szCs w:val="24"/>
    </w:rPr>
  </w:style>
  <w:style w:type="character" w:styleId="Heading8Char" w:customStyle="1">
    <w:name w:val="Heading 8 Char"/>
    <w:basedOn w:val="DefaultParagraphFont"/>
    <w:link w:val="Heading8"/>
    <w:uiPriority w:val="9"/>
    <w:semiHidden/>
    <w:qFormat/>
    <w:rsid w:val="00b122e9"/>
    <w:rPr>
      <w:rFonts w:ascii="Calibri Light" w:hAnsi="Calibri Light" w:eastAsia="" w:cs="Times New Roman" w:asciiTheme="majorHAnsi" w:hAnsiTheme="majorHAnsi" w:eastAsiaTheme="majorEastAsia" w:cstheme="majorBidi"/>
      <w:color w:val="272727" w:themeColor="text1" w:themeTint="d8"/>
      <w:sz w:val="21"/>
      <w:szCs w:val="21"/>
    </w:rPr>
  </w:style>
  <w:style w:type="character" w:styleId="TitleChar" w:customStyle="1">
    <w:name w:val="Title Char"/>
    <w:basedOn w:val="DefaultParagraphFont"/>
    <w:link w:val="Title"/>
    <w:uiPriority w:val="10"/>
    <w:qFormat/>
    <w:rsid w:val="00b122e9"/>
    <w:rPr>
      <w:rFonts w:ascii="Calibri Light" w:hAnsi="Calibri Light" w:eastAsia="" w:cs="Times New Roman" w:asciiTheme="majorHAnsi" w:hAnsiTheme="majorHAnsi" w:eastAsiaTheme="majorEastAsia" w:cstheme="majorBidi"/>
      <w:spacing w:val="-10"/>
      <w:kern w:val="2"/>
      <w:sz w:val="56"/>
      <w:szCs w:val="56"/>
    </w:rPr>
  </w:style>
  <w:style w:type="character" w:styleId="SubtitleChar" w:customStyle="1">
    <w:name w:val="Subtitle Char"/>
    <w:basedOn w:val="DefaultParagraphFont"/>
    <w:link w:val="Subtitle"/>
    <w:uiPriority w:val="11"/>
    <w:qFormat/>
    <w:rsid w:val="00b122e9"/>
    <w:rPr>
      <w:rFonts w:ascii="Calibri" w:hAnsi="Calibri" w:eastAsia="" w:cs="David" w:eastAsiaTheme="minorEastAsia"/>
      <w:color w:val="5A5A5A" w:themeColor="text1" w:themeTint="a5"/>
      <w:spacing w:val="15"/>
      <w:sz w:val="24"/>
      <w:szCs w:val="24"/>
    </w:rPr>
  </w:style>
  <w:style w:type="character" w:styleId="NoSpacingChar" w:customStyle="1">
    <w:name w:val="No Spacing Char"/>
    <w:basedOn w:val="DefaultParagraphFont"/>
    <w:link w:val="NoSpacing"/>
    <w:uiPriority w:val="1"/>
    <w:qFormat/>
    <w:rsid w:val="00b122e9"/>
    <w:rPr>
      <w:rFonts w:ascii="Calibri" w:hAnsi="Calibri" w:eastAsia="David" w:cs="David"/>
      <w:sz w:val="24"/>
      <w:szCs w:val="24"/>
    </w:rPr>
  </w:style>
  <w:style w:type="character" w:styleId="InternetLink">
    <w:name w:val="Internet Link"/>
    <w:basedOn w:val="DefaultParagraphFont"/>
    <w:uiPriority w:val="99"/>
    <w:unhideWhenUsed/>
    <w:rsid w:val="002c2dc7"/>
    <w:rPr>
      <w:color w:val="0563C1" w:themeColor="hyperlink"/>
      <w:u w:val="single"/>
    </w:rPr>
  </w:style>
  <w:style w:type="character" w:styleId="UnresolvedMention">
    <w:name w:val="Unresolved Mention"/>
    <w:basedOn w:val="DefaultParagraphFont"/>
    <w:uiPriority w:val="99"/>
    <w:semiHidden/>
    <w:unhideWhenUsed/>
    <w:qFormat/>
    <w:rsid w:val="002c2dc7"/>
    <w:rPr>
      <w:color w:val="605E5C"/>
      <w:shd w:val="clear" w:fill="E1DFDD"/>
    </w:rPr>
  </w:style>
  <w:style w:type="character" w:styleId="FollowedHyperlink">
    <w:name w:val="FollowedHyperlink"/>
    <w:basedOn w:val="DefaultParagraphFont"/>
    <w:uiPriority w:val="99"/>
    <w:semiHidden/>
    <w:unhideWhenUsed/>
    <w:qFormat/>
    <w:rsid w:val="00c32195"/>
    <w:rPr>
      <w:color w:val="954F72" w:themeColor="followedHyperlink"/>
      <w:u w:val="single"/>
    </w:rPr>
  </w:style>
  <w:style w:type="character" w:styleId="PlaceholderText">
    <w:name w:val="Placeholder Text"/>
    <w:basedOn w:val="DefaultParagraphFont"/>
    <w:uiPriority w:val="99"/>
    <w:semiHidden/>
    <w:qFormat/>
    <w:rsid w:val="00d3261b"/>
    <w:rPr>
      <w:color w:val="808080"/>
    </w:rPr>
  </w:style>
  <w:style w:type="character" w:styleId="ListLabel1">
    <w:name w:val="ListLabel 1"/>
    <w:qFormat/>
    <w:rPr>
      <w:rFonts w:eastAsia="David" w:cs="David"/>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eastAsia="David" w:cs="David"/>
      <w:b/>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eastAsia="David" w:cs="David"/>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eastAsia="David" w:cs="David"/>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eastAsia="David" w:cs="Arial"/>
      <w:color w:val="222222"/>
      <w:sz w:val="20"/>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eastAsia="David" w:cs="David"/>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eastAsia="David" w:cs="David"/>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eastAsia="David" w:cs="David"/>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style>
  <w:style w:type="character" w:styleId="ListLabel34">
    <w:name w:val="ListLabel 34"/>
    <w:qFormat/>
    <w:rPr>
      <w:rFonts w:cs="David"/>
    </w:rPr>
  </w:style>
  <w:style w:type="character" w:styleId="ListLabel35">
    <w:name w:val="ListLabel 35"/>
    <w:qFormat/>
    <w:rPr>
      <w:rFonts w:cs="Courier New"/>
    </w:rPr>
  </w:style>
  <w:style w:type="character" w:styleId="ListLabel36">
    <w:name w:val="ListLabel 36"/>
    <w:qFormat/>
    <w:rPr>
      <w:rFonts w:cs="Wingdings"/>
    </w:rPr>
  </w:style>
  <w:style w:type="character" w:styleId="ListLabel37">
    <w:name w:val="ListLabel 37"/>
    <w:qFormat/>
    <w:rPr>
      <w:rFonts w:cs="Symbol"/>
    </w:rPr>
  </w:style>
  <w:style w:type="character" w:styleId="ListLabel38">
    <w:name w:val="ListLabel 38"/>
    <w:qFormat/>
    <w:rPr>
      <w:rFonts w:cs="Courier New"/>
    </w:rPr>
  </w:style>
  <w:style w:type="character" w:styleId="ListLabel39">
    <w:name w:val="ListLabel 39"/>
    <w:qFormat/>
    <w:rPr>
      <w:rFonts w:cs="Wingdings"/>
    </w:rPr>
  </w:style>
  <w:style w:type="character" w:styleId="ListLabel40">
    <w:name w:val="ListLabel 40"/>
    <w:qFormat/>
    <w:rPr>
      <w:rFonts w:cs="Symbol"/>
    </w:rPr>
  </w:style>
  <w:style w:type="character" w:styleId="ListLabel41">
    <w:name w:val="ListLabel 41"/>
    <w:qFormat/>
    <w:rPr>
      <w:rFonts w:cs="Courier New"/>
    </w:rPr>
  </w:style>
  <w:style w:type="character" w:styleId="ListLabel42">
    <w:name w:val="ListLabel 42"/>
    <w:qFormat/>
    <w:rPr>
      <w:rFonts w:cs="Wingdings"/>
    </w:rPr>
  </w:style>
  <w:style w:type="character" w:styleId="ListLabel43">
    <w:name w:val="ListLabel 43"/>
    <w:qFormat/>
    <w:rPr>
      <w:rFonts w:cs="David"/>
    </w:rPr>
  </w:style>
  <w:style w:type="character" w:styleId="ListLabel44">
    <w:name w:val="ListLabel 44"/>
    <w:qFormat/>
    <w:rPr>
      <w:rFonts w:cs="Courier New"/>
    </w:rPr>
  </w:style>
  <w:style w:type="character" w:styleId="ListLabel45">
    <w:name w:val="ListLabel 45"/>
    <w:qFormat/>
    <w:rPr>
      <w:rFonts w:cs="Wingdings"/>
    </w:rPr>
  </w:style>
  <w:style w:type="character" w:styleId="ListLabel46">
    <w:name w:val="ListLabel 46"/>
    <w:qFormat/>
    <w:rPr>
      <w:rFonts w:cs="Symbol"/>
    </w:rPr>
  </w:style>
  <w:style w:type="character" w:styleId="ListLabel47">
    <w:name w:val="ListLabel 47"/>
    <w:qFormat/>
    <w:rPr>
      <w:rFonts w:cs="Courier New"/>
    </w:rPr>
  </w:style>
  <w:style w:type="character" w:styleId="ListLabel48">
    <w:name w:val="ListLabel 48"/>
    <w:qFormat/>
    <w:rPr>
      <w:rFonts w:cs="Wingdings"/>
    </w:rPr>
  </w:style>
  <w:style w:type="character" w:styleId="ListLabel49">
    <w:name w:val="ListLabel 49"/>
    <w:qFormat/>
    <w:rPr>
      <w:rFonts w:cs="Symbol"/>
    </w:rPr>
  </w:style>
  <w:style w:type="character" w:styleId="ListLabel50">
    <w:name w:val="ListLabel 50"/>
    <w:qFormat/>
    <w:rPr>
      <w:rFonts w:cs="Courier New"/>
    </w:rPr>
  </w:style>
  <w:style w:type="character" w:styleId="ListLabel51">
    <w:name w:val="ListLabel 51"/>
    <w:qFormat/>
    <w:rPr>
      <w:rFonts w:cs="Wingdings"/>
    </w:rPr>
  </w:style>
  <w:style w:type="character" w:styleId="ListLabel52">
    <w:name w:val="ListLabel 52"/>
    <w:qFormat/>
    <w:rPr>
      <w:rFonts w:cs="David"/>
    </w:rPr>
  </w:style>
  <w:style w:type="character" w:styleId="ListLabel53">
    <w:name w:val="ListLabel 53"/>
    <w:qFormat/>
    <w:rPr>
      <w:rFonts w:cs="Courier New"/>
    </w:rPr>
  </w:style>
  <w:style w:type="character" w:styleId="ListLabel54">
    <w:name w:val="ListLabel 54"/>
    <w:qFormat/>
    <w:rPr>
      <w:rFonts w:cs="Wingdings"/>
    </w:rPr>
  </w:style>
  <w:style w:type="character" w:styleId="ListLabel55">
    <w:name w:val="ListLabel 55"/>
    <w:qFormat/>
    <w:rPr>
      <w:rFonts w:cs="Symbol"/>
    </w:rPr>
  </w:style>
  <w:style w:type="character" w:styleId="ListLabel56">
    <w:name w:val="ListLabel 56"/>
    <w:qFormat/>
    <w:rPr>
      <w:rFonts w:cs="Courier New"/>
    </w:rPr>
  </w:style>
  <w:style w:type="character" w:styleId="ListLabel57">
    <w:name w:val="ListLabel 57"/>
    <w:qFormat/>
    <w:rPr>
      <w:rFonts w:cs="Wingdings"/>
    </w:rPr>
  </w:style>
  <w:style w:type="character" w:styleId="ListLabel58">
    <w:name w:val="ListLabel 58"/>
    <w:qFormat/>
    <w:rPr>
      <w:rFonts w:cs="Symbol"/>
    </w:rPr>
  </w:style>
  <w:style w:type="character" w:styleId="ListLabel59">
    <w:name w:val="ListLabel 59"/>
    <w:qFormat/>
    <w:rPr>
      <w:rFonts w:cs="Courier New"/>
    </w:rPr>
  </w:style>
  <w:style w:type="character" w:styleId="ListLabel60">
    <w:name w:val="ListLabel 60"/>
    <w:qFormat/>
    <w:rPr>
      <w:rFonts w:cs="Wingdings"/>
    </w:rPr>
  </w:style>
  <w:style w:type="character" w:styleId="ListLabel61">
    <w:name w:val="ListLabel 61"/>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before="0" w:after="140" w:line="276" w:lineRule="auto"/>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Spacing">
    <w:name w:val="No Spacing"/>
    <w:basedOn w:val="Normal"/>
    <w:link w:val="NoSpacingChar"/>
    <w:uiPriority w:val="1"/>
    <w:qFormat/>
    <w:rsid w:val="00b122e9"/>
    <w:pPr/>
    <w:rPr/>
  </w:style>
  <w:style w:type="paragraph" w:styleId="Title">
    <w:name w:val="Title"/>
    <w:basedOn w:val="Normal"/>
    <w:next w:val="Normal"/>
    <w:link w:val="TitleChar"/>
    <w:uiPriority w:val="10"/>
    <w:qFormat/>
    <w:rsid w:val="00b122e9"/>
    <w:pPr>
      <w:spacing w:before="0" w:after="0"/>
      <w:contextualSpacing/>
    </w:pPr>
    <w:rPr>
      <w:rFonts w:ascii="Calibri Light" w:hAnsi="Calibri Light" w:eastAsia="" w:cs="Times New Roman" w:asciiTheme="majorHAnsi" w:hAnsiTheme="majorHAnsi" w:eastAsiaTheme="majorEastAsia" w:cstheme="majorBidi"/>
      <w:spacing w:val="-10"/>
      <w:kern w:val="2"/>
      <w:sz w:val="56"/>
      <w:szCs w:val="56"/>
    </w:rPr>
  </w:style>
  <w:style w:type="paragraph" w:styleId="Subtitle">
    <w:name w:val="Subtitle"/>
    <w:basedOn w:val="Normal"/>
    <w:next w:val="Normal"/>
    <w:link w:val="SubtitleChar"/>
    <w:uiPriority w:val="11"/>
    <w:qFormat/>
    <w:rsid w:val="00b122e9"/>
    <w:pPr/>
    <w:rPr>
      <w:rFonts w:eastAsia="" w:eastAsiaTheme="minorEastAsia"/>
      <w:color w:val="5A5A5A" w:themeColor="text1" w:themeTint="a5"/>
      <w:spacing w:val="15"/>
    </w:rPr>
  </w:style>
  <w:style w:type="paragraph" w:styleId="ListParagraph">
    <w:name w:val="List Paragraph"/>
    <w:basedOn w:val="Normal"/>
    <w:uiPriority w:val="34"/>
    <w:qFormat/>
    <w:rsid w:val="00b122e9"/>
    <w:pPr>
      <w:spacing w:before="0" w:after="0"/>
      <w:ind w:left="720" w:hanging="0"/>
      <w:contextualSpacing/>
    </w:pPr>
    <w:rPr/>
  </w:style>
  <w:style w:type="numbering" w:styleId="NoList" w:default="1">
    <w:name w:val="No List"/>
    <w:uiPriority w:val="99"/>
    <w:semiHidden/>
    <w:unhideWhenUsed/>
    <w:qFormat/>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s>
</file>

<file path=word/_rels/document.xml.rels>&#65279;<?xml version="1.0" encoding="utf-8"?><Relationships xmlns="http://schemas.openxmlformats.org/package/2006/relationships"><Relationship Type="http://schemas.openxmlformats.org/officeDocument/2006/relationships/styles" Target="styles.xml" Id="rId1" /><Relationship Type="http://schemas.openxmlformats.org/officeDocument/2006/relationships/image" Target="media/image1.png" Id="rId2" /><Relationship Type="http://schemas.openxmlformats.org/officeDocument/2006/relationships/image" Target="media/image2.png" Id="rId3" /><Relationship Type="http://schemas.openxmlformats.org/officeDocument/2006/relationships/hyperlink" Target="https://www.researchgate.net/publication/227578062_Functional_Data_Analysis" TargetMode="External" Id="rId4" /><Relationship Type="http://schemas.openxmlformats.org/officeDocument/2006/relationships/hyperlink" Target="https://link.springer.com/content/pdf/10.1007%2F978-0-387-98185-7_5.pdf" TargetMode="External" Id="rId5" /><Relationship Type="http://schemas.openxmlformats.org/officeDocument/2006/relationships/image" Target="media/image3.png" Id="rId6" /><Relationship Type="http://schemas.openxmlformats.org/officeDocument/2006/relationships/image" Target="media/image4.png" Id="rId7" /><Relationship Type="http://schemas.openxmlformats.org/officeDocument/2006/relationships/image" Target="media/image5.png" Id="rId8" /><Relationship Type="http://schemas.openxmlformats.org/officeDocument/2006/relationships/image" Target="media/image6.png" Id="rId9" /><Relationship Type="http://schemas.openxmlformats.org/officeDocument/2006/relationships/image" Target="media/image7.png" Id="rId10" /><Relationship Type="http://schemas.openxmlformats.org/officeDocument/2006/relationships/image" Target="media/image8.png" Id="rId11" /><Relationship Type="http://schemas.openxmlformats.org/officeDocument/2006/relationships/image" Target="media/image9.png" Id="rId12" /><Relationship Type="http://schemas.openxmlformats.org/officeDocument/2006/relationships/image" Target="media/image10.png" Id="rId13" /><Relationship Type="http://schemas.openxmlformats.org/officeDocument/2006/relationships/image" Target="media/image11.png" Id="rId14" /><Relationship Type="http://schemas.openxmlformats.org/officeDocument/2006/relationships/image" Target="media/image12.png" Id="rId15" /><Relationship Type="http://schemas.openxmlformats.org/officeDocument/2006/relationships/numbering" Target="numbering.xml" Id="rId16" /><Relationship Type="http://schemas.openxmlformats.org/officeDocument/2006/relationships/fontTable" Target="fontTable.xml" Id="rId17" /><Relationship Type="http://schemas.openxmlformats.org/officeDocument/2006/relationships/settings" Target="settings.xml" Id="rId18" /><Relationship Type="http://schemas.openxmlformats.org/officeDocument/2006/relationships/theme" Target="theme/theme1.xml" Id="rId19" /><Relationship Type="http://schemas.openxmlformats.org/officeDocument/2006/relationships/customXml" Target="../customXml/item1.xml" Id="rId2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D3A587-7078-4C75-A4C6-42EBFCC51976}">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erms:created xsi:type="dcterms:W3CDTF">2020-12-09T11:47:00.0000000Z</dcterms:created>
  <dc:creator>Chen Heller</dc:creator>
  <dc:description/>
  <dc:language>en</dc:language>
  <lastModifiedBy>Chen Heller</lastModifiedBy>
  <dcterms:modified xsi:type="dcterms:W3CDTF">2023-07-23T10:50:03.5940917Z</dcterms:modified>
  <revision>246</revision>
  <dc:subject/>
  <dc:title/>
</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
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994EF" w14:textId="10CA44AB" w:rsidR="00D26DAF" w:rsidRDefault="00D26DAF">
      <w:pPr>
        <w:pStyle w:val="Heading2"/>
        <w:bidi w:val="0"/>
        <w:rPr>
          <w:ins w:id="0" w:author="user" w:date="2023-07-26T15:20:00Z"/>
        </w:rPr>
        <w:pPrChange w:id="1" w:author="Chen Heller" w:date="2023-07-23T08:04:00Z">
          <w:pPr>
            <w:bidi w:val="0"/>
          </w:pPr>
        </w:pPrChange>
      </w:pPr>
      <w:ins w:id="2" w:author="user" w:date="2023-07-26T15:03:00Z">
        <w:r>
          <w:t>Running the experiment</w:t>
        </w:r>
      </w:ins>
    </w:p>
    <w:p w14:paraId="3AB90F51" w14:textId="703FC382" w:rsidR="00561A23" w:rsidRPr="00E2315B" w:rsidRDefault="00561A23" w:rsidP="00561A23">
      <w:pPr>
        <w:pStyle w:val="NoSpacing"/>
        <w:bidi w:val="0"/>
        <w:rPr>
          <w:ins w:id="3" w:author="user" w:date="2023-07-26T15:03:00Z"/>
        </w:rPr>
        <w:pPrChange w:id="4" w:author="user" w:date="2023-07-26T15:20:00Z">
          <w:pPr>
            <w:bidi w:val="0"/>
          </w:pPr>
        </w:pPrChange>
      </w:pPr>
      <w:ins w:id="5" w:author="user" w:date="2023-07-26T15:20:00Z">
        <w:r>
          <w:t>Sections marked as (Optional) are not required to conduct the experiment as is.</w:t>
        </w:r>
      </w:ins>
    </w:p>
    <w:p w14:paraId="0BFBCFAA" w14:textId="1189CD4C" w:rsidR="00D26DAF" w:rsidRDefault="00D26DAF" w:rsidP="00D26DAF">
      <w:pPr>
        <w:pStyle w:val="NoSpacing"/>
        <w:numPr>
          <w:ilvl w:val="0"/>
          <w:numId w:val="19"/>
        </w:numPr>
        <w:bidi w:val="0"/>
        <w:rPr>
          <w:ins w:id="6" w:author="user" w:date="2023-07-26T15:06:00Z"/>
          <w:b/>
          <w:bCs/>
        </w:rPr>
        <w:pPrChange w:id="7" w:author="user" w:date="2023-07-26T15:05:00Z">
          <w:pPr>
            <w:bidi w:val="0"/>
          </w:pPr>
        </w:pPrChange>
      </w:pPr>
      <w:ins w:id="8" w:author="user" w:date="2023-07-26T15:05:00Z">
        <w:r>
          <w:rPr>
            <w:b/>
            <w:bCs/>
          </w:rPr>
          <w:t xml:space="preserve">Inspect </w:t>
        </w:r>
      </w:ins>
      <w:ins w:id="9" w:author="user" w:date="2023-07-26T15:03:00Z">
        <w:r w:rsidRPr="00D26DAF">
          <w:rPr>
            <w:b/>
            <w:bCs/>
            <w:rPrChange w:id="10" w:author="user" w:date="2023-07-26T15:04:00Z">
              <w:rPr/>
            </w:rPrChange>
          </w:rPr>
          <w:t xml:space="preserve">screen </w:t>
        </w:r>
      </w:ins>
      <w:ins w:id="11" w:author="user" w:date="2023-07-26T15:05:00Z">
        <w:r>
          <w:rPr>
            <w:b/>
            <w:bCs/>
          </w:rPr>
          <w:t xml:space="preserve">refresh rate </w:t>
        </w:r>
      </w:ins>
      <w:ins w:id="12" w:author="user" w:date="2023-07-26T15:03:00Z">
        <w:r w:rsidRPr="00D26DAF">
          <w:rPr>
            <w:b/>
            <w:bCs/>
            <w:rPrChange w:id="13" w:author="user" w:date="2023-07-26T15:04:00Z">
              <w:rPr/>
            </w:rPrChange>
          </w:rPr>
          <w:t xml:space="preserve">with a </w:t>
        </w:r>
      </w:ins>
      <w:ins w:id="14" w:author="user" w:date="2023-07-26T15:04:00Z">
        <w:r w:rsidRPr="00D26DAF">
          <w:rPr>
            <w:b/>
            <w:bCs/>
            <w:rPrChange w:id="15" w:author="user" w:date="2023-07-26T15:04:00Z">
              <w:rPr/>
            </w:rPrChange>
          </w:rPr>
          <w:t xml:space="preserve">Photodiode </w:t>
        </w:r>
        <w:r>
          <w:rPr>
            <w:b/>
            <w:bCs/>
          </w:rPr>
          <w:t>–</w:t>
        </w:r>
        <w:r w:rsidRPr="00D26DAF">
          <w:rPr>
            <w:b/>
            <w:bCs/>
            <w:rPrChange w:id="16" w:author="user" w:date="2023-07-26T15:04:00Z">
              <w:rPr/>
            </w:rPrChange>
          </w:rPr>
          <w:t xml:space="preserve"> </w:t>
        </w:r>
      </w:ins>
      <w:ins w:id="17" w:author="user" w:date="2023-07-26T15:12:00Z">
        <w:r w:rsidR="00D15C3C" w:rsidRPr="00D15C3C">
          <w:rPr>
            <w:rPrChange w:id="18" w:author="user" w:date="2023-07-26T15:13:00Z">
              <w:rPr>
                <w:b/>
                <w:bCs/>
              </w:rPr>
            </w:rPrChange>
          </w:rPr>
          <w:t>(Optional)</w:t>
        </w:r>
      </w:ins>
    </w:p>
    <w:p w14:paraId="1317D444" w14:textId="507C3302" w:rsidR="00D26DAF" w:rsidRDefault="00A0260D" w:rsidP="00A0260D">
      <w:pPr>
        <w:pStyle w:val="NoSpacing"/>
        <w:bidi w:val="0"/>
        <w:ind w:left="1080"/>
        <w:rPr>
          <w:ins w:id="19" w:author="user" w:date="2023-07-26T15:08:00Z"/>
        </w:rPr>
        <w:pPrChange w:id="20" w:author="user" w:date="2023-07-26T15:08:00Z">
          <w:pPr>
            <w:bidi w:val="0"/>
          </w:pPr>
        </w:pPrChange>
      </w:pPr>
      <w:ins w:id="21" w:author="user" w:date="2023-07-26T15:08:00Z">
        <w:r>
          <w:t>I tested the screen at 118B once, so there is no need to do this again.</w:t>
        </w:r>
      </w:ins>
    </w:p>
    <w:p w14:paraId="47BDAC84" w14:textId="3EB0BF19" w:rsidR="00A0260D" w:rsidRPr="00E2315B" w:rsidRDefault="00A0260D" w:rsidP="00A0260D">
      <w:pPr>
        <w:pStyle w:val="NoSpacing"/>
        <w:bidi w:val="0"/>
        <w:ind w:left="1080"/>
        <w:rPr>
          <w:ins w:id="22" w:author="user" w:date="2023-07-26T15:04:00Z"/>
        </w:rPr>
        <w:pPrChange w:id="23" w:author="user" w:date="2023-07-26T15:08:00Z">
          <w:pPr>
            <w:bidi w:val="0"/>
          </w:pPr>
        </w:pPrChange>
      </w:pPr>
      <w:ins w:id="24" w:author="user" w:date="2023-07-26T15:08:00Z">
        <w:r>
          <w:t>But if you wish to do so nevertheless:</w:t>
        </w:r>
      </w:ins>
    </w:p>
    <w:p w14:paraId="745412D0" w14:textId="2303BF49" w:rsidR="00D26DAF" w:rsidRDefault="00D26DAF" w:rsidP="00A0260D">
      <w:pPr>
        <w:pStyle w:val="ListParagraph"/>
        <w:numPr>
          <w:ilvl w:val="1"/>
          <w:numId w:val="19"/>
        </w:numPr>
        <w:bidi w:val="0"/>
        <w:rPr>
          <w:moveTo w:id="25" w:author="user" w:date="2023-07-26T15:05:00Z"/>
          <w:rtl/>
        </w:rPr>
        <w:pPrChange w:id="26" w:author="user" w:date="2023-07-26T15:09:00Z">
          <w:pPr>
            <w:pStyle w:val="ListParagraph"/>
            <w:numPr>
              <w:numId w:val="19"/>
            </w:numPr>
            <w:bidi w:val="0"/>
            <w:ind w:hanging="360"/>
          </w:pPr>
        </w:pPrChange>
      </w:pPr>
      <w:moveToRangeStart w:id="27" w:author="user" w:date="2023-07-26T15:05:00Z" w:name="move141276339"/>
      <w:moveTo w:id="28" w:author="user" w:date="2023-07-26T15:05:00Z">
        <w:r w:rsidRPr="05E4EA41">
          <w:t xml:space="preserve">Make </w:t>
        </w:r>
        <w:del w:id="29" w:author="user" w:date="2023-07-26T15:08:00Z">
          <w:r w:rsidRPr="05E4EA41" w:rsidDel="00A0260D">
            <w:delText xml:space="preserve">a </w:delText>
          </w:r>
        </w:del>
        <w:r w:rsidRPr="05E4EA41">
          <w:t xml:space="preserve">black/white textures – in </w:t>
        </w:r>
        <w:proofErr w:type="spellStart"/>
        <w:r w:rsidRPr="05E4EA41">
          <w:t>initConstants</w:t>
        </w:r>
      </w:moveTo>
      <w:ins w:id="30" w:author="user" w:date="2023-07-26T15:09:00Z">
        <w:r w:rsidR="00A0260D">
          <w:t>.m</w:t>
        </w:r>
        <w:proofErr w:type="spellEnd"/>
        <w:r w:rsidR="00A0260D">
          <w:t>,</w:t>
        </w:r>
      </w:ins>
      <w:moveTo w:id="31" w:author="user" w:date="2023-07-26T15:05:00Z">
        <w:r w:rsidRPr="05E4EA41">
          <w:t xml:space="preserve"> </w:t>
        </w:r>
        <w:del w:id="32" w:author="user" w:date="2023-07-26T15:09:00Z">
          <w:r w:rsidRPr="05E4EA41" w:rsidDel="00A0260D">
            <w:delText xml:space="preserve">next </w:delText>
          </w:r>
        </w:del>
      </w:moveTo>
      <w:ins w:id="33" w:author="user" w:date="2023-07-26T15:09:00Z">
        <w:r w:rsidR="00A0260D">
          <w:t xml:space="preserve">below </w:t>
        </w:r>
      </w:ins>
      <w:moveTo w:id="34" w:author="user" w:date="2023-07-26T15:05:00Z">
        <w:del w:id="35" w:author="user" w:date="2023-07-26T15:09:00Z">
          <w:r w:rsidRPr="05E4EA41" w:rsidDel="00A0260D">
            <w:delText xml:space="preserve">to </w:delText>
          </w:r>
        </w:del>
        <w:r w:rsidRPr="05E4EA41">
          <w:t>FIXATION_TXTR</w:t>
        </w:r>
      </w:moveTo>
      <w:ins w:id="36" w:author="user" w:date="2023-07-26T15:09:00Z">
        <w:r w:rsidR="00A0260D">
          <w:t>,</w:t>
        </w:r>
      </w:ins>
      <w:moveTo w:id="37" w:author="user" w:date="2023-07-26T15:05:00Z">
        <w:r w:rsidRPr="05E4EA41">
          <w:t xml:space="preserve"> create</w:t>
        </w:r>
      </w:moveTo>
      <w:ins w:id="38" w:author="user" w:date="2023-07-26T15:09:00Z">
        <w:r w:rsidR="00A0260D">
          <w:t xml:space="preserve"> </w:t>
        </w:r>
      </w:ins>
      <w:moveTo w:id="39" w:author="user" w:date="2023-07-26T15:05:00Z">
        <w:del w:id="40" w:author="user" w:date="2023-07-26T15:09:00Z">
          <w:r w:rsidRPr="05E4EA41" w:rsidDel="00A0260D">
            <w:delText xml:space="preserve"> a similar </w:delText>
          </w:r>
        </w:del>
        <w:r w:rsidRPr="05E4EA41">
          <w:t>BLACK/WHITE_TXTR with the ‘black/white_screen.jpg’ files.</w:t>
        </w:r>
      </w:moveTo>
    </w:p>
    <w:p w14:paraId="5862B564" w14:textId="77777777" w:rsidR="00D26DAF" w:rsidRDefault="00D26DAF" w:rsidP="00D26DAF">
      <w:pPr>
        <w:pStyle w:val="ListParagraph"/>
        <w:numPr>
          <w:ilvl w:val="1"/>
          <w:numId w:val="19"/>
        </w:numPr>
        <w:bidi w:val="0"/>
        <w:rPr>
          <w:moveTo w:id="41" w:author="user" w:date="2023-07-26T15:05:00Z"/>
          <w:rFonts w:ascii="Consolas" w:eastAsia="Consolas" w:hAnsi="Consolas" w:cs="Consolas"/>
          <w:sz w:val="20"/>
          <w:szCs w:val="20"/>
        </w:rPr>
        <w:pPrChange w:id="42" w:author="user" w:date="2023-07-26T15:05:00Z">
          <w:pPr>
            <w:pStyle w:val="ListParagraph"/>
            <w:numPr>
              <w:numId w:val="19"/>
            </w:numPr>
            <w:bidi w:val="0"/>
            <w:ind w:hanging="360"/>
          </w:pPr>
        </w:pPrChange>
      </w:pPr>
      <w:moveTo w:id="43" w:author="user" w:date="2023-07-26T15:05:00Z">
        <w:r w:rsidRPr="00A0260D">
          <w:rPr>
            <w:rPrChange w:id="44" w:author="user" w:date="2023-07-26T15:07:00Z">
              <w:rPr>
                <w:b/>
                <w:bCs/>
              </w:rPr>
            </w:rPrChange>
          </w:rPr>
          <w:t>Replace fixation with a black screen –</w:t>
        </w:r>
        <w:r w:rsidRPr="05E4EA41">
          <w:rPr>
            <w:b/>
            <w:bCs/>
          </w:rPr>
          <w:t xml:space="preserve"> </w:t>
        </w:r>
        <w:r>
          <w:t xml:space="preserve">in </w:t>
        </w:r>
        <w:proofErr w:type="spellStart"/>
        <w:r>
          <w:t>initConstants.m</w:t>
        </w:r>
        <w:proofErr w:type="spellEnd"/>
        <w:r>
          <w:t xml:space="preserve"> assign FIXATION_TXTR = BLACK_TXTR.</w:t>
        </w:r>
      </w:moveTo>
    </w:p>
    <w:p w14:paraId="5DD592AC" w14:textId="6A36B8E5" w:rsidR="00D26DAF" w:rsidRDefault="00D26DAF" w:rsidP="00A0260D">
      <w:pPr>
        <w:pStyle w:val="ListParagraph"/>
        <w:numPr>
          <w:ilvl w:val="1"/>
          <w:numId w:val="19"/>
        </w:numPr>
        <w:bidi w:val="0"/>
        <w:rPr>
          <w:moveTo w:id="45" w:author="user" w:date="2023-07-26T15:05:00Z"/>
        </w:rPr>
        <w:pPrChange w:id="46" w:author="user" w:date="2023-07-26T15:10:00Z">
          <w:pPr>
            <w:pStyle w:val="ListParagraph"/>
            <w:numPr>
              <w:numId w:val="19"/>
            </w:numPr>
            <w:bidi w:val="0"/>
            <w:ind w:hanging="360"/>
          </w:pPr>
        </w:pPrChange>
      </w:pPr>
      <w:moveTo w:id="47" w:author="user" w:date="2023-07-26T15:05:00Z">
        <w:r w:rsidRPr="00A0260D">
          <w:rPr>
            <w:rPrChange w:id="48" w:author="user" w:date="2023-07-26T15:07:00Z">
              <w:rPr>
                <w:b/>
                <w:bCs/>
              </w:rPr>
            </w:rPrChange>
          </w:rPr>
          <w:t>Change masks to black/white screens –</w:t>
        </w:r>
        <w:del w:id="49" w:author="user" w:date="2023-07-26T15:09:00Z">
          <w:r w:rsidRPr="05E4EA41" w:rsidDel="00A0260D">
            <w:rPr>
              <w:b/>
              <w:bCs/>
            </w:rPr>
            <w:delText xml:space="preserve"> </w:delText>
          </w:r>
          <w:r w:rsidRPr="05E4EA41" w:rsidDel="00A0260D">
            <w:delText xml:space="preserve">Mask1=white screen, Mask2=black screen, Mask3=black screen. </w:delText>
          </w:r>
        </w:del>
      </w:moveTo>
      <w:ins w:id="50" w:author="user" w:date="2023-07-26T15:09:00Z">
        <w:r w:rsidR="00A0260D">
          <w:t xml:space="preserve"> </w:t>
        </w:r>
      </w:ins>
      <w:moveTo w:id="51" w:author="user" w:date="2023-07-26T15:05:00Z">
        <w:del w:id="52" w:author="user" w:date="2023-07-26T15:09:00Z">
          <w:r w:rsidRPr="05E4EA41" w:rsidDel="00A0260D">
            <w:delText xml:space="preserve">After generating trials in </w:delText>
          </w:r>
        </w:del>
      </w:moveTo>
      <w:ins w:id="53" w:author="user" w:date="2023-07-26T15:10:00Z">
        <w:r w:rsidR="00A0260D">
          <w:t xml:space="preserve">in </w:t>
        </w:r>
      </w:ins>
      <w:proofErr w:type="spellStart"/>
      <w:moveTo w:id="54" w:author="user" w:date="2023-07-26T15:05:00Z">
        <w:r w:rsidRPr="05E4EA41">
          <w:t>main.m</w:t>
        </w:r>
      </w:moveTo>
      <w:proofErr w:type="spellEnd"/>
      <w:ins w:id="55" w:author="user" w:date="2023-07-26T15:10:00Z">
        <w:r w:rsidR="00A0260D">
          <w:t xml:space="preserve"> after trials are generated</w:t>
        </w:r>
      </w:ins>
      <w:moveTo w:id="56" w:author="user" w:date="2023-07-26T15:05:00Z">
        <w:del w:id="57" w:author="user" w:date="2023-07-26T15:10:00Z">
          <w:r w:rsidRPr="05E4EA41" w:rsidDel="00A0260D">
            <w:delText>,</w:delText>
          </w:r>
        </w:del>
      </w:moveTo>
      <w:ins w:id="58" w:author="user" w:date="2023-07-26T15:10:00Z">
        <w:r w:rsidR="00A0260D">
          <w:t xml:space="preserve"> apply</w:t>
        </w:r>
      </w:ins>
      <w:moveTo w:id="59" w:author="user" w:date="2023-07-26T15:05:00Z">
        <w:del w:id="60" w:author="user" w:date="2023-07-26T15:10:00Z">
          <w:r w:rsidRPr="05E4EA41" w:rsidDel="00A0260D">
            <w:delText xml:space="preserve"> use</w:delText>
          </w:r>
        </w:del>
        <w:r w:rsidRPr="05E4EA41">
          <w:t xml:space="preserve"> this snippet:</w:t>
        </w:r>
      </w:moveTo>
    </w:p>
    <w:p w14:paraId="6568A60D" w14:textId="77777777" w:rsidR="00D26DAF" w:rsidRDefault="00D26DAF" w:rsidP="00D26DAF">
      <w:pPr>
        <w:bidi w:val="0"/>
        <w:ind w:left="720" w:firstLine="720"/>
        <w:rPr>
          <w:moveTo w:id="61" w:author="user" w:date="2023-07-26T15:05:00Z"/>
        </w:rPr>
        <w:pPrChange w:id="62" w:author="user" w:date="2023-07-26T15:05:00Z">
          <w:pPr>
            <w:bidi w:val="0"/>
          </w:pPr>
        </w:pPrChange>
      </w:pPr>
      <w:moveTo w:id="63" w:author="user" w:date="2023-07-26T15:05:00Z">
        <w:r w:rsidRPr="05E4EA41">
          <w:t xml:space="preserve">Trials.mask1 = </w:t>
        </w:r>
        <w:proofErr w:type="spellStart"/>
        <w:proofErr w:type="gramStart"/>
        <w:r w:rsidRPr="05E4EA41">
          <w:t>repmat</w:t>
        </w:r>
        <w:proofErr w:type="spellEnd"/>
        <w:r w:rsidRPr="05E4EA41">
          <w:t>(</w:t>
        </w:r>
        <w:proofErr w:type="spellStart"/>
        <w:proofErr w:type="gramEnd"/>
        <w:r w:rsidRPr="05E4EA41">
          <w:t>p.WHITE_TXTR</w:t>
        </w:r>
        <w:proofErr w:type="spellEnd"/>
        <w:r w:rsidRPr="05E4EA41">
          <w:t>, height(trials), 1)</w:t>
        </w:r>
      </w:moveTo>
    </w:p>
    <w:p w14:paraId="7AB72B31" w14:textId="77777777" w:rsidR="00D26DAF" w:rsidRDefault="00D26DAF" w:rsidP="00D26DAF">
      <w:pPr>
        <w:bidi w:val="0"/>
        <w:ind w:left="1440"/>
        <w:rPr>
          <w:moveTo w:id="64" w:author="user" w:date="2023-07-26T15:05:00Z"/>
        </w:rPr>
        <w:pPrChange w:id="65" w:author="user" w:date="2023-07-26T15:05:00Z">
          <w:pPr>
            <w:bidi w:val="0"/>
          </w:pPr>
        </w:pPrChange>
      </w:pPr>
      <w:moveTo w:id="66" w:author="user" w:date="2023-07-26T15:05:00Z">
        <w:r w:rsidRPr="05E4EA41">
          <w:t xml:space="preserve">Trials.mask2 = </w:t>
        </w:r>
        <w:proofErr w:type="spellStart"/>
        <w:proofErr w:type="gramStart"/>
        <w:r w:rsidRPr="05E4EA41">
          <w:t>repmat</w:t>
        </w:r>
        <w:proofErr w:type="spellEnd"/>
        <w:r w:rsidRPr="05E4EA41">
          <w:t>(</w:t>
        </w:r>
        <w:proofErr w:type="spellStart"/>
        <w:proofErr w:type="gramEnd"/>
        <w:r w:rsidRPr="05E4EA41">
          <w:t>p.BLACK_TXTR</w:t>
        </w:r>
        <w:proofErr w:type="spellEnd"/>
        <w:r w:rsidRPr="05E4EA41">
          <w:t>, height(trials), 1)</w:t>
        </w:r>
      </w:moveTo>
    </w:p>
    <w:p w14:paraId="6000FB46" w14:textId="77777777" w:rsidR="00D26DAF" w:rsidRDefault="00D26DAF" w:rsidP="00D26DAF">
      <w:pPr>
        <w:bidi w:val="0"/>
        <w:ind w:left="720" w:firstLine="720"/>
        <w:rPr>
          <w:moveTo w:id="67" w:author="user" w:date="2023-07-26T15:05:00Z"/>
        </w:rPr>
        <w:pPrChange w:id="68" w:author="user" w:date="2023-07-26T15:05:00Z">
          <w:pPr>
            <w:bidi w:val="0"/>
          </w:pPr>
        </w:pPrChange>
      </w:pPr>
      <w:moveTo w:id="69" w:author="user" w:date="2023-07-26T15:05:00Z">
        <w:r w:rsidRPr="05E4EA41">
          <w:t xml:space="preserve">Trials.mask3 = </w:t>
        </w:r>
        <w:proofErr w:type="spellStart"/>
        <w:proofErr w:type="gramStart"/>
        <w:r w:rsidRPr="05E4EA41">
          <w:t>repmat</w:t>
        </w:r>
        <w:proofErr w:type="spellEnd"/>
        <w:r w:rsidRPr="05E4EA41">
          <w:t>(</w:t>
        </w:r>
        <w:proofErr w:type="spellStart"/>
        <w:proofErr w:type="gramEnd"/>
        <w:r w:rsidRPr="05E4EA41">
          <w:t>p.BLACK_TXTR</w:t>
        </w:r>
        <w:proofErr w:type="spellEnd"/>
        <w:r w:rsidRPr="05E4EA41">
          <w:t>, height(trials), 1)</w:t>
        </w:r>
      </w:moveTo>
    </w:p>
    <w:p w14:paraId="20B48BAA" w14:textId="60196A23" w:rsidR="00D26DAF" w:rsidDel="00D26DAF" w:rsidRDefault="00D26DAF" w:rsidP="00A0260D">
      <w:pPr>
        <w:pStyle w:val="ListParagraph"/>
        <w:numPr>
          <w:ilvl w:val="1"/>
          <w:numId w:val="19"/>
        </w:numPr>
        <w:bidi w:val="0"/>
        <w:rPr>
          <w:del w:id="70" w:author="user" w:date="2023-07-26T15:05:00Z"/>
        </w:rPr>
        <w:pPrChange w:id="71" w:author="user" w:date="2023-07-26T15:11:00Z">
          <w:pPr>
            <w:bidi w:val="0"/>
          </w:pPr>
        </w:pPrChange>
      </w:pPr>
      <w:moveTo w:id="72" w:author="user" w:date="2023-07-26T15:05:00Z">
        <w:r w:rsidRPr="00A0260D">
          <w:rPr>
            <w:rPrChange w:id="73" w:author="user" w:date="2023-07-26T15:08:00Z">
              <w:rPr>
                <w:b/>
                <w:bCs/>
              </w:rPr>
            </w:rPrChange>
          </w:rPr>
          <w:t xml:space="preserve">Replace prime and target with white screen – </w:t>
        </w:r>
        <w:r w:rsidRPr="05E4EA41">
          <w:t xml:space="preserve">in </w:t>
        </w:r>
        <w:proofErr w:type="spellStart"/>
        <w:r w:rsidRPr="05E4EA41">
          <w:t>showWord.m</w:t>
        </w:r>
        <w:proofErr w:type="spellEnd"/>
        <w:r w:rsidRPr="05E4EA41">
          <w:t xml:space="preserve"> replace </w:t>
        </w:r>
        <w:del w:id="74" w:author="user" w:date="2023-07-26T15:11:00Z">
          <w:r w:rsidRPr="05E4EA41" w:rsidDel="00A0260D">
            <w:delText>showing</w:delText>
          </w:r>
        </w:del>
      </w:moveTo>
      <w:ins w:id="75" w:author="user" w:date="2023-07-26T15:11:00Z">
        <w:r w:rsidR="00A0260D">
          <w:t>‘</w:t>
        </w:r>
        <w:proofErr w:type="spellStart"/>
        <w:r w:rsidR="00A0260D" w:rsidRPr="00A0260D">
          <w:t>DrawFormattedText</w:t>
        </w:r>
        <w:proofErr w:type="spellEnd"/>
        <w:r w:rsidR="00A0260D">
          <w:t xml:space="preserve">…’ with </w:t>
        </w:r>
      </w:ins>
      <w:moveTo w:id="76" w:author="user" w:date="2023-07-26T15:05:00Z">
        <w:del w:id="77" w:author="user" w:date="2023-07-26T15:11:00Z">
          <w:r w:rsidRPr="05E4EA41" w:rsidDel="00A0260D">
            <w:delText xml:space="preserve"> the words with </w:delText>
          </w:r>
        </w:del>
      </w:moveTo>
    </w:p>
    <w:p w14:paraId="495ECD6D" w14:textId="37A62253" w:rsidR="00D26DAF" w:rsidDel="00D26DAF" w:rsidRDefault="00D26DAF" w:rsidP="00A0260D">
      <w:pPr>
        <w:pStyle w:val="ListParagraph"/>
        <w:numPr>
          <w:ilvl w:val="1"/>
          <w:numId w:val="19"/>
        </w:numPr>
        <w:bidi w:val="0"/>
        <w:rPr>
          <w:del w:id="78" w:author="user" w:date="2023-07-26T15:05:00Z"/>
        </w:rPr>
        <w:pPrChange w:id="79" w:author="user" w:date="2023-07-26T15:11:00Z">
          <w:pPr>
            <w:bidi w:val="0"/>
          </w:pPr>
        </w:pPrChange>
      </w:pPr>
      <w:moveTo w:id="80" w:author="user" w:date="2023-07-26T15:05:00Z">
        <w:r w:rsidRPr="05E4EA41">
          <w:t>Screen(‘</w:t>
        </w:r>
        <w:proofErr w:type="spellStart"/>
        <w:r w:rsidRPr="05E4EA41">
          <w:t>DrawTexture</w:t>
        </w:r>
        <w:proofErr w:type="spellEnd"/>
        <w:r w:rsidRPr="05E4EA41">
          <w:t xml:space="preserve">’, </w:t>
        </w:r>
        <w:proofErr w:type="spellStart"/>
        <w:r w:rsidRPr="05E4EA41">
          <w:t>p.w</w:t>
        </w:r>
        <w:proofErr w:type="spellEnd"/>
        <w:r w:rsidRPr="05E4EA41">
          <w:t xml:space="preserve">, </w:t>
        </w:r>
        <w:proofErr w:type="spellStart"/>
        <w:r w:rsidRPr="05E4EA41">
          <w:t>p.WHITE_TXTR</w:t>
        </w:r>
        <w:proofErr w:type="spellEnd"/>
        <w:r w:rsidRPr="05E4EA41">
          <w:t>)</w:t>
        </w:r>
      </w:moveTo>
    </w:p>
    <w:p w14:paraId="7B7F95AD" w14:textId="4A0997B5" w:rsidR="00D26DAF" w:rsidRDefault="00A0260D" w:rsidP="00A0260D">
      <w:pPr>
        <w:pStyle w:val="ListParagraph"/>
        <w:bidi w:val="0"/>
        <w:ind w:left="1440"/>
        <w:rPr>
          <w:ins w:id="81" w:author="user" w:date="2023-07-26T15:05:00Z"/>
          <w:moveTo w:id="82" w:author="user" w:date="2023-07-26T15:05:00Z"/>
        </w:rPr>
        <w:pPrChange w:id="83" w:author="user" w:date="2023-07-26T15:10:00Z">
          <w:pPr>
            <w:bidi w:val="0"/>
          </w:pPr>
        </w:pPrChange>
      </w:pPr>
      <w:ins w:id="84" w:author="user" w:date="2023-07-26T15:11:00Z">
        <w:r>
          <w:t>.</w:t>
        </w:r>
      </w:ins>
    </w:p>
    <w:p w14:paraId="01773978" w14:textId="54FBB22D" w:rsidR="00D26DAF" w:rsidRPr="00E2315B" w:rsidRDefault="00D26DAF" w:rsidP="00D26DAF">
      <w:pPr>
        <w:pStyle w:val="ListParagraph"/>
        <w:numPr>
          <w:ilvl w:val="1"/>
          <w:numId w:val="19"/>
        </w:numPr>
        <w:bidi w:val="0"/>
        <w:rPr>
          <w:ins w:id="85" w:author="user" w:date="2023-07-26T15:04:00Z"/>
        </w:rPr>
        <w:pPrChange w:id="86" w:author="user" w:date="2023-07-26T15:05:00Z">
          <w:pPr>
            <w:bidi w:val="0"/>
          </w:pPr>
        </w:pPrChange>
      </w:pPr>
      <w:moveTo w:id="87" w:author="user" w:date="2023-07-26T15:05:00Z">
        <w:r w:rsidRPr="05E4EA41">
          <w:t xml:space="preserve">Replace categorization screen with a black screen – in </w:t>
        </w:r>
        <w:proofErr w:type="spellStart"/>
        <w:r w:rsidRPr="05E4EA41">
          <w:t>getTraj.m</w:t>
        </w:r>
        <w:proofErr w:type="spellEnd"/>
        <w:r w:rsidRPr="05E4EA41">
          <w:t xml:space="preserve"> replace </w:t>
        </w:r>
        <w:proofErr w:type="spellStart"/>
        <w:proofErr w:type="gramStart"/>
        <w:r w:rsidRPr="05E4EA41">
          <w:t>p.CATEGOR</w:t>
        </w:r>
        <w:proofErr w:type="gramEnd"/>
        <w:r w:rsidRPr="05E4EA41">
          <w:t>_TXTR</w:t>
        </w:r>
        <w:proofErr w:type="spellEnd"/>
        <w:r w:rsidRPr="05E4EA41">
          <w:t xml:space="preserve"> with </w:t>
        </w:r>
        <w:proofErr w:type="spellStart"/>
        <w:r w:rsidRPr="05E4EA41">
          <w:t>p.BLACK_TXTR</w:t>
        </w:r>
        <w:proofErr w:type="spellEnd"/>
        <w:r w:rsidRPr="05E4EA41">
          <w:t>.</w:t>
        </w:r>
      </w:moveTo>
      <w:moveToRangeEnd w:id="27"/>
    </w:p>
    <w:p w14:paraId="1528E1A0" w14:textId="5C514CA1" w:rsidR="00D26DAF" w:rsidRDefault="00D15C3C" w:rsidP="00D26DAF">
      <w:pPr>
        <w:pStyle w:val="NoSpacing"/>
        <w:numPr>
          <w:ilvl w:val="0"/>
          <w:numId w:val="19"/>
        </w:numPr>
        <w:bidi w:val="0"/>
        <w:rPr>
          <w:ins w:id="88" w:author="user" w:date="2023-07-26T15:12:00Z"/>
        </w:rPr>
        <w:pPrChange w:id="89" w:author="user" w:date="2023-07-26T15:04:00Z">
          <w:pPr>
            <w:bidi w:val="0"/>
          </w:pPr>
        </w:pPrChange>
      </w:pPr>
      <w:ins w:id="90" w:author="user" w:date="2023-07-26T15:12:00Z">
        <w:r w:rsidRPr="00FB264A">
          <w:rPr>
            <w:b/>
            <w:bCs/>
            <w:rPrChange w:id="91" w:author="user" w:date="2023-07-26T15:17:00Z">
              <w:rPr/>
            </w:rPrChange>
          </w:rPr>
          <w:t xml:space="preserve">Generate masks – </w:t>
        </w:r>
      </w:ins>
      <w:ins w:id="92" w:author="user" w:date="2023-07-26T15:13:00Z">
        <w:r>
          <w:t>(Optional)</w:t>
        </w:r>
      </w:ins>
    </w:p>
    <w:p w14:paraId="6258D6FB" w14:textId="77777777" w:rsidR="00D15C3C" w:rsidRDefault="00D15C3C" w:rsidP="00D15C3C">
      <w:pPr>
        <w:pStyle w:val="NoSpacing"/>
        <w:bidi w:val="0"/>
        <w:ind w:left="720"/>
        <w:rPr>
          <w:ins w:id="93" w:author="user" w:date="2023-07-26T15:13:00Z"/>
        </w:rPr>
        <w:pPrChange w:id="94" w:author="user" w:date="2023-07-26T15:12:00Z">
          <w:pPr>
            <w:pStyle w:val="NoSpacing"/>
            <w:numPr>
              <w:numId w:val="19"/>
            </w:numPr>
            <w:bidi w:val="0"/>
            <w:ind w:left="720" w:hanging="360"/>
          </w:pPr>
        </w:pPrChange>
      </w:pPr>
      <w:ins w:id="95" w:author="user" w:date="2023-07-26T15:13:00Z">
        <w:r>
          <w:t>If you don’t wish to use the existing masks:</w:t>
        </w:r>
      </w:ins>
    </w:p>
    <w:p w14:paraId="5174224E" w14:textId="77777777" w:rsidR="00D15C3C" w:rsidRDefault="00D15C3C" w:rsidP="00D15C3C">
      <w:pPr>
        <w:pStyle w:val="NoSpacing"/>
        <w:numPr>
          <w:ilvl w:val="1"/>
          <w:numId w:val="19"/>
        </w:numPr>
        <w:bidi w:val="0"/>
        <w:rPr>
          <w:ins w:id="96" w:author="user" w:date="2023-07-26T15:16:00Z"/>
        </w:rPr>
        <w:pPrChange w:id="97" w:author="user" w:date="2023-07-26T15:14:00Z">
          <w:pPr>
            <w:pStyle w:val="NoSpacing"/>
            <w:numPr>
              <w:numId w:val="19"/>
            </w:numPr>
            <w:bidi w:val="0"/>
            <w:ind w:left="720" w:hanging="360"/>
          </w:pPr>
        </w:pPrChange>
      </w:pPr>
      <w:ins w:id="98" w:author="user" w:date="2023-07-26T15:14:00Z">
        <w:r>
          <w:t xml:space="preserve">In </w:t>
        </w:r>
      </w:ins>
      <w:proofErr w:type="spellStart"/>
      <w:ins w:id="99" w:author="user" w:date="2023-07-26T15:12:00Z">
        <w:r>
          <w:t>experiment</w:t>
        </w:r>
      </w:ins>
      <w:ins w:id="100" w:author="user" w:date="2023-07-26T15:14:00Z">
        <w:r>
          <w:t>.m</w:t>
        </w:r>
        <w:proofErr w:type="spellEnd"/>
        <w:r>
          <w:t xml:space="preserve"> run the </w:t>
        </w:r>
      </w:ins>
      <w:ins w:id="101" w:author="user" w:date="2023-07-26T15:15:00Z">
        <w:r>
          <w:t xml:space="preserve">first section and then the </w:t>
        </w:r>
      </w:ins>
      <w:ins w:id="102" w:author="user" w:date="2023-07-26T15:14:00Z">
        <w:r>
          <w:t>“</w:t>
        </w:r>
        <w:r w:rsidRPr="00D15C3C">
          <w:t>Generate Masks</w:t>
        </w:r>
        <w:r>
          <w:t>” section.</w:t>
        </w:r>
      </w:ins>
    </w:p>
    <w:p w14:paraId="14299274" w14:textId="44C55FA5" w:rsidR="00D15C3C" w:rsidRDefault="00D15C3C" w:rsidP="00D15C3C">
      <w:pPr>
        <w:pStyle w:val="NoSpacing"/>
        <w:numPr>
          <w:ilvl w:val="1"/>
          <w:numId w:val="19"/>
        </w:numPr>
        <w:bidi w:val="0"/>
        <w:rPr>
          <w:ins w:id="103" w:author="user" w:date="2023-07-26T15:14:00Z"/>
        </w:rPr>
        <w:pPrChange w:id="104" w:author="user" w:date="2023-07-26T15:16:00Z">
          <w:pPr>
            <w:bidi w:val="0"/>
          </w:pPr>
        </w:pPrChange>
      </w:pPr>
      <w:ins w:id="105" w:author="user" w:date="2023-07-26T15:16:00Z">
        <w:r>
          <w:t>Make sure t</w:t>
        </w:r>
      </w:ins>
      <w:ins w:id="106" w:author="user" w:date="2023-07-26T15:12:00Z">
        <w:r>
          <w:t>he shapes' line thickness match</w:t>
        </w:r>
      </w:ins>
      <w:ins w:id="107" w:author="user" w:date="2023-07-26T15:16:00Z">
        <w:r>
          <w:t>es</w:t>
        </w:r>
      </w:ins>
      <w:ins w:id="108" w:author="user" w:date="2023-07-26T15:12:00Z">
        <w:r>
          <w:t xml:space="preserve"> that of the Font used for the word stimuli.</w:t>
        </w:r>
      </w:ins>
    </w:p>
    <w:p w14:paraId="3010BAB5" w14:textId="66023783" w:rsidR="00D15C3C" w:rsidRDefault="00D15C3C" w:rsidP="00D15C3C">
      <w:pPr>
        <w:pStyle w:val="NoSpacing"/>
        <w:numPr>
          <w:ilvl w:val="1"/>
          <w:numId w:val="19"/>
        </w:numPr>
        <w:bidi w:val="0"/>
        <w:rPr>
          <w:ins w:id="109" w:author="user" w:date="2023-07-26T15:12:00Z"/>
        </w:rPr>
        <w:pPrChange w:id="110" w:author="user" w:date="2023-07-26T15:17:00Z">
          <w:pPr>
            <w:bidi w:val="0"/>
          </w:pPr>
        </w:pPrChange>
      </w:pPr>
      <w:ins w:id="111" w:author="user" w:date="2023-07-26T15:16:00Z">
        <w:r>
          <w:t xml:space="preserve">Verify the </w:t>
        </w:r>
      </w:ins>
      <w:ins w:id="112" w:author="user" w:date="2023-07-26T15:12:00Z">
        <w:r>
          <w:t>area covered by the shapes match</w:t>
        </w:r>
      </w:ins>
      <w:ins w:id="113" w:author="user" w:date="2023-07-26T15:16:00Z">
        <w:r>
          <w:t>es</w:t>
        </w:r>
      </w:ins>
      <w:ins w:id="114" w:author="user" w:date="2023-07-26T15:12:00Z">
        <w:r>
          <w:t xml:space="preserve"> the one described in the Methods section of the paper and cover</w:t>
        </w:r>
      </w:ins>
      <w:ins w:id="115" w:author="user" w:date="2023-07-26T15:16:00Z">
        <w:r>
          <w:t>s</w:t>
        </w:r>
      </w:ins>
      <w:ins w:id="116" w:author="user" w:date="2023-07-26T15:12:00Z">
        <w:r>
          <w:t xml:space="preserve"> the word stimulus</w:t>
        </w:r>
      </w:ins>
      <w:ins w:id="117" w:author="user" w:date="2023-07-26T15:17:00Z">
        <w:r>
          <w:t>.</w:t>
        </w:r>
      </w:ins>
    </w:p>
    <w:p w14:paraId="42DE18F2" w14:textId="593C4FBB" w:rsidR="00561A23" w:rsidRDefault="00561A23" w:rsidP="00561A23">
      <w:pPr>
        <w:pStyle w:val="NoSpacing"/>
        <w:numPr>
          <w:ilvl w:val="0"/>
          <w:numId w:val="19"/>
        </w:numPr>
        <w:bidi w:val="0"/>
        <w:rPr>
          <w:ins w:id="118" w:author="user" w:date="2023-07-26T15:20:00Z"/>
        </w:rPr>
        <w:pPrChange w:id="119" w:author="user" w:date="2023-07-26T15:20:00Z">
          <w:pPr>
            <w:pStyle w:val="NoSpacing"/>
            <w:bidi w:val="0"/>
          </w:pPr>
        </w:pPrChange>
      </w:pPr>
      <w:ins w:id="120" w:author="user" w:date="2023-07-26T15:19:00Z">
        <w:r w:rsidRPr="00561A23">
          <w:rPr>
            <w:b/>
            <w:bCs/>
            <w:rPrChange w:id="121" w:author="user" w:date="2023-07-26T15:19:00Z">
              <w:rPr/>
            </w:rPrChange>
          </w:rPr>
          <w:t xml:space="preserve">Modify stimuli (targets/primes) – </w:t>
        </w:r>
        <w:r>
          <w:t>(Optional)</w:t>
        </w:r>
      </w:ins>
    </w:p>
    <w:p w14:paraId="58F952EF" w14:textId="705B8960" w:rsidR="00561A23" w:rsidDel="00561A23" w:rsidRDefault="00561A23" w:rsidP="00561A23">
      <w:pPr>
        <w:pStyle w:val="NoSpacing"/>
        <w:numPr>
          <w:ilvl w:val="1"/>
          <w:numId w:val="19"/>
        </w:numPr>
        <w:bidi w:val="0"/>
        <w:rPr>
          <w:del w:id="122" w:author="user" w:date="2023-07-26T15:21:00Z"/>
        </w:rPr>
        <w:pPrChange w:id="123" w:author="user" w:date="2023-07-26T15:21:00Z">
          <w:pPr>
            <w:pStyle w:val="NoSpacing"/>
            <w:bidi w:val="0"/>
          </w:pPr>
        </w:pPrChange>
      </w:pPr>
      <w:moveToRangeStart w:id="124" w:author="user" w:date="2023-07-26T15:19:00Z" w:name="move141277202"/>
      <w:moveTo w:id="125" w:author="user" w:date="2023-07-26T15:19:00Z">
        <w:r>
          <w:t xml:space="preserve">Add words to </w:t>
        </w:r>
        <w:proofErr w:type="spellStart"/>
        <w:r>
          <w:t>word_freq_list</w:t>
        </w:r>
        <w:proofErr w:type="spellEnd"/>
        <w:r>
          <w:t xml:space="preserve"> file. Words can’t include ‘</w:t>
        </w:r>
        <w:r w:rsidRPr="00E2315B">
          <w:rPr>
            <w:rFonts w:cs="Calibri"/>
            <w:rtl/>
          </w:rPr>
          <w:t>ן</w:t>
        </w:r>
        <w:r>
          <w:t>’, ‘</w:t>
        </w:r>
        <w:r w:rsidRPr="00E2315B">
          <w:rPr>
            <w:rFonts w:cs="Calibri"/>
            <w:rtl/>
          </w:rPr>
          <w:t>ף</w:t>
        </w:r>
        <w:r>
          <w:t>’, ‘</w:t>
        </w:r>
        <w:r w:rsidRPr="00E2315B">
          <w:rPr>
            <w:rFonts w:cs="Calibri"/>
            <w:rtl/>
          </w:rPr>
          <w:t>ץ</w:t>
        </w:r>
        <w:r>
          <w:t>’, since these letters are taller than other letters.</w:t>
        </w:r>
      </w:moveTo>
    </w:p>
    <w:p w14:paraId="02B2260F" w14:textId="77777777" w:rsidR="00561A23" w:rsidRDefault="00561A23" w:rsidP="00561A23">
      <w:pPr>
        <w:pStyle w:val="NoSpacing"/>
        <w:numPr>
          <w:ilvl w:val="1"/>
          <w:numId w:val="19"/>
        </w:numPr>
        <w:bidi w:val="0"/>
        <w:rPr>
          <w:ins w:id="126" w:author="user" w:date="2023-07-26T15:21:00Z"/>
          <w:moveTo w:id="127" w:author="user" w:date="2023-07-26T15:19:00Z"/>
        </w:rPr>
        <w:pPrChange w:id="128" w:author="user" w:date="2023-07-26T15:21:00Z">
          <w:pPr>
            <w:pStyle w:val="NoSpacing"/>
            <w:bidi w:val="0"/>
          </w:pPr>
        </w:pPrChange>
      </w:pPr>
    </w:p>
    <w:p w14:paraId="6FEF6DC4" w14:textId="28E05F87" w:rsidR="00561A23" w:rsidDel="00561A23" w:rsidRDefault="00561A23" w:rsidP="00561A23">
      <w:pPr>
        <w:pStyle w:val="NoSpacing"/>
        <w:numPr>
          <w:ilvl w:val="1"/>
          <w:numId w:val="19"/>
        </w:numPr>
        <w:bidi w:val="0"/>
        <w:rPr>
          <w:del w:id="129" w:author="user" w:date="2023-07-26T15:21:00Z"/>
        </w:rPr>
        <w:pPrChange w:id="130" w:author="user" w:date="2023-07-26T15:21:00Z">
          <w:pPr>
            <w:pStyle w:val="NoSpacing"/>
            <w:bidi w:val="0"/>
          </w:pPr>
        </w:pPrChange>
      </w:pPr>
      <w:moveTo w:id="131" w:author="user" w:date="2023-07-26T15:19:00Z">
        <w:r>
          <w:t xml:space="preserve">Verify </w:t>
        </w:r>
        <w:r>
          <w:fldChar w:fldCharType="begin"/>
        </w:r>
        <w:r>
          <w:instrText xml:space="preserve">HYPERLINK "http://word-freq.mscc.huji.ac.il/wordfreq.asp" </w:instrText>
        </w:r>
        <w:r>
          <w:fldChar w:fldCharType="separate"/>
        </w:r>
        <w:r w:rsidRPr="05E4EA41">
          <w:rPr>
            <w:rStyle w:val="Hyperlink"/>
          </w:rPr>
          <w:t>word frequency</w:t>
        </w:r>
        <w:r>
          <w:fldChar w:fldCharType="end"/>
        </w:r>
        <w:r>
          <w:t xml:space="preserve"> is at least 10 per million.</w:t>
        </w:r>
      </w:moveTo>
    </w:p>
    <w:p w14:paraId="42BD8B72" w14:textId="77777777" w:rsidR="00561A23" w:rsidRDefault="00561A23" w:rsidP="00561A23">
      <w:pPr>
        <w:pStyle w:val="NoSpacing"/>
        <w:numPr>
          <w:ilvl w:val="1"/>
          <w:numId w:val="19"/>
        </w:numPr>
        <w:bidi w:val="0"/>
        <w:rPr>
          <w:ins w:id="132" w:author="user" w:date="2023-07-26T15:21:00Z"/>
          <w:moveTo w:id="133" w:author="user" w:date="2023-07-26T15:19:00Z"/>
        </w:rPr>
        <w:pPrChange w:id="134" w:author="user" w:date="2023-07-26T15:21:00Z">
          <w:pPr>
            <w:pStyle w:val="NoSpacing"/>
            <w:bidi w:val="0"/>
          </w:pPr>
        </w:pPrChange>
      </w:pPr>
    </w:p>
    <w:p w14:paraId="4F52FB54" w14:textId="77777777" w:rsidR="00561A23" w:rsidRDefault="00561A23" w:rsidP="00561A23">
      <w:pPr>
        <w:pStyle w:val="NoSpacing"/>
        <w:numPr>
          <w:ilvl w:val="1"/>
          <w:numId w:val="19"/>
        </w:numPr>
        <w:bidi w:val="0"/>
        <w:rPr>
          <w:moveTo w:id="135" w:author="user" w:date="2023-07-26T15:19:00Z"/>
        </w:rPr>
        <w:pPrChange w:id="136" w:author="user" w:date="2023-07-26T15:21:00Z">
          <w:pPr>
            <w:pStyle w:val="NoSpacing"/>
            <w:bidi w:val="0"/>
          </w:pPr>
        </w:pPrChange>
      </w:pPr>
      <w:moveTo w:id="137" w:author="user" w:date="2023-07-26T15:19:00Z">
        <w:r>
          <w:t xml:space="preserve">Use </w:t>
        </w:r>
        <w:proofErr w:type="spellStart"/>
        <w:r>
          <w:t>genWordLists.m</w:t>
        </w:r>
        <w:proofErr w:type="spellEnd"/>
        <w:r>
          <w:t xml:space="preserve"> to create the following lists:</w:t>
        </w:r>
      </w:moveTo>
    </w:p>
    <w:p w14:paraId="3D809A8F" w14:textId="77777777" w:rsidR="00561A23" w:rsidRDefault="00561A23" w:rsidP="00561A23">
      <w:pPr>
        <w:pStyle w:val="NoSpacing"/>
        <w:numPr>
          <w:ilvl w:val="2"/>
          <w:numId w:val="19"/>
        </w:numPr>
        <w:bidi w:val="0"/>
        <w:rPr>
          <w:moveTo w:id="138" w:author="user" w:date="2023-07-26T15:19:00Z"/>
          <w:rtl/>
        </w:rPr>
        <w:pPrChange w:id="139" w:author="user" w:date="2023-07-26T15:21:00Z">
          <w:pPr>
            <w:pStyle w:val="NoSpacing"/>
            <w:numPr>
              <w:numId w:val="19"/>
            </w:numPr>
            <w:bidi w:val="0"/>
            <w:ind w:left="720" w:hanging="360"/>
          </w:pPr>
        </w:pPrChange>
      </w:pPr>
      <w:moveTo w:id="140" w:author="user" w:date="2023-07-26T15:19:00Z">
        <w:r>
          <w:t>Art_targets.xlsx</w:t>
        </w:r>
      </w:moveTo>
    </w:p>
    <w:p w14:paraId="09B64003" w14:textId="77777777" w:rsidR="00561A23" w:rsidRDefault="00561A23" w:rsidP="00561A23">
      <w:pPr>
        <w:pStyle w:val="NoSpacing"/>
        <w:numPr>
          <w:ilvl w:val="2"/>
          <w:numId w:val="19"/>
        </w:numPr>
        <w:bidi w:val="0"/>
        <w:rPr>
          <w:moveTo w:id="141" w:author="user" w:date="2023-07-26T15:19:00Z"/>
          <w:rtl/>
        </w:rPr>
        <w:pPrChange w:id="142" w:author="user" w:date="2023-07-26T15:21:00Z">
          <w:pPr>
            <w:pStyle w:val="NoSpacing"/>
            <w:numPr>
              <w:numId w:val="19"/>
            </w:numPr>
            <w:bidi w:val="0"/>
            <w:ind w:left="720" w:hanging="360"/>
          </w:pPr>
        </w:pPrChange>
      </w:pPr>
      <w:moveTo w:id="143" w:author="user" w:date="2023-07-26T15:19:00Z">
        <w:r w:rsidRPr="05E4EA41">
          <w:t>Nat_targets.xlsx</w:t>
        </w:r>
      </w:moveTo>
    </w:p>
    <w:p w14:paraId="2FC26152" w14:textId="77777777" w:rsidR="00561A23" w:rsidRDefault="00561A23" w:rsidP="00561A23">
      <w:pPr>
        <w:pStyle w:val="NoSpacing"/>
        <w:numPr>
          <w:ilvl w:val="2"/>
          <w:numId w:val="19"/>
        </w:numPr>
        <w:bidi w:val="0"/>
        <w:rPr>
          <w:moveTo w:id="144" w:author="user" w:date="2023-07-26T15:19:00Z"/>
          <w:rtl/>
        </w:rPr>
        <w:pPrChange w:id="145" w:author="user" w:date="2023-07-26T15:21:00Z">
          <w:pPr>
            <w:pStyle w:val="NoSpacing"/>
            <w:numPr>
              <w:numId w:val="19"/>
            </w:numPr>
            <w:bidi w:val="0"/>
            <w:ind w:left="720" w:hanging="360"/>
          </w:pPr>
        </w:pPrChange>
      </w:pPr>
      <w:moveTo w:id="146" w:author="user" w:date="2023-07-26T15:19:00Z">
        <w:r w:rsidRPr="05E4EA41">
          <w:t>Art_primes.xlsx</w:t>
        </w:r>
      </w:moveTo>
    </w:p>
    <w:p w14:paraId="73BA9BD6" w14:textId="4F1C6366" w:rsidR="00561A23" w:rsidRDefault="00561A23" w:rsidP="00561A23">
      <w:pPr>
        <w:pStyle w:val="NoSpacing"/>
        <w:numPr>
          <w:ilvl w:val="2"/>
          <w:numId w:val="19"/>
        </w:numPr>
        <w:bidi w:val="0"/>
        <w:rPr>
          <w:ins w:id="147" w:author="user" w:date="2023-07-26T15:19:00Z"/>
        </w:rPr>
        <w:pPrChange w:id="148" w:author="user" w:date="2023-07-26T15:21:00Z">
          <w:pPr>
            <w:bidi w:val="0"/>
          </w:pPr>
        </w:pPrChange>
      </w:pPr>
      <w:moveTo w:id="149" w:author="user" w:date="2023-07-26T15:19:00Z">
        <w:r w:rsidRPr="05E4EA41">
          <w:t>Nat_primes.xlsx</w:t>
        </w:r>
      </w:moveTo>
      <w:moveToRangeEnd w:id="124"/>
    </w:p>
    <w:p w14:paraId="07682494" w14:textId="3FCE5D7F" w:rsidR="00561A23" w:rsidRDefault="00561A23" w:rsidP="00561A23">
      <w:pPr>
        <w:pStyle w:val="NoSpacing"/>
        <w:numPr>
          <w:ilvl w:val="1"/>
          <w:numId w:val="19"/>
        </w:numPr>
        <w:bidi w:val="0"/>
        <w:rPr>
          <w:ins w:id="150" w:author="user" w:date="2023-07-26T15:22:00Z"/>
        </w:rPr>
        <w:pPrChange w:id="151" w:author="user" w:date="2023-07-26T15:22:00Z">
          <w:pPr>
            <w:bidi w:val="0"/>
          </w:pPr>
        </w:pPrChange>
      </w:pPr>
      <w:ins w:id="152" w:author="user" w:date="2023-07-26T15:21:00Z">
        <w:r w:rsidRPr="00E2315B">
          <w:t xml:space="preserve">Create trial lists </w:t>
        </w:r>
      </w:ins>
      <w:ins w:id="153" w:author="user" w:date="2023-07-26T15:22:00Z">
        <w:r w:rsidRPr="00E2315B">
          <w:t>–</w:t>
        </w:r>
      </w:ins>
      <w:ins w:id="154" w:author="user" w:date="2023-07-26T15:21:00Z">
        <w:r w:rsidRPr="00E2315B">
          <w:t xml:space="preserve"> </w:t>
        </w:r>
      </w:ins>
      <w:ins w:id="155" w:author="user" w:date="2023-07-26T15:22:00Z">
        <w:r>
          <w:t>(Optional)</w:t>
        </w:r>
      </w:ins>
    </w:p>
    <w:p w14:paraId="7CFC2BA3" w14:textId="53A7605D" w:rsidR="00561A23" w:rsidRDefault="00561A23" w:rsidP="00561A23">
      <w:pPr>
        <w:pStyle w:val="NoSpacing"/>
        <w:bidi w:val="0"/>
        <w:ind w:left="720" w:firstLine="720"/>
        <w:rPr>
          <w:ins w:id="156" w:author="user" w:date="2023-07-26T15:22:00Z"/>
        </w:rPr>
        <w:pPrChange w:id="157" w:author="user" w:date="2023-07-26T15:22:00Z">
          <w:pPr>
            <w:pStyle w:val="NoSpacing"/>
            <w:numPr>
              <w:numId w:val="7"/>
            </w:numPr>
            <w:bidi w:val="0"/>
            <w:ind w:left="360" w:hanging="360"/>
          </w:pPr>
        </w:pPrChange>
      </w:pPr>
      <w:ins w:id="158" w:author="user" w:date="2023-07-26T15:22:00Z">
        <w:r>
          <w:t>Trial lists dictate the order of stimuli in the experiment.</w:t>
        </w:r>
      </w:ins>
    </w:p>
    <w:p w14:paraId="61DF6058" w14:textId="590B87A0" w:rsidR="00561A23" w:rsidRDefault="00561A23" w:rsidP="006E6E0F">
      <w:pPr>
        <w:pStyle w:val="NoSpacing"/>
        <w:numPr>
          <w:ilvl w:val="2"/>
          <w:numId w:val="19"/>
        </w:numPr>
        <w:bidi w:val="0"/>
        <w:rPr>
          <w:ins w:id="159" w:author="user" w:date="2023-07-26T15:22:00Z"/>
        </w:rPr>
        <w:pPrChange w:id="160" w:author="user" w:date="2023-07-26T15:27:00Z">
          <w:pPr>
            <w:pStyle w:val="NoSpacing"/>
            <w:numPr>
              <w:numId w:val="7"/>
            </w:numPr>
            <w:bidi w:val="0"/>
            <w:ind w:left="360" w:hanging="360"/>
          </w:pPr>
        </w:pPrChange>
      </w:pPr>
      <w:ins w:id="161" w:author="user" w:date="2023-07-26T15:22:00Z">
        <w:r>
          <w:t xml:space="preserve">Run ‘Generate trial lists’ </w:t>
        </w:r>
      </w:ins>
      <w:ins w:id="162" w:author="user" w:date="2023-07-26T15:23:00Z">
        <w:r>
          <w:t xml:space="preserve">section </w:t>
        </w:r>
      </w:ins>
      <w:ins w:id="163" w:author="user" w:date="2023-07-26T15:22:00Z">
        <w:r>
          <w:t xml:space="preserve">in </w:t>
        </w:r>
        <w:proofErr w:type="spellStart"/>
        <w:r>
          <w:t>experiment.m</w:t>
        </w:r>
      </w:ins>
      <w:proofErr w:type="spellEnd"/>
      <w:ins w:id="164" w:author="user" w:date="2023-07-26T15:23:00Z">
        <w:r>
          <w:t xml:space="preserve"> </w:t>
        </w:r>
      </w:ins>
      <w:ins w:id="165" w:author="user" w:date="2023-07-26T15:27:00Z">
        <w:r w:rsidR="006E6E0F">
          <w:t>with following parameters</w:t>
        </w:r>
      </w:ins>
      <w:ins w:id="166" w:author="user" w:date="2023-07-26T15:22:00Z">
        <w:r>
          <w:t>:</w:t>
        </w:r>
      </w:ins>
    </w:p>
    <w:p w14:paraId="517FF14D" w14:textId="77777777" w:rsidR="00561A23" w:rsidRDefault="00561A23" w:rsidP="00561A23">
      <w:pPr>
        <w:pStyle w:val="NoSpacing"/>
        <w:numPr>
          <w:ilvl w:val="3"/>
          <w:numId w:val="19"/>
        </w:numPr>
        <w:bidi w:val="0"/>
        <w:rPr>
          <w:ins w:id="167" w:author="user" w:date="2023-07-26T15:22:00Z"/>
        </w:rPr>
        <w:pPrChange w:id="168" w:author="user" w:date="2023-07-26T15:23:00Z">
          <w:pPr>
            <w:pStyle w:val="NoSpacing"/>
            <w:numPr>
              <w:ilvl w:val="1"/>
              <w:numId w:val="7"/>
            </w:numPr>
            <w:bidi w:val="0"/>
            <w:ind w:left="1080" w:hanging="360"/>
          </w:pPr>
        </w:pPrChange>
      </w:pPr>
      <w:proofErr w:type="spellStart"/>
      <w:ins w:id="169" w:author="user" w:date="2023-07-26T15:22:00Z">
        <w:r>
          <w:t>Num_trial_lists</w:t>
        </w:r>
        <w:proofErr w:type="spellEnd"/>
        <w:r>
          <w:t xml:space="preserve"> – the number of lists to create.</w:t>
        </w:r>
      </w:ins>
    </w:p>
    <w:p w14:paraId="3458EEF1" w14:textId="77777777" w:rsidR="00561A23" w:rsidRDefault="00561A23" w:rsidP="00561A23">
      <w:pPr>
        <w:pStyle w:val="NoSpacing"/>
        <w:numPr>
          <w:ilvl w:val="3"/>
          <w:numId w:val="19"/>
        </w:numPr>
        <w:bidi w:val="0"/>
        <w:rPr>
          <w:ins w:id="170" w:author="user" w:date="2023-07-26T15:22:00Z"/>
        </w:rPr>
        <w:pPrChange w:id="171" w:author="user" w:date="2023-07-26T15:23:00Z">
          <w:pPr>
            <w:pStyle w:val="NoSpacing"/>
            <w:numPr>
              <w:ilvl w:val="1"/>
              <w:numId w:val="7"/>
            </w:numPr>
            <w:bidi w:val="0"/>
            <w:ind w:left="1080" w:hanging="360"/>
          </w:pPr>
        </w:pPrChange>
      </w:pPr>
      <w:proofErr w:type="spellStart"/>
      <w:ins w:id="172" w:author="user" w:date="2023-07-26T15:22:00Z">
        <w:r w:rsidRPr="05E4EA41">
          <w:t>List_type</w:t>
        </w:r>
        <w:proofErr w:type="spellEnd"/>
        <w:r w:rsidRPr="05E4EA41">
          <w:t xml:space="preserve"> – is this list intended for the ‘practice’ session or the ‘test’ session?</w:t>
        </w:r>
      </w:ins>
    </w:p>
    <w:p w14:paraId="52D35077" w14:textId="4742DFB8" w:rsidR="00561A23" w:rsidRDefault="00561A23" w:rsidP="00561A23">
      <w:pPr>
        <w:pStyle w:val="NoSpacing"/>
        <w:numPr>
          <w:ilvl w:val="2"/>
          <w:numId w:val="19"/>
        </w:numPr>
        <w:bidi w:val="0"/>
        <w:rPr>
          <w:ins w:id="173" w:author="user" w:date="2023-07-26T15:22:00Z"/>
        </w:rPr>
        <w:pPrChange w:id="174" w:author="user" w:date="2023-07-26T15:24:00Z">
          <w:pPr>
            <w:pStyle w:val="NoSpacing"/>
            <w:numPr>
              <w:numId w:val="7"/>
            </w:numPr>
            <w:bidi w:val="0"/>
            <w:ind w:left="360" w:hanging="360"/>
          </w:pPr>
        </w:pPrChange>
      </w:pPr>
      <w:ins w:id="175" w:author="user" w:date="2023-07-26T15:23:00Z">
        <w:r>
          <w:t>Examine scripts’ output:</w:t>
        </w:r>
      </w:ins>
      <w:ins w:id="176" w:author="user" w:date="2023-07-26T15:24:00Z">
        <w:r>
          <w:t xml:space="preserve"> F</w:t>
        </w:r>
      </w:ins>
      <w:ins w:id="177" w:author="user" w:date="2023-07-26T15:22:00Z">
        <w:r w:rsidRPr="05E4EA41">
          <w:t xml:space="preserve">requency of all words </w:t>
        </w:r>
      </w:ins>
      <w:ins w:id="178" w:author="user" w:date="2023-07-26T15:24:00Z">
        <w:r w:rsidRPr="05E4EA41">
          <w:t xml:space="preserve">in the “targets” graph </w:t>
        </w:r>
      </w:ins>
      <w:ins w:id="179" w:author="user" w:date="2023-07-26T15:22:00Z">
        <w:r w:rsidRPr="05E4EA41">
          <w:t>should be identical.</w:t>
        </w:r>
      </w:ins>
    </w:p>
    <w:p w14:paraId="0FC2D8EC" w14:textId="73FEA09A" w:rsidR="00561A23" w:rsidRDefault="00561A23" w:rsidP="00561A23">
      <w:pPr>
        <w:pStyle w:val="NoSpacing"/>
        <w:numPr>
          <w:ilvl w:val="2"/>
          <w:numId w:val="19"/>
        </w:numPr>
        <w:bidi w:val="0"/>
        <w:rPr>
          <w:ins w:id="180" w:author="user" w:date="2023-07-26T15:22:00Z"/>
        </w:rPr>
        <w:pPrChange w:id="181" w:author="user" w:date="2023-07-26T15:26:00Z">
          <w:pPr>
            <w:pStyle w:val="NoSpacing"/>
            <w:numPr>
              <w:numId w:val="7"/>
            </w:numPr>
            <w:bidi w:val="0"/>
            <w:ind w:left="360" w:hanging="360"/>
          </w:pPr>
        </w:pPrChange>
      </w:pPr>
      <w:ins w:id="182" w:author="user" w:date="2023-07-26T15:25:00Z">
        <w:r>
          <w:t xml:space="preserve">Make sure </w:t>
        </w:r>
      </w:ins>
      <w:ins w:id="183" w:author="user" w:date="2023-07-26T15:22:00Z">
        <w:r w:rsidRPr="05E4EA41">
          <w:t xml:space="preserve">each list </w:t>
        </w:r>
      </w:ins>
      <w:ins w:id="184" w:author="user" w:date="2023-07-26T15:26:00Z">
        <w:r>
          <w:t xml:space="preserve">was generated properly </w:t>
        </w:r>
      </w:ins>
      <w:ins w:id="185" w:author="user" w:date="2023-07-26T15:22:00Z">
        <w:r w:rsidRPr="05E4EA41">
          <w:t xml:space="preserve">with </w:t>
        </w:r>
        <w:proofErr w:type="spellStart"/>
        <w:r w:rsidRPr="05E4EA41">
          <w:t>run_tests.m</w:t>
        </w:r>
        <w:proofErr w:type="spellEnd"/>
        <w:r w:rsidRPr="05E4EA41">
          <w:t>:</w:t>
        </w:r>
      </w:ins>
    </w:p>
    <w:p w14:paraId="43158D0B" w14:textId="77777777" w:rsidR="00561A23" w:rsidRDefault="00561A23" w:rsidP="00561A23">
      <w:pPr>
        <w:pStyle w:val="NoSpacing"/>
        <w:numPr>
          <w:ilvl w:val="3"/>
          <w:numId w:val="19"/>
        </w:numPr>
        <w:bidi w:val="0"/>
        <w:rPr>
          <w:ins w:id="186" w:author="user" w:date="2023-07-26T15:26:00Z"/>
        </w:rPr>
        <w:pPrChange w:id="187" w:author="user" w:date="2023-07-26T15:24:00Z">
          <w:pPr>
            <w:pStyle w:val="NoSpacing"/>
            <w:numPr>
              <w:ilvl w:val="1"/>
              <w:numId w:val="7"/>
            </w:numPr>
            <w:bidi w:val="0"/>
            <w:ind w:left="1080" w:hanging="360"/>
          </w:pPr>
        </w:pPrChange>
      </w:pPr>
      <w:ins w:id="188" w:author="user" w:date="2023-07-26T15:26:00Z">
        <w:r>
          <w:t>Define:</w:t>
        </w:r>
      </w:ins>
    </w:p>
    <w:p w14:paraId="41089A98" w14:textId="5B360974" w:rsidR="00561A23" w:rsidRDefault="00561A23" w:rsidP="00561A23">
      <w:pPr>
        <w:pStyle w:val="NoSpacing"/>
        <w:numPr>
          <w:ilvl w:val="4"/>
          <w:numId w:val="19"/>
        </w:numPr>
        <w:bidi w:val="0"/>
        <w:rPr>
          <w:ins w:id="189" w:author="user" w:date="2023-07-26T15:22:00Z"/>
        </w:rPr>
        <w:pPrChange w:id="190" w:author="user" w:date="2023-07-26T15:26:00Z">
          <w:pPr>
            <w:pStyle w:val="NoSpacing"/>
            <w:numPr>
              <w:ilvl w:val="1"/>
              <w:numId w:val="7"/>
            </w:numPr>
            <w:bidi w:val="0"/>
            <w:ind w:left="1080" w:hanging="360"/>
          </w:pPr>
        </w:pPrChange>
      </w:pPr>
      <w:proofErr w:type="spellStart"/>
      <w:ins w:id="191" w:author="user" w:date="2023-07-26T15:22:00Z">
        <w:r w:rsidRPr="05E4EA41">
          <w:t>Word_list</w:t>
        </w:r>
        <w:proofErr w:type="spellEnd"/>
        <w:r w:rsidRPr="05E4EA41">
          <w:t xml:space="preserve"> – name of list</w:t>
        </w:r>
      </w:ins>
    </w:p>
    <w:p w14:paraId="021F904A" w14:textId="77777777" w:rsidR="00561A23" w:rsidRDefault="00561A23" w:rsidP="00561A23">
      <w:pPr>
        <w:pStyle w:val="NoSpacing"/>
        <w:numPr>
          <w:ilvl w:val="4"/>
          <w:numId w:val="19"/>
        </w:numPr>
        <w:bidi w:val="0"/>
        <w:rPr>
          <w:ins w:id="192" w:author="user" w:date="2023-07-26T15:22:00Z"/>
        </w:rPr>
        <w:pPrChange w:id="193" w:author="user" w:date="2023-07-26T15:26:00Z">
          <w:pPr>
            <w:pStyle w:val="NoSpacing"/>
            <w:numPr>
              <w:ilvl w:val="1"/>
              <w:numId w:val="7"/>
            </w:numPr>
            <w:bidi w:val="0"/>
            <w:ind w:left="1080" w:hanging="360"/>
          </w:pPr>
        </w:pPrChange>
      </w:pPr>
      <w:proofErr w:type="spellStart"/>
      <w:ins w:id="194" w:author="user" w:date="2023-07-26T15:22:00Z">
        <w:r w:rsidRPr="05E4EA41">
          <w:t>List_type</w:t>
        </w:r>
        <w:proofErr w:type="spellEnd"/>
      </w:ins>
    </w:p>
    <w:p w14:paraId="5E7DB958" w14:textId="73366CC6" w:rsidR="00561A23" w:rsidRDefault="00561A23" w:rsidP="00561A23">
      <w:pPr>
        <w:pStyle w:val="NoSpacing"/>
        <w:numPr>
          <w:ilvl w:val="4"/>
          <w:numId w:val="19"/>
        </w:numPr>
        <w:bidi w:val="0"/>
        <w:rPr>
          <w:ins w:id="195" w:author="user" w:date="2023-07-26T15:27:00Z"/>
        </w:rPr>
        <w:pPrChange w:id="196" w:author="user" w:date="2023-07-26T15:26:00Z">
          <w:pPr>
            <w:pStyle w:val="NoSpacing"/>
            <w:numPr>
              <w:ilvl w:val="1"/>
              <w:numId w:val="7"/>
            </w:numPr>
            <w:bidi w:val="0"/>
            <w:ind w:left="1080" w:hanging="360"/>
          </w:pPr>
        </w:pPrChange>
      </w:pPr>
      <w:proofErr w:type="spellStart"/>
      <w:ins w:id="197" w:author="user" w:date="2023-07-26T15:22:00Z">
        <w:r w:rsidRPr="05E4EA41">
          <w:t>Test_type</w:t>
        </w:r>
        <w:proofErr w:type="spellEnd"/>
        <w:r w:rsidRPr="05E4EA41">
          <w:t xml:space="preserve"> - ‘</w:t>
        </w:r>
        <w:proofErr w:type="spellStart"/>
        <w:r w:rsidRPr="05E4EA41">
          <w:t>trial</w:t>
        </w:r>
        <w:r>
          <w:t>s</w:t>
        </w:r>
        <w:r w:rsidRPr="05E4EA41">
          <w:t>_list</w:t>
        </w:r>
        <w:proofErr w:type="spellEnd"/>
        <w:r w:rsidRPr="05E4EA41">
          <w:t>’.</w:t>
        </w:r>
      </w:ins>
    </w:p>
    <w:p w14:paraId="09F7CCDD" w14:textId="5F2E6A87" w:rsidR="00561A23" w:rsidRDefault="00561A23" w:rsidP="00561A23">
      <w:pPr>
        <w:pStyle w:val="NoSpacing"/>
        <w:numPr>
          <w:ilvl w:val="3"/>
          <w:numId w:val="19"/>
        </w:numPr>
        <w:bidi w:val="0"/>
        <w:rPr>
          <w:ins w:id="198" w:author="user" w:date="2023-07-26T16:28:00Z"/>
        </w:rPr>
        <w:pPrChange w:id="199" w:author="user" w:date="2023-07-26T15:27:00Z">
          <w:pPr>
            <w:pStyle w:val="NoSpacing"/>
            <w:numPr>
              <w:ilvl w:val="1"/>
              <w:numId w:val="7"/>
            </w:numPr>
            <w:bidi w:val="0"/>
            <w:ind w:left="1080" w:hanging="360"/>
          </w:pPr>
        </w:pPrChange>
      </w:pPr>
      <w:ins w:id="200" w:author="user" w:date="2023-07-26T15:27:00Z">
        <w:r>
          <w:t xml:space="preserve">Run </w:t>
        </w:r>
        <w:proofErr w:type="spellStart"/>
        <w:r>
          <w:t>run_tests.m</w:t>
        </w:r>
      </w:ins>
      <w:proofErr w:type="spellEnd"/>
      <w:ins w:id="201" w:author="user" w:date="2023-07-26T16:28:00Z">
        <w:r w:rsidR="002B55CD">
          <w:t xml:space="preserve"> which verifies</w:t>
        </w:r>
      </w:ins>
      <w:ins w:id="202" w:author="user" w:date="2023-07-26T16:29:00Z">
        <w:r w:rsidR="002B55CD">
          <w:t>:</w:t>
        </w:r>
      </w:ins>
    </w:p>
    <w:p w14:paraId="7824E72A" w14:textId="2710F9C0" w:rsidR="002B55CD" w:rsidRDefault="002B55CD" w:rsidP="002B55CD">
      <w:pPr>
        <w:pStyle w:val="NoSpacing"/>
        <w:numPr>
          <w:ilvl w:val="4"/>
          <w:numId w:val="19"/>
        </w:numPr>
        <w:bidi w:val="0"/>
        <w:rPr>
          <w:ins w:id="203" w:author="user" w:date="2023-07-26T16:30:00Z"/>
        </w:rPr>
        <w:pPrChange w:id="204" w:author="user" w:date="2023-07-26T16:29:00Z">
          <w:pPr>
            <w:pStyle w:val="NoSpacing"/>
            <w:numPr>
              <w:ilvl w:val="1"/>
              <w:numId w:val="7"/>
            </w:numPr>
            <w:bidi w:val="0"/>
            <w:ind w:left="1080" w:hanging="360"/>
          </w:pPr>
        </w:pPrChange>
      </w:pPr>
      <w:ins w:id="205" w:author="user" w:date="2023-07-26T16:29:00Z">
        <w:r>
          <w:t>Event duration – stimuli was presented for the appropriate duration.</w:t>
        </w:r>
      </w:ins>
    </w:p>
    <w:p w14:paraId="514A0B4C" w14:textId="6B8ED040" w:rsidR="002B55CD" w:rsidRDefault="002B55CD" w:rsidP="002B55CD">
      <w:pPr>
        <w:pStyle w:val="NoSpacing"/>
        <w:numPr>
          <w:ilvl w:val="4"/>
          <w:numId w:val="19"/>
        </w:numPr>
        <w:bidi w:val="0"/>
        <w:rPr>
          <w:ins w:id="206" w:author="user" w:date="2023-07-26T16:31:00Z"/>
        </w:rPr>
        <w:pPrChange w:id="207" w:author="user" w:date="2023-07-26T16:30:00Z">
          <w:pPr>
            <w:pStyle w:val="NoSpacing"/>
            <w:numPr>
              <w:ilvl w:val="1"/>
              <w:numId w:val="7"/>
            </w:numPr>
            <w:bidi w:val="0"/>
            <w:ind w:left="1080" w:hanging="360"/>
          </w:pPr>
        </w:pPrChange>
      </w:pPr>
      <w:ins w:id="208" w:author="user" w:date="2023-07-26T16:30:00Z">
        <w:r>
          <w:t>Has values - all fields in output data contain values (not nan).</w:t>
        </w:r>
      </w:ins>
    </w:p>
    <w:p w14:paraId="60D81804" w14:textId="278CC658" w:rsidR="002B55CD" w:rsidRDefault="002B55CD" w:rsidP="00292699">
      <w:pPr>
        <w:pStyle w:val="NoSpacing"/>
        <w:numPr>
          <w:ilvl w:val="4"/>
          <w:numId w:val="19"/>
        </w:numPr>
        <w:bidi w:val="0"/>
        <w:rPr>
          <w:ins w:id="209" w:author="user" w:date="2023-07-26T16:35:00Z"/>
        </w:rPr>
        <w:pPrChange w:id="210" w:author="user" w:date="2023-07-26T16:35:00Z">
          <w:pPr>
            <w:pStyle w:val="NoSpacing"/>
            <w:numPr>
              <w:ilvl w:val="1"/>
              <w:numId w:val="7"/>
            </w:numPr>
            <w:bidi w:val="0"/>
            <w:ind w:left="1080" w:hanging="360"/>
          </w:pPr>
        </w:pPrChange>
      </w:pPr>
      <w:ins w:id="211" w:author="user" w:date="2023-07-26T16:31:00Z">
        <w:r>
          <w:lastRenderedPageBreak/>
          <w:t>Relations –</w:t>
        </w:r>
      </w:ins>
      <w:ins w:id="212" w:author="user" w:date="2023-07-26T16:34:00Z">
        <w:r w:rsidR="00292699">
          <w:t xml:space="preserve"> Verifies </w:t>
        </w:r>
      </w:ins>
      <w:ins w:id="213" w:author="user" w:date="2023-07-26T16:33:00Z">
        <w:r>
          <w:t xml:space="preserve">prime/target/distractor category </w:t>
        </w:r>
      </w:ins>
      <w:ins w:id="214" w:author="user" w:date="2023-07-26T16:34:00Z">
        <w:r>
          <w:t xml:space="preserve">(natural/artificial) </w:t>
        </w:r>
      </w:ins>
      <w:ins w:id="215" w:author="user" w:date="2023-07-26T16:35:00Z">
        <w:r w:rsidR="00292699">
          <w:t xml:space="preserve">suites the </w:t>
        </w:r>
      </w:ins>
      <w:ins w:id="216" w:author="user" w:date="2023-07-26T16:33:00Z">
        <w:r>
          <w:t>condition (congruent</w:t>
        </w:r>
      </w:ins>
      <w:ins w:id="217" w:author="user" w:date="2023-07-26T16:34:00Z">
        <w:r>
          <w:t xml:space="preserve">/incongruent) and verifies </w:t>
        </w:r>
      </w:ins>
      <w:proofErr w:type="spellStart"/>
      <w:ins w:id="218" w:author="user" w:date="2023-07-26T16:35:00Z">
        <w:r w:rsidR="00292699">
          <w:t>prime+target</w:t>
        </w:r>
        <w:proofErr w:type="spellEnd"/>
        <w:r w:rsidR="00292699">
          <w:t xml:space="preserve"> or </w:t>
        </w:r>
        <w:proofErr w:type="spellStart"/>
        <w:r w:rsidR="00292699">
          <w:t>prime+distractor</w:t>
        </w:r>
      </w:ins>
      <w:proofErr w:type="spellEnd"/>
      <w:ins w:id="219" w:author="user" w:date="2023-07-26T16:34:00Z">
        <w:r>
          <w:t xml:space="preserve"> don’t share letters in common locations.</w:t>
        </w:r>
      </w:ins>
    </w:p>
    <w:p w14:paraId="5EA1E752" w14:textId="444C7612" w:rsidR="00292699" w:rsidRDefault="00292699" w:rsidP="00292699">
      <w:pPr>
        <w:pStyle w:val="NoSpacing"/>
        <w:numPr>
          <w:ilvl w:val="4"/>
          <w:numId w:val="19"/>
        </w:numPr>
        <w:bidi w:val="0"/>
        <w:rPr>
          <w:ins w:id="220" w:author="user" w:date="2023-07-26T16:36:00Z"/>
        </w:rPr>
        <w:pPrChange w:id="221" w:author="user" w:date="2023-07-26T16:36:00Z">
          <w:pPr>
            <w:pStyle w:val="NoSpacing"/>
            <w:numPr>
              <w:ilvl w:val="1"/>
              <w:numId w:val="7"/>
            </w:numPr>
            <w:bidi w:val="0"/>
            <w:ind w:left="1080" w:hanging="360"/>
          </w:pPr>
        </w:pPrChange>
      </w:pPr>
      <w:ins w:id="222" w:author="user" w:date="2023-07-26T16:35:00Z">
        <w:r>
          <w:t xml:space="preserve">Conditions – </w:t>
        </w:r>
      </w:ins>
      <w:ins w:id="223" w:author="user" w:date="2023-07-26T16:36:00Z">
        <w:r>
          <w:t xml:space="preserve">each condition </w:t>
        </w:r>
      </w:ins>
      <w:ins w:id="224" w:author="user" w:date="2023-07-26T16:35:00Z">
        <w:r>
          <w:t>appear the appropriate number of times.</w:t>
        </w:r>
      </w:ins>
    </w:p>
    <w:p w14:paraId="445A5B9E" w14:textId="4EA3E3C3" w:rsidR="00292699" w:rsidRDefault="00292699" w:rsidP="00292699">
      <w:pPr>
        <w:pStyle w:val="NoSpacing"/>
        <w:numPr>
          <w:ilvl w:val="4"/>
          <w:numId w:val="19"/>
        </w:numPr>
        <w:bidi w:val="0"/>
        <w:rPr>
          <w:ins w:id="225" w:author="user" w:date="2023-07-26T16:36:00Z"/>
        </w:rPr>
        <w:pPrChange w:id="226" w:author="user" w:date="2023-07-26T16:36:00Z">
          <w:pPr>
            <w:pStyle w:val="NoSpacing"/>
            <w:numPr>
              <w:ilvl w:val="1"/>
              <w:numId w:val="7"/>
            </w:numPr>
            <w:bidi w:val="0"/>
            <w:ind w:left="1080" w:hanging="360"/>
          </w:pPr>
        </w:pPrChange>
      </w:pPr>
      <w:ins w:id="227" w:author="user" w:date="2023-07-26T16:36:00Z">
        <w:r>
          <w:t>Target repetitions – don’t occur within a single block.</w:t>
        </w:r>
      </w:ins>
    </w:p>
    <w:p w14:paraId="00659CDD" w14:textId="595F9590" w:rsidR="00292699" w:rsidRDefault="00292699" w:rsidP="00292699">
      <w:pPr>
        <w:pStyle w:val="NoSpacing"/>
        <w:numPr>
          <w:ilvl w:val="4"/>
          <w:numId w:val="19"/>
        </w:numPr>
        <w:bidi w:val="0"/>
        <w:rPr>
          <w:ins w:id="228" w:author="user" w:date="2023-07-26T16:37:00Z"/>
        </w:rPr>
        <w:pPrChange w:id="229" w:author="user" w:date="2023-07-26T16:37:00Z">
          <w:pPr>
            <w:pStyle w:val="NoSpacing"/>
            <w:numPr>
              <w:ilvl w:val="1"/>
              <w:numId w:val="7"/>
            </w:numPr>
            <w:bidi w:val="0"/>
            <w:ind w:left="1080" w:hanging="360"/>
          </w:pPr>
        </w:pPrChange>
      </w:pPr>
      <w:ins w:id="230" w:author="user" w:date="2023-07-26T16:37:00Z">
        <w:r>
          <w:t>Prime right/left alternations – primes appear the same number of times on the left side as on the right side.</w:t>
        </w:r>
      </w:ins>
    </w:p>
    <w:p w14:paraId="49B40162" w14:textId="254755AE" w:rsidR="00292699" w:rsidRDefault="00292699" w:rsidP="00292699">
      <w:pPr>
        <w:pStyle w:val="NoSpacing"/>
        <w:numPr>
          <w:ilvl w:val="4"/>
          <w:numId w:val="19"/>
        </w:numPr>
        <w:bidi w:val="0"/>
        <w:rPr>
          <w:ins w:id="231" w:author="user" w:date="2023-07-26T15:22:00Z"/>
        </w:rPr>
        <w:pPrChange w:id="232" w:author="user" w:date="2023-07-26T16:37:00Z">
          <w:pPr>
            <w:pStyle w:val="NoSpacing"/>
            <w:numPr>
              <w:ilvl w:val="1"/>
              <w:numId w:val="7"/>
            </w:numPr>
            <w:bidi w:val="0"/>
            <w:ind w:left="1080" w:hanging="360"/>
          </w:pPr>
        </w:pPrChange>
      </w:pPr>
      <w:ins w:id="233" w:author="user" w:date="2023-07-26T16:38:00Z">
        <w:r>
          <w:t>Count trials and blocks – matches planned experiment’s length.</w:t>
        </w:r>
      </w:ins>
    </w:p>
    <w:p w14:paraId="6334C8B2" w14:textId="2A320D7B" w:rsidR="00561A23" w:rsidRDefault="00561A23" w:rsidP="00AD45A8">
      <w:pPr>
        <w:pStyle w:val="NoSpacing"/>
        <w:numPr>
          <w:ilvl w:val="3"/>
          <w:numId w:val="19"/>
        </w:numPr>
        <w:bidi w:val="0"/>
        <w:rPr>
          <w:ins w:id="234" w:author="user" w:date="2023-07-26T15:27:00Z"/>
        </w:rPr>
        <w:pPrChange w:id="235" w:author="user" w:date="2023-07-26T16:39:00Z">
          <w:pPr>
            <w:pStyle w:val="NoSpacing"/>
            <w:numPr>
              <w:numId w:val="7"/>
            </w:numPr>
            <w:bidi w:val="0"/>
            <w:ind w:left="360" w:hanging="360"/>
          </w:pPr>
        </w:pPrChange>
      </w:pPr>
      <w:ins w:id="236" w:author="user" w:date="2023-07-26T15:22:00Z">
        <w:r w:rsidRPr="05E4EA41">
          <w:t xml:space="preserve">All tests should produce ‘1’, except for </w:t>
        </w:r>
      </w:ins>
      <w:ins w:id="237" w:author="user" w:date="2023-07-26T16:39:00Z">
        <w:r w:rsidR="00AD45A8">
          <w:t>‘event</w:t>
        </w:r>
      </w:ins>
      <w:ins w:id="238" w:author="user" w:date="2023-07-26T15:22:00Z">
        <w:r w:rsidRPr="05E4EA41">
          <w:t xml:space="preserve"> duration</w:t>
        </w:r>
      </w:ins>
      <w:ins w:id="239" w:author="user" w:date="2023-07-26T16:39:00Z">
        <w:r w:rsidR="00AD45A8">
          <w:t>’ and ‘has values’</w:t>
        </w:r>
      </w:ins>
      <w:ins w:id="240" w:author="user" w:date="2023-07-26T15:22:00Z">
        <w:r w:rsidRPr="05E4EA41">
          <w:t xml:space="preserve"> tests which aren’t relevant.</w:t>
        </w:r>
      </w:ins>
    </w:p>
    <w:p w14:paraId="3A01E309" w14:textId="77777777" w:rsidR="00E2315B" w:rsidRDefault="00E2315B" w:rsidP="00E2315B">
      <w:pPr>
        <w:pStyle w:val="NoSpacing"/>
        <w:numPr>
          <w:ilvl w:val="0"/>
          <w:numId w:val="19"/>
        </w:numPr>
        <w:bidi w:val="0"/>
        <w:rPr>
          <w:ins w:id="241" w:author="user" w:date="2023-07-26T15:35:00Z"/>
          <w:b/>
          <w:bCs/>
        </w:rPr>
        <w:pPrChange w:id="242" w:author="user" w:date="2023-07-26T15:35:00Z">
          <w:pPr>
            <w:pStyle w:val="NoSpacing"/>
            <w:bidi w:val="0"/>
          </w:pPr>
        </w:pPrChange>
      </w:pPr>
      <w:ins w:id="243" w:author="user" w:date="2023-07-26T15:34:00Z">
        <w:r w:rsidRPr="00E2315B">
          <w:rPr>
            <w:b/>
            <w:bCs/>
            <w:rPrChange w:id="244" w:author="user" w:date="2023-07-26T15:34:00Z">
              <w:rPr/>
            </w:rPrChange>
          </w:rPr>
          <w:t xml:space="preserve">Become familiar with stimuli files – </w:t>
        </w:r>
      </w:ins>
    </w:p>
    <w:p w14:paraId="2CDA5B73" w14:textId="619DF985" w:rsidR="00E2315B" w:rsidRPr="00E2315B" w:rsidRDefault="00E2315B" w:rsidP="00E2315B">
      <w:pPr>
        <w:pStyle w:val="NoSpacing"/>
        <w:numPr>
          <w:ilvl w:val="1"/>
          <w:numId w:val="19"/>
        </w:numPr>
        <w:bidi w:val="0"/>
        <w:pPrChange w:id="245" w:author="user" w:date="2023-07-26T15:35:00Z">
          <w:pPr>
            <w:pStyle w:val="NoSpacing"/>
            <w:bidi w:val="0"/>
          </w:pPr>
        </w:pPrChange>
      </w:pPr>
      <w:r w:rsidRPr="00E2315B">
        <w:rPr>
          <w:u w:val="single"/>
        </w:rPr>
        <w:t>Word_freq_list.xlsx</w:t>
      </w:r>
      <w:r w:rsidRPr="00E2315B">
        <w:t xml:space="preserve"> - all words and their frequencies.</w:t>
      </w:r>
    </w:p>
    <w:p w14:paraId="33FEE22C" w14:textId="1650765F" w:rsidR="00E2315B" w:rsidRPr="00E2315B" w:rsidDel="008D661E" w:rsidRDefault="00E2315B" w:rsidP="00E2315B">
      <w:pPr>
        <w:pStyle w:val="NoSpacing"/>
        <w:numPr>
          <w:ilvl w:val="1"/>
          <w:numId w:val="19"/>
        </w:numPr>
        <w:bidi w:val="0"/>
        <w:rPr>
          <w:del w:id="246" w:author="user" w:date="2023-07-26T15:37:00Z"/>
          <w:rPrChange w:id="247" w:author="user" w:date="2023-07-26T15:36:00Z">
            <w:rPr>
              <w:del w:id="248" w:author="user" w:date="2023-07-26T15:37:00Z"/>
              <w:b/>
              <w:bCs/>
            </w:rPr>
          </w:rPrChange>
        </w:rPr>
        <w:pPrChange w:id="249" w:author="user" w:date="2023-07-26T15:35:00Z">
          <w:pPr>
            <w:pStyle w:val="NoSpacing"/>
            <w:bidi w:val="0"/>
          </w:pPr>
        </w:pPrChange>
      </w:pPr>
      <w:r w:rsidRPr="008D661E">
        <w:rPr>
          <w:u w:val="single"/>
          <w:rPrChange w:id="250" w:author="user" w:date="2023-07-26T15:37:00Z">
            <w:rPr/>
          </w:rPrChange>
        </w:rPr>
        <w:t>Art_targets.xlsx</w:t>
      </w:r>
      <w:r w:rsidRPr="00E2315B">
        <w:t xml:space="preserve"> - first line = natural primes.</w:t>
      </w:r>
      <w:ins w:id="251" w:author="user" w:date="2023-07-26T15:37:00Z">
        <w:r w:rsidR="008D661E">
          <w:t xml:space="preserve"> </w:t>
        </w:r>
      </w:ins>
    </w:p>
    <w:p w14:paraId="4841FAF9" w14:textId="738E85F3" w:rsidR="00E2315B" w:rsidRPr="00E2315B" w:rsidRDefault="00E2315B" w:rsidP="008D661E">
      <w:pPr>
        <w:pStyle w:val="NoSpacing"/>
        <w:numPr>
          <w:ilvl w:val="1"/>
          <w:numId w:val="19"/>
        </w:numPr>
        <w:bidi w:val="0"/>
        <w:pPrChange w:id="252" w:author="user" w:date="2023-07-26T15:37:00Z">
          <w:pPr>
            <w:pStyle w:val="NoSpacing"/>
            <w:bidi w:val="0"/>
            <w:ind w:left="720" w:firstLine="720"/>
          </w:pPr>
        </w:pPrChange>
      </w:pPr>
      <w:r w:rsidRPr="00E2315B">
        <w:t>Each prime’s column includes all artificial targets it can precede (since they don’t share letters in common locations with it). Order of columns is identical to order of rows in word_freq_list.xlsx.</w:t>
      </w:r>
    </w:p>
    <w:p w14:paraId="5EEA98E6" w14:textId="30FE978F" w:rsidR="00E2315B" w:rsidRPr="00E2315B" w:rsidRDefault="00E2315B" w:rsidP="00E2315B">
      <w:pPr>
        <w:pStyle w:val="NoSpacing"/>
        <w:numPr>
          <w:ilvl w:val="1"/>
          <w:numId w:val="19"/>
        </w:numPr>
        <w:bidi w:val="0"/>
      </w:pPr>
      <w:r w:rsidRPr="008D661E">
        <w:rPr>
          <w:u w:val="single"/>
          <w:rPrChange w:id="253" w:author="user" w:date="2023-07-26T15:37:00Z">
            <w:rPr/>
          </w:rPrChange>
        </w:rPr>
        <w:t>Nat_targets.xlsx</w:t>
      </w:r>
      <w:r w:rsidRPr="00E2315B">
        <w:t xml:space="preserve"> - first line = artificial primes. Each prime’s column includes all natural targets it can precede (since they don’t share letters in common locations with it). Order of columns is identical to order of rows in word_freq_list.xlsx.</w:t>
      </w:r>
    </w:p>
    <w:p w14:paraId="5BDEFAC5" w14:textId="1D05EE06" w:rsidR="00E2315B" w:rsidRPr="00E2315B" w:rsidRDefault="00E2315B" w:rsidP="00E2315B">
      <w:pPr>
        <w:pStyle w:val="NoSpacing"/>
        <w:numPr>
          <w:ilvl w:val="1"/>
          <w:numId w:val="19"/>
        </w:numPr>
        <w:bidi w:val="0"/>
      </w:pPr>
      <w:r w:rsidRPr="008D661E">
        <w:rPr>
          <w:u w:val="single"/>
          <w:rPrChange w:id="254" w:author="user" w:date="2023-07-26T15:37:00Z">
            <w:rPr/>
          </w:rPrChange>
        </w:rPr>
        <w:t>Nat_primes.xlsx</w:t>
      </w:r>
      <w:r w:rsidRPr="00E2315B">
        <w:t xml:space="preserve"> - first line = natural distractors. Each distractor’s column includes all natural primes it can complement in the prime recognition </w:t>
      </w:r>
      <w:r w:rsidRPr="00E2315B">
        <w:tab/>
        <w:t>task (since they don’t share letters in common locations with it). Order of columns is identical to order of rows in word_freq_list.xlsx.</w:t>
      </w:r>
    </w:p>
    <w:p w14:paraId="159576BB" w14:textId="6AAA337A" w:rsidR="00E2315B" w:rsidRDefault="00E2315B" w:rsidP="00E2315B">
      <w:pPr>
        <w:pStyle w:val="NoSpacing"/>
        <w:numPr>
          <w:ilvl w:val="1"/>
          <w:numId w:val="19"/>
        </w:numPr>
        <w:bidi w:val="0"/>
      </w:pPr>
      <w:r w:rsidRPr="008D661E">
        <w:rPr>
          <w:u w:val="single"/>
          <w:rPrChange w:id="255" w:author="user" w:date="2023-07-26T15:37:00Z">
            <w:rPr/>
          </w:rPrChange>
        </w:rPr>
        <w:t>Art_primes.xlsx</w:t>
      </w:r>
      <w:r w:rsidRPr="00E2315B">
        <w:t xml:space="preserve"> - first line = artificial distractors. Each distractor’s column includes all artificial </w:t>
      </w:r>
      <w:r>
        <w:t>primes it can complement in the prime recognition task (since they don’t share letters in common locations with it). Order of columns is identical to order of rows in word_freq_list.xlsx.</w:t>
      </w:r>
    </w:p>
    <w:p w14:paraId="5F8276BC" w14:textId="77777777" w:rsidR="00253F23" w:rsidRDefault="00672BAE" w:rsidP="00FD5ED1">
      <w:pPr>
        <w:pStyle w:val="NoSpacing"/>
        <w:numPr>
          <w:ilvl w:val="0"/>
          <w:numId w:val="19"/>
        </w:numPr>
        <w:bidi w:val="0"/>
        <w:rPr>
          <w:ins w:id="256" w:author="user" w:date="2023-07-26T16:46:00Z"/>
          <w:b/>
          <w:bCs/>
        </w:rPr>
        <w:pPrChange w:id="257" w:author="user" w:date="2023-07-26T16:01:00Z">
          <w:pPr>
            <w:bidi w:val="0"/>
          </w:pPr>
        </w:pPrChange>
      </w:pPr>
      <w:ins w:id="258" w:author="user" w:date="2023-07-26T16:45:00Z">
        <w:r>
          <w:rPr>
            <w:b/>
            <w:bCs/>
          </w:rPr>
          <w:t xml:space="preserve">Become familiar with subject_log.xlsx </w:t>
        </w:r>
      </w:ins>
      <w:ins w:id="259" w:author="user" w:date="2023-07-26T16:46:00Z">
        <w:r>
          <w:rPr>
            <w:b/>
            <w:bCs/>
          </w:rPr>
          <w:t>–</w:t>
        </w:r>
      </w:ins>
    </w:p>
    <w:p w14:paraId="12DB6B85" w14:textId="6EBCE3F7" w:rsidR="00672BAE" w:rsidRDefault="00672BAE" w:rsidP="00253F23">
      <w:pPr>
        <w:pStyle w:val="NoSpacing"/>
        <w:bidi w:val="0"/>
        <w:ind w:left="720"/>
        <w:rPr>
          <w:ins w:id="260" w:author="user" w:date="2023-07-26T16:45:00Z"/>
          <w:b/>
          <w:bCs/>
        </w:rPr>
        <w:pPrChange w:id="261" w:author="user" w:date="2023-07-26T16:46:00Z">
          <w:pPr>
            <w:bidi w:val="0"/>
          </w:pPr>
        </w:pPrChange>
      </w:pPr>
      <w:bookmarkStart w:id="262" w:name="_GoBack"/>
      <w:bookmarkEnd w:id="262"/>
      <w:ins w:id="263" w:author="user" w:date="2023-07-26T16:45:00Z">
        <w:r w:rsidRPr="00672BAE">
          <w:rPr>
            <w:rPrChange w:id="264" w:author="user" w:date="2023-07-26T16:46:00Z">
              <w:rPr>
                <w:b/>
                <w:bCs/>
              </w:rPr>
            </w:rPrChange>
          </w:rPr>
          <w:t xml:space="preserve">password </w:t>
        </w:r>
      </w:ins>
      <w:ins w:id="265" w:author="user" w:date="2023-07-26T16:46:00Z">
        <w:r w:rsidRPr="00672BAE">
          <w:rPr>
            <w:rPrChange w:id="266" w:author="user" w:date="2023-07-26T16:46:00Z">
              <w:rPr>
                <w:b/>
                <w:bCs/>
              </w:rPr>
            </w:rPrChange>
          </w:rPr>
          <w:t>is ‘khen123’</w:t>
        </w:r>
      </w:ins>
    </w:p>
    <w:p w14:paraId="4342AB47" w14:textId="3302F0C4" w:rsidR="00946489" w:rsidRPr="00FD5ED1" w:rsidRDefault="00FD5ED1" w:rsidP="00672BAE">
      <w:pPr>
        <w:pStyle w:val="NoSpacing"/>
        <w:numPr>
          <w:ilvl w:val="0"/>
          <w:numId w:val="19"/>
        </w:numPr>
        <w:bidi w:val="0"/>
        <w:rPr>
          <w:ins w:id="267" w:author="user" w:date="2023-07-26T16:01:00Z"/>
          <w:b/>
          <w:bCs/>
          <w:rPrChange w:id="268" w:author="user" w:date="2023-07-26T16:01:00Z">
            <w:rPr>
              <w:ins w:id="269" w:author="user" w:date="2023-07-26T16:01:00Z"/>
            </w:rPr>
          </w:rPrChange>
        </w:rPr>
        <w:pPrChange w:id="270" w:author="user" w:date="2023-07-26T16:45:00Z">
          <w:pPr>
            <w:bidi w:val="0"/>
          </w:pPr>
        </w:pPrChange>
      </w:pPr>
      <w:ins w:id="271" w:author="user" w:date="2023-07-26T16:00:00Z">
        <w:r w:rsidRPr="00FD5ED1">
          <w:rPr>
            <w:rFonts w:hint="cs"/>
            <w:b/>
            <w:bCs/>
            <w:rPrChange w:id="272" w:author="user" w:date="2023-07-26T16:01:00Z">
              <w:rPr>
                <w:rFonts w:hint="cs"/>
              </w:rPr>
            </w:rPrChange>
          </w:rPr>
          <w:t>C</w:t>
        </w:r>
        <w:r w:rsidRPr="00FD5ED1">
          <w:rPr>
            <w:b/>
            <w:bCs/>
            <w:rPrChange w:id="273" w:author="user" w:date="2023-07-26T16:01:00Z">
              <w:rPr/>
            </w:rPrChange>
          </w:rPr>
          <w:t xml:space="preserve">onnect </w:t>
        </w:r>
        <w:proofErr w:type="spellStart"/>
        <w:r w:rsidRPr="00FD5ED1">
          <w:rPr>
            <w:b/>
            <w:bCs/>
            <w:rPrChange w:id="274" w:author="user" w:date="2023-07-26T16:01:00Z">
              <w:rPr/>
            </w:rPrChange>
          </w:rPr>
          <w:t>OptiTrack</w:t>
        </w:r>
        <w:proofErr w:type="spellEnd"/>
        <w:r w:rsidRPr="00FD5ED1">
          <w:rPr>
            <w:b/>
            <w:bCs/>
            <w:rPrChange w:id="275" w:author="user" w:date="2023-07-26T16:01:00Z">
              <w:rPr/>
            </w:rPrChange>
          </w:rPr>
          <w:t xml:space="preserve">, </w:t>
        </w:r>
      </w:ins>
      <w:ins w:id="276" w:author="user" w:date="2023-07-26T16:01:00Z">
        <w:r w:rsidRPr="00FD5ED1">
          <w:rPr>
            <w:b/>
            <w:bCs/>
            <w:rPrChange w:id="277" w:author="user" w:date="2023-07-26T16:01:00Z">
              <w:rPr/>
            </w:rPrChange>
          </w:rPr>
          <w:t>o</w:t>
        </w:r>
      </w:ins>
      <w:ins w:id="278" w:author="user" w:date="2023-07-26T16:00:00Z">
        <w:r w:rsidRPr="00FD5ED1">
          <w:rPr>
            <w:b/>
            <w:bCs/>
            <w:rPrChange w:id="279" w:author="user" w:date="2023-07-26T16:01:00Z">
              <w:rPr/>
            </w:rPrChange>
          </w:rPr>
          <w:t xml:space="preserve">pen Motive and </w:t>
        </w:r>
      </w:ins>
      <w:ins w:id="280" w:author="user" w:date="2023-07-26T16:01:00Z">
        <w:r w:rsidRPr="00FD5ED1">
          <w:rPr>
            <w:b/>
            <w:bCs/>
            <w:rPrChange w:id="281" w:author="user" w:date="2023-07-26T16:01:00Z">
              <w:rPr/>
            </w:rPrChange>
          </w:rPr>
          <w:t xml:space="preserve">calibrate it – </w:t>
        </w:r>
      </w:ins>
    </w:p>
    <w:p w14:paraId="226771E2" w14:textId="69DC1DEE" w:rsidR="00FD5ED1" w:rsidRDefault="00FD5ED1" w:rsidP="00FD5ED1">
      <w:pPr>
        <w:pStyle w:val="NoSpacing"/>
        <w:bidi w:val="0"/>
        <w:ind w:left="720"/>
        <w:rPr>
          <w:ins w:id="282" w:author="user" w:date="2023-07-26T16:01:00Z"/>
        </w:rPr>
        <w:pPrChange w:id="283" w:author="user" w:date="2023-07-26T16:02:00Z">
          <w:pPr>
            <w:bidi w:val="0"/>
          </w:pPr>
        </w:pPrChange>
      </w:pPr>
      <w:ins w:id="284" w:author="user" w:date="2023-07-26T16:01:00Z">
        <w:r>
          <w:t xml:space="preserve">Follow instructions in </w:t>
        </w:r>
      </w:ins>
      <w:ins w:id="285" w:author="user" w:date="2023-07-26T16:02:00Z">
        <w:r>
          <w:t>“</w:t>
        </w:r>
        <w:r w:rsidRPr="00FD5ED1">
          <w:t xml:space="preserve">SOP - </w:t>
        </w:r>
        <w:proofErr w:type="spellStart"/>
        <w:r w:rsidRPr="00FD5ED1">
          <w:t>Mudrik</w:t>
        </w:r>
        <w:proofErr w:type="spellEnd"/>
        <w:r w:rsidRPr="00FD5ED1">
          <w:t xml:space="preserve"> lab </w:t>
        </w:r>
        <w:proofErr w:type="spellStart"/>
        <w:r w:rsidRPr="00FD5ED1">
          <w:t>Exp</w:t>
        </w:r>
        <w:proofErr w:type="spellEnd"/>
        <w:r w:rsidRPr="00FD5ED1">
          <w:t xml:space="preserve"> 4</w:t>
        </w:r>
        <w:r>
          <w:t>.doc”</w:t>
        </w:r>
      </w:ins>
      <w:ins w:id="286" w:author="user" w:date="2023-07-26T16:01:00Z">
        <w:r>
          <w:t xml:space="preserve"> file</w:t>
        </w:r>
      </w:ins>
      <w:ins w:id="287" w:author="user" w:date="2023-07-26T16:13:00Z">
        <w:r w:rsidR="00A30C9B">
          <w:t xml:space="preserve"> under section “</w:t>
        </w:r>
        <w:r w:rsidR="00A30C9B" w:rsidRPr="00E600AB">
          <w:rPr>
            <w:rFonts w:cs="Times New Roman" w:hint="cs"/>
            <w:rtl/>
          </w:rPr>
          <w:t>להכין את מחשב ההרצה</w:t>
        </w:r>
        <w:r w:rsidR="00A30C9B">
          <w:t>”</w:t>
        </w:r>
      </w:ins>
      <w:ins w:id="288" w:author="user" w:date="2023-07-26T16:01:00Z">
        <w:r>
          <w:t>.</w:t>
        </w:r>
      </w:ins>
    </w:p>
    <w:p w14:paraId="71F7CB0B" w14:textId="6C690EE4" w:rsidR="00FD5ED1" w:rsidRDefault="00FD5ED1" w:rsidP="00FD5ED1">
      <w:pPr>
        <w:pStyle w:val="NoSpacing"/>
        <w:numPr>
          <w:ilvl w:val="0"/>
          <w:numId w:val="19"/>
        </w:numPr>
        <w:bidi w:val="0"/>
        <w:rPr>
          <w:ins w:id="289" w:author="user" w:date="2023-07-26T16:05:00Z"/>
          <w:b/>
          <w:bCs/>
        </w:rPr>
        <w:pPrChange w:id="290" w:author="user" w:date="2023-07-26T16:05:00Z">
          <w:pPr>
            <w:bidi w:val="0"/>
          </w:pPr>
        </w:pPrChange>
      </w:pPr>
      <w:ins w:id="291" w:author="user" w:date="2023-07-26T16:03:00Z">
        <w:r w:rsidRPr="00FD5ED1">
          <w:rPr>
            <w:b/>
            <w:bCs/>
            <w:rPrChange w:id="292" w:author="user" w:date="2023-07-26T16:05:00Z">
              <w:rPr/>
            </w:rPrChange>
          </w:rPr>
          <w:t xml:space="preserve">Run Experiment – </w:t>
        </w:r>
      </w:ins>
    </w:p>
    <w:p w14:paraId="1CEDDDF7" w14:textId="7C3F1019" w:rsidR="00FD5ED1" w:rsidRDefault="00FD5ED1" w:rsidP="00FD5ED1">
      <w:pPr>
        <w:pStyle w:val="NoSpacing"/>
        <w:bidi w:val="0"/>
        <w:ind w:left="720"/>
        <w:rPr>
          <w:ins w:id="293" w:author="user" w:date="2023-07-26T16:06:00Z"/>
        </w:rPr>
        <w:pPrChange w:id="294" w:author="user" w:date="2023-07-26T16:06:00Z">
          <w:pPr>
            <w:bidi w:val="0"/>
          </w:pPr>
        </w:pPrChange>
      </w:pPr>
      <w:ins w:id="295" w:author="user" w:date="2023-07-26T16:06:00Z">
        <w:r>
          <w:t>This is the codes’ flow:</w:t>
        </w:r>
      </w:ins>
    </w:p>
    <w:p w14:paraId="1A59791C" w14:textId="7587DB8B" w:rsidR="00FD5ED1" w:rsidRPr="00FD5ED1" w:rsidRDefault="00FD5ED1" w:rsidP="00FD5ED1">
      <w:pPr>
        <w:pStyle w:val="NoSpacing"/>
        <w:bidi w:val="0"/>
        <w:ind w:left="720"/>
        <w:rPr>
          <w:ins w:id="296" w:author="user" w:date="2023-07-26T16:03:00Z"/>
          <w:rPrChange w:id="297" w:author="user" w:date="2023-07-26T16:05:00Z">
            <w:rPr>
              <w:ins w:id="298" w:author="user" w:date="2023-07-26T16:03:00Z"/>
            </w:rPr>
          </w:rPrChange>
        </w:rPr>
        <w:pPrChange w:id="299" w:author="user" w:date="2023-07-26T16:06:00Z">
          <w:pPr>
            <w:bidi w:val="0"/>
          </w:pPr>
        </w:pPrChange>
      </w:pPr>
      <w:moveToRangeStart w:id="300" w:author="user" w:date="2023-07-26T16:06:00Z" w:name="move141279990"/>
      <w:moveTo w:id="301" w:author="user" w:date="2023-07-26T16:06:00Z">
        <w:r>
          <w:rPr>
            <w:noProof/>
          </w:rPr>
          <w:drawing>
            <wp:inline distT="0" distB="0" distL="0" distR="0" wp14:anchorId="77FE626C" wp14:editId="074FF1DF">
              <wp:extent cx="1148836" cy="2361732"/>
              <wp:effectExtent l="0" t="0" r="0" b="635"/>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
                        <a:extLst>
                          <a:ext uri="{28A0092B-C50C-407E-A947-70E740481C1C}">
                            <a14:useLocalDpi xmlns:a14="http://schemas.microsoft.com/office/drawing/2010/main" val="0"/>
                          </a:ext>
                        </a:extLst>
                      </a:blip>
                      <a:stretch>
                        <a:fillRect/>
                      </a:stretch>
                    </pic:blipFill>
                    <pic:spPr>
                      <a:xfrm>
                        <a:off x="0" y="0"/>
                        <a:ext cx="1154352" cy="2373071"/>
                      </a:xfrm>
                      <a:prstGeom prst="rect">
                        <a:avLst/>
                      </a:prstGeom>
                    </pic:spPr>
                  </pic:pic>
                </a:graphicData>
              </a:graphic>
            </wp:inline>
          </w:drawing>
        </w:r>
      </w:moveTo>
      <w:moveToRangeEnd w:id="300"/>
    </w:p>
    <w:p w14:paraId="34338FA9" w14:textId="3EF824C9" w:rsidR="00FD5ED1" w:rsidRDefault="00FD5ED1" w:rsidP="00FD5ED1">
      <w:pPr>
        <w:pStyle w:val="NoSpacing"/>
        <w:numPr>
          <w:ilvl w:val="1"/>
          <w:numId w:val="19"/>
        </w:numPr>
        <w:bidi w:val="0"/>
        <w:rPr>
          <w:ins w:id="302" w:author="user" w:date="2023-07-26T16:05:00Z"/>
        </w:rPr>
        <w:pPrChange w:id="303" w:author="user" w:date="2023-07-26T16:06:00Z">
          <w:pPr>
            <w:bidi w:val="0"/>
          </w:pPr>
        </w:pPrChange>
      </w:pPr>
      <w:ins w:id="304" w:author="user" w:date="2023-07-26T16:04:00Z">
        <w:r>
          <w:t xml:space="preserve">In </w:t>
        </w:r>
        <w:proofErr w:type="spellStart"/>
        <w:r>
          <w:t>experiment.m</w:t>
        </w:r>
        <w:proofErr w:type="spellEnd"/>
        <w:r>
          <w:t xml:space="preserve"> define ‘SUB_NUM’</w:t>
        </w:r>
      </w:ins>
      <w:ins w:id="305" w:author="user" w:date="2023-07-26T16:06:00Z">
        <w:r>
          <w:t>, then r</w:t>
        </w:r>
      </w:ins>
      <w:ins w:id="306" w:author="user" w:date="2023-07-26T16:04:00Z">
        <w:r>
          <w:t>un first section</w:t>
        </w:r>
      </w:ins>
      <w:ins w:id="307" w:author="user" w:date="2023-07-26T16:06:00Z">
        <w:r>
          <w:t xml:space="preserve"> and then </w:t>
        </w:r>
      </w:ins>
      <w:ins w:id="308" w:author="user" w:date="2023-07-26T16:04:00Z">
        <w:r>
          <w:t>‘Run experiment</w:t>
        </w:r>
      </w:ins>
      <w:ins w:id="309" w:author="user" w:date="2023-07-26T16:05:00Z">
        <w:r>
          <w:t>’ section.</w:t>
        </w:r>
      </w:ins>
    </w:p>
    <w:p w14:paraId="2C8B623B" w14:textId="77777777" w:rsidR="00A30C9B" w:rsidRDefault="00FD5ED1" w:rsidP="00FD5ED1">
      <w:pPr>
        <w:pStyle w:val="NoSpacing"/>
        <w:numPr>
          <w:ilvl w:val="1"/>
          <w:numId w:val="19"/>
        </w:numPr>
        <w:bidi w:val="0"/>
        <w:rPr>
          <w:ins w:id="310" w:author="user" w:date="2023-07-26T16:08:00Z"/>
        </w:rPr>
        <w:pPrChange w:id="311" w:author="user" w:date="2023-07-26T16:07:00Z">
          <w:pPr>
            <w:bidi w:val="0"/>
          </w:pPr>
        </w:pPrChange>
      </w:pPr>
      <w:moveToRangeStart w:id="312" w:author="user" w:date="2023-07-26T16:06:00Z" w:name="move141280029"/>
      <w:moveTo w:id="313" w:author="user" w:date="2023-07-26T16:06:00Z">
        <w:r>
          <w:t xml:space="preserve">When running the experiment, the code randomly chooses (without </w:t>
        </w:r>
        <w:del w:id="314" w:author="user" w:date="2023-07-26T16:07:00Z">
          <w:r w:rsidDel="00FD5ED1">
            <w:delText>return</w:delText>
          </w:r>
        </w:del>
      </w:moveTo>
      <w:ins w:id="315" w:author="user" w:date="2023-07-26T16:07:00Z">
        <w:r>
          <w:t>replacement</w:t>
        </w:r>
      </w:ins>
      <w:moveTo w:id="316" w:author="user" w:date="2023-07-26T16:06:00Z">
        <w:r>
          <w:t>) one trial list out of ‘RUN_ME/stimuli/</w:t>
        </w:r>
        <w:proofErr w:type="spellStart"/>
        <w:r>
          <w:t>trials_lists</w:t>
        </w:r>
        <w:proofErr w:type="spellEnd"/>
        <w:r>
          <w:t>/’ folder.</w:t>
        </w:r>
      </w:moveTo>
      <w:ins w:id="317" w:author="user" w:date="2023-07-26T16:08:00Z">
        <w:r w:rsidR="00A30C9B">
          <w:t xml:space="preserve"> These trial lists dictate the order of stimuli in the experiment.</w:t>
        </w:r>
      </w:ins>
    </w:p>
    <w:p w14:paraId="54EB7CA0" w14:textId="24CD87E6" w:rsidR="00A30C9B" w:rsidRDefault="00A30C9B" w:rsidP="00A30C9B">
      <w:pPr>
        <w:pStyle w:val="NoSpacing"/>
        <w:numPr>
          <w:ilvl w:val="1"/>
          <w:numId w:val="19"/>
        </w:numPr>
        <w:bidi w:val="0"/>
        <w:rPr>
          <w:ins w:id="318" w:author="user" w:date="2023-07-26T16:09:00Z"/>
        </w:rPr>
        <w:pPrChange w:id="319" w:author="user" w:date="2023-07-26T16:09:00Z">
          <w:pPr>
            <w:bidi w:val="0"/>
          </w:pPr>
        </w:pPrChange>
      </w:pPr>
      <w:ins w:id="320" w:author="user" w:date="2023-07-26T16:09:00Z">
        <w:r>
          <w:t>Calibrate screen – When prompted to do so:</w:t>
        </w:r>
      </w:ins>
    </w:p>
    <w:p w14:paraId="79DEFC80" w14:textId="6B42C06A" w:rsidR="00A30C9B" w:rsidRDefault="00A30C9B" w:rsidP="00A30C9B">
      <w:pPr>
        <w:pStyle w:val="NoSpacing"/>
        <w:numPr>
          <w:ilvl w:val="2"/>
          <w:numId w:val="19"/>
        </w:numPr>
        <w:bidi w:val="0"/>
        <w:rPr>
          <w:ins w:id="321" w:author="user" w:date="2023-07-26T16:09:00Z"/>
          <w:rtl/>
        </w:rPr>
        <w:pPrChange w:id="322" w:author="user" w:date="2023-07-26T16:10:00Z">
          <w:pPr>
            <w:pStyle w:val="NoSpacing"/>
            <w:numPr>
              <w:numId w:val="19"/>
            </w:numPr>
            <w:bidi w:val="0"/>
            <w:ind w:left="720" w:hanging="360"/>
          </w:pPr>
        </w:pPrChange>
      </w:pPr>
      <w:ins w:id="323" w:author="user" w:date="2023-07-26T16:09:00Z">
        <w:r w:rsidRPr="05E4EA41">
          <w:t xml:space="preserve">“Use old touch plane calibration?” </w:t>
        </w:r>
      </w:ins>
      <w:ins w:id="324" w:author="user" w:date="2023-07-26T16:10:00Z">
        <w:r>
          <w:t xml:space="preserve">select </w:t>
        </w:r>
      </w:ins>
      <w:ins w:id="325" w:author="user" w:date="2023-07-26T16:09:00Z">
        <w:r w:rsidRPr="05E4EA41">
          <w:t>“No”</w:t>
        </w:r>
      </w:ins>
    </w:p>
    <w:p w14:paraId="7A89A498" w14:textId="77777777" w:rsidR="00A30C9B" w:rsidRDefault="00A30C9B" w:rsidP="00A30C9B">
      <w:pPr>
        <w:pStyle w:val="NoSpacing"/>
        <w:bidi w:val="0"/>
        <w:ind w:left="1440" w:firstLine="720"/>
        <w:rPr>
          <w:ins w:id="326" w:author="user" w:date="2023-07-26T16:09:00Z"/>
          <w:rtl/>
        </w:rPr>
        <w:pPrChange w:id="327" w:author="user" w:date="2023-07-26T16:10:00Z">
          <w:pPr>
            <w:pStyle w:val="NoSpacing"/>
            <w:bidi w:val="0"/>
            <w:ind w:firstLine="720"/>
          </w:pPr>
        </w:pPrChange>
      </w:pPr>
      <w:ins w:id="328" w:author="user" w:date="2023-07-26T16:09:00Z">
        <w:r>
          <w:rPr>
            <w:noProof/>
          </w:rPr>
          <w:lastRenderedPageBreak/>
          <w:drawing>
            <wp:inline distT="0" distB="0" distL="0" distR="0" wp14:anchorId="23CCF431" wp14:editId="08C0C190">
              <wp:extent cx="1220632" cy="610316"/>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1220632" cy="610316"/>
                      </a:xfrm>
                      <a:prstGeom prst="rect">
                        <a:avLst/>
                      </a:prstGeom>
                    </pic:spPr>
                  </pic:pic>
                </a:graphicData>
              </a:graphic>
            </wp:inline>
          </w:drawing>
        </w:r>
      </w:ins>
    </w:p>
    <w:p w14:paraId="0D7C6338" w14:textId="77777777" w:rsidR="00A30C9B" w:rsidRDefault="00A30C9B" w:rsidP="00A30C9B">
      <w:pPr>
        <w:pStyle w:val="NoSpacing"/>
        <w:numPr>
          <w:ilvl w:val="2"/>
          <w:numId w:val="19"/>
        </w:numPr>
        <w:bidi w:val="0"/>
        <w:rPr>
          <w:ins w:id="329" w:author="user" w:date="2023-07-26T16:09:00Z"/>
          <w:rtl/>
        </w:rPr>
        <w:pPrChange w:id="330" w:author="user" w:date="2023-07-26T16:10:00Z">
          <w:pPr>
            <w:pStyle w:val="NoSpacing"/>
            <w:numPr>
              <w:numId w:val="19"/>
            </w:numPr>
            <w:bidi w:val="0"/>
            <w:ind w:left="720" w:hanging="360"/>
          </w:pPr>
        </w:pPrChange>
      </w:pPr>
      <w:ins w:id="331" w:author="user" w:date="2023-07-26T16:09:00Z">
        <w:r w:rsidRPr="05E4EA41">
          <w:t>Touch the 3D tracking marker to the bottom left corner of the screen and hold it there, Press ‘OK’.</w:t>
        </w:r>
      </w:ins>
    </w:p>
    <w:p w14:paraId="629AD48F" w14:textId="6EA3271B" w:rsidR="00A30C9B" w:rsidRDefault="00A30C9B" w:rsidP="00A30C9B">
      <w:pPr>
        <w:pStyle w:val="NoSpacing"/>
        <w:numPr>
          <w:ilvl w:val="2"/>
          <w:numId w:val="19"/>
        </w:numPr>
        <w:bidi w:val="0"/>
        <w:rPr>
          <w:ins w:id="332" w:author="user" w:date="2023-07-26T16:10:00Z"/>
        </w:rPr>
        <w:pPrChange w:id="333" w:author="user" w:date="2023-07-26T16:10:00Z">
          <w:pPr>
            <w:pStyle w:val="NoSpacing"/>
            <w:numPr>
              <w:numId w:val="19"/>
            </w:numPr>
            <w:bidi w:val="0"/>
            <w:ind w:left="720" w:hanging="360"/>
          </w:pPr>
        </w:pPrChange>
      </w:pPr>
      <w:ins w:id="334" w:author="user" w:date="2023-07-26T16:09:00Z">
        <w:r w:rsidRPr="05E4EA41">
          <w:t>If the screen resolution in the prompt is i</w:t>
        </w:r>
        <w:r>
          <w:t>ncorrect (should be 1920X1080)</w:t>
        </w:r>
      </w:ins>
      <w:ins w:id="335" w:author="user" w:date="2023-07-26T16:11:00Z">
        <w:r>
          <w:t>:</w:t>
        </w:r>
      </w:ins>
    </w:p>
    <w:p w14:paraId="7317F7BC" w14:textId="7987CFE5" w:rsidR="00A30C9B" w:rsidRDefault="00A30C9B" w:rsidP="00A30C9B">
      <w:pPr>
        <w:pStyle w:val="NoSpacing"/>
        <w:bidi w:val="0"/>
        <w:ind w:left="2160"/>
        <w:rPr>
          <w:ins w:id="336" w:author="user" w:date="2023-07-26T16:10:00Z"/>
        </w:rPr>
        <w:pPrChange w:id="337" w:author="user" w:date="2023-07-26T16:10:00Z">
          <w:pPr>
            <w:pStyle w:val="NoSpacing"/>
            <w:numPr>
              <w:numId w:val="19"/>
            </w:numPr>
            <w:bidi w:val="0"/>
            <w:ind w:left="720" w:hanging="360"/>
          </w:pPr>
        </w:pPrChange>
      </w:pPr>
      <w:ins w:id="338" w:author="user" w:date="2023-07-26T16:10:00Z">
        <w:r>
          <w:rPr>
            <w:noProof/>
          </w:rPr>
          <w:drawing>
            <wp:inline distT="0" distB="0" distL="0" distR="0" wp14:anchorId="6A3F73E8" wp14:editId="1F4E84E4">
              <wp:extent cx="1712901" cy="652282"/>
              <wp:effectExtent l="0" t="0" r="190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712901" cy="652282"/>
                      </a:xfrm>
                      <a:prstGeom prst="rect">
                        <a:avLst/>
                      </a:prstGeom>
                    </pic:spPr>
                  </pic:pic>
                </a:graphicData>
              </a:graphic>
            </wp:inline>
          </w:drawing>
        </w:r>
      </w:ins>
    </w:p>
    <w:p w14:paraId="5A28F52B" w14:textId="7CCA36DA" w:rsidR="00A30C9B" w:rsidRDefault="00A30C9B" w:rsidP="00A30C9B">
      <w:pPr>
        <w:pStyle w:val="NoSpacing"/>
        <w:bidi w:val="0"/>
        <w:ind w:left="2160"/>
        <w:rPr>
          <w:ins w:id="339" w:author="user" w:date="2023-07-26T16:09:00Z"/>
          <w:rtl/>
        </w:rPr>
        <w:pPrChange w:id="340" w:author="user" w:date="2023-07-26T16:11:00Z">
          <w:pPr>
            <w:pStyle w:val="NoSpacing"/>
            <w:bidi w:val="0"/>
            <w:ind w:firstLine="720"/>
          </w:pPr>
        </w:pPrChange>
      </w:pPr>
      <w:ins w:id="341" w:author="user" w:date="2023-07-26T16:09:00Z">
        <w:r w:rsidRPr="05E4EA41">
          <w:t xml:space="preserve">exit the experiment and </w:t>
        </w:r>
      </w:ins>
      <w:ins w:id="342" w:author="user" w:date="2023-07-26T16:10:00Z">
        <w:r>
          <w:t xml:space="preserve">correct </w:t>
        </w:r>
      </w:ins>
      <w:ins w:id="343" w:author="user" w:date="2023-07-26T16:09:00Z">
        <w:r w:rsidRPr="05E4EA41">
          <w:t>it in ‘</w:t>
        </w:r>
        <w:proofErr w:type="spellStart"/>
        <w:r w:rsidRPr="05E4EA41">
          <w:t>touch_plane_setup.m</w:t>
        </w:r>
        <w:proofErr w:type="spellEnd"/>
        <w:r w:rsidRPr="05E4EA41">
          <w:t>’ wherever it says ‘</w:t>
        </w:r>
        <w:proofErr w:type="spellStart"/>
        <w:r w:rsidRPr="05E4EA41">
          <w:t>defaultanswer</w:t>
        </w:r>
        <w:proofErr w:type="spellEnd"/>
        <w:r w:rsidRPr="05E4EA41">
          <w:t>=’.</w:t>
        </w:r>
      </w:ins>
    </w:p>
    <w:p w14:paraId="2FF8E110" w14:textId="705263D6" w:rsidR="00A30C9B" w:rsidRDefault="00A30C9B" w:rsidP="00A30C9B">
      <w:pPr>
        <w:pStyle w:val="NoSpacing"/>
        <w:numPr>
          <w:ilvl w:val="2"/>
          <w:numId w:val="19"/>
        </w:numPr>
        <w:bidi w:val="0"/>
        <w:rPr>
          <w:ins w:id="344" w:author="user" w:date="2023-07-26T16:09:00Z"/>
        </w:rPr>
        <w:pPrChange w:id="345" w:author="user" w:date="2023-07-26T16:11:00Z">
          <w:pPr>
            <w:bidi w:val="0"/>
          </w:pPr>
        </w:pPrChange>
      </w:pPr>
      <w:ins w:id="346" w:author="user" w:date="2023-07-26T16:09:00Z">
        <w:r w:rsidRPr="736366A2">
          <w:t>Repeat step 3 for each corner of the screen</w:t>
        </w:r>
      </w:ins>
    </w:p>
    <w:p w14:paraId="646B4DB3" w14:textId="6F0E0F09" w:rsidR="00A30C9B" w:rsidRPr="00A30C9B" w:rsidRDefault="00A30C9B" w:rsidP="00A30C9B">
      <w:pPr>
        <w:pStyle w:val="NoSpacing"/>
        <w:numPr>
          <w:ilvl w:val="0"/>
          <w:numId w:val="19"/>
        </w:numPr>
        <w:bidi w:val="0"/>
        <w:rPr>
          <w:ins w:id="347" w:author="user" w:date="2023-07-26T16:14:00Z"/>
          <w:b/>
          <w:bCs/>
          <w:rPrChange w:id="348" w:author="user" w:date="2023-07-26T16:14:00Z">
            <w:rPr>
              <w:ins w:id="349" w:author="user" w:date="2023-07-26T16:14:00Z"/>
            </w:rPr>
          </w:rPrChange>
        </w:rPr>
        <w:pPrChange w:id="350" w:author="user" w:date="2023-07-26T16:13:00Z">
          <w:pPr>
            <w:bidi w:val="0"/>
          </w:pPr>
        </w:pPrChange>
      </w:pPr>
      <w:ins w:id="351" w:author="user" w:date="2023-07-26T16:14:00Z">
        <w:r w:rsidRPr="00A30C9B">
          <w:rPr>
            <w:b/>
            <w:bCs/>
            <w:rPrChange w:id="352" w:author="user" w:date="2023-07-26T16:14:00Z">
              <w:rPr/>
            </w:rPrChange>
          </w:rPr>
          <w:t xml:space="preserve">Examine output data – </w:t>
        </w:r>
      </w:ins>
    </w:p>
    <w:p w14:paraId="4CBD7273" w14:textId="1AB943D0" w:rsidR="00AD45A8" w:rsidRDefault="00A30C9B" w:rsidP="00AD45A8">
      <w:pPr>
        <w:pStyle w:val="NoSpacing"/>
        <w:bidi w:val="0"/>
        <w:ind w:left="720"/>
        <w:rPr>
          <w:ins w:id="353" w:author="user" w:date="2023-07-26T16:14:00Z"/>
        </w:rPr>
        <w:pPrChange w:id="354" w:author="user" w:date="2023-07-26T16:41:00Z">
          <w:pPr>
            <w:bidi w:val="0"/>
          </w:pPr>
        </w:pPrChange>
      </w:pPr>
      <w:ins w:id="355" w:author="user" w:date="2023-07-26T16:14:00Z">
        <w:r>
          <w:t>Use ‘</w:t>
        </w:r>
        <w:r>
          <w:t>Code_output_explanation.xlsx</w:t>
        </w:r>
        <w:r>
          <w:t>’ as a guide.</w:t>
        </w:r>
      </w:ins>
    </w:p>
    <w:p w14:paraId="71F6ECAA" w14:textId="73FE4CCA" w:rsidR="00D15C3C" w:rsidRPr="00E2315B" w:rsidDel="00A30C9B" w:rsidRDefault="00FD5ED1" w:rsidP="00946489">
      <w:pPr>
        <w:pStyle w:val="NoSpacing"/>
        <w:numPr>
          <w:ilvl w:val="0"/>
          <w:numId w:val="19"/>
        </w:numPr>
        <w:bidi w:val="0"/>
        <w:rPr>
          <w:del w:id="356" w:author="user" w:date="2023-07-26T16:14:00Z"/>
        </w:rPr>
        <w:pPrChange w:id="357" w:author="user" w:date="2023-07-26T15:40:00Z">
          <w:pPr>
            <w:bidi w:val="0"/>
          </w:pPr>
        </w:pPrChange>
      </w:pPr>
      <w:moveTo w:id="358" w:author="user" w:date="2023-07-26T16:06:00Z">
        <w:del w:id="359" w:author="user" w:date="2023-07-26T16:07:00Z">
          <w:r w:rsidDel="00FD5ED1">
            <w:delText xml:space="preserve"> Those lists are comprised (automatically as described in this document) from the words in ‘RUN_ME/stimuli/word_lists/’ folder</w:delText>
          </w:r>
        </w:del>
      </w:moveTo>
      <w:moveToRangeEnd w:id="312"/>
      <w:del w:id="360" w:author="user" w:date="2023-07-26T16:14:00Z">
        <w:r w:rsidR="00561A23" w:rsidDel="00A30C9B">
          <w:delText>Examine output data</w:delText>
        </w:r>
      </w:del>
    </w:p>
    <w:p w14:paraId="3C8E425B" w14:textId="6B66233C" w:rsidR="008901B2" w:rsidDel="00A30C9B" w:rsidRDefault="357D8C61" w:rsidP="00D26DAF">
      <w:pPr>
        <w:pStyle w:val="Heading2"/>
        <w:bidi w:val="0"/>
        <w:rPr>
          <w:ins w:id="361" w:author="Chen Heller" w:date="2023-07-23T08:04:00Z"/>
          <w:del w:id="362" w:author="user" w:date="2023-07-26T16:14:00Z"/>
        </w:rPr>
        <w:pPrChange w:id="363" w:author="user" w:date="2023-07-26T15:03:00Z">
          <w:pPr>
            <w:bidi w:val="0"/>
          </w:pPr>
        </w:pPrChange>
      </w:pPr>
      <w:ins w:id="364" w:author="Chen Heller" w:date="2023-07-23T08:04:00Z">
        <w:del w:id="365" w:author="user" w:date="2023-07-26T16:14:00Z">
          <w:r w:rsidDel="00A30C9B">
            <w:delText>Code design</w:delText>
          </w:r>
        </w:del>
      </w:ins>
    </w:p>
    <w:p w14:paraId="1E93A1ED" w14:textId="09C740CA" w:rsidR="008901B2" w:rsidDel="00A30C9B" w:rsidRDefault="357D8C61" w:rsidP="05E4EA41">
      <w:pPr>
        <w:pStyle w:val="NoSpacing"/>
        <w:bidi w:val="0"/>
        <w:rPr>
          <w:ins w:id="366" w:author="Chen Heller" w:date="2023-07-23T08:04:00Z"/>
          <w:del w:id="367" w:author="user" w:date="2023-07-26T16:14:00Z"/>
          <w:rtl/>
        </w:rPr>
      </w:pPr>
      <w:moveFromRangeStart w:id="368" w:author="user" w:date="2023-07-26T16:06:00Z" w:name="move141279990"/>
      <w:moveFrom w:id="369" w:author="user" w:date="2023-07-26T16:06:00Z">
        <w:ins w:id="370" w:author="Chen Heller" w:date="2023-07-23T08:04:00Z">
          <w:del w:id="371" w:author="user" w:date="2023-07-26T16:14:00Z">
            <w:r w:rsidDel="00A30C9B">
              <w:rPr>
                <w:noProof/>
              </w:rPr>
              <w:drawing>
                <wp:inline distT="0" distB="0" distL="0" distR="0" wp14:anchorId="0F29A320" wp14:editId="6795C868">
                  <wp:extent cx="1207135" cy="2481580"/>
                  <wp:effectExtent l="0" t="0" r="0" b="0"/>
                  <wp:docPr id="16973085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
                            <a:extLst>
                              <a:ext uri="{28A0092B-C50C-407E-A947-70E740481C1C}">
                                <a14:useLocalDpi xmlns:a14="http://schemas.microsoft.com/office/drawing/2010/main" val="0"/>
                              </a:ext>
                            </a:extLst>
                          </a:blip>
                          <a:stretch>
                            <a:fillRect/>
                          </a:stretch>
                        </pic:blipFill>
                        <pic:spPr>
                          <a:xfrm>
                            <a:off x="0" y="0"/>
                            <a:ext cx="1207135" cy="2481580"/>
                          </a:xfrm>
                          <a:prstGeom prst="rect">
                            <a:avLst/>
                          </a:prstGeom>
                        </pic:spPr>
                      </pic:pic>
                    </a:graphicData>
                  </a:graphic>
                </wp:inline>
              </w:drawing>
            </w:r>
          </w:del>
        </w:ins>
      </w:moveFrom>
      <w:moveFromRangeEnd w:id="368"/>
    </w:p>
    <w:p w14:paraId="1BB2DBC8" w14:textId="13B6B653" w:rsidR="63ABCE38" w:rsidDel="00A30C9B" w:rsidRDefault="63ABCE38" w:rsidP="00FD5ED1">
      <w:pPr>
        <w:pStyle w:val="NoSpacing"/>
        <w:bidi w:val="0"/>
        <w:rPr>
          <w:del w:id="372" w:author="user" w:date="2023-07-26T16:14:00Z"/>
        </w:rPr>
        <w:pPrChange w:id="373" w:author="user" w:date="2023-07-26T16:06:00Z">
          <w:pPr>
            <w:pStyle w:val="NoSpacing"/>
            <w:bidi w:val="0"/>
          </w:pPr>
        </w:pPrChange>
      </w:pPr>
      <w:moveFromRangeStart w:id="374" w:author="user" w:date="2023-07-26T16:06:00Z" w:name="move141280029"/>
      <w:moveFrom w:id="375" w:author="user" w:date="2023-07-26T16:06:00Z">
        <w:del w:id="376" w:author="user" w:date="2023-07-26T16:14:00Z">
          <w:r w:rsidDel="00A30C9B">
            <w:delText>When running the experiment, the code randomly chooses (without return) one trial list out of ‘RUN_ME/stimuli/trials_lists/’ folder. Those lists are comprised (automatically as described in this document) from the words in ‘RUN_ME/stimuli/word_lists/’ folder</w:delText>
          </w:r>
        </w:del>
      </w:moveFrom>
      <w:moveFromRangeEnd w:id="374"/>
      <w:del w:id="377" w:author="user" w:date="2023-07-26T16:06:00Z">
        <w:r w:rsidDel="00FD5ED1">
          <w:delText>.</w:delText>
        </w:r>
      </w:del>
    </w:p>
    <w:p w14:paraId="0FE1B6AB" w14:textId="10A56518" w:rsidR="63ABCE38" w:rsidDel="00A30C9B" w:rsidRDefault="63ABCE38" w:rsidP="736366A2">
      <w:pPr>
        <w:pStyle w:val="Heading2"/>
        <w:bidi w:val="0"/>
        <w:rPr>
          <w:del w:id="378" w:author="user" w:date="2023-07-26T16:14:00Z"/>
        </w:rPr>
      </w:pPr>
      <w:del w:id="379" w:author="user" w:date="2023-07-26T16:14:00Z">
        <w:r w:rsidDel="00A30C9B">
          <w:delText>Output data</w:delText>
        </w:r>
      </w:del>
    </w:p>
    <w:p w14:paraId="2C01C66E" w14:textId="34240A4F" w:rsidR="63ABCE38" w:rsidDel="00A30C9B" w:rsidRDefault="63ABCE38" w:rsidP="736366A2">
      <w:pPr>
        <w:pStyle w:val="NoSpacing"/>
        <w:bidi w:val="0"/>
        <w:rPr>
          <w:del w:id="380" w:author="user" w:date="2023-07-26T16:14:00Z"/>
        </w:rPr>
      </w:pPr>
      <w:del w:id="381" w:author="user" w:date="2023-07-26T16:14:00Z">
        <w:r w:rsidDel="00A30C9B">
          <w:delText>Is explained in the Code_output_explanation.xlsx  file.</w:delText>
        </w:r>
      </w:del>
    </w:p>
    <w:p w14:paraId="458DB99A" w14:textId="21173674" w:rsidR="63ABCE38" w:rsidDel="006E6E0F" w:rsidRDefault="63ABCE38" w:rsidP="736366A2">
      <w:pPr>
        <w:pStyle w:val="Heading2"/>
        <w:bidi w:val="0"/>
        <w:rPr>
          <w:del w:id="382" w:author="user" w:date="2023-07-26T15:32:00Z"/>
        </w:rPr>
      </w:pPr>
      <w:del w:id="383" w:author="user" w:date="2023-07-26T15:32:00Z">
        <w:r w:rsidDel="006E6E0F">
          <w:delText>Tests</w:delText>
        </w:r>
      </w:del>
    </w:p>
    <w:p w14:paraId="0D6C5706" w14:textId="009710CD" w:rsidR="00244D74" w:rsidDel="00D26DAF" w:rsidRDefault="63ABCE38" w:rsidP="00E2315B">
      <w:pPr>
        <w:pStyle w:val="NoSpacing"/>
        <w:numPr>
          <w:ilvl w:val="0"/>
          <w:numId w:val="1"/>
        </w:numPr>
        <w:bidi w:val="0"/>
        <w:rPr>
          <w:del w:id="384" w:author="user" w:date="2023-07-26T15:03:00Z"/>
        </w:rPr>
      </w:pPr>
      <w:del w:id="385" w:author="user" w:date="2023-07-26T15:32:00Z">
        <w:r w:rsidDel="006E6E0F">
          <w:delText>Find tests in ‘/experiment/RUN_ME/code/tests/’</w:delText>
        </w:r>
      </w:del>
      <w:del w:id="386" w:author="user" w:date="2023-07-26T08:48:00Z">
        <w:r w:rsidDel="009E35CA">
          <w:delText>:</w:delText>
        </w:r>
      </w:del>
      <w:del w:id="387" w:author="user" w:date="2023-07-26T15:32:00Z">
        <w:r w:rsidRPr="736366A2" w:rsidDel="006E6E0F">
          <w:rPr>
            <w:b/>
            <w:bCs/>
          </w:rPr>
          <w:delText xml:space="preserve">passed_tests&lt;*&gt;.xlsx - </w:delText>
        </w:r>
      </w:del>
      <w:del w:id="388" w:author="user" w:date="2023-07-26T08:50:00Z">
        <w:r w:rsidDel="009E35CA">
          <w:delText>M</w:delText>
        </w:r>
      </w:del>
      <w:del w:id="389" w:author="user" w:date="2023-07-26T15:32:00Z">
        <w:r w:rsidDel="006E6E0F">
          <w:delText xml:space="preserve">anual (light green) and automatic (dark green) tests I have run on the experiment to make sure it </w:delText>
        </w:r>
      </w:del>
      <w:del w:id="390" w:author="user" w:date="2023-07-26T15:02:00Z">
        <w:r w:rsidDel="00D26DAF">
          <w:delText>runs fine</w:delText>
        </w:r>
      </w:del>
      <w:del w:id="391" w:author="user" w:date="2023-07-26T15:32:00Z">
        <w:r w:rsidDel="006E6E0F">
          <w:delText xml:space="preserve"> before starting to run subjects. Those marked in yellow weren’t run.</w:delText>
        </w:r>
      </w:del>
    </w:p>
    <w:p w14:paraId="006BEC99" w14:textId="3E6C36C7" w:rsidR="63ABCE38" w:rsidDel="006E6E0F" w:rsidRDefault="63ABCE38" w:rsidP="00E2315B">
      <w:pPr>
        <w:pStyle w:val="NoSpacing"/>
        <w:numPr>
          <w:ilvl w:val="0"/>
          <w:numId w:val="1"/>
        </w:numPr>
        <w:bidi w:val="0"/>
        <w:rPr>
          <w:del w:id="392" w:author="user" w:date="2023-07-26T15:32:00Z"/>
        </w:rPr>
      </w:pPr>
      <w:del w:id="393" w:author="user" w:date="2023-07-26T15:03:00Z">
        <w:r w:rsidRPr="00244D74" w:rsidDel="00D26DAF">
          <w:rPr>
            <w:b/>
            <w:bCs/>
          </w:rPr>
          <w:delText xml:space="preserve">Test_results - </w:delText>
        </w:r>
        <w:r w:rsidDel="00D26DAF">
          <w:delText xml:space="preserve">of tests that we run on each subject’s data and also on newly generated word </w:delText>
        </w:r>
        <w:r w:rsidRPr="00244D74" w:rsidDel="00D26DAF">
          <w:delText>lists</w:delText>
        </w:r>
        <w:r w:rsidDel="00D26DAF">
          <w:delText>.</w:delText>
        </w:r>
      </w:del>
    </w:p>
    <w:p w14:paraId="320C132D" w14:textId="1C74A600" w:rsidR="008901B2" w:rsidDel="00A30C9B" w:rsidRDefault="357D8C61">
      <w:pPr>
        <w:pStyle w:val="Heading2"/>
        <w:bidi w:val="0"/>
        <w:rPr>
          <w:ins w:id="394" w:author="Chen Heller" w:date="2023-07-23T08:04:00Z"/>
          <w:del w:id="395" w:author="user" w:date="2023-07-26T16:14:00Z"/>
        </w:rPr>
        <w:pPrChange w:id="396" w:author="Chen Heller" w:date="2023-07-23T08:04:00Z">
          <w:pPr>
            <w:pStyle w:val="NoSpacing"/>
            <w:bidi w:val="0"/>
          </w:pPr>
        </w:pPrChange>
      </w:pPr>
      <w:ins w:id="397" w:author="Chen Heller" w:date="2023-07-23T08:04:00Z">
        <w:del w:id="398" w:author="user" w:date="2023-07-26T16:14:00Z">
          <w:r w:rsidDel="00A30C9B">
            <w:delText>Screen calibration</w:delText>
          </w:r>
        </w:del>
      </w:ins>
    </w:p>
    <w:p w14:paraId="2AE7B41B" w14:textId="23C85C18" w:rsidR="008901B2" w:rsidRPr="009E35CA" w:rsidDel="00A30C9B" w:rsidRDefault="357D8C61">
      <w:pPr>
        <w:pStyle w:val="NoSpacing"/>
        <w:numPr>
          <w:ilvl w:val="0"/>
          <w:numId w:val="11"/>
        </w:numPr>
        <w:bidi w:val="0"/>
        <w:rPr>
          <w:ins w:id="399" w:author="Chen Heller" w:date="2023-07-23T08:04:00Z"/>
          <w:del w:id="400" w:author="user" w:date="2023-07-26T16:14:00Z"/>
          <w:rtl/>
        </w:rPr>
        <w:pPrChange w:id="401" w:author="Chen Heller" w:date="2023-07-23T08:04:00Z">
          <w:pPr>
            <w:pStyle w:val="Heading2"/>
            <w:bidi w:val="0"/>
          </w:pPr>
        </w:pPrChange>
      </w:pPr>
      <w:ins w:id="402" w:author="Chen Heller" w:date="2023-07-23T08:04:00Z">
        <w:del w:id="403" w:author="user" w:date="2023-07-26T16:14:00Z">
          <w:r w:rsidDel="00A30C9B">
            <w:delText>Run expperiment</w:delText>
          </w:r>
        </w:del>
      </w:ins>
    </w:p>
    <w:p w14:paraId="78BF41A6" w14:textId="227FC5EE" w:rsidR="008901B2" w:rsidDel="00A30C9B" w:rsidRDefault="357D8C61">
      <w:pPr>
        <w:pStyle w:val="NoSpacing"/>
        <w:numPr>
          <w:ilvl w:val="0"/>
          <w:numId w:val="11"/>
        </w:numPr>
        <w:bidi w:val="0"/>
        <w:rPr>
          <w:ins w:id="404" w:author="Chen Heller" w:date="2023-07-23T08:05:00Z"/>
          <w:del w:id="405" w:author="user" w:date="2023-07-26T16:09:00Z"/>
          <w:rtl/>
        </w:rPr>
        <w:pPrChange w:id="406" w:author="Chen Heller" w:date="2023-07-23T08:04:00Z">
          <w:pPr/>
        </w:pPrChange>
      </w:pPr>
      <w:ins w:id="407" w:author="Chen Heller" w:date="2023-07-23T08:04:00Z">
        <w:del w:id="408" w:author="user" w:date="2023-07-26T16:09:00Z">
          <w:r w:rsidRPr="05E4EA41" w:rsidDel="00A30C9B">
            <w:delText>“Use ol</w:delText>
          </w:r>
        </w:del>
      </w:ins>
      <w:ins w:id="409" w:author="Chen Heller" w:date="2023-07-23T08:05:00Z">
        <w:del w:id="410" w:author="user" w:date="2023-07-26T16:09:00Z">
          <w:r w:rsidRPr="05E4EA41" w:rsidDel="00A30C9B">
            <w:delText>d touch plane calibration?” --&gt; “No”</w:delText>
          </w:r>
        </w:del>
      </w:ins>
    </w:p>
    <w:p w14:paraId="71207152" w14:textId="0F19C173" w:rsidR="008901B2" w:rsidDel="00A30C9B" w:rsidRDefault="357D8C61">
      <w:pPr>
        <w:pStyle w:val="NoSpacing"/>
        <w:bidi w:val="0"/>
        <w:ind w:firstLine="720"/>
        <w:rPr>
          <w:ins w:id="411" w:author="Chen Heller" w:date="2023-07-23T08:05:00Z"/>
          <w:del w:id="412" w:author="user" w:date="2023-07-26T16:09:00Z"/>
          <w:rtl/>
        </w:rPr>
        <w:pPrChange w:id="413" w:author="Chen Heller" w:date="2023-07-23T08:05:00Z">
          <w:pPr>
            <w:pStyle w:val="NoSpacing"/>
            <w:bidi w:val="0"/>
          </w:pPr>
        </w:pPrChange>
      </w:pPr>
      <w:ins w:id="414" w:author="Chen Heller" w:date="2023-07-23T08:05:00Z">
        <w:del w:id="415" w:author="user" w:date="2023-07-26T16:09:00Z">
          <w:r w:rsidDel="00A30C9B">
            <w:rPr>
              <w:noProof/>
            </w:rPr>
            <w:drawing>
              <wp:inline distT="0" distB="0" distL="0" distR="0" wp14:anchorId="5934EE2A" wp14:editId="56BE9445">
                <wp:extent cx="1220632" cy="610316"/>
                <wp:effectExtent l="0" t="0" r="0" b="0"/>
                <wp:docPr id="1731724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1220632" cy="610316"/>
                        </a:xfrm>
                        <a:prstGeom prst="rect">
                          <a:avLst/>
                        </a:prstGeom>
                      </pic:spPr>
                    </pic:pic>
                  </a:graphicData>
                </a:graphic>
              </wp:inline>
            </w:drawing>
          </w:r>
        </w:del>
      </w:ins>
    </w:p>
    <w:p w14:paraId="19D7A694" w14:textId="330D865B" w:rsidR="008901B2" w:rsidDel="00A30C9B" w:rsidRDefault="357D8C61">
      <w:pPr>
        <w:pStyle w:val="NoSpacing"/>
        <w:numPr>
          <w:ilvl w:val="0"/>
          <w:numId w:val="11"/>
        </w:numPr>
        <w:bidi w:val="0"/>
        <w:rPr>
          <w:ins w:id="416" w:author="Chen Heller" w:date="2023-07-23T08:06:00Z"/>
          <w:del w:id="417" w:author="user" w:date="2023-07-26T16:09:00Z"/>
          <w:rtl/>
        </w:rPr>
        <w:pPrChange w:id="418" w:author="Chen Heller" w:date="2023-07-23T08:05:00Z">
          <w:pPr/>
        </w:pPrChange>
      </w:pPr>
      <w:ins w:id="419" w:author="Chen Heller" w:date="2023-07-23T08:06:00Z">
        <w:del w:id="420" w:author="user" w:date="2023-07-26T16:09:00Z">
          <w:r w:rsidRPr="05E4EA41" w:rsidDel="00A30C9B">
            <w:delText xml:space="preserve">Touch the </w:delText>
          </w:r>
        </w:del>
      </w:ins>
      <w:ins w:id="421" w:author="Chen Heller" w:date="2023-07-23T08:05:00Z">
        <w:del w:id="422" w:author="user" w:date="2023-07-26T16:09:00Z">
          <w:r w:rsidRPr="05E4EA41" w:rsidDel="00A30C9B">
            <w:delText xml:space="preserve">3D tracking marker </w:delText>
          </w:r>
        </w:del>
      </w:ins>
      <w:ins w:id="423" w:author="Chen Heller" w:date="2023-07-23T08:06:00Z">
        <w:del w:id="424" w:author="user" w:date="2023-07-26T16:09:00Z">
          <w:r w:rsidRPr="05E4EA41" w:rsidDel="00A30C9B">
            <w:delText>to the bottom left corner of the screen and hold it there, Press ‘OK’.</w:delText>
          </w:r>
        </w:del>
      </w:ins>
    </w:p>
    <w:p w14:paraId="6EEA3289" w14:textId="146DEC82" w:rsidR="008901B2" w:rsidDel="00A30C9B" w:rsidRDefault="357D8C61">
      <w:pPr>
        <w:pStyle w:val="NoSpacing"/>
        <w:numPr>
          <w:ilvl w:val="0"/>
          <w:numId w:val="11"/>
        </w:numPr>
        <w:bidi w:val="0"/>
        <w:rPr>
          <w:ins w:id="425" w:author="Chen Heller" w:date="2023-07-23T08:09:00Z"/>
          <w:del w:id="426" w:author="user" w:date="2023-07-26T16:09:00Z"/>
          <w:rtl/>
        </w:rPr>
        <w:pPrChange w:id="427" w:author="Chen Heller" w:date="2023-07-23T08:06:00Z">
          <w:pPr/>
        </w:pPrChange>
      </w:pPr>
      <w:ins w:id="428" w:author="Chen Heller" w:date="2023-07-23T08:07:00Z">
        <w:del w:id="429" w:author="user" w:date="2023-07-26T16:09:00Z">
          <w:r w:rsidRPr="05E4EA41" w:rsidDel="00A30C9B">
            <w:delText xml:space="preserve">If the screen resolution in the prompt is incorrect (should be 1920X1080), </w:delText>
          </w:r>
        </w:del>
      </w:ins>
      <w:ins w:id="430" w:author="Chen Heller" w:date="2023-07-23T08:09:00Z">
        <w:del w:id="431" w:author="user" w:date="2023-07-26T16:09:00Z">
          <w:r w:rsidR="1BB7F98D" w:rsidRPr="05E4EA41" w:rsidDel="00A30C9B">
            <w:delText xml:space="preserve">exit the experiment and </w:delText>
          </w:r>
        </w:del>
      </w:ins>
      <w:ins w:id="432" w:author="Chen Heller" w:date="2023-07-23T08:08:00Z">
        <w:del w:id="433" w:author="user" w:date="2023-07-26T16:09:00Z">
          <w:r w:rsidRPr="05E4EA41" w:rsidDel="00A30C9B">
            <w:delText>change it in ‘touch_plane_setup.m’ where</w:delText>
          </w:r>
          <w:r w:rsidR="4C0BD416" w:rsidRPr="05E4EA41" w:rsidDel="00A30C9B">
            <w:delText>ver it says ‘defaultanswer=’.</w:delText>
          </w:r>
        </w:del>
      </w:ins>
    </w:p>
    <w:p w14:paraId="3DD19486" w14:textId="043BD9D0" w:rsidR="008901B2" w:rsidDel="00A30C9B" w:rsidRDefault="4C0BD416">
      <w:pPr>
        <w:pStyle w:val="NoSpacing"/>
        <w:bidi w:val="0"/>
        <w:ind w:firstLine="720"/>
        <w:rPr>
          <w:ins w:id="434" w:author="Chen Heller" w:date="2023-07-23T08:09:00Z"/>
          <w:del w:id="435" w:author="user" w:date="2023-07-26T16:09:00Z"/>
          <w:rtl/>
        </w:rPr>
        <w:pPrChange w:id="436" w:author="Chen Heller" w:date="2023-07-23T08:09:00Z">
          <w:pPr>
            <w:pStyle w:val="NoSpacing"/>
            <w:bidi w:val="0"/>
          </w:pPr>
        </w:pPrChange>
      </w:pPr>
      <w:ins w:id="437" w:author="Chen Heller" w:date="2023-07-23T08:09:00Z">
        <w:del w:id="438" w:author="user" w:date="2023-07-26T16:09:00Z">
          <w:r w:rsidDel="00A30C9B">
            <w:rPr>
              <w:noProof/>
            </w:rPr>
            <w:drawing>
              <wp:inline distT="0" distB="0" distL="0" distR="0" wp14:anchorId="396F2581" wp14:editId="2561BD5B">
                <wp:extent cx="1712901" cy="652282"/>
                <wp:effectExtent l="0" t="0" r="1905" b="0"/>
                <wp:docPr id="1044116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712901" cy="652282"/>
                        </a:xfrm>
                        <a:prstGeom prst="rect">
                          <a:avLst/>
                        </a:prstGeom>
                      </pic:spPr>
                    </pic:pic>
                  </a:graphicData>
                </a:graphic>
              </wp:inline>
            </w:drawing>
          </w:r>
        </w:del>
      </w:ins>
    </w:p>
    <w:p w14:paraId="4DEFE8DD" w14:textId="0738BD2A" w:rsidR="008901B2" w:rsidDel="00A30C9B" w:rsidRDefault="4C0BD416">
      <w:pPr>
        <w:pStyle w:val="NoSpacing"/>
        <w:numPr>
          <w:ilvl w:val="0"/>
          <w:numId w:val="11"/>
        </w:numPr>
        <w:bidi w:val="0"/>
        <w:rPr>
          <w:ins w:id="439" w:author="Chen Heller" w:date="2023-07-23T08:09:00Z"/>
          <w:del w:id="440" w:author="user" w:date="2023-07-26T16:14:00Z"/>
          <w:rtl/>
        </w:rPr>
        <w:pPrChange w:id="441" w:author="Chen Heller" w:date="2023-07-23T08:09:00Z">
          <w:pPr/>
        </w:pPrChange>
      </w:pPr>
      <w:ins w:id="442" w:author="Chen Heller" w:date="2023-07-23T08:09:00Z">
        <w:del w:id="443" w:author="user" w:date="2023-07-26T16:09:00Z">
          <w:r w:rsidRPr="736366A2" w:rsidDel="00A30C9B">
            <w:delText>Repeat step 3 for each corner of the screen</w:delText>
          </w:r>
        </w:del>
        <w:del w:id="444" w:author="user" w:date="2023-07-26T16:14:00Z">
          <w:r w:rsidRPr="736366A2" w:rsidDel="00A30C9B">
            <w:delText>.</w:delText>
          </w:r>
        </w:del>
      </w:ins>
    </w:p>
    <w:p w14:paraId="0C385FB5" w14:textId="3EECB574" w:rsidR="3B4B506F" w:rsidDel="00561A23" w:rsidRDefault="3B4B506F" w:rsidP="736366A2">
      <w:pPr>
        <w:pStyle w:val="Heading2"/>
        <w:bidi w:val="0"/>
        <w:rPr>
          <w:del w:id="445" w:author="user" w:date="2023-07-26T15:18:00Z"/>
        </w:rPr>
      </w:pPr>
      <w:del w:id="446" w:author="user" w:date="2023-07-26T15:18:00Z">
        <w:r w:rsidDel="00561A23">
          <w:delText>Modyfing experiment instructions</w:delText>
        </w:r>
      </w:del>
    </w:p>
    <w:p w14:paraId="4D32CF51" w14:textId="0ACBDAF4" w:rsidR="3B4B506F" w:rsidDel="008F016B" w:rsidRDefault="3B4B506F" w:rsidP="736366A2">
      <w:pPr>
        <w:pStyle w:val="NoSpacing"/>
        <w:bidi w:val="0"/>
        <w:rPr>
          <w:del w:id="447" w:author="user" w:date="2023-07-26T15:33:00Z"/>
        </w:rPr>
      </w:pPr>
      <w:del w:id="448" w:author="user" w:date="2023-07-26T15:18:00Z">
        <w:r w:rsidDel="00561A23">
          <w:delText>Use powerpoint template in ‘RUN_ME/stimuli/instructions presentation.pptx’.</w:delText>
        </w:r>
      </w:del>
    </w:p>
    <w:p w14:paraId="504D8F61" w14:textId="6CEE000C" w:rsidR="008901B2" w:rsidDel="008F016B" w:rsidRDefault="691DCE34">
      <w:pPr>
        <w:pStyle w:val="Heading2"/>
        <w:bidi w:val="0"/>
        <w:rPr>
          <w:ins w:id="449" w:author="Chen Heller" w:date="2023-07-23T08:10:00Z"/>
          <w:del w:id="450" w:author="user" w:date="2023-07-26T15:33:00Z"/>
        </w:rPr>
        <w:pPrChange w:id="451" w:author="Chen Heller" w:date="2023-07-23T08:09:00Z">
          <w:pPr>
            <w:bidi w:val="0"/>
          </w:pPr>
        </w:pPrChange>
      </w:pPr>
      <w:ins w:id="452" w:author="Chen Heller" w:date="2023-07-23T08:10:00Z">
        <w:del w:id="453" w:author="user" w:date="2023-07-26T15:33:00Z">
          <w:r w:rsidDel="008F016B">
            <w:delText>Changing the word list</w:delText>
          </w:r>
        </w:del>
      </w:ins>
    </w:p>
    <w:p w14:paraId="255CF9CC" w14:textId="784E92B0" w:rsidR="008901B2" w:rsidDel="008F016B" w:rsidRDefault="691DCE34">
      <w:pPr>
        <w:pStyle w:val="NoSpacing"/>
        <w:bidi w:val="0"/>
        <w:rPr>
          <w:ins w:id="454" w:author="Chen Heller" w:date="2023-07-23T08:11:00Z"/>
          <w:del w:id="455" w:author="user" w:date="2023-07-26T15:33:00Z"/>
          <w:moveFrom w:id="456" w:author="user" w:date="2023-07-26T15:19:00Z"/>
        </w:rPr>
        <w:pPrChange w:id="457" w:author="Chen Heller" w:date="2023-07-23T08:10:00Z">
          <w:pPr>
            <w:bidi w:val="0"/>
          </w:pPr>
        </w:pPrChange>
      </w:pPr>
      <w:moveFromRangeStart w:id="458" w:author="user" w:date="2023-07-26T15:19:00Z" w:name="move141277202"/>
      <w:moveFrom w:id="459" w:author="user" w:date="2023-07-26T15:19:00Z">
        <w:ins w:id="460" w:author="Chen Heller" w:date="2023-07-23T08:10:00Z">
          <w:del w:id="461" w:author="user" w:date="2023-07-26T15:33:00Z">
            <w:r w:rsidDel="008F016B">
              <w:delText>Add words to word_fre</w:delText>
            </w:r>
          </w:del>
        </w:ins>
        <w:ins w:id="462" w:author="Chen Heller" w:date="2023-07-23T08:51:00Z">
          <w:del w:id="463" w:author="user" w:date="2023-07-26T15:33:00Z">
            <w:r w:rsidR="670C11C8" w:rsidDel="008F016B">
              <w:delText>q</w:delText>
            </w:r>
          </w:del>
        </w:ins>
        <w:ins w:id="464" w:author="Chen Heller" w:date="2023-07-23T08:10:00Z">
          <w:del w:id="465" w:author="user" w:date="2023-07-26T15:33:00Z">
            <w:r w:rsidDel="008F016B">
              <w:delText>_list file. Words can’t in</w:delText>
            </w:r>
          </w:del>
        </w:ins>
        <w:ins w:id="466" w:author="Chen Heller" w:date="2023-07-23T08:11:00Z">
          <w:del w:id="467" w:author="user" w:date="2023-07-26T15:33:00Z">
            <w:r w:rsidDel="008F016B">
              <w:delText>clude ‘</w:delText>
            </w:r>
            <w:r w:rsidDel="008F016B">
              <w:rPr>
                <w:rFonts w:cs="Calibri"/>
                <w:rtl/>
              </w:rPr>
              <w:delText>ן</w:delText>
            </w:r>
            <w:r w:rsidDel="008F016B">
              <w:delText>’, ‘</w:delText>
            </w:r>
            <w:r w:rsidDel="008F016B">
              <w:rPr>
                <w:rFonts w:cs="Calibri"/>
                <w:rtl/>
              </w:rPr>
              <w:delText>ף</w:delText>
            </w:r>
            <w:r w:rsidDel="008F016B">
              <w:delText>’, ‘</w:delText>
            </w:r>
            <w:r w:rsidDel="008F016B">
              <w:rPr>
                <w:rFonts w:cs="Calibri"/>
                <w:rtl/>
              </w:rPr>
              <w:delText>ץ</w:delText>
            </w:r>
            <w:r w:rsidDel="008F016B">
              <w:delText xml:space="preserve">’, since these letters are </w:delText>
            </w:r>
            <w:r w:rsidR="551912A2" w:rsidDel="008F016B">
              <w:delText xml:space="preserve">taller </w:delText>
            </w:r>
            <w:r w:rsidDel="008F016B">
              <w:delText>than other letters.</w:delText>
            </w:r>
          </w:del>
        </w:ins>
      </w:moveFrom>
    </w:p>
    <w:p w14:paraId="70E978B0" w14:textId="237E8C4C" w:rsidR="008901B2" w:rsidDel="008F016B" w:rsidRDefault="06303FFD" w:rsidP="05E4EA41">
      <w:pPr>
        <w:pStyle w:val="NoSpacing"/>
        <w:bidi w:val="0"/>
        <w:rPr>
          <w:ins w:id="468" w:author="Chen Heller" w:date="2023-07-23T08:12:00Z"/>
          <w:del w:id="469" w:author="user" w:date="2023-07-26T15:33:00Z"/>
          <w:moveFrom w:id="470" w:author="user" w:date="2023-07-26T15:19:00Z"/>
        </w:rPr>
      </w:pPr>
      <w:moveFrom w:id="471" w:author="user" w:date="2023-07-26T15:19:00Z">
        <w:ins w:id="472" w:author="Chen Heller" w:date="2023-07-23T08:11:00Z">
          <w:del w:id="473" w:author="user" w:date="2023-07-26T15:33:00Z">
            <w:r w:rsidDel="008F016B">
              <w:delText xml:space="preserve">Verify </w:delText>
            </w:r>
          </w:del>
        </w:ins>
        <w:ins w:id="474" w:author="Chen Heller" w:date="2023-07-23T08:12:00Z">
          <w:del w:id="475" w:author="user" w:date="2023-07-26T15:33:00Z">
            <w:r w:rsidR="008901B2" w:rsidDel="008F016B">
              <w:fldChar w:fldCharType="begin"/>
            </w:r>
            <w:r w:rsidR="008901B2" w:rsidDel="008F016B">
              <w:delInstrText xml:space="preserve">HYPERLINK "http://word-freq.mscc.huji.ac.il/wordfreq.asp" </w:delInstrText>
            </w:r>
            <w:r w:rsidR="008901B2" w:rsidDel="008F016B">
              <w:fldChar w:fldCharType="separate"/>
            </w:r>
            <w:r w:rsidRPr="05E4EA41" w:rsidDel="008F016B">
              <w:rPr>
                <w:rStyle w:val="Hyperlink"/>
              </w:rPr>
              <w:delText>word frequency</w:delText>
            </w:r>
            <w:r w:rsidR="008901B2" w:rsidDel="008F016B">
              <w:fldChar w:fldCharType="end"/>
            </w:r>
          </w:del>
        </w:ins>
        <w:ins w:id="476" w:author="Chen Heller" w:date="2023-07-23T08:11:00Z">
          <w:del w:id="477" w:author="user" w:date="2023-07-26T15:33:00Z">
            <w:r w:rsidDel="008F016B">
              <w:delText xml:space="preserve"> is at least 10 per milli</w:delText>
            </w:r>
          </w:del>
        </w:ins>
        <w:ins w:id="478" w:author="Chen Heller" w:date="2023-07-23T08:12:00Z">
          <w:del w:id="479" w:author="user" w:date="2023-07-26T15:33:00Z">
            <w:r w:rsidDel="008F016B">
              <w:delText>on.</w:delText>
            </w:r>
          </w:del>
        </w:ins>
      </w:moveFrom>
    </w:p>
    <w:p w14:paraId="74915B64" w14:textId="74E433E5" w:rsidR="008901B2" w:rsidDel="008F016B" w:rsidRDefault="06303FFD" w:rsidP="05E4EA41">
      <w:pPr>
        <w:pStyle w:val="NoSpacing"/>
        <w:bidi w:val="0"/>
        <w:rPr>
          <w:ins w:id="480" w:author="Chen Heller" w:date="2023-07-23T08:13:00Z"/>
          <w:del w:id="481" w:author="user" w:date="2023-07-26T15:33:00Z"/>
          <w:moveFrom w:id="482" w:author="user" w:date="2023-07-26T15:19:00Z"/>
        </w:rPr>
      </w:pPr>
      <w:moveFrom w:id="483" w:author="user" w:date="2023-07-26T15:19:00Z">
        <w:ins w:id="484" w:author="Chen Heller" w:date="2023-07-23T08:12:00Z">
          <w:del w:id="485" w:author="user" w:date="2023-07-26T15:33:00Z">
            <w:r w:rsidDel="008F016B">
              <w:delText xml:space="preserve">Use genWordLists.m </w:delText>
            </w:r>
          </w:del>
        </w:ins>
        <w:ins w:id="486" w:author="Chen Heller" w:date="2023-07-23T08:19:00Z">
          <w:del w:id="487" w:author="user" w:date="2023-07-26T15:33:00Z">
            <w:r w:rsidR="595008A4" w:rsidDel="008F016B">
              <w:delText>to</w:delText>
            </w:r>
          </w:del>
        </w:ins>
        <w:ins w:id="488" w:author="Chen Heller" w:date="2023-07-23T08:17:00Z">
          <w:del w:id="489" w:author="user" w:date="2023-07-26T15:33:00Z">
            <w:r w:rsidR="338B82B0" w:rsidDel="008F016B">
              <w:delText xml:space="preserve"> </w:delText>
            </w:r>
          </w:del>
        </w:ins>
        <w:ins w:id="490" w:author="Chen Heller" w:date="2023-07-23T08:12:00Z">
          <w:del w:id="491" w:author="user" w:date="2023-07-26T15:33:00Z">
            <w:r w:rsidDel="008F016B">
              <w:delText xml:space="preserve">create the </w:delText>
            </w:r>
          </w:del>
        </w:ins>
        <w:ins w:id="492" w:author="Chen Heller" w:date="2023-07-23T08:13:00Z">
          <w:del w:id="493" w:author="user" w:date="2023-07-26T15:33:00Z">
            <w:r w:rsidDel="008F016B">
              <w:delText>following lists:</w:delText>
            </w:r>
          </w:del>
        </w:ins>
      </w:moveFrom>
    </w:p>
    <w:p w14:paraId="5A59E0BA" w14:textId="4D9E7E07" w:rsidR="008901B2" w:rsidDel="008F016B" w:rsidRDefault="06303FFD">
      <w:pPr>
        <w:pStyle w:val="NoSpacing"/>
        <w:numPr>
          <w:ilvl w:val="0"/>
          <w:numId w:val="10"/>
        </w:numPr>
        <w:bidi w:val="0"/>
        <w:rPr>
          <w:ins w:id="494" w:author="Chen Heller" w:date="2023-07-23T08:13:00Z"/>
          <w:del w:id="495" w:author="user" w:date="2023-07-26T15:33:00Z"/>
          <w:moveFrom w:id="496" w:author="user" w:date="2023-07-26T15:19:00Z"/>
          <w:rtl/>
        </w:rPr>
        <w:pPrChange w:id="497" w:author="Chen Heller" w:date="2023-07-23T08:13:00Z">
          <w:pPr>
            <w:pStyle w:val="NoSpacing"/>
            <w:bidi w:val="0"/>
          </w:pPr>
        </w:pPrChange>
      </w:pPr>
      <w:moveFrom w:id="498" w:author="user" w:date="2023-07-26T15:19:00Z">
        <w:ins w:id="499" w:author="Chen Heller" w:date="2023-07-23T08:13:00Z">
          <w:del w:id="500" w:author="user" w:date="2023-07-26T15:33:00Z">
            <w:r w:rsidDel="008F016B">
              <w:delText>Art_targets.xlsx</w:delText>
            </w:r>
          </w:del>
        </w:ins>
      </w:moveFrom>
    </w:p>
    <w:p w14:paraId="15933F1C" w14:textId="74810BC1" w:rsidR="008901B2" w:rsidDel="008F016B" w:rsidRDefault="06303FFD">
      <w:pPr>
        <w:pStyle w:val="NoSpacing"/>
        <w:numPr>
          <w:ilvl w:val="0"/>
          <w:numId w:val="10"/>
        </w:numPr>
        <w:bidi w:val="0"/>
        <w:rPr>
          <w:ins w:id="501" w:author="Chen Heller" w:date="2023-07-23T08:13:00Z"/>
          <w:del w:id="502" w:author="user" w:date="2023-07-26T15:33:00Z"/>
          <w:moveFrom w:id="503" w:author="user" w:date="2023-07-26T15:19:00Z"/>
          <w:rtl/>
        </w:rPr>
        <w:pPrChange w:id="504" w:author="Chen Heller" w:date="2023-07-23T08:13:00Z">
          <w:pPr/>
        </w:pPrChange>
      </w:pPr>
      <w:moveFrom w:id="505" w:author="user" w:date="2023-07-26T15:19:00Z">
        <w:ins w:id="506" w:author="Chen Heller" w:date="2023-07-23T08:13:00Z">
          <w:del w:id="507" w:author="user" w:date="2023-07-26T15:33:00Z">
            <w:r w:rsidRPr="05E4EA41" w:rsidDel="008F016B">
              <w:delText>Nat_targets.xlsx</w:delText>
            </w:r>
          </w:del>
        </w:ins>
      </w:moveFrom>
    </w:p>
    <w:p w14:paraId="07377EF5" w14:textId="25E912E2" w:rsidR="008901B2" w:rsidDel="008F016B" w:rsidRDefault="06303FFD">
      <w:pPr>
        <w:pStyle w:val="NoSpacing"/>
        <w:numPr>
          <w:ilvl w:val="0"/>
          <w:numId w:val="10"/>
        </w:numPr>
        <w:bidi w:val="0"/>
        <w:rPr>
          <w:ins w:id="508" w:author="Chen Heller" w:date="2023-07-23T08:13:00Z"/>
          <w:del w:id="509" w:author="user" w:date="2023-07-26T15:33:00Z"/>
          <w:moveFrom w:id="510" w:author="user" w:date="2023-07-26T15:19:00Z"/>
          <w:rtl/>
        </w:rPr>
        <w:pPrChange w:id="511" w:author="Chen Heller" w:date="2023-07-23T08:13:00Z">
          <w:pPr/>
        </w:pPrChange>
      </w:pPr>
      <w:moveFrom w:id="512" w:author="user" w:date="2023-07-26T15:19:00Z">
        <w:ins w:id="513" w:author="Chen Heller" w:date="2023-07-23T08:13:00Z">
          <w:del w:id="514" w:author="user" w:date="2023-07-26T15:33:00Z">
            <w:r w:rsidRPr="05E4EA41" w:rsidDel="008F016B">
              <w:delText>Art_primes.xlsx</w:delText>
            </w:r>
          </w:del>
        </w:ins>
      </w:moveFrom>
    </w:p>
    <w:p w14:paraId="3EE8A592" w14:textId="2969A81A" w:rsidR="008901B2" w:rsidDel="008F016B" w:rsidRDefault="06303FFD">
      <w:pPr>
        <w:pStyle w:val="NoSpacing"/>
        <w:numPr>
          <w:ilvl w:val="0"/>
          <w:numId w:val="10"/>
        </w:numPr>
        <w:bidi w:val="0"/>
        <w:rPr>
          <w:ins w:id="515" w:author="Chen Heller" w:date="2023-07-23T08:13:00Z"/>
          <w:del w:id="516" w:author="user" w:date="2023-07-26T15:33:00Z"/>
          <w:rtl/>
        </w:rPr>
        <w:pPrChange w:id="517" w:author="Chen Heller" w:date="2023-07-23T08:13:00Z">
          <w:pPr/>
        </w:pPrChange>
      </w:pPr>
      <w:moveFrom w:id="518" w:author="user" w:date="2023-07-26T15:19:00Z">
        <w:ins w:id="519" w:author="Chen Heller" w:date="2023-07-23T08:13:00Z">
          <w:del w:id="520" w:author="user" w:date="2023-07-26T15:33:00Z">
            <w:r w:rsidRPr="05E4EA41" w:rsidDel="008F016B">
              <w:delText>Nat_primes.xlsx</w:delText>
            </w:r>
          </w:del>
        </w:ins>
      </w:moveFrom>
      <w:moveFromRangeEnd w:id="458"/>
    </w:p>
    <w:p w14:paraId="2DA2AFD4" w14:textId="58D978AF" w:rsidR="008901B2" w:rsidDel="008F016B" w:rsidRDefault="06303FFD">
      <w:pPr>
        <w:pStyle w:val="Heading2"/>
        <w:bidi w:val="0"/>
        <w:rPr>
          <w:ins w:id="521" w:author="Chen Heller" w:date="2023-07-23T08:16:00Z"/>
          <w:del w:id="522" w:author="user" w:date="2023-07-26T15:33:00Z"/>
        </w:rPr>
        <w:pPrChange w:id="523" w:author="Chen Heller" w:date="2023-07-23T08:13:00Z">
          <w:pPr/>
        </w:pPrChange>
      </w:pPr>
      <w:ins w:id="524" w:author="Chen Heller" w:date="2023-07-23T08:13:00Z">
        <w:del w:id="525" w:author="user" w:date="2023-07-26T15:33:00Z">
          <w:r w:rsidRPr="009E35CA" w:rsidDel="008F016B">
            <w:delText>Creating a Trials list</w:delText>
          </w:r>
        </w:del>
      </w:ins>
    </w:p>
    <w:p w14:paraId="5BC63405" w14:textId="38BE707B" w:rsidR="008901B2" w:rsidDel="00561A23" w:rsidRDefault="5EB9DBBF">
      <w:pPr>
        <w:pStyle w:val="NoSpacing"/>
        <w:numPr>
          <w:ilvl w:val="0"/>
          <w:numId w:val="7"/>
        </w:numPr>
        <w:bidi w:val="0"/>
        <w:rPr>
          <w:ins w:id="526" w:author="Chen Heller" w:date="2023-07-23T08:24:00Z"/>
          <w:del w:id="527" w:author="user" w:date="2023-07-26T15:21:00Z"/>
        </w:rPr>
        <w:pPrChange w:id="528" w:author="Chen Heller" w:date="2023-07-23T08:23:00Z">
          <w:pPr>
            <w:pStyle w:val="Heading2"/>
            <w:bidi w:val="0"/>
          </w:pPr>
        </w:pPrChange>
      </w:pPr>
      <w:ins w:id="529" w:author="Chen Heller" w:date="2023-07-23T08:20:00Z">
        <w:del w:id="530" w:author="user" w:date="2023-07-26T15:21:00Z">
          <w:r w:rsidDel="00561A23">
            <w:delText>Run ‘Generate trial lists’ in experiment.m</w:delText>
          </w:r>
        </w:del>
      </w:ins>
      <w:ins w:id="531" w:author="Chen Heller" w:date="2023-07-23T08:21:00Z">
        <w:del w:id="532" w:author="user" w:date="2023-07-26T15:21:00Z">
          <w:r w:rsidDel="00561A23">
            <w:delText>:</w:delText>
          </w:r>
        </w:del>
      </w:ins>
    </w:p>
    <w:p w14:paraId="243A65C3" w14:textId="5E545FBB" w:rsidR="008901B2" w:rsidDel="00561A23" w:rsidRDefault="5EB9DBBF">
      <w:pPr>
        <w:pStyle w:val="NoSpacing"/>
        <w:numPr>
          <w:ilvl w:val="1"/>
          <w:numId w:val="7"/>
        </w:numPr>
        <w:bidi w:val="0"/>
        <w:rPr>
          <w:ins w:id="533" w:author="Chen Heller" w:date="2023-07-23T08:24:00Z"/>
          <w:del w:id="534" w:author="user" w:date="2023-07-26T15:21:00Z"/>
        </w:rPr>
        <w:pPrChange w:id="535" w:author="Chen Heller" w:date="2023-07-23T08:24:00Z">
          <w:pPr/>
        </w:pPrChange>
      </w:pPr>
      <w:ins w:id="536" w:author="Chen Heller" w:date="2023-07-23T08:21:00Z">
        <w:del w:id="537" w:author="user" w:date="2023-07-26T15:21:00Z">
          <w:r w:rsidDel="00561A23">
            <w:delText>Num_trial_lists – the number of lists to create.</w:delText>
          </w:r>
        </w:del>
      </w:ins>
    </w:p>
    <w:p w14:paraId="2F638835" w14:textId="3311B476" w:rsidR="008901B2" w:rsidDel="00561A23" w:rsidRDefault="5EB9DBBF">
      <w:pPr>
        <w:pStyle w:val="NoSpacing"/>
        <w:numPr>
          <w:ilvl w:val="1"/>
          <w:numId w:val="7"/>
        </w:numPr>
        <w:bidi w:val="0"/>
        <w:rPr>
          <w:ins w:id="538" w:author="Chen Heller" w:date="2023-07-23T08:22:00Z"/>
          <w:del w:id="539" w:author="user" w:date="2023-07-26T15:21:00Z"/>
        </w:rPr>
        <w:pPrChange w:id="540" w:author="Chen Heller" w:date="2023-07-23T08:24:00Z">
          <w:pPr/>
        </w:pPrChange>
      </w:pPr>
      <w:ins w:id="541" w:author="Chen Heller" w:date="2023-07-23T08:21:00Z">
        <w:del w:id="542" w:author="user" w:date="2023-07-26T15:21:00Z">
          <w:r w:rsidRPr="05E4EA41" w:rsidDel="00561A23">
            <w:delText xml:space="preserve">List_type – is this list intended for the ‘practice’ session or </w:delText>
          </w:r>
        </w:del>
      </w:ins>
      <w:ins w:id="543" w:author="Chen Heller" w:date="2023-07-23T08:22:00Z">
        <w:del w:id="544" w:author="user" w:date="2023-07-26T15:21:00Z">
          <w:r w:rsidRPr="05E4EA41" w:rsidDel="00561A23">
            <w:delText>the ‘test’ session?</w:delText>
          </w:r>
        </w:del>
      </w:ins>
    </w:p>
    <w:p w14:paraId="1639FD16" w14:textId="2106F712" w:rsidR="008901B2" w:rsidDel="00561A23" w:rsidRDefault="5EB9DBBF">
      <w:pPr>
        <w:pStyle w:val="NoSpacing"/>
        <w:numPr>
          <w:ilvl w:val="0"/>
          <w:numId w:val="7"/>
        </w:numPr>
        <w:bidi w:val="0"/>
        <w:rPr>
          <w:ins w:id="545" w:author="Chen Heller" w:date="2023-07-23T08:23:00Z"/>
          <w:del w:id="546" w:author="user" w:date="2023-07-26T15:21:00Z"/>
        </w:rPr>
        <w:pPrChange w:id="547" w:author="Chen Heller" w:date="2023-07-23T08:23:00Z">
          <w:pPr/>
        </w:pPrChange>
      </w:pPr>
      <w:ins w:id="548" w:author="Chen Heller" w:date="2023-07-23T08:22:00Z">
        <w:del w:id="549" w:author="user" w:date="2023-07-26T15:21:00Z">
          <w:r w:rsidRPr="05E4EA41" w:rsidDel="00561A23">
            <w:delText>The frequency of all word</w:delText>
          </w:r>
        </w:del>
      </w:ins>
      <w:ins w:id="550" w:author="Chen Heller" w:date="2023-07-23T08:23:00Z">
        <w:del w:id="551" w:author="user" w:date="2023-07-26T15:21:00Z">
          <w:r w:rsidRPr="05E4EA41" w:rsidDel="00561A23">
            <w:delText>s</w:delText>
          </w:r>
        </w:del>
      </w:ins>
      <w:ins w:id="552" w:author="Chen Heller" w:date="2023-07-23T08:22:00Z">
        <w:del w:id="553" w:author="user" w:date="2023-07-26T15:21:00Z">
          <w:r w:rsidRPr="05E4EA41" w:rsidDel="00561A23">
            <w:delText xml:space="preserve"> should be identical in the “targets” graph that is pr</w:delText>
          </w:r>
        </w:del>
      </w:ins>
      <w:ins w:id="554" w:author="Chen Heller" w:date="2023-07-23T08:23:00Z">
        <w:del w:id="555" w:author="user" w:date="2023-07-26T15:21:00Z">
          <w:r w:rsidRPr="05E4EA41" w:rsidDel="00561A23">
            <w:delText>oduced.</w:delText>
          </w:r>
        </w:del>
      </w:ins>
    </w:p>
    <w:p w14:paraId="2C26797C" w14:textId="0E21C0C6" w:rsidR="008901B2" w:rsidDel="00561A23" w:rsidRDefault="7F012FE5">
      <w:pPr>
        <w:pStyle w:val="NoSpacing"/>
        <w:numPr>
          <w:ilvl w:val="0"/>
          <w:numId w:val="7"/>
        </w:numPr>
        <w:bidi w:val="0"/>
        <w:rPr>
          <w:ins w:id="556" w:author="Chen Heller" w:date="2023-07-23T08:24:00Z"/>
          <w:del w:id="557" w:author="user" w:date="2023-07-26T15:21:00Z"/>
        </w:rPr>
        <w:pPrChange w:id="558" w:author="Chen Heller" w:date="2023-07-23T08:23:00Z">
          <w:pPr/>
        </w:pPrChange>
      </w:pPr>
      <w:ins w:id="559" w:author="Chen Heller" w:date="2023-07-23T08:23:00Z">
        <w:del w:id="560" w:author="user" w:date="2023-07-26T15:21:00Z">
          <w:r w:rsidRPr="05E4EA41" w:rsidDel="00561A23">
            <w:delText>Test each list with the</w:delText>
          </w:r>
        </w:del>
      </w:ins>
      <w:ins w:id="561" w:author="Chen Heller" w:date="2023-07-23T08:24:00Z">
        <w:del w:id="562" w:author="user" w:date="2023-07-26T15:21:00Z">
          <w:r w:rsidRPr="05E4EA41" w:rsidDel="00561A23">
            <w:delText xml:space="preserve"> run_tests.m:</w:delText>
          </w:r>
        </w:del>
      </w:ins>
    </w:p>
    <w:p w14:paraId="2EF274E9" w14:textId="05A7184B" w:rsidR="008901B2" w:rsidDel="00561A23" w:rsidRDefault="7F012FE5">
      <w:pPr>
        <w:pStyle w:val="NoSpacing"/>
        <w:numPr>
          <w:ilvl w:val="1"/>
          <w:numId w:val="7"/>
        </w:numPr>
        <w:bidi w:val="0"/>
        <w:rPr>
          <w:ins w:id="563" w:author="Chen Heller" w:date="2023-07-23T08:24:00Z"/>
          <w:del w:id="564" w:author="user" w:date="2023-07-26T15:21:00Z"/>
        </w:rPr>
        <w:pPrChange w:id="565" w:author="Chen Heller" w:date="2023-07-23T08:24:00Z">
          <w:pPr/>
        </w:pPrChange>
      </w:pPr>
      <w:ins w:id="566" w:author="Chen Heller" w:date="2023-07-23T08:24:00Z">
        <w:del w:id="567" w:author="user" w:date="2023-07-26T15:21:00Z">
          <w:r w:rsidRPr="05E4EA41" w:rsidDel="00561A23">
            <w:delText>Word_list – name of list</w:delText>
          </w:r>
        </w:del>
      </w:ins>
    </w:p>
    <w:p w14:paraId="2323F0BF" w14:textId="5453C632" w:rsidR="008901B2" w:rsidDel="00561A23" w:rsidRDefault="7F012FE5">
      <w:pPr>
        <w:pStyle w:val="NoSpacing"/>
        <w:numPr>
          <w:ilvl w:val="1"/>
          <w:numId w:val="7"/>
        </w:numPr>
        <w:bidi w:val="0"/>
        <w:rPr>
          <w:ins w:id="568" w:author="Chen Heller" w:date="2023-07-23T08:24:00Z"/>
          <w:del w:id="569" w:author="user" w:date="2023-07-26T15:21:00Z"/>
        </w:rPr>
        <w:pPrChange w:id="570" w:author="Chen Heller" w:date="2023-07-23T08:24:00Z">
          <w:pPr/>
        </w:pPrChange>
      </w:pPr>
      <w:ins w:id="571" w:author="Chen Heller" w:date="2023-07-23T08:24:00Z">
        <w:del w:id="572" w:author="user" w:date="2023-07-26T15:21:00Z">
          <w:r w:rsidRPr="05E4EA41" w:rsidDel="00561A23">
            <w:delText>List_type</w:delText>
          </w:r>
        </w:del>
      </w:ins>
    </w:p>
    <w:p w14:paraId="5115F2C5" w14:textId="0A8C3680" w:rsidR="008901B2" w:rsidDel="00561A23" w:rsidRDefault="7F012FE5">
      <w:pPr>
        <w:pStyle w:val="NoSpacing"/>
        <w:numPr>
          <w:ilvl w:val="1"/>
          <w:numId w:val="7"/>
        </w:numPr>
        <w:bidi w:val="0"/>
        <w:rPr>
          <w:ins w:id="573" w:author="Chen Heller" w:date="2023-07-23T08:25:00Z"/>
          <w:del w:id="574" w:author="user" w:date="2023-07-26T15:21:00Z"/>
        </w:rPr>
        <w:pPrChange w:id="575" w:author="Chen Heller" w:date="2023-07-23T08:24:00Z">
          <w:pPr/>
        </w:pPrChange>
      </w:pPr>
      <w:ins w:id="576" w:author="Chen Heller" w:date="2023-07-23T08:24:00Z">
        <w:del w:id="577" w:author="user" w:date="2023-07-26T15:21:00Z">
          <w:r w:rsidRPr="05E4EA41" w:rsidDel="00561A23">
            <w:delText xml:space="preserve">Test_type - </w:delText>
          </w:r>
        </w:del>
      </w:ins>
      <w:ins w:id="578" w:author="Chen Heller" w:date="2023-07-23T08:25:00Z">
        <w:del w:id="579" w:author="user" w:date="2023-07-26T15:21:00Z">
          <w:r w:rsidRPr="05E4EA41" w:rsidDel="00561A23">
            <w:delText>‘trial_list’.</w:delText>
          </w:r>
        </w:del>
      </w:ins>
    </w:p>
    <w:p w14:paraId="67E00602" w14:textId="44E2855B" w:rsidR="008901B2" w:rsidDel="00561A23" w:rsidRDefault="7F012FE5">
      <w:pPr>
        <w:pStyle w:val="NoSpacing"/>
        <w:numPr>
          <w:ilvl w:val="0"/>
          <w:numId w:val="7"/>
        </w:numPr>
        <w:bidi w:val="0"/>
        <w:rPr>
          <w:ins w:id="580" w:author="Chen Heller" w:date="2023-07-23T08:40:00Z"/>
          <w:del w:id="581" w:author="user" w:date="2023-07-26T15:21:00Z"/>
        </w:rPr>
        <w:pPrChange w:id="582" w:author="Chen Heller" w:date="2023-07-23T08:25:00Z">
          <w:pPr/>
        </w:pPrChange>
      </w:pPr>
      <w:ins w:id="583" w:author="Chen Heller" w:date="2023-07-23T08:25:00Z">
        <w:del w:id="584" w:author="user" w:date="2023-07-26T15:21:00Z">
          <w:r w:rsidRPr="05E4EA41" w:rsidDel="00561A23">
            <w:delText>All tests should produce ‘1’, except for stimuli duration tests which aren’t relevant.</w:delText>
          </w:r>
        </w:del>
      </w:ins>
    </w:p>
    <w:p w14:paraId="37430D64" w14:textId="71F962ED" w:rsidR="008901B2" w:rsidDel="00561A23" w:rsidRDefault="59E72B11">
      <w:pPr>
        <w:pStyle w:val="Heading3"/>
        <w:bidi w:val="0"/>
        <w:rPr>
          <w:ins w:id="585" w:author="Chen Heller" w:date="2023-07-23T08:40:00Z"/>
          <w:del w:id="586" w:author="user" w:date="2023-07-26T15:21:00Z"/>
        </w:rPr>
        <w:pPrChange w:id="587" w:author="Chen Heller" w:date="2023-07-23T08:40:00Z">
          <w:pPr/>
        </w:pPrChange>
      </w:pPr>
      <w:ins w:id="588" w:author="Chen Heller" w:date="2023-07-23T08:40:00Z">
        <w:del w:id="589" w:author="user" w:date="2023-07-26T15:21:00Z">
          <w:r w:rsidDel="00561A23">
            <w:delText>NewTrials</w:delText>
          </w:r>
        </w:del>
      </w:ins>
    </w:p>
    <w:p w14:paraId="02A1C845" w14:textId="526468A3" w:rsidR="008901B2" w:rsidDel="00561A23" w:rsidRDefault="59E72B11">
      <w:pPr>
        <w:pStyle w:val="NoSpacing"/>
        <w:bidi w:val="0"/>
        <w:rPr>
          <w:ins w:id="590" w:author="Chen Heller" w:date="2023-07-23T08:41:00Z"/>
          <w:del w:id="591" w:author="user" w:date="2023-07-26T15:21:00Z"/>
        </w:rPr>
        <w:pPrChange w:id="592" w:author="Chen Heller" w:date="2023-07-23T08:40:00Z">
          <w:pPr>
            <w:pStyle w:val="Heading3"/>
            <w:bidi w:val="0"/>
          </w:pPr>
        </w:pPrChange>
      </w:pPr>
      <w:ins w:id="593" w:author="Chen Heller" w:date="2023-07-23T08:40:00Z">
        <w:del w:id="594" w:author="user" w:date="2023-07-26T15:21:00Z">
          <w:r w:rsidDel="00561A23">
            <w:delText xml:space="preserve">Creates a list of trials and their associated stimuli while keeping the </w:delText>
          </w:r>
        </w:del>
      </w:ins>
      <w:ins w:id="595" w:author="Chen Heller" w:date="2023-07-23T08:41:00Z">
        <w:del w:id="596" w:author="user" w:date="2023-07-26T15:21:00Z">
          <w:r w:rsidDel="00561A23">
            <w:delText>following constraints:</w:delText>
          </w:r>
        </w:del>
      </w:ins>
    </w:p>
    <w:p w14:paraId="3AAA10A1" w14:textId="33C75A09" w:rsidR="008901B2" w:rsidDel="00561A23" w:rsidRDefault="59E72B11">
      <w:pPr>
        <w:pStyle w:val="NoSpacing"/>
        <w:numPr>
          <w:ilvl w:val="0"/>
          <w:numId w:val="6"/>
        </w:numPr>
        <w:bidi w:val="0"/>
        <w:rPr>
          <w:ins w:id="597" w:author="Chen Heller" w:date="2023-07-23T08:41:00Z"/>
          <w:del w:id="598" w:author="user" w:date="2023-07-26T15:21:00Z"/>
        </w:rPr>
        <w:pPrChange w:id="599" w:author="Chen Heller" w:date="2023-07-23T08:41:00Z">
          <w:pPr>
            <w:pStyle w:val="NoSpacing"/>
            <w:bidi w:val="0"/>
          </w:pPr>
        </w:pPrChange>
      </w:pPr>
      <w:ins w:id="600" w:author="Chen Heller" w:date="2023-07-23T08:41:00Z">
        <w:del w:id="601" w:author="user" w:date="2023-07-26T15:21:00Z">
          <w:r w:rsidDel="00561A23">
            <w:delText>All targets apear the same number of times.</w:delText>
          </w:r>
        </w:del>
      </w:ins>
    </w:p>
    <w:p w14:paraId="034F174D" w14:textId="0FCB4A7A" w:rsidR="008901B2" w:rsidDel="00561A23" w:rsidRDefault="59E72B11">
      <w:pPr>
        <w:pStyle w:val="NoSpacing"/>
        <w:numPr>
          <w:ilvl w:val="0"/>
          <w:numId w:val="6"/>
        </w:numPr>
        <w:bidi w:val="0"/>
        <w:rPr>
          <w:ins w:id="602" w:author="Chen Heller" w:date="2023-07-23T08:42:00Z"/>
          <w:del w:id="603" w:author="user" w:date="2023-07-26T15:21:00Z"/>
        </w:rPr>
        <w:pPrChange w:id="604" w:author="Chen Heller" w:date="2023-07-23T08:41:00Z">
          <w:pPr/>
        </w:pPrChange>
      </w:pPr>
      <w:ins w:id="605" w:author="Chen Heller" w:date="2023-07-23T08:41:00Z">
        <w:del w:id="606" w:author="user" w:date="2023-07-26T15:21:00Z">
          <w:r w:rsidRPr="05E4EA41" w:rsidDel="00561A23">
            <w:delText>A target doesn’t appear twice in the same block (</w:delText>
          </w:r>
        </w:del>
      </w:ins>
      <w:ins w:id="607" w:author="Chen Heller" w:date="2023-07-23T08:42:00Z">
        <w:del w:id="608" w:author="user" w:date="2023-07-26T15:21:00Z">
          <w:r w:rsidRPr="05E4EA41" w:rsidDel="00561A23">
            <w:delText>otherwise it’s easy to understand the conditions of the experiment).</w:delText>
          </w:r>
        </w:del>
      </w:ins>
    </w:p>
    <w:p w14:paraId="26A6B867" w14:textId="44151568" w:rsidR="008901B2" w:rsidDel="00561A23" w:rsidRDefault="59E72B11">
      <w:pPr>
        <w:pStyle w:val="NoSpacing"/>
        <w:numPr>
          <w:ilvl w:val="0"/>
          <w:numId w:val="6"/>
        </w:numPr>
        <w:bidi w:val="0"/>
        <w:rPr>
          <w:ins w:id="609" w:author="Chen Heller" w:date="2023-07-23T08:44:00Z"/>
          <w:del w:id="610" w:author="user" w:date="2023-07-26T15:21:00Z"/>
        </w:rPr>
        <w:pPrChange w:id="611" w:author="Chen Heller" w:date="2023-07-23T08:42:00Z">
          <w:pPr/>
        </w:pPrChange>
      </w:pPr>
      <w:ins w:id="612" w:author="Chen Heller" w:date="2023-07-23T08:42:00Z">
        <w:del w:id="613" w:author="user" w:date="2023-07-26T15:21:00Z">
          <w:r w:rsidRPr="05E4EA41" w:rsidDel="00561A23">
            <w:delText xml:space="preserve">The target </w:delText>
          </w:r>
        </w:del>
      </w:ins>
      <w:ins w:id="614" w:author="Chen Heller" w:date="2023-07-23T08:44:00Z">
        <w:del w:id="615" w:author="user" w:date="2023-07-26T15:21:00Z">
          <w:r w:rsidR="2CE313D0" w:rsidRPr="05E4EA41" w:rsidDel="00561A23">
            <w:delText xml:space="preserve">is equally frequenct in the </w:delText>
          </w:r>
        </w:del>
      </w:ins>
      <w:ins w:id="616" w:author="Chen Heller" w:date="2023-07-23T08:43:00Z">
        <w:del w:id="617" w:author="user" w:date="2023-07-26T15:21:00Z">
          <w:r w:rsidRPr="05E4EA41" w:rsidDel="00561A23">
            <w:delText xml:space="preserve">congruent </w:delText>
          </w:r>
        </w:del>
      </w:ins>
      <w:ins w:id="618" w:author="Chen Heller" w:date="2023-07-23T08:44:00Z">
        <w:del w:id="619" w:author="user" w:date="2023-07-26T15:21:00Z">
          <w:r w:rsidR="61704AC5" w:rsidRPr="05E4EA41" w:rsidDel="00561A23">
            <w:delText xml:space="preserve">and </w:delText>
          </w:r>
        </w:del>
      </w:ins>
      <w:ins w:id="620" w:author="Chen Heller" w:date="2023-07-23T08:43:00Z">
        <w:del w:id="621" w:author="user" w:date="2023-07-26T15:21:00Z">
          <w:r w:rsidRPr="05E4EA41" w:rsidDel="00561A23">
            <w:delText>incongruent condit</w:delText>
          </w:r>
        </w:del>
      </w:ins>
      <w:ins w:id="622" w:author="Chen Heller" w:date="2023-07-23T08:44:00Z">
        <w:del w:id="623" w:author="user" w:date="2023-07-26T15:21:00Z">
          <w:r w:rsidR="77176ACB" w:rsidRPr="05E4EA41" w:rsidDel="00561A23">
            <w:delText>i</w:delText>
          </w:r>
        </w:del>
      </w:ins>
      <w:ins w:id="624" w:author="Chen Heller" w:date="2023-07-23T08:43:00Z">
        <w:del w:id="625" w:author="user" w:date="2023-07-26T15:21:00Z">
          <w:r w:rsidRPr="05E4EA41" w:rsidDel="00561A23">
            <w:delText>on.</w:delText>
          </w:r>
        </w:del>
      </w:ins>
    </w:p>
    <w:p w14:paraId="473FA1AC" w14:textId="2BB691CE" w:rsidR="008901B2" w:rsidDel="00561A23" w:rsidRDefault="5FCD05B8">
      <w:pPr>
        <w:pStyle w:val="NoSpacing"/>
        <w:numPr>
          <w:ilvl w:val="0"/>
          <w:numId w:val="6"/>
        </w:numPr>
        <w:bidi w:val="0"/>
        <w:rPr>
          <w:ins w:id="626" w:author="Chen Heller" w:date="2023-07-23T08:44:00Z"/>
          <w:del w:id="627" w:author="user" w:date="2023-07-26T15:21:00Z"/>
        </w:rPr>
        <w:pPrChange w:id="628" w:author="Chen Heller" w:date="2023-07-23T08:44:00Z">
          <w:pPr/>
        </w:pPrChange>
      </w:pPr>
      <w:ins w:id="629" w:author="Chen Heller" w:date="2023-07-23T08:44:00Z">
        <w:del w:id="630" w:author="user" w:date="2023-07-26T15:21:00Z">
          <w:r w:rsidRPr="05E4EA41" w:rsidDel="00561A23">
            <w:delText>Target doesn’t share letters in common locations with its prime.</w:delText>
          </w:r>
        </w:del>
      </w:ins>
    </w:p>
    <w:p w14:paraId="6CCE2385" w14:textId="3DE93B9F" w:rsidR="008901B2" w:rsidDel="00561A23" w:rsidRDefault="5FCD05B8">
      <w:pPr>
        <w:pStyle w:val="NoSpacing"/>
        <w:numPr>
          <w:ilvl w:val="0"/>
          <w:numId w:val="6"/>
        </w:numPr>
        <w:bidi w:val="0"/>
        <w:rPr>
          <w:ins w:id="631" w:author="Chen Heller" w:date="2023-07-23T08:45:00Z"/>
          <w:del w:id="632" w:author="user" w:date="2023-07-26T15:21:00Z"/>
        </w:rPr>
        <w:pPrChange w:id="633" w:author="Chen Heller" w:date="2023-07-23T08:44:00Z">
          <w:pPr/>
        </w:pPrChange>
      </w:pPr>
      <w:ins w:id="634" w:author="Chen Heller" w:date="2023-07-23T08:45:00Z">
        <w:del w:id="635" w:author="user" w:date="2023-07-26T15:21:00Z">
          <w:r w:rsidRPr="05E4EA41" w:rsidDel="00561A23">
            <w:delText>Prime doesn't share letters in common locations with its distractor.</w:delText>
          </w:r>
        </w:del>
      </w:ins>
    </w:p>
    <w:p w14:paraId="2D58E688" w14:textId="38A28AD6" w:rsidR="008901B2" w:rsidDel="00561A23" w:rsidRDefault="5FCD05B8">
      <w:pPr>
        <w:pStyle w:val="NoSpacing"/>
        <w:numPr>
          <w:ilvl w:val="0"/>
          <w:numId w:val="6"/>
        </w:numPr>
        <w:bidi w:val="0"/>
        <w:rPr>
          <w:ins w:id="636" w:author="Chen Heller" w:date="2023-07-23T08:47:00Z"/>
          <w:del w:id="637" w:author="user" w:date="2023-07-26T15:21:00Z"/>
        </w:rPr>
        <w:pPrChange w:id="638" w:author="Chen Heller" w:date="2023-07-23T08:45:00Z">
          <w:pPr/>
        </w:pPrChange>
      </w:pPr>
      <w:ins w:id="639" w:author="Chen Heller" w:date="2023-07-23T08:45:00Z">
        <w:del w:id="640" w:author="user" w:date="2023-07-26T15:21:00Z">
          <w:r w:rsidRPr="05E4EA41" w:rsidDel="00561A23">
            <w:delText>Half of the targers are natural and half artificial.</w:delText>
          </w:r>
        </w:del>
      </w:ins>
    </w:p>
    <w:p w14:paraId="693CB2D9" w14:textId="54FF952A" w:rsidR="008901B2" w:rsidDel="00561A23" w:rsidRDefault="2D303222">
      <w:pPr>
        <w:pStyle w:val="NoSpacing"/>
        <w:bidi w:val="0"/>
        <w:rPr>
          <w:ins w:id="641" w:author="Chen Heller" w:date="2023-07-23T08:47:00Z"/>
          <w:del w:id="642" w:author="user" w:date="2023-07-26T15:21:00Z"/>
        </w:rPr>
        <w:pPrChange w:id="643" w:author="Chen Heller" w:date="2023-07-23T08:47:00Z">
          <w:pPr/>
        </w:pPrChange>
      </w:pPr>
      <w:ins w:id="644" w:author="Chen Heller" w:date="2023-07-23T08:47:00Z">
        <w:del w:id="645" w:author="user" w:date="2023-07-26T15:21:00Z">
          <w:r w:rsidRPr="05E4EA41" w:rsidDel="00561A23">
            <w:delText xml:space="preserve">N_words_to_use – How many words should we use from </w:delText>
          </w:r>
        </w:del>
      </w:ins>
      <w:ins w:id="646" w:author="Chen Heller" w:date="2023-07-23T08:51:00Z">
        <w:del w:id="647" w:author="user" w:date="2023-07-26T15:21:00Z">
          <w:r w:rsidR="49660433" w:rsidRPr="05E4EA41" w:rsidDel="00561A23">
            <w:delText>our word</w:delText>
          </w:r>
          <w:r w:rsidR="56AA2CC2" w:rsidRPr="05E4EA41" w:rsidDel="00561A23">
            <w:delText>_freq_list</w:delText>
          </w:r>
        </w:del>
      </w:ins>
      <w:ins w:id="648" w:author="Chen Heller" w:date="2023-07-23T08:47:00Z">
        <w:del w:id="649" w:author="user" w:date="2023-07-26T15:21:00Z">
          <w:r w:rsidRPr="05E4EA41" w:rsidDel="00561A23">
            <w:delText>?</w:delText>
          </w:r>
        </w:del>
      </w:ins>
    </w:p>
    <w:p w14:paraId="4CCCF6A3" w14:textId="6F6812BD" w:rsidR="008901B2" w:rsidDel="00561A23" w:rsidRDefault="008901B2" w:rsidP="05E4EA41">
      <w:pPr>
        <w:pStyle w:val="NoSpacing"/>
        <w:bidi w:val="0"/>
        <w:rPr>
          <w:ins w:id="650" w:author="Chen Heller" w:date="2023-07-23T08:48:00Z"/>
          <w:del w:id="651" w:author="user" w:date="2023-07-26T15:21:00Z"/>
        </w:rPr>
      </w:pPr>
      <w:ins w:id="652" w:author="Chen Heller" w:date="2023-07-23T08:47:00Z">
        <w:del w:id="653" w:author="user" w:date="2023-07-26T15:21:00Z">
          <w:r w:rsidDel="00561A23">
            <w:tab/>
          </w:r>
          <w:r w:rsidDel="00561A23">
            <w:tab/>
          </w:r>
          <w:r w:rsidDel="00561A23">
            <w:tab/>
          </w:r>
          <w:r w:rsidR="2D303222" w:rsidRPr="05E4EA41" w:rsidDel="00561A23">
            <w:delText>There are 2 conditions (congruent/incongruent) and</w:delText>
          </w:r>
        </w:del>
      </w:ins>
      <w:ins w:id="654" w:author="Chen Heller" w:date="2023-07-23T08:48:00Z">
        <w:del w:id="655" w:author="user" w:date="2023-07-26T15:21:00Z">
          <w:r w:rsidR="2D303222" w:rsidRPr="05E4EA41" w:rsidDel="00561A23">
            <w:delText xml:space="preserve"> two categories (artificial/natural), </w:delText>
          </w:r>
        </w:del>
      </w:ins>
    </w:p>
    <w:p w14:paraId="0D6A4BD1" w14:textId="3A81B18D" w:rsidR="008901B2" w:rsidDel="00561A23" w:rsidRDefault="22C4C154">
      <w:pPr>
        <w:pStyle w:val="NoSpacing"/>
        <w:bidi w:val="0"/>
        <w:ind w:left="1440" w:firstLine="720"/>
        <w:rPr>
          <w:ins w:id="656" w:author="Chen Heller" w:date="2023-07-23T08:49:00Z"/>
          <w:del w:id="657" w:author="user" w:date="2023-07-26T15:21:00Z"/>
        </w:rPr>
        <w:pPrChange w:id="658" w:author="Chen Heller" w:date="2023-07-23T08:48:00Z">
          <w:pPr>
            <w:pStyle w:val="NoSpacing"/>
            <w:bidi w:val="0"/>
          </w:pPr>
        </w:pPrChange>
      </w:pPr>
      <w:ins w:id="659" w:author="Chen Heller" w:date="2023-07-23T08:49:00Z">
        <w:del w:id="660" w:author="user" w:date="2023-07-26T15:21:00Z">
          <w:r w:rsidRPr="05E4EA41" w:rsidDel="00561A23">
            <w:delText>T</w:delText>
          </w:r>
        </w:del>
      </w:ins>
      <w:ins w:id="661" w:author="Chen Heller" w:date="2023-07-23T08:48:00Z">
        <w:del w:id="662" w:author="user" w:date="2023-07-26T15:21:00Z">
          <w:r w:rsidR="2D303222" w:rsidRPr="05E4EA41" w:rsidDel="00561A23">
            <w:delText>herefor we divide the number of trial</w:delText>
          </w:r>
        </w:del>
      </w:ins>
      <w:ins w:id="663" w:author="Chen Heller" w:date="2023-07-23T08:49:00Z">
        <w:del w:id="664" w:author="user" w:date="2023-07-26T15:21:00Z">
          <w:r w:rsidR="2BBBECAC" w:rsidRPr="05E4EA41" w:rsidDel="00561A23">
            <w:delText>s</w:delText>
          </w:r>
        </w:del>
      </w:ins>
      <w:ins w:id="665" w:author="Chen Heller" w:date="2023-07-23T08:48:00Z">
        <w:del w:id="666" w:author="user" w:date="2023-07-26T15:21:00Z">
          <w:r w:rsidR="2D303222" w:rsidRPr="05E4EA41" w:rsidDel="00561A23">
            <w:delText xml:space="preserve"> by 4.</w:delText>
          </w:r>
          <w:r w:rsidR="798A017F" w:rsidRPr="05E4EA41" w:rsidDel="00561A23">
            <w:delText xml:space="preserve"> This gives us </w:delText>
          </w:r>
        </w:del>
      </w:ins>
      <w:ins w:id="667" w:author="Chen Heller" w:date="2023-07-23T08:50:00Z">
        <w:del w:id="668" w:author="user" w:date="2023-07-26T15:21:00Z">
          <w:r w:rsidR="04B6F138" w:rsidRPr="05E4EA41" w:rsidDel="00561A23">
            <w:delText xml:space="preserve">“X”, </w:delText>
          </w:r>
        </w:del>
      </w:ins>
      <w:ins w:id="669" w:author="Chen Heller" w:date="2023-07-23T08:48:00Z">
        <w:del w:id="670" w:author="user" w:date="2023-07-26T15:21:00Z">
          <w:r w:rsidR="798A017F" w:rsidRPr="05E4EA41" w:rsidDel="00561A23">
            <w:delText>the number of words in a</w:delText>
          </w:r>
        </w:del>
      </w:ins>
      <w:ins w:id="671" w:author="Chen Heller" w:date="2023-07-23T08:54:00Z">
        <w:del w:id="672" w:author="user" w:date="2023-07-26T15:21:00Z">
          <w:r w:rsidR="1E0CC15F" w:rsidRPr="05E4EA41" w:rsidDel="00561A23">
            <w:delText xml:space="preserve"> </w:delText>
          </w:r>
          <w:r w:rsidR="008901B2" w:rsidDel="00561A23">
            <w:tab/>
          </w:r>
        </w:del>
      </w:ins>
      <w:ins w:id="673" w:author="Chen Heller" w:date="2023-07-23T08:48:00Z">
        <w:del w:id="674" w:author="user" w:date="2023-07-26T15:21:00Z">
          <w:r w:rsidR="798A017F" w:rsidRPr="05E4EA41" w:rsidDel="00561A23">
            <w:delText>single category</w:delText>
          </w:r>
        </w:del>
      </w:ins>
      <w:ins w:id="675" w:author="Chen Heller" w:date="2023-07-23T08:50:00Z">
        <w:del w:id="676" w:author="user" w:date="2023-07-26T15:21:00Z">
          <w:r w:rsidR="3D2D99C1" w:rsidRPr="05E4EA41" w:rsidDel="00561A23">
            <w:delText>+condition combination</w:delText>
          </w:r>
        </w:del>
      </w:ins>
      <w:ins w:id="677" w:author="Chen Heller" w:date="2023-07-23T08:49:00Z">
        <w:del w:id="678" w:author="user" w:date="2023-07-26T15:21:00Z">
          <w:r w:rsidR="798A017F" w:rsidRPr="05E4EA41" w:rsidDel="00561A23">
            <w:delText>.</w:delText>
          </w:r>
        </w:del>
      </w:ins>
    </w:p>
    <w:p w14:paraId="34B42361" w14:textId="2CF03C36" w:rsidR="008901B2" w:rsidDel="00561A23" w:rsidRDefault="0B39C4FD" w:rsidP="05E4EA41">
      <w:pPr>
        <w:pStyle w:val="NoSpacing"/>
        <w:bidi w:val="0"/>
        <w:ind w:left="1440" w:firstLine="720"/>
        <w:rPr>
          <w:ins w:id="679" w:author="Chen Heller" w:date="2023-07-23T08:53:00Z"/>
          <w:del w:id="680" w:author="user" w:date="2023-07-26T15:21:00Z"/>
        </w:rPr>
      </w:pPr>
      <w:ins w:id="681" w:author="Chen Heller" w:date="2023-07-23T08:52:00Z">
        <w:del w:id="682" w:author="user" w:date="2023-07-26T15:21:00Z">
          <w:r w:rsidRPr="05E4EA41" w:rsidDel="00561A23">
            <w:delText xml:space="preserve">The words can’t repeat in a single block, </w:delText>
          </w:r>
        </w:del>
      </w:ins>
      <w:ins w:id="683" w:author="Chen Heller" w:date="2023-07-23T08:53:00Z">
        <w:del w:id="684" w:author="user" w:date="2023-07-26T15:21:00Z">
          <w:r w:rsidR="09DEE931" w:rsidRPr="05E4EA41" w:rsidDel="00561A23">
            <w:delText xml:space="preserve">and in every block we have both categories of </w:delText>
          </w:r>
        </w:del>
      </w:ins>
    </w:p>
    <w:p w14:paraId="283C6406" w14:textId="7DE2235D" w:rsidR="008901B2" w:rsidDel="00946489" w:rsidRDefault="09DEE931" w:rsidP="05E4EA41">
      <w:pPr>
        <w:pStyle w:val="NoSpacing"/>
        <w:bidi w:val="0"/>
        <w:ind w:left="1440" w:firstLine="720"/>
        <w:rPr>
          <w:ins w:id="685" w:author="Chen Heller" w:date="2023-07-23T08:26:00Z"/>
          <w:del w:id="686" w:author="user" w:date="2023-07-26T15:38:00Z"/>
        </w:rPr>
      </w:pPr>
      <w:ins w:id="687" w:author="Chen Heller" w:date="2023-07-23T08:53:00Z">
        <w:del w:id="688" w:author="user" w:date="2023-07-26T15:21:00Z">
          <w:r w:rsidRPr="05E4EA41" w:rsidDel="00561A23">
            <w:delText xml:space="preserve">words, </w:delText>
          </w:r>
        </w:del>
      </w:ins>
      <w:ins w:id="689" w:author="Chen Heller" w:date="2023-07-23T08:52:00Z">
        <w:del w:id="690" w:author="user" w:date="2023-07-26T15:21:00Z">
          <w:r w:rsidR="0B39C4FD" w:rsidRPr="05E4EA41" w:rsidDel="00561A23">
            <w:delText xml:space="preserve">therefor we need </w:delText>
          </w:r>
        </w:del>
      </w:ins>
      <w:ins w:id="691" w:author="Chen Heller" w:date="2023-07-23T08:53:00Z">
        <w:del w:id="692" w:author="user" w:date="2023-07-26T15:21:00Z">
          <w:r w:rsidR="0B39C4FD" w:rsidRPr="05E4EA41" w:rsidDel="00561A23">
            <w:delText xml:space="preserve">a </w:delText>
          </w:r>
        </w:del>
      </w:ins>
      <w:ins w:id="693" w:author="Chen Heller" w:date="2023-07-23T08:52:00Z">
        <w:del w:id="694" w:author="user" w:date="2023-07-26T15:21:00Z">
          <w:r w:rsidR="0B39C4FD" w:rsidRPr="05E4EA41" w:rsidDel="00561A23">
            <w:delText>quotient of X</w:delText>
          </w:r>
        </w:del>
      </w:ins>
      <w:ins w:id="695" w:author="Chen Heller" w:date="2023-07-23T08:53:00Z">
        <w:del w:id="696" w:author="user" w:date="2023-07-26T15:21:00Z">
          <w:r w:rsidR="5E1ED031" w:rsidRPr="05E4EA41" w:rsidDel="00561A23">
            <w:delText xml:space="preserve"> that is larger the </w:delText>
          </w:r>
          <w:r w:rsidR="18459342" w:rsidRPr="05E4EA41" w:rsidDel="00561A23">
            <w:delText xml:space="preserve">half a </w:delText>
          </w:r>
          <w:r w:rsidR="5E1ED031" w:rsidRPr="05E4EA41" w:rsidDel="00561A23">
            <w:delText>block size.</w:delText>
          </w:r>
        </w:del>
      </w:ins>
    </w:p>
    <w:p w14:paraId="326771BE" w14:textId="38E6354B" w:rsidR="008901B2" w:rsidDel="00946489" w:rsidRDefault="008901B2" w:rsidP="00946489">
      <w:pPr>
        <w:pStyle w:val="NoSpacing"/>
        <w:bidi w:val="0"/>
        <w:ind w:left="1440" w:firstLine="720"/>
        <w:rPr>
          <w:ins w:id="697" w:author="Chen Heller" w:date="2023-07-23T08:34:00Z"/>
          <w:del w:id="698" w:author="user" w:date="2023-07-26T15:38:00Z"/>
        </w:rPr>
        <w:pPrChange w:id="699" w:author="user" w:date="2023-07-26T15:38:00Z">
          <w:pPr>
            <w:pStyle w:val="NoSpacing"/>
            <w:bidi w:val="0"/>
            <w:ind w:left="720" w:firstLine="720"/>
          </w:pPr>
        </w:pPrChange>
      </w:pPr>
    </w:p>
    <w:p w14:paraId="46535BE5" w14:textId="52F9FF66" w:rsidR="008901B2" w:rsidDel="00D15C3C" w:rsidRDefault="7483A435">
      <w:pPr>
        <w:pStyle w:val="Heading2"/>
        <w:bidi w:val="0"/>
        <w:rPr>
          <w:ins w:id="700" w:author="Chen Heller" w:date="2023-07-23T08:35:00Z"/>
          <w:del w:id="701" w:author="user" w:date="2023-07-26T15:12:00Z"/>
        </w:rPr>
        <w:pPrChange w:id="702" w:author="Chen Heller" w:date="2023-07-23T08:34:00Z">
          <w:pPr>
            <w:pStyle w:val="NoSpacing"/>
            <w:bidi w:val="0"/>
            <w:ind w:left="720" w:firstLine="720"/>
          </w:pPr>
        </w:pPrChange>
      </w:pPr>
      <w:ins w:id="703" w:author="Chen Heller" w:date="2023-07-23T08:34:00Z">
        <w:del w:id="704" w:author="user" w:date="2023-07-26T15:12:00Z">
          <w:r w:rsidDel="00D15C3C">
            <w:delText>MakeMasks</w:delText>
          </w:r>
        </w:del>
      </w:ins>
    </w:p>
    <w:p w14:paraId="6EB3C856" w14:textId="29E3279E" w:rsidR="008901B2" w:rsidDel="00D15C3C" w:rsidRDefault="7483A435">
      <w:pPr>
        <w:pStyle w:val="NoSpacing"/>
        <w:bidi w:val="0"/>
        <w:rPr>
          <w:ins w:id="705" w:author="Chen Heller" w:date="2023-07-23T08:36:00Z"/>
          <w:del w:id="706" w:author="user" w:date="2023-07-26T15:12:00Z"/>
        </w:rPr>
        <w:pPrChange w:id="707" w:author="Chen Heller" w:date="2023-07-23T08:35:00Z">
          <w:pPr>
            <w:pStyle w:val="Heading3"/>
            <w:bidi w:val="0"/>
          </w:pPr>
        </w:pPrChange>
      </w:pPr>
      <w:ins w:id="708" w:author="Chen Heller" w:date="2023-07-23T08:35:00Z">
        <w:del w:id="709" w:author="user" w:date="2023-07-26T15:12:00Z">
          <w:r w:rsidDel="00D15C3C">
            <w:delText xml:space="preserve">Create masks from squares and diamonds </w:delText>
          </w:r>
        </w:del>
      </w:ins>
      <w:ins w:id="710" w:author="Chen Heller" w:date="2023-07-23T08:36:00Z">
        <w:del w:id="711" w:author="user" w:date="2023-07-26T15:12:00Z">
          <w:r w:rsidDel="00D15C3C">
            <w:delText>in random locations.</w:delText>
          </w:r>
        </w:del>
      </w:ins>
    </w:p>
    <w:p w14:paraId="2E902FE0" w14:textId="6EE05CC2" w:rsidR="008901B2" w:rsidDel="00D15C3C" w:rsidRDefault="699BDD82" w:rsidP="05E4EA41">
      <w:pPr>
        <w:pStyle w:val="NoSpacing"/>
        <w:bidi w:val="0"/>
        <w:rPr>
          <w:ins w:id="712" w:author="Chen Heller" w:date="2023-07-23T08:38:00Z"/>
          <w:del w:id="713" w:author="user" w:date="2023-07-26T15:12:00Z"/>
        </w:rPr>
      </w:pPr>
      <w:ins w:id="714" w:author="Chen Heller" w:date="2023-07-23T08:38:00Z">
        <w:del w:id="715" w:author="user" w:date="2023-07-26T15:12:00Z">
          <w:r w:rsidDel="00D15C3C">
            <w:delText>The s</w:delText>
          </w:r>
        </w:del>
      </w:ins>
      <w:ins w:id="716" w:author="Chen Heller" w:date="2023-07-23T08:36:00Z">
        <w:del w:id="717" w:author="user" w:date="2023-07-26T15:12:00Z">
          <w:r w:rsidR="7483A435" w:rsidDel="00D15C3C">
            <w:delText xml:space="preserve">hapes' line thickness should match that of the </w:delText>
          </w:r>
        </w:del>
      </w:ins>
      <w:ins w:id="718" w:author="Chen Heller" w:date="2023-07-23T08:37:00Z">
        <w:del w:id="719" w:author="user" w:date="2023-07-26T15:12:00Z">
          <w:r w:rsidR="7483A435" w:rsidDel="00D15C3C">
            <w:delText xml:space="preserve">Font used for the </w:delText>
          </w:r>
        </w:del>
      </w:ins>
      <w:ins w:id="720" w:author="Chen Heller" w:date="2023-07-23T08:36:00Z">
        <w:del w:id="721" w:author="user" w:date="2023-07-26T15:12:00Z">
          <w:r w:rsidR="7483A435" w:rsidDel="00D15C3C">
            <w:delText>word stimuli.</w:delText>
          </w:r>
        </w:del>
      </w:ins>
    </w:p>
    <w:p w14:paraId="6133E623" w14:textId="6FD5EECF" w:rsidR="008901B2" w:rsidDel="00D15C3C" w:rsidRDefault="42742812" w:rsidP="00E2315B">
      <w:pPr>
        <w:pStyle w:val="NoSpacing"/>
        <w:bidi w:val="0"/>
        <w:rPr>
          <w:ins w:id="722" w:author="Chen Heller" w:date="2023-07-23T09:21:00Z"/>
          <w:del w:id="723" w:author="user" w:date="2023-07-26T15:12:00Z"/>
        </w:rPr>
      </w:pPr>
      <w:ins w:id="724" w:author="Chen Heller" w:date="2023-07-23T08:38:00Z">
        <w:del w:id="725" w:author="user" w:date="2023-07-26T15:12:00Z">
          <w:r w:rsidDel="00D15C3C">
            <w:delText>Additionally, the area covered by the shapes should match the one described in the Methods section of the paper an</w:delText>
          </w:r>
        </w:del>
      </w:ins>
      <w:ins w:id="726" w:author="Chen Heller" w:date="2023-07-23T08:39:00Z">
        <w:del w:id="727" w:author="user" w:date="2023-07-26T15:12:00Z">
          <w:r w:rsidDel="00D15C3C">
            <w:delText>d cover the entire word stimulus</w:delText>
          </w:r>
        </w:del>
      </w:ins>
      <w:ins w:id="728" w:author="Chen Heller" w:date="2023-07-23T08:38:00Z">
        <w:del w:id="729" w:author="user" w:date="2023-07-26T15:12:00Z">
          <w:r w:rsidDel="00D15C3C">
            <w:delText>.</w:delText>
          </w:r>
        </w:del>
      </w:ins>
    </w:p>
    <w:p w14:paraId="6BD97DFB" w14:textId="4CB9D677" w:rsidR="008901B2" w:rsidDel="00D26DAF" w:rsidRDefault="3CCD2FD2" w:rsidP="00D15C3C">
      <w:pPr>
        <w:pStyle w:val="NoSpacing"/>
        <w:bidi w:val="0"/>
        <w:rPr>
          <w:ins w:id="730" w:author="Chen Heller" w:date="2023-07-23T09:22:00Z"/>
          <w:del w:id="731" w:author="user" w:date="2023-07-26T15:04:00Z"/>
        </w:rPr>
        <w:pPrChange w:id="732" w:author="user" w:date="2023-07-26T15:12:00Z">
          <w:pPr>
            <w:pStyle w:val="NoSpacing"/>
            <w:bidi w:val="0"/>
          </w:pPr>
        </w:pPrChange>
      </w:pPr>
      <w:ins w:id="733" w:author="Chen Heller" w:date="2023-07-23T09:21:00Z">
        <w:del w:id="734" w:author="user" w:date="2023-07-26T15:04:00Z">
          <w:r w:rsidDel="00D26DAF">
            <w:delText>Te</w:delText>
          </w:r>
        </w:del>
      </w:ins>
      <w:ins w:id="735" w:author="Chen Heller" w:date="2023-07-23T09:22:00Z">
        <w:del w:id="736" w:author="user" w:date="2023-07-26T15:04:00Z">
          <w:r w:rsidDel="00D26DAF">
            <w:delText>sts</w:delText>
          </w:r>
        </w:del>
      </w:ins>
    </w:p>
    <w:p w14:paraId="4DF40071" w14:textId="1F6F0DB2" w:rsidR="008901B2" w:rsidDel="00D26DAF" w:rsidRDefault="2C3E9CD2" w:rsidP="00D15C3C">
      <w:pPr>
        <w:pStyle w:val="NoSpacing"/>
        <w:bidi w:val="0"/>
        <w:rPr>
          <w:del w:id="737" w:author="user" w:date="2023-07-26T15:04:00Z"/>
          <w:rtl/>
        </w:rPr>
        <w:pPrChange w:id="738" w:author="user" w:date="2023-07-26T15:12:00Z">
          <w:pPr>
            <w:pStyle w:val="Heading3"/>
            <w:bidi w:val="0"/>
          </w:pPr>
        </w:pPrChange>
      </w:pPr>
      <w:del w:id="739" w:author="user" w:date="2023-07-26T15:04:00Z">
        <w:r w:rsidDel="00D26DAF">
          <w:delText>Photodiode</w:delText>
        </w:r>
      </w:del>
    </w:p>
    <w:p w14:paraId="58506F25" w14:textId="0D1E5C01" w:rsidR="008901B2" w:rsidDel="00D26DAF" w:rsidRDefault="0FCB3A24" w:rsidP="00D15C3C">
      <w:pPr>
        <w:pStyle w:val="NoSpacing"/>
        <w:bidi w:val="0"/>
        <w:rPr>
          <w:moveFrom w:id="740" w:author="user" w:date="2023-07-26T15:05:00Z"/>
          <w:rtl/>
        </w:rPr>
        <w:pPrChange w:id="741" w:author="user" w:date="2023-07-26T15:12:00Z">
          <w:pPr>
            <w:pStyle w:val="ListParagraph"/>
            <w:numPr>
              <w:numId w:val="4"/>
            </w:numPr>
            <w:bidi w:val="0"/>
            <w:ind w:hanging="360"/>
          </w:pPr>
        </w:pPrChange>
      </w:pPr>
      <w:moveFromRangeStart w:id="742" w:author="user" w:date="2023-07-26T15:05:00Z" w:name="move141276339"/>
      <w:moveFrom w:id="743" w:author="user" w:date="2023-07-26T15:05:00Z">
        <w:r w:rsidRPr="05E4EA41" w:rsidDel="00D26DAF">
          <w:t>Make a black/white textures – in initConstants next to FIXATION_TXTR create a similar BLACK/WHITE_TXTR with the ‘black/white_screen.jpg’ files.</w:t>
        </w:r>
      </w:moveFrom>
    </w:p>
    <w:p w14:paraId="65D588AC" w14:textId="18402F0C" w:rsidR="008901B2" w:rsidDel="00D26DAF" w:rsidRDefault="195103F5" w:rsidP="00D15C3C">
      <w:pPr>
        <w:pStyle w:val="NoSpacing"/>
        <w:bidi w:val="0"/>
        <w:rPr>
          <w:moveFrom w:id="744" w:author="user" w:date="2023-07-26T15:05:00Z"/>
          <w:rFonts w:ascii="Consolas" w:eastAsia="Consolas" w:hAnsi="Consolas" w:cs="Consolas"/>
          <w:sz w:val="20"/>
          <w:szCs w:val="20"/>
        </w:rPr>
        <w:pPrChange w:id="745" w:author="user" w:date="2023-07-26T15:12:00Z">
          <w:pPr>
            <w:pStyle w:val="ListParagraph"/>
            <w:numPr>
              <w:numId w:val="4"/>
            </w:numPr>
            <w:bidi w:val="0"/>
            <w:ind w:hanging="360"/>
          </w:pPr>
        </w:pPrChange>
      </w:pPr>
      <w:moveFrom w:id="746" w:author="user" w:date="2023-07-26T15:05:00Z">
        <w:r w:rsidRPr="05E4EA41" w:rsidDel="00D26DAF">
          <w:rPr>
            <w:b/>
            <w:bCs/>
          </w:rPr>
          <w:t xml:space="preserve">Replace </w:t>
        </w:r>
        <w:r w:rsidR="2C3E9CD2" w:rsidRPr="05E4EA41" w:rsidDel="00D26DAF">
          <w:rPr>
            <w:b/>
            <w:bCs/>
          </w:rPr>
          <w:t xml:space="preserve">fixation </w:t>
        </w:r>
        <w:r w:rsidR="302F6C8E" w:rsidRPr="05E4EA41" w:rsidDel="00D26DAF">
          <w:rPr>
            <w:b/>
            <w:bCs/>
          </w:rPr>
          <w:t xml:space="preserve">with </w:t>
        </w:r>
        <w:r w:rsidR="2FEECA8F" w:rsidRPr="05E4EA41" w:rsidDel="00D26DAF">
          <w:rPr>
            <w:b/>
            <w:bCs/>
          </w:rPr>
          <w:t xml:space="preserve">a </w:t>
        </w:r>
        <w:r w:rsidR="2C3E9CD2" w:rsidRPr="05E4EA41" w:rsidDel="00D26DAF">
          <w:rPr>
            <w:b/>
            <w:bCs/>
          </w:rPr>
          <w:t>black screen</w:t>
        </w:r>
        <w:r w:rsidR="4F5C47AB" w:rsidRPr="05E4EA41" w:rsidDel="00D26DAF">
          <w:rPr>
            <w:b/>
            <w:bCs/>
          </w:rPr>
          <w:t xml:space="preserve"> – </w:t>
        </w:r>
        <w:r w:rsidR="4F5C47AB" w:rsidDel="00D26DAF">
          <w:t xml:space="preserve">in </w:t>
        </w:r>
        <w:r w:rsidR="4D155398" w:rsidDel="00D26DAF">
          <w:t>initConstants.m assign FIXATION_TXTR</w:t>
        </w:r>
        <w:r w:rsidR="09C19FB5" w:rsidDel="00D26DAF">
          <w:t xml:space="preserve"> =</w:t>
        </w:r>
        <w:r w:rsidR="2F7793A5" w:rsidDel="00D26DAF">
          <w:t xml:space="preserve"> BLACK_TXTR.</w:t>
        </w:r>
      </w:moveFrom>
    </w:p>
    <w:p w14:paraId="05DCECC0" w14:textId="0030FD98" w:rsidR="008901B2" w:rsidDel="00D26DAF" w:rsidRDefault="7F832C33" w:rsidP="00D15C3C">
      <w:pPr>
        <w:pStyle w:val="NoSpacing"/>
        <w:bidi w:val="0"/>
        <w:rPr>
          <w:moveFrom w:id="747" w:author="user" w:date="2023-07-26T15:05:00Z"/>
        </w:rPr>
        <w:pPrChange w:id="748" w:author="user" w:date="2023-07-26T15:12:00Z">
          <w:pPr>
            <w:pStyle w:val="ListParagraph"/>
            <w:numPr>
              <w:numId w:val="4"/>
            </w:numPr>
            <w:bidi w:val="0"/>
            <w:ind w:hanging="360"/>
          </w:pPr>
        </w:pPrChange>
      </w:pPr>
      <w:moveFrom w:id="749" w:author="user" w:date="2023-07-26T15:05:00Z">
        <w:r w:rsidRPr="05E4EA41" w:rsidDel="00D26DAF">
          <w:rPr>
            <w:b/>
            <w:bCs/>
          </w:rPr>
          <w:t xml:space="preserve">Change </w:t>
        </w:r>
        <w:r w:rsidR="4546581C" w:rsidRPr="05E4EA41" w:rsidDel="00D26DAF">
          <w:rPr>
            <w:b/>
            <w:bCs/>
          </w:rPr>
          <w:t xml:space="preserve">masks to black/white screens – </w:t>
        </w:r>
        <w:r w:rsidRPr="05E4EA41" w:rsidDel="00D26DAF">
          <w:t>Mask1=white screen, Mask2=black screen, Mask3=black screen</w:t>
        </w:r>
        <w:r w:rsidR="07946DB7" w:rsidRPr="05E4EA41" w:rsidDel="00D26DAF">
          <w:t>. A</w:t>
        </w:r>
        <w:r w:rsidR="34A3B9CA" w:rsidRPr="05E4EA41" w:rsidDel="00D26DAF">
          <w:t xml:space="preserve">fter generating </w:t>
        </w:r>
        <w:r w:rsidR="7C8B0192" w:rsidRPr="05E4EA41" w:rsidDel="00D26DAF">
          <w:t>trials in main.m, use this snippet:</w:t>
        </w:r>
      </w:moveFrom>
    </w:p>
    <w:p w14:paraId="285DB81D" w14:textId="62184A00" w:rsidR="008901B2" w:rsidDel="00D26DAF" w:rsidRDefault="7C8B0192" w:rsidP="00D15C3C">
      <w:pPr>
        <w:pStyle w:val="NoSpacing"/>
        <w:bidi w:val="0"/>
        <w:rPr>
          <w:moveFrom w:id="750" w:author="user" w:date="2023-07-26T15:05:00Z"/>
        </w:rPr>
        <w:pPrChange w:id="751" w:author="user" w:date="2023-07-26T15:12:00Z">
          <w:pPr>
            <w:bidi w:val="0"/>
          </w:pPr>
        </w:pPrChange>
      </w:pPr>
      <w:moveFrom w:id="752" w:author="user" w:date="2023-07-26T15:05:00Z">
        <w:r w:rsidRPr="05E4EA41" w:rsidDel="00D26DAF">
          <w:t>Trials.mask1 = repmat(p.WHITE_</w:t>
        </w:r>
        <w:r w:rsidR="0877C9E5" w:rsidRPr="05E4EA41" w:rsidDel="00D26DAF">
          <w:t>TXTR</w:t>
        </w:r>
        <w:r w:rsidRPr="05E4EA41" w:rsidDel="00D26DAF">
          <w:t>, height(trials), 1)</w:t>
        </w:r>
      </w:moveFrom>
    </w:p>
    <w:p w14:paraId="11798379" w14:textId="09EC115D" w:rsidR="008901B2" w:rsidDel="00D26DAF" w:rsidRDefault="7C8B0192" w:rsidP="00D15C3C">
      <w:pPr>
        <w:pStyle w:val="NoSpacing"/>
        <w:bidi w:val="0"/>
        <w:rPr>
          <w:moveFrom w:id="753" w:author="user" w:date="2023-07-26T15:05:00Z"/>
        </w:rPr>
        <w:pPrChange w:id="754" w:author="user" w:date="2023-07-26T15:12:00Z">
          <w:pPr>
            <w:bidi w:val="0"/>
          </w:pPr>
        </w:pPrChange>
      </w:pPr>
      <w:moveFrom w:id="755" w:author="user" w:date="2023-07-26T15:05:00Z">
        <w:r w:rsidRPr="05E4EA41" w:rsidDel="00D26DAF">
          <w:t>Trials.mask2 = repmat(p.BLACK_</w:t>
        </w:r>
        <w:r w:rsidR="2EA188AC" w:rsidRPr="05E4EA41" w:rsidDel="00D26DAF">
          <w:t>TXTR</w:t>
        </w:r>
        <w:r w:rsidRPr="05E4EA41" w:rsidDel="00D26DAF">
          <w:t>, height(trials), 1)</w:t>
        </w:r>
      </w:moveFrom>
    </w:p>
    <w:p w14:paraId="4D22E17E" w14:textId="33173ED4" w:rsidR="008901B2" w:rsidDel="00D26DAF" w:rsidRDefault="7C8B0192" w:rsidP="00D15C3C">
      <w:pPr>
        <w:pStyle w:val="NoSpacing"/>
        <w:bidi w:val="0"/>
        <w:rPr>
          <w:moveFrom w:id="756" w:author="user" w:date="2023-07-26T15:05:00Z"/>
        </w:rPr>
        <w:pPrChange w:id="757" w:author="user" w:date="2023-07-26T15:12:00Z">
          <w:pPr>
            <w:bidi w:val="0"/>
          </w:pPr>
        </w:pPrChange>
      </w:pPr>
      <w:moveFrom w:id="758" w:author="user" w:date="2023-07-26T15:05:00Z">
        <w:r w:rsidRPr="05E4EA41" w:rsidDel="00D26DAF">
          <w:t>Trials.mask3 = repmat(p.BLACK_</w:t>
        </w:r>
        <w:r w:rsidR="706CE8EB" w:rsidRPr="05E4EA41" w:rsidDel="00D26DAF">
          <w:t>TXTR</w:t>
        </w:r>
        <w:r w:rsidRPr="05E4EA41" w:rsidDel="00D26DAF">
          <w:t>, height(trials), 1)</w:t>
        </w:r>
      </w:moveFrom>
    </w:p>
    <w:p w14:paraId="1C1C7ED5" w14:textId="30F9AC36" w:rsidR="008901B2" w:rsidDel="00D26DAF" w:rsidRDefault="68411D50" w:rsidP="00D15C3C">
      <w:pPr>
        <w:pStyle w:val="NoSpacing"/>
        <w:bidi w:val="0"/>
        <w:rPr>
          <w:moveFrom w:id="759" w:author="user" w:date="2023-07-26T15:05:00Z"/>
        </w:rPr>
        <w:pPrChange w:id="760" w:author="user" w:date="2023-07-26T15:12:00Z">
          <w:pPr>
            <w:pStyle w:val="ListParagraph"/>
            <w:numPr>
              <w:numId w:val="4"/>
            </w:numPr>
            <w:bidi w:val="0"/>
            <w:ind w:hanging="360"/>
          </w:pPr>
        </w:pPrChange>
      </w:pPr>
      <w:moveFrom w:id="761" w:author="user" w:date="2023-07-26T15:05:00Z">
        <w:r w:rsidRPr="05E4EA41" w:rsidDel="00D26DAF">
          <w:rPr>
            <w:b/>
            <w:bCs/>
          </w:rPr>
          <w:t xml:space="preserve">Replace prime and target with white screen – </w:t>
        </w:r>
        <w:r w:rsidRPr="05E4EA41" w:rsidDel="00D26DAF">
          <w:t xml:space="preserve">in showWord.m </w:t>
        </w:r>
        <w:r w:rsidR="5F24514F" w:rsidRPr="05E4EA41" w:rsidDel="00D26DAF">
          <w:t xml:space="preserve">replace showing the words with </w:t>
        </w:r>
      </w:moveFrom>
    </w:p>
    <w:p w14:paraId="45AA918C" w14:textId="14D2AE85" w:rsidR="008901B2" w:rsidDel="00D26DAF" w:rsidRDefault="68411D50" w:rsidP="00D15C3C">
      <w:pPr>
        <w:pStyle w:val="NoSpacing"/>
        <w:bidi w:val="0"/>
        <w:rPr>
          <w:moveFrom w:id="762" w:author="user" w:date="2023-07-26T15:05:00Z"/>
        </w:rPr>
        <w:pPrChange w:id="763" w:author="user" w:date="2023-07-26T15:12:00Z">
          <w:pPr>
            <w:bidi w:val="0"/>
          </w:pPr>
        </w:pPrChange>
      </w:pPr>
      <w:moveFrom w:id="764" w:author="user" w:date="2023-07-26T15:05:00Z">
        <w:r w:rsidRPr="05E4EA41" w:rsidDel="00D26DAF">
          <w:t>Screen(‘DrawTexture’, p.w, p.WHITE_</w:t>
        </w:r>
        <w:r w:rsidR="4F4DB0A9" w:rsidRPr="05E4EA41" w:rsidDel="00D26DAF">
          <w:t>TXTR</w:t>
        </w:r>
        <w:r w:rsidRPr="05E4EA41" w:rsidDel="00D26DAF">
          <w:t>)</w:t>
        </w:r>
      </w:moveFrom>
    </w:p>
    <w:p w14:paraId="3C8B9405" w14:textId="26BD960D" w:rsidR="008901B2" w:rsidRDefault="139ACC8F" w:rsidP="00D15C3C">
      <w:pPr>
        <w:pStyle w:val="NoSpacing"/>
        <w:bidi w:val="0"/>
        <w:pPrChange w:id="765" w:author="user" w:date="2023-07-26T15:12:00Z">
          <w:pPr>
            <w:pStyle w:val="ListParagraph"/>
            <w:numPr>
              <w:numId w:val="4"/>
            </w:numPr>
            <w:bidi w:val="0"/>
            <w:ind w:hanging="360"/>
          </w:pPr>
        </w:pPrChange>
      </w:pPr>
      <w:moveFrom w:id="766" w:author="user" w:date="2023-07-26T15:05:00Z">
        <w:r w:rsidRPr="05E4EA41" w:rsidDel="00D26DAF">
          <w:rPr>
            <w:b/>
            <w:bCs/>
          </w:rPr>
          <w:t xml:space="preserve">Replace categorization screen with a black screen – </w:t>
        </w:r>
        <w:r w:rsidRPr="05E4EA41" w:rsidDel="00D26DAF">
          <w:t>in</w:t>
        </w:r>
        <w:r w:rsidR="02FE0D5C" w:rsidRPr="05E4EA41" w:rsidDel="00D26DAF">
          <w:t xml:space="preserve"> getTraj.m replace p.CATEGOR_TXTR with </w:t>
        </w:r>
        <w:r w:rsidR="79D07502" w:rsidRPr="05E4EA41" w:rsidDel="00D26DAF">
          <w:t>p.BLACK_TXTR.</w:t>
        </w:r>
      </w:moveFrom>
      <w:moveFromRangeEnd w:id="742"/>
    </w:p>
    <w:p w14:paraId="2F1E9F1F" w14:textId="79DAAE65" w:rsidR="008901B2" w:rsidRDefault="79D07502" w:rsidP="05E4EA41">
      <w:pPr>
        <w:pStyle w:val="Heading2"/>
        <w:bidi w:val="0"/>
      </w:pPr>
      <w:r>
        <w:t>Previous problems</w:t>
      </w:r>
    </w:p>
    <w:p w14:paraId="214D48A6" w14:textId="561FA661" w:rsidR="008901B2" w:rsidRDefault="6116DEE0" w:rsidP="05E4EA41">
      <w:pPr>
        <w:pStyle w:val="NoSpacing"/>
        <w:numPr>
          <w:ilvl w:val="0"/>
          <w:numId w:val="3"/>
        </w:numPr>
        <w:bidi w:val="0"/>
      </w:pPr>
      <w:r>
        <w:t xml:space="preserve">Creating a new font – MATLAB only reads the first line of font names. Use </w:t>
      </w:r>
      <w:hyperlink r:id="rId9">
        <w:r w:rsidRPr="05E4EA41">
          <w:rPr>
            <w:rStyle w:val="Hyperlink"/>
          </w:rPr>
          <w:t>online font editor</w:t>
        </w:r>
      </w:hyperlink>
      <w:r>
        <w:t xml:space="preserve"> to create a font and give a one liner name.</w:t>
      </w:r>
    </w:p>
    <w:p w14:paraId="5B79BFCB" w14:textId="01D3300F" w:rsidR="008901B2" w:rsidRDefault="754688D1" w:rsidP="05E4EA41">
      <w:pPr>
        <w:pStyle w:val="NoSpacing"/>
        <w:numPr>
          <w:ilvl w:val="0"/>
          <w:numId w:val="3"/>
        </w:numPr>
        <w:bidi w:val="0"/>
      </w:pPr>
      <w:r w:rsidRPr="05E4EA41">
        <w:t xml:space="preserve">Cropped letters – Tall letters are cropped. Avoid using them or make a them shorter with an </w:t>
      </w:r>
      <w:hyperlink r:id="rId10">
        <w:r w:rsidRPr="05E4EA41">
          <w:rPr>
            <w:rStyle w:val="Hyperlink"/>
          </w:rPr>
          <w:t>online font editor.</w:t>
        </w:r>
      </w:hyperlink>
    </w:p>
    <w:p w14:paraId="752FDDF3" w14:textId="7EB69834" w:rsidR="008901B2" w:rsidRDefault="754688D1" w:rsidP="05E4EA41">
      <w:pPr>
        <w:pStyle w:val="NoSpacing"/>
        <w:numPr>
          <w:ilvl w:val="0"/>
          <w:numId w:val="3"/>
        </w:numPr>
        <w:bidi w:val="0"/>
      </w:pPr>
      <w:r w:rsidRPr="05E4EA41">
        <w:t>Mask are created with a white background – MATLAB saves jpg with a white background for optimal printing contrast. Solution:</w:t>
      </w:r>
    </w:p>
    <w:p w14:paraId="52CCBFBD" w14:textId="5768B152" w:rsidR="008901B2" w:rsidRDefault="754688D1" w:rsidP="05E4EA41">
      <w:pPr>
        <w:pStyle w:val="NoSpacing"/>
        <w:bidi w:val="0"/>
      </w:pPr>
      <w:proofErr w:type="gramStart"/>
      <w:r w:rsidRPr="05E4EA41">
        <w:t>Set(</w:t>
      </w:r>
      <w:proofErr w:type="spellStart"/>
      <w:proofErr w:type="gramEnd"/>
      <w:r w:rsidRPr="05E4EA41">
        <w:t>gcf</w:t>
      </w:r>
      <w:proofErr w:type="spellEnd"/>
      <w:r w:rsidRPr="05E4EA41">
        <w:t>, ‘color’, [0.5,0.5,0.5])</w:t>
      </w:r>
    </w:p>
    <w:p w14:paraId="42C5715B" w14:textId="08E0CE4B" w:rsidR="008901B2" w:rsidRDefault="754688D1" w:rsidP="05E4EA41">
      <w:pPr>
        <w:pStyle w:val="NoSpacing"/>
        <w:bidi w:val="0"/>
      </w:pPr>
      <w:proofErr w:type="gramStart"/>
      <w:r w:rsidRPr="05E4EA41">
        <w:t>Set(</w:t>
      </w:r>
      <w:proofErr w:type="spellStart"/>
      <w:proofErr w:type="gramEnd"/>
      <w:r w:rsidRPr="05E4EA41">
        <w:t>gcf</w:t>
      </w:r>
      <w:proofErr w:type="spellEnd"/>
      <w:r w:rsidRPr="05E4EA41">
        <w:t>, ‘</w:t>
      </w:r>
      <w:proofErr w:type="spellStart"/>
      <w:r w:rsidRPr="05E4EA41">
        <w:t>InvertHardcopy</w:t>
      </w:r>
      <w:proofErr w:type="spellEnd"/>
      <w:r w:rsidRPr="05E4EA41">
        <w:t>’, ‘off’)</w:t>
      </w:r>
    </w:p>
    <w:p w14:paraId="2CEA6EFC" w14:textId="18F39030" w:rsidR="008901B2" w:rsidRDefault="754688D1" w:rsidP="05E4EA41">
      <w:pPr>
        <w:pStyle w:val="NoSpacing"/>
        <w:numPr>
          <w:ilvl w:val="0"/>
          <w:numId w:val="3"/>
        </w:numPr>
        <w:bidi w:val="0"/>
      </w:pPr>
      <w:r w:rsidRPr="05E4EA41">
        <w:t xml:space="preserve">Masks are </w:t>
      </w:r>
      <w:proofErr w:type="spellStart"/>
      <w:r w:rsidRPr="05E4EA41">
        <w:t>streched</w:t>
      </w:r>
      <w:proofErr w:type="spellEnd"/>
      <w:r w:rsidRPr="05E4EA41">
        <w:t xml:space="preserve"> – Happens when the saved figure doesn’t cover the entire screen. Solution:</w:t>
      </w:r>
    </w:p>
    <w:p w14:paraId="579F4DA7" w14:textId="566F3E17" w:rsidR="008901B2" w:rsidRDefault="754688D1" w:rsidP="05E4EA41">
      <w:pPr>
        <w:pStyle w:val="NoSpacing"/>
        <w:bidi w:val="0"/>
      </w:pPr>
      <w:proofErr w:type="gramStart"/>
      <w:r w:rsidRPr="05E4EA41">
        <w:t>Set(</w:t>
      </w:r>
      <w:proofErr w:type="spellStart"/>
      <w:proofErr w:type="gramEnd"/>
      <w:r w:rsidRPr="05E4EA41">
        <w:t>gcf</w:t>
      </w:r>
      <w:proofErr w:type="spellEnd"/>
      <w:r w:rsidRPr="05E4EA41">
        <w:t>, ‘</w:t>
      </w:r>
      <w:proofErr w:type="spellStart"/>
      <w:r w:rsidRPr="05E4EA41">
        <w:t>WindowState</w:t>
      </w:r>
      <w:proofErr w:type="spellEnd"/>
      <w:r w:rsidRPr="05E4EA41">
        <w:t>’, ‘</w:t>
      </w:r>
      <w:proofErr w:type="spellStart"/>
      <w:r w:rsidRPr="05E4EA41">
        <w:t>fullscreen</w:t>
      </w:r>
      <w:proofErr w:type="spellEnd"/>
      <w:r w:rsidRPr="05E4EA41">
        <w:t>’, ‘</w:t>
      </w:r>
      <w:proofErr w:type="spellStart"/>
      <w:r w:rsidRPr="05E4EA41">
        <w:t>MenuBar</w:t>
      </w:r>
      <w:proofErr w:type="spellEnd"/>
      <w:r w:rsidRPr="05E4EA41">
        <w:t>’,’None’)</w:t>
      </w:r>
    </w:p>
    <w:p w14:paraId="0B95073B" w14:textId="5D180404" w:rsidR="008901B2" w:rsidRDefault="77A94490" w:rsidP="05E4EA41">
      <w:pPr>
        <w:pStyle w:val="NoSpacing"/>
        <w:numPr>
          <w:ilvl w:val="0"/>
          <w:numId w:val="3"/>
        </w:numPr>
        <w:bidi w:val="0"/>
      </w:pPr>
      <w:r w:rsidRPr="05E4EA41">
        <w:t xml:space="preserve">Stimuli timing problems – Reduce code logic, reduce amount of opened textures, change </w:t>
      </w:r>
      <w:proofErr w:type="spellStart"/>
      <w:r w:rsidRPr="05E4EA41">
        <w:t>WaitSecs</w:t>
      </w:r>
      <w:proofErr w:type="spellEnd"/>
      <w:r w:rsidRPr="05E4EA41">
        <w:t xml:space="preserve"> to Screen(‘</w:t>
      </w:r>
      <w:proofErr w:type="spellStart"/>
      <w:r w:rsidRPr="05E4EA41">
        <w:t>Flip</w:t>
      </w:r>
      <w:proofErr w:type="gramStart"/>
      <w:r w:rsidRPr="05E4EA41">
        <w:t>’,when</w:t>
      </w:r>
      <w:proofErr w:type="spellEnd"/>
      <w:proofErr w:type="gramEnd"/>
      <w:r w:rsidRPr="05E4EA41">
        <w:t>).</w:t>
      </w:r>
    </w:p>
    <w:p w14:paraId="1C04FC2B" w14:textId="5ED2E3F1" w:rsidR="008901B2" w:rsidRDefault="008901B2" w:rsidP="05E4EA41">
      <w:pPr>
        <w:bidi w:val="0"/>
        <w:rPr>
          <w:rtl/>
        </w:rPr>
      </w:pPr>
    </w:p>
    <w:p w14:paraId="0F3A8438" w14:textId="17736407" w:rsidR="008901B2" w:rsidDel="00DE4988" w:rsidRDefault="008901B2" w:rsidP="00E2315B">
      <w:pPr>
        <w:bidi w:val="0"/>
        <w:rPr>
          <w:del w:id="767" w:author="user" w:date="2023-07-26T12:09:00Z"/>
          <w:rtl/>
        </w:rPr>
      </w:pPr>
    </w:p>
    <w:p w14:paraId="359E046C" w14:textId="33720D87" w:rsidR="008901B2" w:rsidDel="00DE4988" w:rsidRDefault="5AAC1EC3" w:rsidP="00DE4988">
      <w:pPr>
        <w:bidi w:val="0"/>
        <w:rPr>
          <w:del w:id="768" w:author="user" w:date="2023-07-26T12:09:00Z"/>
          <w:rtl/>
        </w:rPr>
        <w:pPrChange w:id="769" w:author="user" w:date="2023-07-26T12:09:00Z">
          <w:pPr>
            <w:bidi w:val="0"/>
          </w:pPr>
        </w:pPrChange>
      </w:pPr>
      <w:del w:id="770" w:author="user" w:date="2023-07-26T12:09:00Z">
        <w:r w:rsidRPr="05E4EA41" w:rsidDel="00DE4988">
          <w:rPr>
            <w:rtl/>
          </w:rPr>
          <w:delText>הערות כלליות</w:delText>
        </w:r>
      </w:del>
    </w:p>
    <w:p w14:paraId="008A1B01" w14:textId="19B0160F" w:rsidR="008901B2" w:rsidDel="00DE4988" w:rsidRDefault="008901B2" w:rsidP="00DE4988">
      <w:pPr>
        <w:pStyle w:val="NoSpacing"/>
        <w:bidi w:val="0"/>
        <w:rPr>
          <w:del w:id="771" w:author="user" w:date="2023-07-26T12:09:00Z"/>
          <w:rtl/>
        </w:rPr>
        <w:pPrChange w:id="772" w:author="user" w:date="2023-07-26T12:09:00Z">
          <w:pPr>
            <w:pStyle w:val="NoSpacing"/>
          </w:pPr>
        </w:pPrChange>
      </w:pPr>
      <w:del w:id="773" w:author="user" w:date="2023-07-26T12:09:00Z">
        <w:r w:rsidDel="00DE4988">
          <w:rPr>
            <w:rFonts w:hint="cs"/>
            <w:rtl/>
          </w:rPr>
          <w:delText xml:space="preserve">כדי להפסיק את הניסוי באמצע, לחצו לחיצה ארוכה על </w:delText>
        </w:r>
        <w:r w:rsidDel="00DE4988">
          <w:delText>Esc</w:delText>
        </w:r>
        <w:r w:rsidR="00086E3F" w:rsidDel="00DE4988">
          <w:rPr>
            <w:rFonts w:hint="cs"/>
            <w:rtl/>
          </w:rPr>
          <w:delText xml:space="preserve"> במטלת ה-</w:delText>
        </w:r>
        <w:r w:rsidR="00086E3F" w:rsidDel="00DE4988">
          <w:rPr>
            <w:rFonts w:hint="cs"/>
          </w:rPr>
          <w:delText>PAS</w:delText>
        </w:r>
        <w:r w:rsidR="00086E3F" w:rsidDel="00DE4988">
          <w:rPr>
            <w:rFonts w:hint="cs"/>
            <w:rtl/>
          </w:rPr>
          <w:delText>.</w:delText>
        </w:r>
      </w:del>
    </w:p>
    <w:p w14:paraId="1FF7FD68" w14:textId="3D5CE205" w:rsidR="0045413F" w:rsidDel="00DE4988" w:rsidRDefault="0045413F" w:rsidP="00DE4988">
      <w:pPr>
        <w:pStyle w:val="Heading3"/>
        <w:bidi w:val="0"/>
        <w:rPr>
          <w:del w:id="774" w:author="user" w:date="2023-07-26T12:09:00Z"/>
          <w:rtl/>
        </w:rPr>
        <w:pPrChange w:id="775" w:author="user" w:date="2023-07-26T12:09:00Z">
          <w:pPr>
            <w:pStyle w:val="Heading3"/>
          </w:pPr>
        </w:pPrChange>
      </w:pPr>
      <w:del w:id="776" w:author="user" w:date="2023-07-26T12:09:00Z">
        <w:r w:rsidDel="00DE4988">
          <w:rPr>
            <w:rFonts w:hint="cs"/>
            <w:rtl/>
          </w:rPr>
          <w:delText>ארכיטקטורת קוד</w:delText>
        </w:r>
      </w:del>
    </w:p>
    <w:p w14:paraId="35F66440" w14:textId="51D92E1C" w:rsidR="0045413F" w:rsidDel="00DE4988" w:rsidRDefault="00517987" w:rsidP="00DE4988">
      <w:pPr>
        <w:pStyle w:val="NoSpacing"/>
        <w:bidi w:val="0"/>
        <w:rPr>
          <w:del w:id="777" w:author="user" w:date="2023-07-26T12:09:00Z"/>
        </w:rPr>
        <w:pPrChange w:id="778" w:author="user" w:date="2023-07-26T12:09:00Z">
          <w:pPr>
            <w:pStyle w:val="NoSpacing"/>
          </w:pPr>
        </w:pPrChange>
      </w:pPr>
      <w:del w:id="779" w:author="user" w:date="2023-07-26T12:09:00Z">
        <w:r w:rsidDel="00DE4988">
          <w:rPr>
            <w:noProof/>
          </w:rPr>
          <w:drawing>
            <wp:inline distT="0" distB="0" distL="0" distR="0" wp14:anchorId="43513965" wp14:editId="59A31AEE">
              <wp:extent cx="1207135" cy="2481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7135" cy="2481580"/>
                      </a:xfrm>
                      <a:prstGeom prst="rect">
                        <a:avLst/>
                      </a:prstGeom>
                      <a:noFill/>
                    </pic:spPr>
                  </pic:pic>
                </a:graphicData>
              </a:graphic>
            </wp:inline>
          </w:drawing>
        </w:r>
      </w:del>
    </w:p>
    <w:p w14:paraId="523D5F44" w14:textId="7997DA2F" w:rsidR="00DA4A0E" w:rsidDel="00DE4988" w:rsidRDefault="00DA4A0E" w:rsidP="00DE4988">
      <w:pPr>
        <w:pStyle w:val="Heading2"/>
        <w:bidi w:val="0"/>
        <w:rPr>
          <w:del w:id="780" w:author="user" w:date="2023-07-26T12:09:00Z"/>
          <w:rtl/>
        </w:rPr>
        <w:pPrChange w:id="781" w:author="user" w:date="2023-07-26T12:09:00Z">
          <w:pPr>
            <w:pStyle w:val="Heading2"/>
          </w:pPr>
        </w:pPrChange>
      </w:pPr>
      <w:del w:id="782" w:author="user" w:date="2023-07-26T12:09:00Z">
        <w:r w:rsidDel="00DE4988">
          <w:rPr>
            <w:rFonts w:hint="cs"/>
            <w:rtl/>
          </w:rPr>
          <w:delText>הגדרת גבולות מסך</w:delText>
        </w:r>
      </w:del>
    </w:p>
    <w:p w14:paraId="16590278" w14:textId="015DB0CC" w:rsidR="0058650F" w:rsidDel="00DE4988" w:rsidRDefault="00DA4A0E" w:rsidP="00DE4988">
      <w:pPr>
        <w:pStyle w:val="NoSpacing"/>
        <w:bidi w:val="0"/>
        <w:rPr>
          <w:del w:id="783" w:author="user" w:date="2023-07-26T12:09:00Z"/>
          <w:rtl/>
        </w:rPr>
        <w:pPrChange w:id="784" w:author="user" w:date="2023-07-26T12:09:00Z">
          <w:pPr>
            <w:pStyle w:val="NoSpacing"/>
          </w:pPr>
        </w:pPrChange>
      </w:pPr>
      <w:del w:id="785" w:author="user" w:date="2023-07-26T12:09:00Z">
        <w:r w:rsidDel="00DE4988">
          <w:rPr>
            <w:rFonts w:hint="cs"/>
            <w:rtl/>
          </w:rPr>
          <w:delText>הר</w:delText>
        </w:r>
        <w:r w:rsidR="0058650F" w:rsidDel="00DE4988">
          <w:rPr>
            <w:rFonts w:hint="cs"/>
            <w:rtl/>
          </w:rPr>
          <w:delText>יצו</w:delText>
        </w:r>
        <w:r w:rsidDel="00DE4988">
          <w:rPr>
            <w:rFonts w:hint="cs"/>
            <w:rtl/>
          </w:rPr>
          <w:delText xml:space="preserve"> את הניסוי.</w:delText>
        </w:r>
      </w:del>
    </w:p>
    <w:p w14:paraId="34D8F65C" w14:textId="35935EC4" w:rsidR="0058650F" w:rsidDel="00DE4988" w:rsidRDefault="0058650F" w:rsidP="00DE4988">
      <w:pPr>
        <w:pStyle w:val="NoSpacing"/>
        <w:bidi w:val="0"/>
        <w:rPr>
          <w:del w:id="786" w:author="user" w:date="2023-07-26T12:09:00Z"/>
        </w:rPr>
        <w:pPrChange w:id="787" w:author="user" w:date="2023-07-26T12:09:00Z">
          <w:pPr>
            <w:pStyle w:val="NoSpacing"/>
          </w:pPr>
        </w:pPrChange>
      </w:pPr>
      <w:del w:id="788" w:author="user" w:date="2023-07-26T12:09:00Z">
        <w:r w:rsidDel="00DE4988">
          <w:rPr>
            <w:rtl/>
          </w:rPr>
          <w:delText xml:space="preserve">כאשר נשאלים: " </w:delText>
        </w:r>
        <w:r w:rsidDel="00DE4988">
          <w:delText>Use old touch plane calibration</w:delText>
        </w:r>
        <w:r w:rsidDel="00DE4988">
          <w:rPr>
            <w:rtl/>
          </w:rPr>
          <w:delText xml:space="preserve">?", </w:delText>
        </w:r>
        <w:r w:rsidDel="00DE4988">
          <w:rPr>
            <w:rFonts w:hint="cs"/>
            <w:rtl/>
          </w:rPr>
          <w:delText xml:space="preserve">לחצו </w:delText>
        </w:r>
        <w:r w:rsidDel="00DE4988">
          <w:rPr>
            <w:rtl/>
          </w:rPr>
          <w:delText>"</w:delText>
        </w:r>
        <w:r w:rsidDel="00DE4988">
          <w:delText>No</w:delText>
        </w:r>
        <w:r w:rsidDel="00DE4988">
          <w:rPr>
            <w:rtl/>
          </w:rPr>
          <w:delText>".</w:delText>
        </w:r>
      </w:del>
    </w:p>
    <w:p w14:paraId="15C8D5D6" w14:textId="3DD63095" w:rsidR="00CC3E27" w:rsidDel="00DE4988" w:rsidRDefault="00CC3E27" w:rsidP="00DE4988">
      <w:pPr>
        <w:pStyle w:val="NoSpacing"/>
        <w:bidi w:val="0"/>
        <w:rPr>
          <w:del w:id="789" w:author="user" w:date="2023-07-26T12:09:00Z"/>
          <w:rtl/>
        </w:rPr>
        <w:pPrChange w:id="790" w:author="user" w:date="2023-07-26T12:09:00Z">
          <w:pPr>
            <w:pStyle w:val="NoSpacing"/>
          </w:pPr>
        </w:pPrChange>
      </w:pPr>
      <w:del w:id="791" w:author="user" w:date="2023-07-26T12:09:00Z">
        <w:r w:rsidRPr="00CC3E27" w:rsidDel="00DE4988">
          <w:rPr>
            <w:noProof/>
            <w:rtl/>
          </w:rPr>
          <w:drawing>
            <wp:inline distT="0" distB="0" distL="0" distR="0" wp14:anchorId="274F3779" wp14:editId="45D9A1E0">
              <wp:extent cx="1220632" cy="610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4561" cy="622281"/>
                      </a:xfrm>
                      <a:prstGeom prst="rect">
                        <a:avLst/>
                      </a:prstGeom>
                    </pic:spPr>
                  </pic:pic>
                </a:graphicData>
              </a:graphic>
            </wp:inline>
          </w:drawing>
        </w:r>
      </w:del>
    </w:p>
    <w:p w14:paraId="79F474A7" w14:textId="19FFE5D9" w:rsidR="00CC3E27" w:rsidDel="00DE4988" w:rsidRDefault="0058650F" w:rsidP="00DE4988">
      <w:pPr>
        <w:pStyle w:val="NoSpacing"/>
        <w:bidi w:val="0"/>
        <w:rPr>
          <w:del w:id="792" w:author="user" w:date="2023-07-26T12:09:00Z"/>
          <w:rtl/>
        </w:rPr>
        <w:pPrChange w:id="793" w:author="user" w:date="2023-07-26T12:09:00Z">
          <w:pPr>
            <w:pStyle w:val="NoSpacing"/>
          </w:pPr>
        </w:pPrChange>
      </w:pPr>
      <w:del w:id="794" w:author="user" w:date="2023-07-26T12:09:00Z">
        <w:r w:rsidDel="00DE4988">
          <w:rPr>
            <w:rFonts w:hint="cs"/>
            <w:rtl/>
          </w:rPr>
          <w:delText>כעת הצמידו את הסמן שעל האצבע לפינה השמאלית התחתונה של המסך</w:delText>
        </w:r>
        <w:r w:rsidR="00CC3E27" w:rsidDel="00DE4988">
          <w:rPr>
            <w:rFonts w:hint="cs"/>
            <w:rtl/>
          </w:rPr>
          <w:delText xml:space="preserve"> ולחצו </w:delText>
        </w:r>
        <w:r w:rsidR="00CC3E27" w:rsidDel="00DE4988">
          <w:delText>OK</w:delText>
        </w:r>
        <w:r w:rsidR="00CC3E27" w:rsidDel="00DE4988">
          <w:rPr>
            <w:rFonts w:hint="cs"/>
            <w:rtl/>
          </w:rPr>
          <w:delText>.</w:delText>
        </w:r>
      </w:del>
    </w:p>
    <w:p w14:paraId="0EF4ED4D" w14:textId="53FC94FA" w:rsidR="00C37B0F" w:rsidDel="00DE4988" w:rsidRDefault="00CC3E27" w:rsidP="00DE4988">
      <w:pPr>
        <w:autoSpaceDE w:val="0"/>
        <w:autoSpaceDN w:val="0"/>
        <w:bidi w:val="0"/>
        <w:adjustRightInd w:val="0"/>
        <w:rPr>
          <w:del w:id="795" w:author="user" w:date="2023-07-26T12:09:00Z"/>
          <w:rFonts w:ascii="Courier New" w:eastAsiaTheme="minorHAnsi" w:hAnsi="Courier New" w:cs="Courier New"/>
        </w:rPr>
        <w:pPrChange w:id="796" w:author="user" w:date="2023-07-26T12:09:00Z">
          <w:pPr>
            <w:autoSpaceDE w:val="0"/>
            <w:autoSpaceDN w:val="0"/>
            <w:adjustRightInd w:val="0"/>
          </w:pPr>
        </w:pPrChange>
      </w:pPr>
      <w:del w:id="797" w:author="user" w:date="2023-07-26T12:09:00Z">
        <w:r w:rsidDel="00DE4988">
          <w:rPr>
            <w:rFonts w:hint="cs"/>
            <w:rtl/>
          </w:rPr>
          <w:delText>במידה ורזולוציית המסך אינה 1920</w:delText>
        </w:r>
        <w:r w:rsidDel="00DE4988">
          <w:rPr>
            <w:rFonts w:hint="cs"/>
          </w:rPr>
          <w:delText>X</w:delText>
        </w:r>
        <w:r w:rsidDel="00DE4988">
          <w:rPr>
            <w:rFonts w:hint="cs"/>
            <w:rtl/>
          </w:rPr>
          <w:delText xml:space="preserve">1080, </w:delText>
        </w:r>
        <w:r w:rsidR="00C37B0F" w:rsidDel="00DE4988">
          <w:rPr>
            <w:rFonts w:hint="cs"/>
            <w:rtl/>
          </w:rPr>
          <w:delText xml:space="preserve">עדכנו את הרזולוציה בקובץ </w:delText>
        </w:r>
        <w:r w:rsidR="00C37B0F" w:rsidDel="00DE4988">
          <w:delText>touch_plane_setup.m</w:delText>
        </w:r>
        <w:r w:rsidR="00C37B0F" w:rsidDel="00DE4988">
          <w:rPr>
            <w:rFonts w:hint="cs"/>
            <w:rtl/>
          </w:rPr>
          <w:delText xml:space="preserve"> בכל מקום בו מופיע: </w:delText>
        </w:r>
        <w:r w:rsidR="00C37B0F" w:rsidRPr="00654CB0" w:rsidDel="00DE4988">
          <w:rPr>
            <w:rFonts w:ascii="Courier New" w:eastAsiaTheme="minorHAnsi" w:hAnsi="Courier New" w:cs="Courier New"/>
            <w:b/>
            <w:bCs/>
            <w:color w:val="000000"/>
            <w:sz w:val="14"/>
            <w:szCs w:val="14"/>
          </w:rPr>
          <w:delText>defaultanswer=</w:delText>
        </w:r>
        <w:r w:rsidR="00654CB0" w:rsidRPr="00654CB0" w:rsidDel="00DE4988">
          <w:rPr>
            <w:rFonts w:ascii="Courier New" w:eastAsiaTheme="minorHAnsi" w:hAnsi="Courier New" w:cs="Courier New" w:hint="cs"/>
            <w:b/>
            <w:bCs/>
            <w:color w:val="000000"/>
            <w:rtl/>
          </w:rPr>
          <w:delText>.</w:delText>
        </w:r>
      </w:del>
    </w:p>
    <w:p w14:paraId="60BDDE0E" w14:textId="4C00DC22" w:rsidR="00CC3E27" w:rsidDel="00DE4988" w:rsidRDefault="00CC3E27" w:rsidP="00DE4988">
      <w:pPr>
        <w:pStyle w:val="NoSpacing"/>
        <w:bidi w:val="0"/>
        <w:rPr>
          <w:del w:id="798" w:author="user" w:date="2023-07-26T12:09:00Z"/>
        </w:rPr>
        <w:pPrChange w:id="799" w:author="user" w:date="2023-07-26T12:09:00Z">
          <w:pPr>
            <w:pStyle w:val="NoSpacing"/>
          </w:pPr>
        </w:pPrChange>
      </w:pPr>
      <w:del w:id="800" w:author="user" w:date="2023-07-26T12:09:00Z">
        <w:r w:rsidRPr="00CC3E27" w:rsidDel="00DE4988">
          <w:rPr>
            <w:noProof/>
            <w:rtl/>
          </w:rPr>
          <w:drawing>
            <wp:inline distT="0" distB="0" distL="0" distR="0" wp14:anchorId="13A7396E" wp14:editId="0A0B928A">
              <wp:extent cx="1712901" cy="65228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8088" cy="658065"/>
                      </a:xfrm>
                      <a:prstGeom prst="rect">
                        <a:avLst/>
                      </a:prstGeom>
                    </pic:spPr>
                  </pic:pic>
                </a:graphicData>
              </a:graphic>
            </wp:inline>
          </w:drawing>
        </w:r>
      </w:del>
    </w:p>
    <w:p w14:paraId="2F5712F1" w14:textId="58FD1E7E" w:rsidR="00DA4A0E" w:rsidRPr="0058650F" w:rsidDel="00DE4988" w:rsidRDefault="00EA4080" w:rsidP="00DE4988">
      <w:pPr>
        <w:pStyle w:val="NoSpacing"/>
        <w:bidi w:val="0"/>
        <w:rPr>
          <w:del w:id="801" w:author="user" w:date="2023-07-26T12:09:00Z"/>
        </w:rPr>
        <w:pPrChange w:id="802" w:author="user" w:date="2023-07-26T12:09:00Z">
          <w:pPr>
            <w:pStyle w:val="NoSpacing"/>
          </w:pPr>
        </w:pPrChange>
      </w:pPr>
      <w:del w:id="803" w:author="user" w:date="2023-07-26T12:09:00Z">
        <w:r w:rsidDel="00DE4988">
          <w:rPr>
            <w:rFonts w:hint="cs"/>
            <w:rtl/>
          </w:rPr>
          <w:delText>חזרו על שלב זה עבור כל פינות המסך בהתאם להוראות.</w:delText>
        </w:r>
      </w:del>
    </w:p>
    <w:p w14:paraId="089B1459" w14:textId="4B7AF3C4" w:rsidR="00EE700F" w:rsidDel="00DE4988" w:rsidRDefault="00D90EEF" w:rsidP="00DE4988">
      <w:pPr>
        <w:pStyle w:val="Heading2"/>
        <w:bidi w:val="0"/>
        <w:rPr>
          <w:del w:id="804" w:author="user" w:date="2023-07-26T12:09:00Z"/>
          <w:rtl/>
        </w:rPr>
        <w:pPrChange w:id="805" w:author="user" w:date="2023-07-26T12:09:00Z">
          <w:pPr>
            <w:pStyle w:val="Heading2"/>
          </w:pPr>
        </w:pPrChange>
      </w:pPr>
      <w:del w:id="806" w:author="user" w:date="2023-07-26T12:09:00Z">
        <w:r w:rsidDel="00DE4988">
          <w:rPr>
            <w:rFonts w:hint="cs"/>
            <w:rtl/>
          </w:rPr>
          <w:delText>עדכון רשימת מילים</w:delText>
        </w:r>
      </w:del>
    </w:p>
    <w:p w14:paraId="52E1C2AA" w14:textId="3E651439" w:rsidR="00D90EEF" w:rsidDel="00DE4988" w:rsidRDefault="00D90EEF" w:rsidP="00DE4988">
      <w:pPr>
        <w:pStyle w:val="NoSpacing"/>
        <w:bidi w:val="0"/>
        <w:rPr>
          <w:del w:id="807" w:author="user" w:date="2023-07-26T12:09:00Z"/>
          <w:rtl/>
        </w:rPr>
        <w:pPrChange w:id="808" w:author="user" w:date="2023-07-26T12:09:00Z">
          <w:pPr>
            <w:pStyle w:val="NoSpacing"/>
          </w:pPr>
        </w:pPrChange>
      </w:pPr>
      <w:del w:id="809" w:author="user" w:date="2023-07-26T12:09:00Z">
        <w:r w:rsidDel="00DE4988">
          <w:rPr>
            <w:rFonts w:hint="cs"/>
            <w:rtl/>
          </w:rPr>
          <w:delText>הוסף מילים רצויות ל-</w:delText>
        </w:r>
        <w:r w:rsidDel="00DE4988">
          <w:delText>word_freq_list</w:delText>
        </w:r>
        <w:r w:rsidDel="00DE4988">
          <w:rPr>
            <w:rFonts w:hint="cs"/>
            <w:rtl/>
          </w:rPr>
          <w:delText>.</w:delText>
        </w:r>
      </w:del>
    </w:p>
    <w:p w14:paraId="08184A19" w14:textId="247BBB97" w:rsidR="00365760" w:rsidDel="00DE4988" w:rsidRDefault="00365760" w:rsidP="00DE4988">
      <w:pPr>
        <w:pStyle w:val="NoSpacing"/>
        <w:bidi w:val="0"/>
        <w:rPr>
          <w:del w:id="810" w:author="user" w:date="2023-07-26T12:09:00Z"/>
          <w:rtl/>
        </w:rPr>
        <w:pPrChange w:id="811" w:author="user" w:date="2023-07-26T12:09:00Z">
          <w:pPr>
            <w:pStyle w:val="NoSpacing"/>
          </w:pPr>
        </w:pPrChange>
      </w:pPr>
      <w:del w:id="812" w:author="user" w:date="2023-07-26T12:09:00Z">
        <w:r w:rsidDel="00DE4988">
          <w:rPr>
            <w:rFonts w:hint="cs"/>
            <w:rtl/>
          </w:rPr>
          <w:delText>וודא שאינן כוללות אותיות סופיות ארוכות (ן, ף, ץ) היות והן גדולות יותר משאר האותיות.</w:delText>
        </w:r>
      </w:del>
    </w:p>
    <w:p w14:paraId="535872E1" w14:textId="533ED915" w:rsidR="00D90EEF" w:rsidDel="00DE4988" w:rsidRDefault="00D90EEF" w:rsidP="00DE4988">
      <w:pPr>
        <w:pStyle w:val="NoSpacing"/>
        <w:bidi w:val="0"/>
        <w:rPr>
          <w:del w:id="813" w:author="user" w:date="2023-07-26T12:09:00Z"/>
        </w:rPr>
        <w:pPrChange w:id="814" w:author="user" w:date="2023-07-26T12:09:00Z">
          <w:pPr>
            <w:pStyle w:val="NoSpacing"/>
          </w:pPr>
        </w:pPrChange>
      </w:pPr>
      <w:del w:id="815" w:author="user" w:date="2023-07-26T12:09:00Z">
        <w:r w:rsidDel="00DE4988">
          <w:rPr>
            <w:rFonts w:hint="cs"/>
            <w:rtl/>
          </w:rPr>
          <w:delText>וודא ש</w:delText>
        </w:r>
        <w:r w:rsidR="000916D0" w:rsidDel="00DE4988">
          <w:fldChar w:fldCharType="begin"/>
        </w:r>
        <w:r w:rsidR="000916D0" w:rsidDel="00DE4988">
          <w:delInstrText xml:space="preserve"> HYPERLINK "http://word-freq.mscc.huji.ac.il/wordfreq.asp" </w:delInstrText>
        </w:r>
        <w:r w:rsidR="000916D0" w:rsidDel="00DE4988">
          <w:fldChar w:fldCharType="separate"/>
        </w:r>
        <w:r w:rsidRPr="00D90EEF" w:rsidDel="00DE4988">
          <w:rPr>
            <w:rStyle w:val="Hyperlink"/>
            <w:rFonts w:hint="cs"/>
            <w:rtl/>
          </w:rPr>
          <w:delText>תדירותן</w:delText>
        </w:r>
        <w:r w:rsidR="000916D0" w:rsidDel="00DE4988">
          <w:rPr>
            <w:rStyle w:val="Hyperlink"/>
          </w:rPr>
          <w:fldChar w:fldCharType="end"/>
        </w:r>
        <w:r w:rsidDel="00DE4988">
          <w:rPr>
            <w:rFonts w:hint="cs"/>
            <w:rtl/>
          </w:rPr>
          <w:delText xml:space="preserve"> </w:delText>
        </w:r>
        <w:r w:rsidR="0009210A" w:rsidDel="00DE4988">
          <w:rPr>
            <w:rFonts w:hint="cs"/>
            <w:rtl/>
          </w:rPr>
          <w:delText xml:space="preserve">(או </w:delText>
        </w:r>
        <w:r w:rsidR="000916D0" w:rsidDel="00DE4988">
          <w:fldChar w:fldCharType="begin"/>
        </w:r>
        <w:r w:rsidR="000916D0" w:rsidDel="00DE4988">
          <w:delInstrText xml:space="preserve"> HYPERLINK "https://tallinzen.net/frequency/" </w:delInstrText>
        </w:r>
        <w:r w:rsidR="000916D0" w:rsidDel="00DE4988">
          <w:fldChar w:fldCharType="separate"/>
        </w:r>
        <w:r w:rsidR="0009210A" w:rsidRPr="0009210A" w:rsidDel="00DE4988">
          <w:rPr>
            <w:rStyle w:val="Hyperlink"/>
            <w:rFonts w:hint="cs"/>
            <w:rtl/>
          </w:rPr>
          <w:delText>כאן</w:delText>
        </w:r>
        <w:r w:rsidR="000916D0" w:rsidDel="00DE4988">
          <w:rPr>
            <w:rStyle w:val="Hyperlink"/>
          </w:rPr>
          <w:fldChar w:fldCharType="end"/>
        </w:r>
        <w:r w:rsidR="0009210A" w:rsidDel="00DE4988">
          <w:rPr>
            <w:rFonts w:hint="cs"/>
            <w:rtl/>
          </w:rPr>
          <w:delText xml:space="preserve">) </w:delText>
        </w:r>
        <w:r w:rsidDel="00DE4988">
          <w:rPr>
            <w:rFonts w:hint="cs"/>
            <w:rtl/>
          </w:rPr>
          <w:delText>לפחות 10 למליון.</w:delText>
        </w:r>
      </w:del>
    </w:p>
    <w:p w14:paraId="4942F2D7" w14:textId="16CA2FCD" w:rsidR="00D300F0" w:rsidDel="00DE4988" w:rsidRDefault="00D300F0" w:rsidP="00DE4988">
      <w:pPr>
        <w:pStyle w:val="NoSpacing"/>
        <w:bidi w:val="0"/>
        <w:rPr>
          <w:del w:id="816" w:author="user" w:date="2023-07-26T12:09:00Z"/>
          <w:rtl/>
        </w:rPr>
        <w:pPrChange w:id="817" w:author="user" w:date="2023-07-26T12:09:00Z">
          <w:pPr>
            <w:pStyle w:val="NoSpacing"/>
          </w:pPr>
        </w:pPrChange>
      </w:pPr>
      <w:del w:id="818" w:author="user" w:date="2023-07-26T12:09:00Z">
        <w:r w:rsidDel="00DE4988">
          <w:rPr>
            <w:rFonts w:hint="cs"/>
            <w:rtl/>
          </w:rPr>
          <w:delText xml:space="preserve">צור רשימות </w:delText>
        </w:r>
        <w:r w:rsidDel="00DE4988">
          <w:delText>art/nat_targets.xlsx</w:delText>
        </w:r>
        <w:r w:rsidDel="00DE4988">
          <w:rPr>
            <w:rFonts w:hint="cs"/>
            <w:rtl/>
          </w:rPr>
          <w:delText xml:space="preserve"> ו-</w:delText>
        </w:r>
        <w:r w:rsidDel="00DE4988">
          <w:delText>art/nat_primes.xlsx</w:delText>
        </w:r>
        <w:r w:rsidDel="00DE4988">
          <w:rPr>
            <w:rFonts w:hint="cs"/>
            <w:rtl/>
          </w:rPr>
          <w:delText xml:space="preserve"> באמצעות </w:delText>
        </w:r>
        <w:r w:rsidDel="00DE4988">
          <w:delText>genWordsLists.m</w:delText>
        </w:r>
        <w:r w:rsidDel="00DE4988">
          <w:rPr>
            <w:rFonts w:hint="cs"/>
            <w:rtl/>
          </w:rPr>
          <w:delText>.</w:delText>
        </w:r>
      </w:del>
    </w:p>
    <w:p w14:paraId="7A3894DC" w14:textId="710C8704" w:rsidR="00EE700F" w:rsidDel="00DE4988" w:rsidRDefault="00F250EA" w:rsidP="00DE4988">
      <w:pPr>
        <w:pStyle w:val="Heading2"/>
        <w:bidi w:val="0"/>
        <w:rPr>
          <w:del w:id="819" w:author="user" w:date="2023-07-26T12:09:00Z"/>
          <w:rtl/>
        </w:rPr>
        <w:pPrChange w:id="820" w:author="user" w:date="2023-07-26T12:09:00Z">
          <w:pPr>
            <w:pStyle w:val="Heading2"/>
          </w:pPr>
        </w:pPrChange>
      </w:pPr>
      <w:del w:id="821" w:author="user" w:date="2023-07-26T12:09:00Z">
        <w:r w:rsidDel="00DE4988">
          <w:rPr>
            <w:rFonts w:hint="cs"/>
            <w:rtl/>
          </w:rPr>
          <w:delText xml:space="preserve">יצירת </w:delText>
        </w:r>
        <w:r w:rsidDel="00DE4988">
          <w:delText>trial list</w:delText>
        </w:r>
      </w:del>
    </w:p>
    <w:p w14:paraId="5CF70E48" w14:textId="0DEEE4D2" w:rsidR="001B03AD" w:rsidDel="00DE4988" w:rsidRDefault="001B03AD" w:rsidP="00DE4988">
      <w:pPr>
        <w:pStyle w:val="NoSpacing"/>
        <w:bidi w:val="0"/>
        <w:rPr>
          <w:del w:id="822" w:author="user" w:date="2023-07-26T12:09:00Z"/>
          <w:rtl/>
        </w:rPr>
        <w:pPrChange w:id="823" w:author="user" w:date="2023-07-26T12:09:00Z">
          <w:pPr>
            <w:pStyle w:val="NoSpacing"/>
          </w:pPr>
        </w:pPrChange>
      </w:pPr>
      <w:del w:id="824" w:author="user" w:date="2023-07-26T12:09:00Z">
        <w:r w:rsidRPr="009A61A4" w:rsidDel="00DE4988">
          <w:rPr>
            <w:rFonts w:hint="cs"/>
            <w:rtl/>
          </w:rPr>
          <w:delText>צור ידנית רשימ</w:delText>
        </w:r>
        <w:r w:rsidDel="00DE4988">
          <w:rPr>
            <w:rFonts w:hint="cs"/>
            <w:rtl/>
          </w:rPr>
          <w:delText>ה</w:delText>
        </w:r>
        <w:r w:rsidRPr="009A61A4" w:rsidDel="00DE4988">
          <w:rPr>
            <w:rFonts w:hint="cs"/>
            <w:rtl/>
          </w:rPr>
          <w:delText xml:space="preserve"> </w:delText>
        </w:r>
        <w:r w:rsidDel="00DE4988">
          <w:rPr>
            <w:rFonts w:hint="cs"/>
            <w:rtl/>
          </w:rPr>
          <w:delText>המכילה את המילים (חצי מלאכותיות וחצי טבעיות) והשכיחות שלהן</w:delText>
        </w:r>
        <w:r w:rsidR="00FE3418" w:rsidDel="00DE4988">
          <w:rPr>
            <w:rFonts w:hint="cs"/>
            <w:rtl/>
          </w:rPr>
          <w:delText xml:space="preserve">, </w:delText>
        </w:r>
        <w:r w:rsidDel="00DE4988">
          <w:rPr>
            <w:rFonts w:hint="cs"/>
            <w:rtl/>
          </w:rPr>
          <w:delText xml:space="preserve">קרא לה </w:delText>
        </w:r>
        <w:r w:rsidDel="00DE4988">
          <w:delText>practice\test_word_freq_list</w:delText>
        </w:r>
        <w:r w:rsidR="00FE3418" w:rsidDel="00DE4988">
          <w:delText>_day2</w:delText>
        </w:r>
        <w:r w:rsidDel="00DE4988">
          <w:delText>.xlsx</w:delText>
        </w:r>
        <w:r w:rsidR="00FE3418" w:rsidDel="00DE4988">
          <w:rPr>
            <w:rFonts w:hint="cs"/>
            <w:rtl/>
          </w:rPr>
          <w:delText xml:space="preserve"> ושים אותה ב-</w:delText>
        </w:r>
        <w:r w:rsidR="00FE3418" w:rsidRPr="00FE3418" w:rsidDel="00DE4988">
          <w:delText>experiment\RUN_ME\stimuli\word_lists</w:delText>
        </w:r>
        <w:r w:rsidR="00FE3418" w:rsidDel="00DE4988">
          <w:delText>\</w:delText>
        </w:r>
        <w:r w:rsidR="00FE3418" w:rsidDel="00DE4988">
          <w:rPr>
            <w:rFonts w:hint="cs"/>
            <w:rtl/>
          </w:rPr>
          <w:delText>. לדוגמא:</w:delText>
        </w:r>
      </w:del>
    </w:p>
    <w:p w14:paraId="4971F72E" w14:textId="726BC028" w:rsidR="001B03AD" w:rsidRPr="001B03AD" w:rsidDel="00DE4988" w:rsidRDefault="00A33E86" w:rsidP="00DE4988">
      <w:pPr>
        <w:pStyle w:val="NoSpacing"/>
        <w:bidi w:val="0"/>
        <w:rPr>
          <w:del w:id="825" w:author="user" w:date="2023-07-26T12:09:00Z"/>
        </w:rPr>
        <w:pPrChange w:id="826" w:author="user" w:date="2023-07-26T12:09:00Z">
          <w:pPr>
            <w:pStyle w:val="NoSpacing"/>
          </w:pPr>
        </w:pPrChange>
      </w:pPr>
      <w:del w:id="827" w:author="user" w:date="2023-07-26T12:09:00Z">
        <w:r w:rsidRPr="00A33E86" w:rsidDel="00DE4988">
          <w:rPr>
            <w:noProof/>
            <w:rtl/>
          </w:rPr>
          <w:drawing>
            <wp:inline distT="0" distB="0" distL="0" distR="0" wp14:anchorId="7B61B862" wp14:editId="5E758447">
              <wp:extent cx="1837129" cy="2644144"/>
              <wp:effectExtent l="0" t="0" r="0"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stretch>
                        <a:fillRect/>
                      </a:stretch>
                    </pic:blipFill>
                    <pic:spPr>
                      <a:xfrm>
                        <a:off x="0" y="0"/>
                        <a:ext cx="1844261" cy="2654409"/>
                      </a:xfrm>
                      <a:prstGeom prst="rect">
                        <a:avLst/>
                      </a:prstGeom>
                    </pic:spPr>
                  </pic:pic>
                </a:graphicData>
              </a:graphic>
            </wp:inline>
          </w:drawing>
        </w:r>
      </w:del>
    </w:p>
    <w:p w14:paraId="423AD2ED" w14:textId="5A60941E" w:rsidR="001B03AD" w:rsidDel="00DE4988" w:rsidRDefault="001B03AD" w:rsidP="00DE4988">
      <w:pPr>
        <w:pStyle w:val="NoSpacing"/>
        <w:bidi w:val="0"/>
        <w:rPr>
          <w:del w:id="828" w:author="user" w:date="2023-07-26T12:09:00Z"/>
          <w:rtl/>
        </w:rPr>
        <w:pPrChange w:id="829" w:author="user" w:date="2023-07-26T12:09:00Z">
          <w:pPr>
            <w:pStyle w:val="NoSpacing"/>
          </w:pPr>
        </w:pPrChange>
      </w:pPr>
    </w:p>
    <w:p w14:paraId="00675A18" w14:textId="603FFE81" w:rsidR="00697381" w:rsidDel="00DE4988" w:rsidRDefault="00697381" w:rsidP="00DE4988">
      <w:pPr>
        <w:pStyle w:val="NoSpacing"/>
        <w:bidi w:val="0"/>
        <w:rPr>
          <w:del w:id="830" w:author="user" w:date="2023-07-26T12:09:00Z"/>
          <w:rtl/>
        </w:rPr>
        <w:pPrChange w:id="831" w:author="user" w:date="2023-07-26T12:09:00Z">
          <w:pPr>
            <w:pStyle w:val="NoSpacing"/>
          </w:pPr>
        </w:pPrChange>
      </w:pPr>
      <w:del w:id="832" w:author="user" w:date="2023-07-26T12:09:00Z">
        <w:r w:rsidDel="00DE4988">
          <w:rPr>
            <w:rFonts w:hint="cs"/>
            <w:rtl/>
          </w:rPr>
          <w:delText xml:space="preserve">הרץ את </w:delText>
        </w:r>
        <w:r w:rsidDel="00DE4988">
          <w:delText>genWordsLists</w:delText>
        </w:r>
        <w:r w:rsidDel="00DE4988">
          <w:rPr>
            <w:rFonts w:hint="cs"/>
            <w:rtl/>
          </w:rPr>
          <w:delText xml:space="preserve"> דרך ה-</w:delText>
        </w:r>
        <w:r w:rsidDel="00DE4988">
          <w:delText>command window</w:delText>
        </w:r>
        <w:r w:rsidR="00AC783B" w:rsidDel="00DE4988">
          <w:rPr>
            <w:rFonts w:hint="cs"/>
            <w:rtl/>
          </w:rPr>
          <w:delText xml:space="preserve"> עם הקלטים הבאים:</w:delText>
        </w:r>
      </w:del>
    </w:p>
    <w:p w14:paraId="383F4E7B" w14:textId="5FC78C3D" w:rsidR="00AC783B" w:rsidDel="00DE4988" w:rsidRDefault="00AC783B" w:rsidP="00DE4988">
      <w:pPr>
        <w:pStyle w:val="NoSpacing"/>
        <w:bidi w:val="0"/>
        <w:rPr>
          <w:del w:id="833" w:author="user" w:date="2023-07-26T12:09:00Z"/>
        </w:rPr>
        <w:pPrChange w:id="834" w:author="user" w:date="2023-07-26T12:09:00Z">
          <w:pPr>
            <w:pStyle w:val="NoSpacing"/>
            <w:numPr>
              <w:numId w:val="17"/>
            </w:numPr>
            <w:ind w:left="720" w:hanging="360"/>
          </w:pPr>
        </w:pPrChange>
      </w:pPr>
      <w:del w:id="835" w:author="user" w:date="2023-07-26T12:09:00Z">
        <w:r w:rsidDel="00DE4988">
          <w:delText>Day</w:delText>
        </w:r>
        <w:r w:rsidDel="00DE4988">
          <w:rPr>
            <w:rFonts w:hint="cs"/>
            <w:rtl/>
          </w:rPr>
          <w:delText xml:space="preserve"> </w:delText>
        </w:r>
        <w:r w:rsidDel="00DE4988">
          <w:rPr>
            <w:rtl/>
          </w:rPr>
          <w:delText>–</w:delText>
        </w:r>
        <w:r w:rsidDel="00DE4988">
          <w:rPr>
            <w:rFonts w:hint="cs"/>
            <w:rtl/>
          </w:rPr>
          <w:delText xml:space="preserve"> </w:delText>
        </w:r>
        <w:r w:rsidDel="00DE4988">
          <w:delText>'day2'</w:delText>
        </w:r>
      </w:del>
    </w:p>
    <w:p w14:paraId="55B6FC32" w14:textId="4E87989A" w:rsidR="00AC783B" w:rsidDel="00DE4988" w:rsidRDefault="00AC783B" w:rsidP="00DE4988">
      <w:pPr>
        <w:pStyle w:val="NoSpacing"/>
        <w:bidi w:val="0"/>
        <w:rPr>
          <w:del w:id="836" w:author="user" w:date="2023-07-26T12:09:00Z"/>
          <w:rtl/>
        </w:rPr>
        <w:pPrChange w:id="837" w:author="user" w:date="2023-07-26T12:09:00Z">
          <w:pPr>
            <w:pStyle w:val="NoSpacing"/>
            <w:numPr>
              <w:numId w:val="17"/>
            </w:numPr>
            <w:ind w:left="720" w:hanging="360"/>
          </w:pPr>
        </w:pPrChange>
      </w:pPr>
      <w:del w:id="838" w:author="user" w:date="2023-07-26T12:09:00Z">
        <w:r w:rsidDel="00DE4988">
          <w:delText>list_type</w:delText>
        </w:r>
        <w:r w:rsidDel="00DE4988">
          <w:rPr>
            <w:rFonts w:hint="cs"/>
            <w:rtl/>
          </w:rPr>
          <w:delText xml:space="preserve"> </w:delText>
        </w:r>
        <w:r w:rsidDel="00DE4988">
          <w:rPr>
            <w:rtl/>
          </w:rPr>
          <w:delText>–</w:delText>
        </w:r>
        <w:r w:rsidDel="00DE4988">
          <w:rPr>
            <w:rFonts w:hint="cs"/>
            <w:rtl/>
          </w:rPr>
          <w:delText xml:space="preserve"> </w:delText>
        </w:r>
        <w:r w:rsidDel="00DE4988">
          <w:delText>'practice'</w:delText>
        </w:r>
        <w:r w:rsidDel="00DE4988">
          <w:rPr>
            <w:rFonts w:hint="cs"/>
            <w:rtl/>
          </w:rPr>
          <w:delText xml:space="preserve"> או </w:delText>
        </w:r>
        <w:r w:rsidDel="00DE4988">
          <w:delText>'test'</w:delText>
        </w:r>
        <w:r w:rsidDel="00DE4988">
          <w:rPr>
            <w:rFonts w:hint="cs"/>
            <w:rtl/>
          </w:rPr>
          <w:delText xml:space="preserve"> לפי הצורך.</w:delText>
        </w:r>
      </w:del>
    </w:p>
    <w:p w14:paraId="795282C7" w14:textId="42F636B8" w:rsidR="00531E91" w:rsidDel="00DE4988" w:rsidRDefault="00531E91" w:rsidP="00DE4988">
      <w:pPr>
        <w:pStyle w:val="NoSpacing"/>
        <w:bidi w:val="0"/>
        <w:rPr>
          <w:del w:id="839" w:author="user" w:date="2023-07-26T12:09:00Z"/>
          <w:rtl/>
        </w:rPr>
        <w:pPrChange w:id="840" w:author="user" w:date="2023-07-26T12:09:00Z">
          <w:pPr>
            <w:pStyle w:val="NoSpacing"/>
          </w:pPr>
        </w:pPrChange>
      </w:pPr>
    </w:p>
    <w:p w14:paraId="2EC7F126" w14:textId="0A4EA1AB" w:rsidR="004C2DA5" w:rsidDel="00DE4988" w:rsidRDefault="004C2DA5" w:rsidP="00DE4988">
      <w:pPr>
        <w:pStyle w:val="NoSpacing"/>
        <w:bidi w:val="0"/>
        <w:rPr>
          <w:del w:id="841" w:author="user" w:date="2023-07-26T12:09:00Z"/>
          <w:rtl/>
        </w:rPr>
        <w:pPrChange w:id="842" w:author="user" w:date="2023-07-26T12:09:00Z">
          <w:pPr>
            <w:pStyle w:val="NoSpacing"/>
          </w:pPr>
        </w:pPrChange>
      </w:pPr>
      <w:del w:id="843" w:author="user" w:date="2023-07-26T12:09:00Z">
        <w:r w:rsidDel="00DE4988">
          <w:rPr>
            <w:rFonts w:hint="cs"/>
            <w:rtl/>
          </w:rPr>
          <w:delText xml:space="preserve">הרץ את הסקשן של </w:delText>
        </w:r>
        <w:r w:rsidDel="00DE4988">
          <w:delText>Generate Trial Lists</w:delText>
        </w:r>
        <w:r w:rsidDel="00DE4988">
          <w:rPr>
            <w:rFonts w:hint="cs"/>
            <w:rtl/>
          </w:rPr>
          <w:delText xml:space="preserve"> שנמצא ב-</w:delText>
        </w:r>
        <w:r w:rsidDel="00DE4988">
          <w:delText>experiment.m</w:delText>
        </w:r>
        <w:r w:rsidDel="00DE4988">
          <w:rPr>
            <w:rFonts w:hint="cs"/>
            <w:rtl/>
          </w:rPr>
          <w:delText xml:space="preserve"> עם הקלטים הבאים:</w:delText>
        </w:r>
      </w:del>
    </w:p>
    <w:p w14:paraId="23B0A991" w14:textId="584B345F" w:rsidR="004C2DA5" w:rsidDel="00DE4988" w:rsidRDefault="001877C6" w:rsidP="00DE4988">
      <w:pPr>
        <w:pStyle w:val="NoSpacing"/>
        <w:bidi w:val="0"/>
        <w:rPr>
          <w:del w:id="844" w:author="user" w:date="2023-07-26T12:09:00Z"/>
        </w:rPr>
        <w:pPrChange w:id="845" w:author="user" w:date="2023-07-26T12:09:00Z">
          <w:pPr>
            <w:pStyle w:val="NoSpacing"/>
            <w:numPr>
              <w:numId w:val="17"/>
            </w:numPr>
            <w:ind w:left="720" w:hanging="360"/>
          </w:pPr>
        </w:pPrChange>
      </w:pPr>
      <w:del w:id="846" w:author="user" w:date="2023-07-26T12:09:00Z">
        <w:r w:rsidDel="00DE4988">
          <w:delText>Num_trial_lists</w:delText>
        </w:r>
        <w:r w:rsidDel="00DE4988">
          <w:rPr>
            <w:rFonts w:hint="cs"/>
            <w:rtl/>
          </w:rPr>
          <w:delText xml:space="preserve"> </w:delText>
        </w:r>
        <w:r w:rsidDel="00DE4988">
          <w:rPr>
            <w:rtl/>
          </w:rPr>
          <w:delText>–</w:delText>
        </w:r>
        <w:r w:rsidDel="00DE4988">
          <w:rPr>
            <w:rFonts w:hint="cs"/>
            <w:rtl/>
          </w:rPr>
          <w:delText xml:space="preserve"> כמות הרשימות שאתה רוצה לייצר.</w:delText>
        </w:r>
      </w:del>
    </w:p>
    <w:p w14:paraId="1123357C" w14:textId="2B3BDB2F" w:rsidR="00D65DDB" w:rsidDel="00DE4988" w:rsidRDefault="00D65DDB" w:rsidP="00DE4988">
      <w:pPr>
        <w:pStyle w:val="NoSpacing"/>
        <w:bidi w:val="0"/>
        <w:rPr>
          <w:del w:id="847" w:author="user" w:date="2023-07-26T12:09:00Z"/>
          <w:rtl/>
        </w:rPr>
        <w:pPrChange w:id="848" w:author="user" w:date="2023-07-26T12:09:00Z">
          <w:pPr>
            <w:pStyle w:val="NoSpacing"/>
            <w:numPr>
              <w:numId w:val="17"/>
            </w:numPr>
            <w:ind w:left="720" w:hanging="360"/>
          </w:pPr>
        </w:pPrChange>
      </w:pPr>
      <w:del w:id="849" w:author="user" w:date="2023-07-26T12:09:00Z">
        <w:r w:rsidDel="00DE4988">
          <w:delText>list_type</w:delText>
        </w:r>
        <w:r w:rsidDel="00DE4988">
          <w:rPr>
            <w:rFonts w:hint="cs"/>
            <w:rtl/>
          </w:rPr>
          <w:delText xml:space="preserve"> </w:delText>
        </w:r>
        <w:r w:rsidDel="00DE4988">
          <w:rPr>
            <w:rtl/>
          </w:rPr>
          <w:delText>–</w:delText>
        </w:r>
        <w:r w:rsidDel="00DE4988">
          <w:rPr>
            <w:rFonts w:hint="cs"/>
            <w:rtl/>
          </w:rPr>
          <w:delText xml:space="preserve"> </w:delText>
        </w:r>
        <w:r w:rsidDel="00DE4988">
          <w:delText>'practice'</w:delText>
        </w:r>
        <w:r w:rsidDel="00DE4988">
          <w:rPr>
            <w:rFonts w:hint="cs"/>
            <w:rtl/>
          </w:rPr>
          <w:delText xml:space="preserve"> או </w:delText>
        </w:r>
        <w:r w:rsidDel="00DE4988">
          <w:delText>'test'</w:delText>
        </w:r>
        <w:r w:rsidDel="00DE4988">
          <w:rPr>
            <w:rFonts w:hint="cs"/>
            <w:rtl/>
          </w:rPr>
          <w:delText xml:space="preserve"> לפי הצורך.</w:delText>
        </w:r>
      </w:del>
    </w:p>
    <w:p w14:paraId="590DB00E" w14:textId="051132CE" w:rsidR="004C2DA5" w:rsidDel="00DE4988" w:rsidRDefault="00BE4ECF" w:rsidP="00DE4988">
      <w:pPr>
        <w:pStyle w:val="NoSpacing"/>
        <w:bidi w:val="0"/>
        <w:rPr>
          <w:del w:id="850" w:author="user" w:date="2023-07-26T12:09:00Z"/>
          <w:rtl/>
        </w:rPr>
        <w:pPrChange w:id="851" w:author="user" w:date="2023-07-26T12:09:00Z">
          <w:pPr>
            <w:pStyle w:val="NoSpacing"/>
          </w:pPr>
        </w:pPrChange>
      </w:pPr>
      <w:del w:id="852" w:author="user" w:date="2023-07-26T12:09:00Z">
        <w:r w:rsidDel="00DE4988">
          <w:rPr>
            <w:rFonts w:hint="cs"/>
            <w:rtl/>
          </w:rPr>
          <w:delText>וודא שבגרף הפלט בעל הכותרת "</w:delText>
        </w:r>
        <w:r w:rsidDel="00DE4988">
          <w:delText>Targets</w:delText>
        </w:r>
        <w:r w:rsidDel="00DE4988">
          <w:rPr>
            <w:rFonts w:hint="cs"/>
            <w:rtl/>
          </w:rPr>
          <w:delText>" השכיחות של כל המילים זהה.</w:delText>
        </w:r>
      </w:del>
    </w:p>
    <w:p w14:paraId="4B16ACD4" w14:textId="7FD6C54D" w:rsidR="00BE4ECF" w:rsidDel="00DE4988" w:rsidRDefault="00BE4ECF" w:rsidP="00DE4988">
      <w:pPr>
        <w:pStyle w:val="NoSpacing"/>
        <w:bidi w:val="0"/>
        <w:rPr>
          <w:del w:id="853" w:author="user" w:date="2023-07-26T12:09:00Z"/>
          <w:rtl/>
        </w:rPr>
        <w:pPrChange w:id="854" w:author="user" w:date="2023-07-26T12:09:00Z">
          <w:pPr>
            <w:pStyle w:val="NoSpacing"/>
          </w:pPr>
        </w:pPrChange>
      </w:pPr>
    </w:p>
    <w:p w14:paraId="2EBE44E5" w14:textId="1CA45202" w:rsidR="00ED4927" w:rsidDel="00DE4988" w:rsidRDefault="00EA6B54" w:rsidP="00DE4988">
      <w:pPr>
        <w:pStyle w:val="NoSpacing"/>
        <w:bidi w:val="0"/>
        <w:rPr>
          <w:del w:id="855" w:author="user" w:date="2023-07-26T12:09:00Z"/>
        </w:rPr>
        <w:pPrChange w:id="856" w:author="user" w:date="2023-07-26T12:09:00Z">
          <w:pPr>
            <w:pStyle w:val="NoSpacing"/>
          </w:pPr>
        </w:pPrChange>
      </w:pPr>
      <w:del w:id="857" w:author="user" w:date="2023-07-26T12:09:00Z">
        <w:r w:rsidDel="00DE4988">
          <w:rPr>
            <w:rFonts w:hint="cs"/>
            <w:rtl/>
          </w:rPr>
          <w:delText xml:space="preserve">וודא שהרשימה טובה באמצעות </w:delText>
        </w:r>
        <w:r w:rsidR="0009691D" w:rsidDel="00DE4988">
          <w:rPr>
            <w:rFonts w:hint="cs"/>
            <w:rtl/>
          </w:rPr>
          <w:delText xml:space="preserve">הרצת </w:delText>
        </w:r>
        <w:r w:rsidDel="00DE4988">
          <w:delText>run_tests.m</w:delText>
        </w:r>
        <w:r w:rsidR="0009691D" w:rsidDel="00DE4988">
          <w:rPr>
            <w:rFonts w:hint="cs"/>
            <w:rtl/>
          </w:rPr>
          <w:delText>:</w:delText>
        </w:r>
      </w:del>
    </w:p>
    <w:p w14:paraId="6AC9B127" w14:textId="7BABC38F" w:rsidR="00ED4927" w:rsidDel="00DE4988" w:rsidRDefault="00EA6B54" w:rsidP="00DE4988">
      <w:pPr>
        <w:pStyle w:val="NoSpacing"/>
        <w:bidi w:val="0"/>
        <w:rPr>
          <w:del w:id="858" w:author="user" w:date="2023-07-26T12:09:00Z"/>
        </w:rPr>
        <w:pPrChange w:id="859" w:author="user" w:date="2023-07-26T12:09:00Z">
          <w:pPr>
            <w:pStyle w:val="NoSpacing"/>
            <w:numPr>
              <w:numId w:val="17"/>
            </w:numPr>
            <w:ind w:left="720" w:hanging="360"/>
          </w:pPr>
        </w:pPrChange>
      </w:pPr>
      <w:del w:id="860" w:author="user" w:date="2023-07-26T12:09:00Z">
        <w:r w:rsidDel="00DE4988">
          <w:delText>word_list</w:delText>
        </w:r>
        <w:r w:rsidR="00ED4927" w:rsidDel="00DE4988">
          <w:rPr>
            <w:rFonts w:hint="cs"/>
            <w:rtl/>
          </w:rPr>
          <w:delText xml:space="preserve"> </w:delText>
        </w:r>
        <w:r w:rsidR="00ED4927" w:rsidDel="00DE4988">
          <w:rPr>
            <w:rtl/>
          </w:rPr>
          <w:delText>–</w:delText>
        </w:r>
        <w:r w:rsidR="00ED4927" w:rsidDel="00DE4988">
          <w:rPr>
            <w:rFonts w:hint="cs"/>
            <w:rtl/>
          </w:rPr>
          <w:delText xml:space="preserve"> </w:delText>
        </w:r>
        <w:r w:rsidDel="00DE4988">
          <w:rPr>
            <w:rFonts w:hint="cs"/>
            <w:rtl/>
          </w:rPr>
          <w:delText>שם הרשימה כולל סיומת</w:delText>
        </w:r>
      </w:del>
    </w:p>
    <w:p w14:paraId="38B1C49B" w14:textId="691C5405" w:rsidR="00ED4927" w:rsidDel="00DE4988" w:rsidRDefault="00ED4927" w:rsidP="00DE4988">
      <w:pPr>
        <w:pStyle w:val="NoSpacing"/>
        <w:bidi w:val="0"/>
        <w:rPr>
          <w:del w:id="861" w:author="user" w:date="2023-07-26T12:09:00Z"/>
        </w:rPr>
        <w:pPrChange w:id="862" w:author="user" w:date="2023-07-26T12:09:00Z">
          <w:pPr>
            <w:pStyle w:val="NoSpacing"/>
            <w:numPr>
              <w:numId w:val="17"/>
            </w:numPr>
            <w:ind w:left="720" w:hanging="360"/>
          </w:pPr>
        </w:pPrChange>
      </w:pPr>
      <w:del w:id="863" w:author="user" w:date="2023-07-26T12:09:00Z">
        <w:r w:rsidDel="00DE4988">
          <w:delText>List_type</w:delText>
        </w:r>
        <w:r w:rsidDel="00DE4988">
          <w:rPr>
            <w:rFonts w:hint="cs"/>
            <w:rtl/>
          </w:rPr>
          <w:delText xml:space="preserve"> </w:delText>
        </w:r>
        <w:r w:rsidDel="00DE4988">
          <w:rPr>
            <w:rtl/>
          </w:rPr>
          <w:delText>–</w:delText>
        </w:r>
        <w:r w:rsidDel="00DE4988">
          <w:rPr>
            <w:rFonts w:hint="cs"/>
            <w:rtl/>
          </w:rPr>
          <w:delText xml:space="preserve"> "</w:delText>
        </w:r>
        <w:r w:rsidDel="00DE4988">
          <w:delText>practice</w:delText>
        </w:r>
        <w:r w:rsidDel="00DE4988">
          <w:rPr>
            <w:rFonts w:hint="cs"/>
            <w:rtl/>
          </w:rPr>
          <w:delText>" או "</w:delText>
        </w:r>
        <w:r w:rsidDel="00DE4988">
          <w:delText>test</w:delText>
        </w:r>
        <w:r w:rsidDel="00DE4988">
          <w:rPr>
            <w:rFonts w:hint="cs"/>
            <w:rtl/>
          </w:rPr>
          <w:delText>" לפי הצורך.</w:delText>
        </w:r>
      </w:del>
    </w:p>
    <w:p w14:paraId="0C42BA0B" w14:textId="14943091" w:rsidR="00ED4927" w:rsidDel="00DE4988" w:rsidRDefault="00ED4927" w:rsidP="00DE4988">
      <w:pPr>
        <w:pStyle w:val="NoSpacing"/>
        <w:bidi w:val="0"/>
        <w:rPr>
          <w:del w:id="864" w:author="user" w:date="2023-07-26T12:09:00Z"/>
        </w:rPr>
        <w:pPrChange w:id="865" w:author="user" w:date="2023-07-26T12:09:00Z">
          <w:pPr>
            <w:pStyle w:val="NoSpacing"/>
            <w:numPr>
              <w:numId w:val="17"/>
            </w:numPr>
            <w:ind w:left="720" w:hanging="360"/>
          </w:pPr>
        </w:pPrChange>
      </w:pPr>
      <w:del w:id="866" w:author="user" w:date="2023-07-26T12:09:00Z">
        <w:r w:rsidDel="00DE4988">
          <w:delText>Test_type</w:delText>
        </w:r>
        <w:r w:rsidDel="00DE4988">
          <w:rPr>
            <w:rFonts w:hint="cs"/>
            <w:rtl/>
          </w:rPr>
          <w:delText xml:space="preserve"> </w:delText>
        </w:r>
        <w:r w:rsidDel="00DE4988">
          <w:rPr>
            <w:rtl/>
          </w:rPr>
          <w:delText>–</w:delText>
        </w:r>
        <w:r w:rsidDel="00DE4988">
          <w:rPr>
            <w:rFonts w:hint="cs"/>
            <w:rtl/>
          </w:rPr>
          <w:delText xml:space="preserve"> </w:delText>
        </w:r>
        <w:r w:rsidR="00C54921" w:rsidDel="00DE4988">
          <w:rPr>
            <w:rFonts w:hint="cs"/>
            <w:rtl/>
          </w:rPr>
          <w:delText>'</w:delText>
        </w:r>
        <w:r w:rsidR="00C54921" w:rsidDel="00DE4988">
          <w:delText>trials_list</w:delText>
        </w:r>
        <w:r w:rsidR="00C54921" w:rsidDel="00DE4988">
          <w:rPr>
            <w:rFonts w:hint="cs"/>
            <w:rtl/>
          </w:rPr>
          <w:delText>'.</w:delText>
        </w:r>
      </w:del>
    </w:p>
    <w:p w14:paraId="70EE3CAE" w14:textId="05443A2A" w:rsidR="005A0A66" w:rsidDel="00DE4988" w:rsidRDefault="005A0A66" w:rsidP="00DE4988">
      <w:pPr>
        <w:pStyle w:val="NoSpacing"/>
        <w:bidi w:val="0"/>
        <w:rPr>
          <w:del w:id="867" w:author="user" w:date="2023-07-26T12:09:00Z"/>
        </w:rPr>
        <w:pPrChange w:id="868" w:author="user" w:date="2023-07-26T12:09:00Z">
          <w:pPr>
            <w:pStyle w:val="NoSpacing"/>
          </w:pPr>
        </w:pPrChange>
      </w:pPr>
      <w:del w:id="869" w:author="user" w:date="2023-07-26T12:09:00Z">
        <w:r w:rsidDel="00DE4988">
          <w:rPr>
            <w:rFonts w:hint="cs"/>
            <w:rtl/>
          </w:rPr>
          <w:delText>וודא שהבדיקות נותנות 1</w:delText>
        </w:r>
        <w:r w:rsidR="00324C5B" w:rsidDel="00DE4988">
          <w:rPr>
            <w:rFonts w:hint="cs"/>
            <w:rtl/>
          </w:rPr>
          <w:delText xml:space="preserve"> (פרט לבדיקות של זמני הצגת הגירויים שאינן רלוונטיות כי זה לא </w:delText>
        </w:r>
        <w:r w:rsidR="00324C5B" w:rsidDel="00DE4988">
          <w:delText>output</w:delText>
        </w:r>
        <w:r w:rsidR="00324C5B" w:rsidDel="00DE4988">
          <w:rPr>
            <w:rFonts w:hint="cs"/>
            <w:rtl/>
          </w:rPr>
          <w:delText xml:space="preserve"> של ניסוי).</w:delText>
        </w:r>
      </w:del>
    </w:p>
    <w:p w14:paraId="2CD4A806" w14:textId="0912DA63" w:rsidR="00931545" w:rsidDel="00DE4988" w:rsidRDefault="00931545" w:rsidP="00DE4988">
      <w:pPr>
        <w:pStyle w:val="Heading2"/>
        <w:bidi w:val="0"/>
        <w:rPr>
          <w:del w:id="870" w:author="user" w:date="2023-07-26T12:09:00Z"/>
          <w:rtl/>
        </w:rPr>
        <w:pPrChange w:id="871" w:author="user" w:date="2023-07-26T12:09:00Z">
          <w:pPr>
            <w:pStyle w:val="Heading2"/>
          </w:pPr>
        </w:pPrChange>
      </w:pPr>
      <w:del w:id="872" w:author="user" w:date="2023-07-26T12:09:00Z">
        <w:r w:rsidDel="00DE4988">
          <w:rPr>
            <w:rFonts w:hint="cs"/>
            <w:rtl/>
          </w:rPr>
          <w:delText>קבצים</w:delText>
        </w:r>
      </w:del>
    </w:p>
    <w:p w14:paraId="5107CF44" w14:textId="725572D5" w:rsidR="00E422C1" w:rsidDel="00DE4988" w:rsidRDefault="00CA5445" w:rsidP="00DE4988">
      <w:pPr>
        <w:pStyle w:val="NoSpacing"/>
        <w:bidi w:val="0"/>
        <w:rPr>
          <w:del w:id="873" w:author="user" w:date="2023-07-26T12:09:00Z"/>
        </w:rPr>
        <w:pPrChange w:id="874" w:author="user" w:date="2023-07-26T12:09:00Z">
          <w:pPr>
            <w:pStyle w:val="NoSpacing"/>
          </w:pPr>
        </w:pPrChange>
      </w:pPr>
      <w:del w:id="875" w:author="user" w:date="2023-07-26T12:09:00Z">
        <w:r w:rsidDel="00DE4988">
          <w:rPr>
            <w:b/>
            <w:bCs/>
          </w:rPr>
          <w:delText>w</w:delText>
        </w:r>
        <w:r w:rsidR="00E422C1" w:rsidRPr="00ED777C" w:rsidDel="00DE4988">
          <w:rPr>
            <w:b/>
            <w:bCs/>
          </w:rPr>
          <w:delText>ord_freq_list</w:delText>
        </w:r>
        <w:r w:rsidR="00E422C1" w:rsidDel="00DE4988">
          <w:rPr>
            <w:b/>
            <w:bCs/>
          </w:rPr>
          <w:delText>.xlsx</w:delText>
        </w:r>
        <w:r w:rsidR="00E422C1" w:rsidRPr="00ED777C" w:rsidDel="00DE4988">
          <w:rPr>
            <w:rFonts w:hint="cs"/>
            <w:b/>
            <w:bCs/>
            <w:rtl/>
          </w:rPr>
          <w:delText xml:space="preserve"> </w:delText>
        </w:r>
        <w:r w:rsidR="00E422C1" w:rsidDel="00DE4988">
          <w:rPr>
            <w:b/>
            <w:bCs/>
            <w:rtl/>
          </w:rPr>
          <w:delText>–</w:delText>
        </w:r>
        <w:r w:rsidR="00E422C1" w:rsidRPr="00ED777C" w:rsidDel="00DE4988">
          <w:rPr>
            <w:rFonts w:hint="cs"/>
            <w:b/>
            <w:bCs/>
            <w:rtl/>
          </w:rPr>
          <w:delText xml:space="preserve"> </w:delText>
        </w:r>
        <w:r w:rsidR="00E422C1" w:rsidDel="00DE4988">
          <w:rPr>
            <w:rFonts w:hint="cs"/>
            <w:rtl/>
          </w:rPr>
          <w:delText>רשמית המילים שלנו והתדירות שלהן.</w:delText>
        </w:r>
      </w:del>
    </w:p>
    <w:p w14:paraId="4FF3AF29" w14:textId="0AAB7DEA" w:rsidR="000F39F6" w:rsidDel="00DE4988" w:rsidRDefault="001A2880" w:rsidP="00DE4988">
      <w:pPr>
        <w:pStyle w:val="NoSpacing"/>
        <w:bidi w:val="0"/>
        <w:rPr>
          <w:del w:id="876" w:author="user" w:date="2023-07-26T12:09:00Z"/>
          <w:rtl/>
        </w:rPr>
        <w:pPrChange w:id="877" w:author="user" w:date="2023-07-26T12:09:00Z">
          <w:pPr>
            <w:pStyle w:val="NoSpacing"/>
          </w:pPr>
        </w:pPrChange>
      </w:pPr>
      <w:del w:id="878" w:author="user" w:date="2023-07-26T12:09:00Z">
        <w:r w:rsidDel="00DE4988">
          <w:rPr>
            <w:b/>
            <w:bCs/>
          </w:rPr>
          <w:delText>a</w:delText>
        </w:r>
        <w:r w:rsidR="00034471" w:rsidDel="00DE4988">
          <w:rPr>
            <w:b/>
            <w:bCs/>
          </w:rPr>
          <w:delText>rt_</w:delText>
        </w:r>
        <w:r w:rsidR="00A66D48" w:rsidDel="00DE4988">
          <w:rPr>
            <w:b/>
            <w:bCs/>
          </w:rPr>
          <w:delText>targets</w:delText>
        </w:r>
        <w:r w:rsidR="00931545" w:rsidDel="00DE4988">
          <w:rPr>
            <w:b/>
            <w:bCs/>
          </w:rPr>
          <w:delText>.xlsx</w:delText>
        </w:r>
        <w:r w:rsidR="00931545" w:rsidRPr="00931545" w:rsidDel="00DE4988">
          <w:rPr>
            <w:rFonts w:hint="cs"/>
            <w:b/>
            <w:bCs/>
            <w:rtl/>
          </w:rPr>
          <w:delText xml:space="preserve"> </w:delText>
        </w:r>
        <w:r w:rsidR="00931545" w:rsidDel="00DE4988">
          <w:rPr>
            <w:b/>
            <w:bCs/>
            <w:rtl/>
          </w:rPr>
          <w:delText>–</w:delText>
        </w:r>
        <w:r w:rsidR="00931545" w:rsidRPr="00931545" w:rsidDel="00DE4988">
          <w:rPr>
            <w:rFonts w:hint="cs"/>
            <w:b/>
            <w:bCs/>
            <w:rtl/>
          </w:rPr>
          <w:delText xml:space="preserve"> </w:delText>
        </w:r>
        <w:r w:rsidR="00A66D48" w:rsidRPr="00A66D48" w:rsidDel="00DE4988">
          <w:rPr>
            <w:rFonts w:hint="cs"/>
            <w:rtl/>
          </w:rPr>
          <w:delText>שורה</w:delText>
        </w:r>
        <w:r w:rsidR="00A66D48" w:rsidDel="00DE4988">
          <w:rPr>
            <w:rFonts w:hint="cs"/>
            <w:b/>
            <w:bCs/>
            <w:rtl/>
          </w:rPr>
          <w:delText xml:space="preserve"> </w:delText>
        </w:r>
        <w:r w:rsidR="00A66D48" w:rsidDel="00DE4988">
          <w:rPr>
            <w:rFonts w:hint="cs"/>
            <w:rtl/>
          </w:rPr>
          <w:delText>ראשונה היא רשימה של כל ה-</w:delText>
        </w:r>
        <w:r w:rsidR="00A66D48" w:rsidDel="00DE4988">
          <w:delText>primes</w:delText>
        </w:r>
        <w:r w:rsidR="00A66D48" w:rsidDel="00DE4988">
          <w:rPr>
            <w:rFonts w:hint="cs"/>
            <w:rtl/>
          </w:rPr>
          <w:delText xml:space="preserve"> הטבעיים.</w:delText>
        </w:r>
      </w:del>
    </w:p>
    <w:p w14:paraId="5F6E7F46" w14:textId="37E2BDB2" w:rsidR="00931545" w:rsidDel="00DE4988" w:rsidRDefault="004130BA" w:rsidP="00DE4988">
      <w:pPr>
        <w:pStyle w:val="NoSpacing"/>
        <w:bidi w:val="0"/>
        <w:rPr>
          <w:del w:id="879" w:author="user" w:date="2023-07-26T12:09:00Z"/>
        </w:rPr>
        <w:pPrChange w:id="880" w:author="user" w:date="2023-07-26T12:09:00Z">
          <w:pPr>
            <w:pStyle w:val="NoSpacing"/>
            <w:ind w:left="2160"/>
          </w:pPr>
        </w:pPrChange>
      </w:pPr>
      <w:del w:id="881" w:author="user" w:date="2023-07-26T12:09:00Z">
        <w:r w:rsidDel="00DE4988">
          <w:rPr>
            <w:rFonts w:hint="cs"/>
            <w:rtl/>
          </w:rPr>
          <w:delText>לכל אחד יש טור של מילות מטרה מלאכותיות שהוא יכול להיות ה-</w:delText>
        </w:r>
        <w:r w:rsidDel="00DE4988">
          <w:delText>prime</w:delText>
        </w:r>
        <w:r w:rsidDel="00DE4988">
          <w:rPr>
            <w:rFonts w:hint="cs"/>
            <w:rtl/>
          </w:rPr>
          <w:delText xml:space="preserve"> שלהן (כי אינם חולקים אותיות).</w:delText>
        </w:r>
      </w:del>
    </w:p>
    <w:p w14:paraId="26924027" w14:textId="202EE5AB" w:rsidR="001714E4" w:rsidDel="00DE4988" w:rsidRDefault="001714E4" w:rsidP="00DE4988">
      <w:pPr>
        <w:pStyle w:val="NoSpacing"/>
        <w:bidi w:val="0"/>
        <w:rPr>
          <w:del w:id="882" w:author="user" w:date="2023-07-26T12:09:00Z"/>
          <w:rtl/>
        </w:rPr>
        <w:pPrChange w:id="883" w:author="user" w:date="2023-07-26T12:09:00Z">
          <w:pPr>
            <w:pStyle w:val="NoSpacing"/>
            <w:ind w:left="2160"/>
          </w:pPr>
        </w:pPrChange>
      </w:pPr>
      <w:del w:id="884" w:author="user" w:date="2023-07-26T12:09:00Z">
        <w:r w:rsidDel="00DE4988">
          <w:rPr>
            <w:rFonts w:hint="cs"/>
            <w:rtl/>
          </w:rPr>
          <w:delText>סדר העמודות צריך להיות לפי סדר השורות ב-</w:delText>
        </w:r>
        <w:r w:rsidDel="00DE4988">
          <w:delText>word_fre</w:delText>
        </w:r>
        <w:r w:rsidR="001A2880" w:rsidDel="00DE4988">
          <w:delText>q</w:delText>
        </w:r>
        <w:r w:rsidDel="00DE4988">
          <w:delText>_list</w:delText>
        </w:r>
        <w:r w:rsidDel="00DE4988">
          <w:rPr>
            <w:rFonts w:hint="cs"/>
            <w:rtl/>
          </w:rPr>
          <w:delText>.</w:delText>
        </w:r>
      </w:del>
    </w:p>
    <w:p w14:paraId="567D836F" w14:textId="00E9DFDD" w:rsidR="001A2880" w:rsidDel="00DE4988" w:rsidRDefault="001A2880" w:rsidP="00DE4988">
      <w:pPr>
        <w:pStyle w:val="NoSpacing"/>
        <w:bidi w:val="0"/>
        <w:rPr>
          <w:del w:id="885" w:author="user" w:date="2023-07-26T12:09:00Z"/>
          <w:rtl/>
        </w:rPr>
        <w:pPrChange w:id="886" w:author="user" w:date="2023-07-26T12:09:00Z">
          <w:pPr>
            <w:pStyle w:val="NoSpacing"/>
          </w:pPr>
        </w:pPrChange>
      </w:pPr>
      <w:del w:id="887" w:author="user" w:date="2023-07-26T12:09:00Z">
        <w:r w:rsidDel="00DE4988">
          <w:rPr>
            <w:b/>
            <w:bCs/>
          </w:rPr>
          <w:delText>nat_targets.xlsx</w:delText>
        </w:r>
        <w:r w:rsidRPr="00931545" w:rsidDel="00DE4988">
          <w:rPr>
            <w:rFonts w:hint="cs"/>
            <w:b/>
            <w:bCs/>
            <w:rtl/>
          </w:rPr>
          <w:delText xml:space="preserve"> </w:delText>
        </w:r>
        <w:r w:rsidDel="00DE4988">
          <w:rPr>
            <w:b/>
            <w:bCs/>
            <w:rtl/>
          </w:rPr>
          <w:delText>–</w:delText>
        </w:r>
        <w:r w:rsidRPr="00931545" w:rsidDel="00DE4988">
          <w:rPr>
            <w:rFonts w:hint="cs"/>
            <w:b/>
            <w:bCs/>
            <w:rtl/>
          </w:rPr>
          <w:delText xml:space="preserve"> </w:delText>
        </w:r>
        <w:r w:rsidRPr="00A66D48" w:rsidDel="00DE4988">
          <w:rPr>
            <w:rFonts w:hint="cs"/>
            <w:rtl/>
          </w:rPr>
          <w:delText>שורה</w:delText>
        </w:r>
        <w:r w:rsidDel="00DE4988">
          <w:rPr>
            <w:rFonts w:hint="cs"/>
            <w:b/>
            <w:bCs/>
            <w:rtl/>
          </w:rPr>
          <w:delText xml:space="preserve"> </w:delText>
        </w:r>
        <w:r w:rsidDel="00DE4988">
          <w:rPr>
            <w:rFonts w:hint="cs"/>
            <w:rtl/>
          </w:rPr>
          <w:delText>ראשונה היא רשימה של כל ה-</w:delText>
        </w:r>
        <w:r w:rsidDel="00DE4988">
          <w:delText>primes</w:delText>
        </w:r>
        <w:r w:rsidDel="00DE4988">
          <w:rPr>
            <w:rFonts w:hint="cs"/>
            <w:rtl/>
          </w:rPr>
          <w:delText xml:space="preserve"> המלאכותיים.</w:delText>
        </w:r>
      </w:del>
    </w:p>
    <w:p w14:paraId="28282E5D" w14:textId="78697107" w:rsidR="001A2880" w:rsidDel="00DE4988" w:rsidRDefault="001A2880" w:rsidP="00DE4988">
      <w:pPr>
        <w:pStyle w:val="NoSpacing"/>
        <w:bidi w:val="0"/>
        <w:rPr>
          <w:del w:id="888" w:author="user" w:date="2023-07-26T12:09:00Z"/>
        </w:rPr>
        <w:pPrChange w:id="889" w:author="user" w:date="2023-07-26T12:09:00Z">
          <w:pPr>
            <w:pStyle w:val="NoSpacing"/>
            <w:ind w:left="2160"/>
          </w:pPr>
        </w:pPrChange>
      </w:pPr>
      <w:del w:id="890" w:author="user" w:date="2023-07-26T12:09:00Z">
        <w:r w:rsidDel="00DE4988">
          <w:rPr>
            <w:rFonts w:hint="cs"/>
            <w:rtl/>
          </w:rPr>
          <w:delText>לכל אחד יש טור של מילות מטרה טבעיות שהוא יכול להיות ה-</w:delText>
        </w:r>
        <w:r w:rsidDel="00DE4988">
          <w:delText>prime</w:delText>
        </w:r>
        <w:r w:rsidDel="00DE4988">
          <w:rPr>
            <w:rFonts w:hint="cs"/>
            <w:rtl/>
          </w:rPr>
          <w:delText xml:space="preserve"> שלהן (כי אינם חולקים אותיות).</w:delText>
        </w:r>
      </w:del>
    </w:p>
    <w:p w14:paraId="288774FC" w14:textId="26C63588" w:rsidR="001A2880" w:rsidDel="00DE4988" w:rsidRDefault="001A2880" w:rsidP="00DE4988">
      <w:pPr>
        <w:pStyle w:val="NoSpacing"/>
        <w:bidi w:val="0"/>
        <w:rPr>
          <w:del w:id="891" w:author="user" w:date="2023-07-26T12:09:00Z"/>
          <w:rtl/>
        </w:rPr>
        <w:pPrChange w:id="892" w:author="user" w:date="2023-07-26T12:09:00Z">
          <w:pPr>
            <w:pStyle w:val="NoSpacing"/>
            <w:ind w:left="2160"/>
          </w:pPr>
        </w:pPrChange>
      </w:pPr>
      <w:del w:id="893" w:author="user" w:date="2023-07-26T12:09:00Z">
        <w:r w:rsidDel="00DE4988">
          <w:rPr>
            <w:rFonts w:hint="cs"/>
            <w:rtl/>
          </w:rPr>
          <w:delText>סדר העמודות צריך להיות לפי סדר השורות ב-</w:delText>
        </w:r>
        <w:r w:rsidDel="00DE4988">
          <w:delText>word_freq_list</w:delText>
        </w:r>
        <w:r w:rsidDel="00DE4988">
          <w:rPr>
            <w:rFonts w:hint="cs"/>
            <w:rtl/>
          </w:rPr>
          <w:delText>.</w:delText>
        </w:r>
      </w:del>
    </w:p>
    <w:p w14:paraId="59B010C2" w14:textId="5FA32186" w:rsidR="001A2880" w:rsidDel="00DE4988" w:rsidRDefault="00657535" w:rsidP="00DE4988">
      <w:pPr>
        <w:pStyle w:val="NoSpacing"/>
        <w:bidi w:val="0"/>
        <w:rPr>
          <w:del w:id="894" w:author="user" w:date="2023-07-26T12:09:00Z"/>
          <w:rtl/>
        </w:rPr>
        <w:pPrChange w:id="895" w:author="user" w:date="2023-07-26T12:09:00Z">
          <w:pPr>
            <w:pStyle w:val="NoSpacing"/>
          </w:pPr>
        </w:pPrChange>
      </w:pPr>
      <w:del w:id="896" w:author="user" w:date="2023-07-26T12:09:00Z">
        <w:r w:rsidDel="00DE4988">
          <w:rPr>
            <w:b/>
            <w:bCs/>
          </w:rPr>
          <w:delText>nat_</w:delText>
        </w:r>
        <w:r w:rsidR="001A2880" w:rsidDel="00DE4988">
          <w:rPr>
            <w:b/>
            <w:bCs/>
          </w:rPr>
          <w:delText>primes</w:delText>
        </w:r>
        <w:r w:rsidR="00797B13" w:rsidDel="00DE4988">
          <w:rPr>
            <w:b/>
            <w:bCs/>
          </w:rPr>
          <w:delText>.xlsx</w:delText>
        </w:r>
        <w:r w:rsidR="00797B13" w:rsidRPr="00931545" w:rsidDel="00DE4988">
          <w:rPr>
            <w:rFonts w:hint="cs"/>
            <w:b/>
            <w:bCs/>
            <w:rtl/>
          </w:rPr>
          <w:delText xml:space="preserve"> </w:delText>
        </w:r>
        <w:r w:rsidR="00797B13" w:rsidDel="00DE4988">
          <w:rPr>
            <w:b/>
            <w:bCs/>
            <w:rtl/>
          </w:rPr>
          <w:delText>–</w:delText>
        </w:r>
        <w:r w:rsidR="00797B13" w:rsidRPr="00931545" w:rsidDel="00DE4988">
          <w:rPr>
            <w:rFonts w:hint="cs"/>
            <w:b/>
            <w:bCs/>
            <w:rtl/>
          </w:rPr>
          <w:delText xml:space="preserve"> </w:delText>
        </w:r>
        <w:r w:rsidR="001A2880" w:rsidRPr="00A66D48" w:rsidDel="00DE4988">
          <w:rPr>
            <w:rFonts w:hint="cs"/>
            <w:rtl/>
          </w:rPr>
          <w:delText>שורה</w:delText>
        </w:r>
        <w:r w:rsidR="001A2880" w:rsidDel="00DE4988">
          <w:rPr>
            <w:rFonts w:hint="cs"/>
            <w:b/>
            <w:bCs/>
            <w:rtl/>
          </w:rPr>
          <w:delText xml:space="preserve"> </w:delText>
        </w:r>
        <w:r w:rsidR="001A2880" w:rsidDel="00DE4988">
          <w:rPr>
            <w:rFonts w:hint="cs"/>
            <w:rtl/>
          </w:rPr>
          <w:delText xml:space="preserve">ראשונה היא רשימה של כל המסיחים </w:delText>
        </w:r>
        <w:r w:rsidDel="00DE4988">
          <w:rPr>
            <w:rFonts w:hint="cs"/>
            <w:rtl/>
          </w:rPr>
          <w:delText>הטבעיים</w:delText>
        </w:r>
        <w:r w:rsidR="001A2880" w:rsidDel="00DE4988">
          <w:rPr>
            <w:rFonts w:hint="cs"/>
            <w:rtl/>
          </w:rPr>
          <w:delText>.</w:delText>
        </w:r>
      </w:del>
    </w:p>
    <w:p w14:paraId="527FBFC3" w14:textId="15CF61B1" w:rsidR="001A2880" w:rsidDel="00DE4988" w:rsidRDefault="001A2880" w:rsidP="00DE4988">
      <w:pPr>
        <w:pStyle w:val="NoSpacing"/>
        <w:bidi w:val="0"/>
        <w:rPr>
          <w:del w:id="897" w:author="user" w:date="2023-07-26T12:09:00Z"/>
        </w:rPr>
        <w:pPrChange w:id="898" w:author="user" w:date="2023-07-26T12:09:00Z">
          <w:pPr>
            <w:pStyle w:val="NoSpacing"/>
            <w:ind w:left="2160"/>
          </w:pPr>
        </w:pPrChange>
      </w:pPr>
      <w:del w:id="899" w:author="user" w:date="2023-07-26T12:09:00Z">
        <w:r w:rsidDel="00DE4988">
          <w:rPr>
            <w:rFonts w:hint="cs"/>
            <w:rtl/>
          </w:rPr>
          <w:delText xml:space="preserve">לכל אחד יש טור של מילות </w:delText>
        </w:r>
        <w:r w:rsidR="00657535" w:rsidDel="00DE4988">
          <w:delText>prime</w:delText>
        </w:r>
        <w:r w:rsidR="00657535" w:rsidDel="00DE4988">
          <w:rPr>
            <w:rFonts w:hint="cs"/>
            <w:rtl/>
          </w:rPr>
          <w:delText xml:space="preserve"> </w:delText>
        </w:r>
        <w:r w:rsidDel="00DE4988">
          <w:rPr>
            <w:rFonts w:hint="cs"/>
            <w:rtl/>
          </w:rPr>
          <w:delText>טבעיות שהוא יכול להיות ה</w:delText>
        </w:r>
        <w:r w:rsidR="00657535" w:rsidDel="00DE4988">
          <w:rPr>
            <w:rFonts w:hint="cs"/>
            <w:rtl/>
          </w:rPr>
          <w:delText>מסיח</w:delText>
        </w:r>
        <w:r w:rsidDel="00DE4988">
          <w:rPr>
            <w:rFonts w:hint="cs"/>
            <w:rtl/>
          </w:rPr>
          <w:delText xml:space="preserve"> שלהן (כי אינם חולקים אותיות).</w:delText>
        </w:r>
      </w:del>
    </w:p>
    <w:p w14:paraId="09EC7B27" w14:textId="054780A0" w:rsidR="001A2880" w:rsidDel="00DE4988" w:rsidRDefault="001A2880" w:rsidP="00DE4988">
      <w:pPr>
        <w:pStyle w:val="NoSpacing"/>
        <w:bidi w:val="0"/>
        <w:rPr>
          <w:del w:id="900" w:author="user" w:date="2023-07-26T12:09:00Z"/>
          <w:rtl/>
        </w:rPr>
        <w:pPrChange w:id="901" w:author="user" w:date="2023-07-26T12:09:00Z">
          <w:pPr>
            <w:pStyle w:val="NoSpacing"/>
            <w:ind w:left="2160"/>
          </w:pPr>
        </w:pPrChange>
      </w:pPr>
      <w:del w:id="902" w:author="user" w:date="2023-07-26T12:09:00Z">
        <w:r w:rsidDel="00DE4988">
          <w:rPr>
            <w:rFonts w:hint="cs"/>
            <w:rtl/>
          </w:rPr>
          <w:delText>סדר העמודות צריך להיות לפי סדר השורות ב-</w:delText>
        </w:r>
        <w:r w:rsidDel="00DE4988">
          <w:delText>word_freq_list</w:delText>
        </w:r>
        <w:r w:rsidDel="00DE4988">
          <w:rPr>
            <w:rFonts w:hint="cs"/>
            <w:rtl/>
          </w:rPr>
          <w:delText>.</w:delText>
        </w:r>
      </w:del>
    </w:p>
    <w:p w14:paraId="70B43033" w14:textId="6157B37F" w:rsidR="00657535" w:rsidDel="00DE4988" w:rsidRDefault="00657535" w:rsidP="00DE4988">
      <w:pPr>
        <w:pStyle w:val="NoSpacing"/>
        <w:bidi w:val="0"/>
        <w:rPr>
          <w:del w:id="903" w:author="user" w:date="2023-07-26T12:09:00Z"/>
          <w:rtl/>
        </w:rPr>
        <w:pPrChange w:id="904" w:author="user" w:date="2023-07-26T12:09:00Z">
          <w:pPr>
            <w:pStyle w:val="NoSpacing"/>
          </w:pPr>
        </w:pPrChange>
      </w:pPr>
      <w:del w:id="905" w:author="user" w:date="2023-07-26T12:09:00Z">
        <w:r w:rsidDel="00DE4988">
          <w:rPr>
            <w:b/>
            <w:bCs/>
          </w:rPr>
          <w:delText>art_primes.xlsx</w:delText>
        </w:r>
        <w:r w:rsidRPr="00931545" w:rsidDel="00DE4988">
          <w:rPr>
            <w:rFonts w:hint="cs"/>
            <w:b/>
            <w:bCs/>
            <w:rtl/>
          </w:rPr>
          <w:delText xml:space="preserve"> </w:delText>
        </w:r>
        <w:r w:rsidDel="00DE4988">
          <w:rPr>
            <w:b/>
            <w:bCs/>
            <w:rtl/>
          </w:rPr>
          <w:delText>–</w:delText>
        </w:r>
        <w:r w:rsidRPr="00931545" w:rsidDel="00DE4988">
          <w:rPr>
            <w:rFonts w:hint="cs"/>
            <w:b/>
            <w:bCs/>
            <w:rtl/>
          </w:rPr>
          <w:delText xml:space="preserve"> </w:delText>
        </w:r>
        <w:r w:rsidRPr="00A66D48" w:rsidDel="00DE4988">
          <w:rPr>
            <w:rFonts w:hint="cs"/>
            <w:rtl/>
          </w:rPr>
          <w:delText>שורה</w:delText>
        </w:r>
        <w:r w:rsidDel="00DE4988">
          <w:rPr>
            <w:rFonts w:hint="cs"/>
            <w:b/>
            <w:bCs/>
            <w:rtl/>
          </w:rPr>
          <w:delText xml:space="preserve"> </w:delText>
        </w:r>
        <w:r w:rsidDel="00DE4988">
          <w:rPr>
            <w:rFonts w:hint="cs"/>
            <w:rtl/>
          </w:rPr>
          <w:delText>ראשונה היא רשימה של כל המסיחים המלאכותיים.</w:delText>
        </w:r>
      </w:del>
    </w:p>
    <w:p w14:paraId="4BAA11F5" w14:textId="2309127D" w:rsidR="00657535" w:rsidDel="00DE4988" w:rsidRDefault="00657535" w:rsidP="00DE4988">
      <w:pPr>
        <w:pStyle w:val="NoSpacing"/>
        <w:bidi w:val="0"/>
        <w:rPr>
          <w:del w:id="906" w:author="user" w:date="2023-07-26T12:09:00Z"/>
        </w:rPr>
        <w:pPrChange w:id="907" w:author="user" w:date="2023-07-26T12:09:00Z">
          <w:pPr>
            <w:pStyle w:val="NoSpacing"/>
            <w:ind w:left="2160"/>
          </w:pPr>
        </w:pPrChange>
      </w:pPr>
      <w:del w:id="908" w:author="user" w:date="2023-07-26T12:09:00Z">
        <w:r w:rsidDel="00DE4988">
          <w:rPr>
            <w:rFonts w:hint="cs"/>
            <w:rtl/>
          </w:rPr>
          <w:delText xml:space="preserve">לכל אחד יש טור של מילות </w:delText>
        </w:r>
        <w:r w:rsidDel="00DE4988">
          <w:delText>prime</w:delText>
        </w:r>
        <w:r w:rsidDel="00DE4988">
          <w:rPr>
            <w:rFonts w:hint="cs"/>
            <w:rtl/>
          </w:rPr>
          <w:delText xml:space="preserve"> מלאכותיות שהוא יכול להיות המסיח שלהן (כי אינם חולקים אותיות).</w:delText>
        </w:r>
      </w:del>
    </w:p>
    <w:p w14:paraId="567FC08A" w14:textId="3BE20389" w:rsidR="00657535" w:rsidDel="00DE4988" w:rsidRDefault="00657535" w:rsidP="00DE4988">
      <w:pPr>
        <w:pStyle w:val="NoSpacing"/>
        <w:bidi w:val="0"/>
        <w:rPr>
          <w:del w:id="909" w:author="user" w:date="2023-07-26T12:09:00Z"/>
          <w:rtl/>
        </w:rPr>
        <w:pPrChange w:id="910" w:author="user" w:date="2023-07-26T12:09:00Z">
          <w:pPr>
            <w:pStyle w:val="NoSpacing"/>
            <w:ind w:left="2160"/>
          </w:pPr>
        </w:pPrChange>
      </w:pPr>
      <w:del w:id="911" w:author="user" w:date="2023-07-26T12:09:00Z">
        <w:r w:rsidDel="00DE4988">
          <w:rPr>
            <w:rFonts w:hint="cs"/>
            <w:rtl/>
          </w:rPr>
          <w:delText>סדר העמודות צריך להיות לפי סדר השורות ב-</w:delText>
        </w:r>
        <w:r w:rsidDel="00DE4988">
          <w:delText>word_freq_list</w:delText>
        </w:r>
        <w:r w:rsidDel="00DE4988">
          <w:rPr>
            <w:rFonts w:hint="cs"/>
            <w:rtl/>
          </w:rPr>
          <w:delText>.</w:delText>
        </w:r>
      </w:del>
    </w:p>
    <w:p w14:paraId="1041FA78" w14:textId="4E328458" w:rsidR="002F4C12" w:rsidDel="00DE4988" w:rsidRDefault="007A53D8" w:rsidP="00DE4988">
      <w:pPr>
        <w:pStyle w:val="NoSpacing"/>
        <w:bidi w:val="0"/>
        <w:rPr>
          <w:del w:id="912" w:author="user" w:date="2023-07-26T12:09:00Z"/>
          <w:rtl/>
        </w:rPr>
        <w:pPrChange w:id="913" w:author="user" w:date="2023-07-26T12:09:00Z">
          <w:pPr>
            <w:pStyle w:val="NoSpacing"/>
          </w:pPr>
        </w:pPrChange>
      </w:pPr>
      <w:del w:id="914" w:author="user" w:date="2023-07-26T12:09:00Z">
        <w:r w:rsidRPr="007A53D8" w:rsidDel="00DE4988">
          <w:rPr>
            <w:b/>
            <w:bCs/>
          </w:rPr>
          <w:delText>No_common_letters_calc.xlsx</w:delText>
        </w:r>
        <w:r w:rsidRPr="007A53D8" w:rsidDel="00DE4988">
          <w:rPr>
            <w:rFonts w:hint="cs"/>
            <w:b/>
            <w:bCs/>
            <w:rtl/>
          </w:rPr>
          <w:delText xml:space="preserve"> </w:delText>
        </w:r>
        <w:r w:rsidRPr="007A53D8" w:rsidDel="00DE4988">
          <w:rPr>
            <w:b/>
            <w:bCs/>
            <w:rtl/>
          </w:rPr>
          <w:delText>–</w:delText>
        </w:r>
        <w:r w:rsidRPr="007A53D8" w:rsidDel="00DE4988">
          <w:rPr>
            <w:rFonts w:hint="cs"/>
            <w:b/>
            <w:bCs/>
            <w:rtl/>
          </w:rPr>
          <w:delText xml:space="preserve"> </w:delText>
        </w:r>
        <w:r w:rsidR="002F4C12" w:rsidDel="00DE4988">
          <w:rPr>
            <w:rFonts w:hint="cs"/>
            <w:rtl/>
          </w:rPr>
          <w:delText>מוצא עבור מילה את כל המילים שאינן חולקות איתה אותיות.</w:delText>
        </w:r>
      </w:del>
    </w:p>
    <w:p w14:paraId="31FB28BE" w14:textId="282063E1" w:rsidR="002F4C12" w:rsidDel="00DE4988" w:rsidRDefault="002F4C12" w:rsidP="00DE4988">
      <w:pPr>
        <w:pStyle w:val="NoSpacing"/>
        <w:bidi w:val="0"/>
        <w:rPr>
          <w:del w:id="915" w:author="user" w:date="2023-07-26T12:09:00Z"/>
        </w:rPr>
        <w:pPrChange w:id="916" w:author="user" w:date="2023-07-26T12:09:00Z">
          <w:pPr>
            <w:pStyle w:val="NoSpacing"/>
            <w:ind w:left="2880" w:firstLine="720"/>
          </w:pPr>
        </w:pPrChange>
      </w:pPr>
      <w:del w:id="917" w:author="user" w:date="2023-07-26T12:09:00Z">
        <w:r w:rsidDel="00DE4988">
          <w:rPr>
            <w:rFonts w:hint="cs"/>
            <w:rtl/>
          </w:rPr>
          <w:delText xml:space="preserve">מכניסים את המילה </w:delText>
        </w:r>
        <w:r w:rsidR="007334BE" w:rsidDel="00DE4988">
          <w:rPr>
            <w:rFonts w:hint="cs"/>
            <w:rtl/>
          </w:rPr>
          <w:delText>הרצויה ל-"מילה לחיפוש".</w:delText>
        </w:r>
      </w:del>
    </w:p>
    <w:p w14:paraId="1E9F2FDF" w14:textId="2A46BC64" w:rsidR="00014B35" w:rsidRPr="00010C9F" w:rsidDel="00DE4988" w:rsidRDefault="00E422C1" w:rsidP="00DE4988">
      <w:pPr>
        <w:pStyle w:val="NoSpacing"/>
        <w:bidi w:val="0"/>
        <w:rPr>
          <w:del w:id="918" w:author="user" w:date="2023-07-26T12:09:00Z"/>
          <w:sz w:val="16"/>
          <w:szCs w:val="16"/>
          <w:rtl/>
        </w:rPr>
        <w:pPrChange w:id="919" w:author="user" w:date="2023-07-26T12:09:00Z">
          <w:pPr>
            <w:pStyle w:val="NoSpacing"/>
            <w:ind w:left="2880" w:firstLine="720"/>
          </w:pPr>
        </w:pPrChange>
      </w:pPr>
      <w:del w:id="920" w:author="user" w:date="2023-07-26T12:09:00Z">
        <w:r w:rsidRPr="00ED14B2" w:rsidDel="00DE4988">
          <w:rPr>
            <w:rFonts w:hint="cs"/>
            <w:sz w:val="16"/>
            <w:szCs w:val="16"/>
            <w:rtl/>
          </w:rPr>
          <w:delText>יש סקריפט של מטלאב שעושה זאת אוטומטית ונועד להחליף קובץ זה.</w:delText>
        </w:r>
      </w:del>
    </w:p>
    <w:p w14:paraId="6001DAA7" w14:textId="715311E5" w:rsidR="00CF7CA5" w:rsidDel="00DE4988" w:rsidRDefault="00CF7CA5" w:rsidP="00DE4988">
      <w:pPr>
        <w:pStyle w:val="Heading2"/>
        <w:bidi w:val="0"/>
        <w:rPr>
          <w:del w:id="921" w:author="user" w:date="2023-07-26T12:09:00Z"/>
          <w:rtl/>
        </w:rPr>
        <w:pPrChange w:id="922" w:author="user" w:date="2023-07-26T12:09:00Z">
          <w:pPr>
            <w:pStyle w:val="Heading2"/>
          </w:pPr>
        </w:pPrChange>
      </w:pPr>
      <w:del w:id="923" w:author="user" w:date="2023-07-26T12:09:00Z">
        <w:r w:rsidDel="00DE4988">
          <w:rPr>
            <w:rFonts w:hint="cs"/>
            <w:rtl/>
          </w:rPr>
          <w:delText>פונקציות</w:delText>
        </w:r>
      </w:del>
    </w:p>
    <w:p w14:paraId="13B48D5A" w14:textId="7E2BD99B" w:rsidR="00E41418" w:rsidDel="00DE4988" w:rsidRDefault="00E41418" w:rsidP="00DE4988">
      <w:pPr>
        <w:pStyle w:val="Heading3"/>
        <w:bidi w:val="0"/>
        <w:rPr>
          <w:del w:id="924" w:author="user" w:date="2023-07-26T12:09:00Z"/>
          <w:rtl/>
        </w:rPr>
        <w:pPrChange w:id="925" w:author="user" w:date="2023-07-26T12:09:00Z">
          <w:pPr>
            <w:pStyle w:val="Heading3"/>
          </w:pPr>
        </w:pPrChange>
      </w:pPr>
      <w:del w:id="926" w:author="user" w:date="2023-07-26T12:09:00Z">
        <w:r w:rsidDel="00DE4988">
          <w:delText>makeMasks</w:delText>
        </w:r>
      </w:del>
    </w:p>
    <w:p w14:paraId="7C5C7898" w14:textId="603C65F5" w:rsidR="00E41418" w:rsidDel="00DE4988" w:rsidRDefault="00E41418" w:rsidP="00DE4988">
      <w:pPr>
        <w:pStyle w:val="NoSpacing"/>
        <w:bidi w:val="0"/>
        <w:rPr>
          <w:del w:id="927" w:author="user" w:date="2023-07-26T12:09:00Z"/>
          <w:rtl/>
        </w:rPr>
        <w:pPrChange w:id="928" w:author="user" w:date="2023-07-26T12:09:00Z">
          <w:pPr>
            <w:pStyle w:val="NoSpacing"/>
          </w:pPr>
        </w:pPrChange>
      </w:pPr>
      <w:del w:id="929" w:author="user" w:date="2023-07-26T12:09:00Z">
        <w:r w:rsidDel="00DE4988">
          <w:rPr>
            <w:rFonts w:hint="cs"/>
            <w:rtl/>
          </w:rPr>
          <w:delText>יוצר מסיכות המורכבות מריבועים ומעוינים</w:delText>
        </w:r>
        <w:r w:rsidR="0083334D" w:rsidDel="00DE4988">
          <w:rPr>
            <w:rFonts w:hint="cs"/>
            <w:rtl/>
          </w:rPr>
          <w:delText xml:space="preserve"> במיקומים אקראיים.</w:delText>
        </w:r>
      </w:del>
    </w:p>
    <w:p w14:paraId="270BA48B" w14:textId="0BCE2369" w:rsidR="001225E4" w:rsidDel="00DE4988" w:rsidRDefault="00207849" w:rsidP="00DE4988">
      <w:pPr>
        <w:bidi w:val="0"/>
        <w:rPr>
          <w:del w:id="930" w:author="user" w:date="2023-07-26T12:09:00Z"/>
          <w:rtl/>
        </w:rPr>
        <w:pPrChange w:id="931" w:author="user" w:date="2023-07-26T12:09:00Z">
          <w:pPr/>
        </w:pPrChange>
      </w:pPr>
      <w:del w:id="932" w:author="user" w:date="2023-07-26T12:09:00Z">
        <w:r w:rsidDel="00DE4988">
          <w:rPr>
            <w:rFonts w:hint="cs"/>
            <w:rtl/>
          </w:rPr>
          <w:delText xml:space="preserve">יש לוודא כי גודל </w:delText>
        </w:r>
        <w:r w:rsidR="001225E4" w:rsidDel="00DE4988">
          <w:rPr>
            <w:rFonts w:hint="cs"/>
            <w:rtl/>
          </w:rPr>
          <w:delText xml:space="preserve">המעוינים והריבועים </w:delText>
        </w:r>
        <w:r w:rsidDel="00DE4988">
          <w:rPr>
            <w:rFonts w:hint="cs"/>
            <w:rtl/>
          </w:rPr>
          <w:delText>תואם ל-</w:delText>
        </w:r>
        <w:r w:rsidDel="00DE4988">
          <w:delText>font</w:delText>
        </w:r>
        <w:r w:rsidDel="00DE4988">
          <w:rPr>
            <w:rFonts w:hint="cs"/>
            <w:rtl/>
          </w:rPr>
          <w:delText xml:space="preserve"> כך שעובי הקוו זהה בשניהם. במידה ולא, יש לשנות את הפונקציה בהתאם.</w:delText>
        </w:r>
      </w:del>
    </w:p>
    <w:p w14:paraId="419AF4A9" w14:textId="4014B48B" w:rsidR="00D3569A" w:rsidRPr="00C95D50" w:rsidDel="00DE4988" w:rsidRDefault="00480A95" w:rsidP="00DE4988">
      <w:pPr>
        <w:pStyle w:val="NoSpacing"/>
        <w:bidi w:val="0"/>
        <w:rPr>
          <w:del w:id="933" w:author="user" w:date="2023-07-26T12:09:00Z"/>
          <w:rtl/>
        </w:rPr>
        <w:pPrChange w:id="934" w:author="user" w:date="2023-07-26T12:09:00Z">
          <w:pPr>
            <w:pStyle w:val="NoSpacing"/>
          </w:pPr>
        </w:pPrChange>
      </w:pPr>
      <w:del w:id="935" w:author="user" w:date="2023-07-26T12:09:00Z">
        <w:r w:rsidDel="00DE4988">
          <w:rPr>
            <w:rFonts w:hint="cs"/>
            <w:rtl/>
          </w:rPr>
          <w:delText xml:space="preserve">כנ"ל לגבי השטח אותו </w:delText>
        </w:r>
        <w:r w:rsidR="00FA1120" w:rsidDel="00DE4988">
          <w:rPr>
            <w:rFonts w:hint="cs"/>
            <w:rtl/>
          </w:rPr>
          <w:delText xml:space="preserve">המסכה </w:delText>
        </w:r>
        <w:r w:rsidDel="00DE4988">
          <w:rPr>
            <w:rFonts w:hint="cs"/>
            <w:rtl/>
          </w:rPr>
          <w:delText>מכסה, הוא צריך לכסות את כל המילה ולתפוס (בערך) את זווית הראיה המוגדרת ב-</w:delText>
        </w:r>
        <w:r w:rsidDel="00DE4988">
          <w:delText>methods</w:delText>
        </w:r>
        <w:r w:rsidDel="00DE4988">
          <w:rPr>
            <w:rFonts w:hint="cs"/>
            <w:rtl/>
          </w:rPr>
          <w:delText>.</w:delText>
        </w:r>
      </w:del>
    </w:p>
    <w:p w14:paraId="5FF8D202" w14:textId="5AD96437" w:rsidR="00CF7CA5" w:rsidDel="00DE4988" w:rsidRDefault="00EC0132" w:rsidP="00DE4988">
      <w:pPr>
        <w:pStyle w:val="Heading3"/>
        <w:bidi w:val="0"/>
        <w:rPr>
          <w:del w:id="936" w:author="user" w:date="2023-07-26T12:09:00Z"/>
          <w:rtl/>
        </w:rPr>
        <w:pPrChange w:id="937" w:author="user" w:date="2023-07-26T12:09:00Z">
          <w:pPr>
            <w:pStyle w:val="Heading3"/>
          </w:pPr>
        </w:pPrChange>
      </w:pPr>
      <w:del w:id="938" w:author="user" w:date="2023-07-26T12:09:00Z">
        <w:r w:rsidDel="00DE4988">
          <w:delText>newTrials</w:delText>
        </w:r>
      </w:del>
    </w:p>
    <w:p w14:paraId="50A65A93" w14:textId="5467CEF4" w:rsidR="00024714" w:rsidDel="00DE4988" w:rsidRDefault="00EC0132" w:rsidP="00DE4988">
      <w:pPr>
        <w:pStyle w:val="NoSpacing"/>
        <w:bidi w:val="0"/>
        <w:rPr>
          <w:del w:id="939" w:author="user" w:date="2023-07-26T12:09:00Z"/>
          <w:rtl/>
        </w:rPr>
        <w:pPrChange w:id="940" w:author="user" w:date="2023-07-26T12:09:00Z">
          <w:pPr>
            <w:pStyle w:val="NoSpacing"/>
          </w:pPr>
        </w:pPrChange>
      </w:pPr>
      <w:del w:id="941" w:author="user" w:date="2023-07-26T12:09:00Z">
        <w:r w:rsidDel="00DE4988">
          <w:rPr>
            <w:rFonts w:hint="cs"/>
            <w:rtl/>
          </w:rPr>
          <w:delText xml:space="preserve">יוצר </w:delText>
        </w:r>
        <w:r w:rsidR="00FA137F" w:rsidDel="00DE4988">
          <w:rPr>
            <w:rFonts w:hint="cs"/>
            <w:rtl/>
          </w:rPr>
          <w:delText>רשימת</w:delText>
        </w:r>
        <w:r w:rsidDel="00DE4988">
          <w:rPr>
            <w:rFonts w:hint="cs"/>
            <w:rtl/>
          </w:rPr>
          <w:delText xml:space="preserve"> </w:delText>
        </w:r>
        <w:r w:rsidDel="00DE4988">
          <w:delText>trials</w:delText>
        </w:r>
        <w:r w:rsidDel="00DE4988">
          <w:rPr>
            <w:rFonts w:hint="cs"/>
            <w:rtl/>
          </w:rPr>
          <w:delText xml:space="preserve"> עבור כל הניסו</w:delText>
        </w:r>
        <w:r w:rsidR="00024714" w:rsidDel="00DE4988">
          <w:rPr>
            <w:rFonts w:hint="cs"/>
            <w:rtl/>
          </w:rPr>
          <w:delText>י תוך שמירה על התנאים הבאים</w:delText>
        </w:r>
      </w:del>
    </w:p>
    <w:p w14:paraId="7F495896" w14:textId="0C0A15BB" w:rsidR="007C0EAC" w:rsidDel="00DE4988" w:rsidRDefault="00AC45DF" w:rsidP="00DE4988">
      <w:pPr>
        <w:pStyle w:val="NoSpacing"/>
        <w:bidi w:val="0"/>
        <w:rPr>
          <w:del w:id="942" w:author="user" w:date="2023-07-26T12:09:00Z"/>
        </w:rPr>
        <w:pPrChange w:id="943" w:author="user" w:date="2023-07-26T12:09:00Z">
          <w:pPr>
            <w:pStyle w:val="NoSpacing"/>
            <w:numPr>
              <w:numId w:val="12"/>
            </w:numPr>
            <w:ind w:left="720" w:hanging="360"/>
          </w:pPr>
        </w:pPrChange>
      </w:pPr>
      <w:del w:id="944" w:author="user" w:date="2023-07-26T12:09:00Z">
        <w:r w:rsidDel="00DE4988">
          <w:rPr>
            <w:rFonts w:hint="cs"/>
            <w:rtl/>
          </w:rPr>
          <w:delText xml:space="preserve">כל </w:delText>
        </w:r>
        <w:r w:rsidR="00F57909" w:rsidDel="00DE4988">
          <w:rPr>
            <w:rFonts w:hint="cs"/>
            <w:rtl/>
          </w:rPr>
          <w:delText>ה-</w:delText>
        </w:r>
        <w:r w:rsidR="00F36109" w:rsidDel="00DE4988">
          <w:delText>Target</w:delText>
        </w:r>
        <w:r w:rsidR="00F57909" w:rsidDel="00DE4988">
          <w:delText>s</w:delText>
        </w:r>
        <w:r w:rsidR="00F36109" w:rsidDel="00DE4988">
          <w:rPr>
            <w:rFonts w:hint="cs"/>
            <w:rtl/>
          </w:rPr>
          <w:delText xml:space="preserve"> </w:delText>
        </w:r>
        <w:r w:rsidR="007C0EAC" w:rsidDel="00DE4988">
          <w:rPr>
            <w:rFonts w:hint="cs"/>
            <w:rtl/>
          </w:rPr>
          <w:delText>מופיע</w:delText>
        </w:r>
        <w:r w:rsidR="00F57909" w:rsidDel="00DE4988">
          <w:rPr>
            <w:rFonts w:hint="cs"/>
            <w:rtl/>
          </w:rPr>
          <w:delText>ים אותו מספר פעמים.</w:delText>
        </w:r>
      </w:del>
    </w:p>
    <w:p w14:paraId="52FD9E45" w14:textId="1EBE1BEF" w:rsidR="007C0EAC" w:rsidRPr="00F36109" w:rsidDel="00DE4988" w:rsidRDefault="007C0EAC" w:rsidP="00DE4988">
      <w:pPr>
        <w:pStyle w:val="NoSpacing"/>
        <w:bidi w:val="0"/>
        <w:rPr>
          <w:del w:id="945" w:author="user" w:date="2023-07-26T12:09:00Z"/>
        </w:rPr>
        <w:pPrChange w:id="946" w:author="user" w:date="2023-07-26T12:09:00Z">
          <w:pPr>
            <w:pStyle w:val="NoSpacing"/>
            <w:numPr>
              <w:numId w:val="12"/>
            </w:numPr>
            <w:ind w:left="720" w:hanging="360"/>
          </w:pPr>
        </w:pPrChange>
      </w:pPr>
      <w:del w:id="947" w:author="user" w:date="2023-07-26T12:09:00Z">
        <w:r w:rsidDel="00DE4988">
          <w:delText>Target</w:delText>
        </w:r>
        <w:r w:rsidDel="00DE4988">
          <w:rPr>
            <w:rFonts w:hint="cs"/>
            <w:rtl/>
          </w:rPr>
          <w:delText xml:space="preserve"> לא חוזר פעמיים באותו בלוק </w:delText>
        </w:r>
        <w:r w:rsidRPr="00F36109" w:rsidDel="00DE4988">
          <w:rPr>
            <w:rFonts w:hint="cs"/>
            <w:sz w:val="14"/>
            <w:szCs w:val="14"/>
            <w:rtl/>
          </w:rPr>
          <w:delText>(</w:delText>
        </w:r>
        <w:r w:rsidR="00F36109" w:rsidRPr="00F36109" w:rsidDel="00DE4988">
          <w:rPr>
            <w:rFonts w:hint="cs"/>
            <w:sz w:val="14"/>
            <w:szCs w:val="14"/>
            <w:rtl/>
          </w:rPr>
          <w:delText xml:space="preserve">כדי שנבדק לא יבין שיש תנאי </w:delText>
        </w:r>
        <w:r w:rsidR="00F36109" w:rsidRPr="00F36109" w:rsidDel="00DE4988">
          <w:rPr>
            <w:sz w:val="14"/>
            <w:szCs w:val="14"/>
          </w:rPr>
          <w:delText>same</w:delText>
        </w:r>
        <w:r w:rsidR="00F36109" w:rsidRPr="00F36109" w:rsidDel="00DE4988">
          <w:rPr>
            <w:rFonts w:hint="cs"/>
            <w:sz w:val="14"/>
            <w:szCs w:val="14"/>
            <w:rtl/>
          </w:rPr>
          <w:delText xml:space="preserve"> ותנאי </w:delText>
        </w:r>
        <w:r w:rsidR="00F36109" w:rsidRPr="00F36109" w:rsidDel="00DE4988">
          <w:rPr>
            <w:sz w:val="14"/>
            <w:szCs w:val="14"/>
          </w:rPr>
          <w:delText>diff</w:delText>
        </w:r>
        <w:r w:rsidR="00F36109" w:rsidRPr="00F36109" w:rsidDel="00DE4988">
          <w:rPr>
            <w:rFonts w:hint="cs"/>
            <w:sz w:val="14"/>
            <w:szCs w:val="14"/>
            <w:rtl/>
          </w:rPr>
          <w:delText xml:space="preserve"> וידע לצפות אחד כשראה את השני</w:delText>
        </w:r>
        <w:r w:rsidRPr="00F36109" w:rsidDel="00DE4988">
          <w:rPr>
            <w:rFonts w:hint="cs"/>
            <w:sz w:val="14"/>
            <w:szCs w:val="14"/>
            <w:rtl/>
          </w:rPr>
          <w:delText>)</w:delText>
        </w:r>
        <w:r w:rsidR="00F57909" w:rsidDel="00DE4988">
          <w:rPr>
            <w:rFonts w:hint="cs"/>
            <w:sz w:val="14"/>
            <w:szCs w:val="14"/>
            <w:rtl/>
          </w:rPr>
          <w:delText>.</w:delText>
        </w:r>
      </w:del>
    </w:p>
    <w:p w14:paraId="4428D8CA" w14:textId="1EA6EA95" w:rsidR="00F36109" w:rsidDel="00DE4988" w:rsidRDefault="00F36109" w:rsidP="00DE4988">
      <w:pPr>
        <w:pStyle w:val="ListParagraph"/>
        <w:bidi w:val="0"/>
        <w:ind w:left="0"/>
        <w:rPr>
          <w:del w:id="948" w:author="user" w:date="2023-07-26T12:09:00Z"/>
        </w:rPr>
        <w:pPrChange w:id="949" w:author="user" w:date="2023-07-26T12:09:00Z">
          <w:pPr>
            <w:pStyle w:val="ListParagraph"/>
            <w:numPr>
              <w:numId w:val="12"/>
            </w:numPr>
            <w:ind w:hanging="360"/>
          </w:pPr>
        </w:pPrChange>
      </w:pPr>
      <w:del w:id="950" w:author="user" w:date="2023-07-26T12:09:00Z">
        <w:r w:rsidDel="00DE4988">
          <w:delText>Target</w:delText>
        </w:r>
        <w:r w:rsidDel="00DE4988">
          <w:rPr>
            <w:rFonts w:hint="cs"/>
            <w:rtl/>
          </w:rPr>
          <w:delText xml:space="preserve"> מופיע </w:delText>
        </w:r>
        <w:r w:rsidR="00F57909" w:rsidDel="00DE4988">
          <w:rPr>
            <w:rFonts w:hint="cs"/>
            <w:rtl/>
          </w:rPr>
          <w:delText>חצי מהפעמים ב-</w:delText>
        </w:r>
        <w:r w:rsidR="00F57909" w:rsidDel="00DE4988">
          <w:delText>same</w:delText>
        </w:r>
        <w:r w:rsidR="00F57909" w:rsidDel="00DE4988">
          <w:rPr>
            <w:rFonts w:hint="cs"/>
            <w:rtl/>
          </w:rPr>
          <w:delText xml:space="preserve"> וחצי ב-</w:delText>
        </w:r>
        <w:r w:rsidR="00F57909" w:rsidDel="00DE4988">
          <w:delText>diff</w:delText>
        </w:r>
        <w:r w:rsidR="00F57909" w:rsidDel="00DE4988">
          <w:rPr>
            <w:rFonts w:hint="cs"/>
            <w:rtl/>
          </w:rPr>
          <w:delText>.</w:delText>
        </w:r>
      </w:del>
    </w:p>
    <w:p w14:paraId="3AD81659" w14:textId="48E47485" w:rsidR="00F57909" w:rsidDel="00DE4988" w:rsidRDefault="00DD5CAF" w:rsidP="00DE4988">
      <w:pPr>
        <w:pStyle w:val="ListParagraph"/>
        <w:bidi w:val="0"/>
        <w:ind w:left="0"/>
        <w:rPr>
          <w:del w:id="951" w:author="user" w:date="2023-07-26T12:09:00Z"/>
        </w:rPr>
        <w:pPrChange w:id="952" w:author="user" w:date="2023-07-26T12:09:00Z">
          <w:pPr>
            <w:pStyle w:val="ListParagraph"/>
            <w:numPr>
              <w:numId w:val="12"/>
            </w:numPr>
            <w:ind w:hanging="360"/>
          </w:pPr>
        </w:pPrChange>
      </w:pPr>
      <w:del w:id="953" w:author="user" w:date="2023-07-26T12:09:00Z">
        <w:r w:rsidDel="00DE4988">
          <w:delText>Target</w:delText>
        </w:r>
        <w:r w:rsidDel="00DE4988">
          <w:rPr>
            <w:rFonts w:hint="cs"/>
            <w:rtl/>
          </w:rPr>
          <w:delText xml:space="preserve"> לא חולק אותיות עם ה-</w:delText>
        </w:r>
        <w:r w:rsidDel="00DE4988">
          <w:delText>Prime</w:delText>
        </w:r>
        <w:r w:rsidDel="00DE4988">
          <w:rPr>
            <w:rFonts w:hint="cs"/>
            <w:rtl/>
          </w:rPr>
          <w:delText xml:space="preserve"> שלו.</w:delText>
        </w:r>
      </w:del>
    </w:p>
    <w:p w14:paraId="543E4FFB" w14:textId="7D98D52C" w:rsidR="00DD5CAF" w:rsidDel="00DE4988" w:rsidRDefault="00DD5CAF" w:rsidP="00DE4988">
      <w:pPr>
        <w:pStyle w:val="ListParagraph"/>
        <w:bidi w:val="0"/>
        <w:ind w:left="0"/>
        <w:rPr>
          <w:del w:id="954" w:author="user" w:date="2023-07-26T12:09:00Z"/>
        </w:rPr>
        <w:pPrChange w:id="955" w:author="user" w:date="2023-07-26T12:09:00Z">
          <w:pPr>
            <w:pStyle w:val="ListParagraph"/>
            <w:numPr>
              <w:numId w:val="12"/>
            </w:numPr>
            <w:ind w:hanging="360"/>
          </w:pPr>
        </w:pPrChange>
      </w:pPr>
      <w:del w:id="956" w:author="user" w:date="2023-07-26T12:09:00Z">
        <w:r w:rsidDel="00DE4988">
          <w:rPr>
            <w:rFonts w:hint="cs"/>
            <w:rtl/>
          </w:rPr>
          <w:delText>כל ה</w:delText>
        </w:r>
        <w:r w:rsidR="0016431C" w:rsidDel="00DE4988">
          <w:rPr>
            <w:rFonts w:hint="cs"/>
            <w:rtl/>
          </w:rPr>
          <w:delText xml:space="preserve">מילים מופיעות אותו מספר פעמים (בתור </w:delText>
        </w:r>
        <w:r w:rsidR="0016431C" w:rsidDel="00DE4988">
          <w:delText>target</w:delText>
        </w:r>
        <w:r w:rsidR="0016431C" w:rsidDel="00DE4988">
          <w:rPr>
            <w:rFonts w:hint="cs"/>
            <w:rtl/>
          </w:rPr>
          <w:delText xml:space="preserve">, בתור </w:delText>
        </w:r>
        <w:r w:rsidR="0016431C" w:rsidDel="00DE4988">
          <w:delText>prime</w:delText>
        </w:r>
        <w:r w:rsidR="0016431C" w:rsidDel="00DE4988">
          <w:rPr>
            <w:rFonts w:hint="cs"/>
            <w:rtl/>
          </w:rPr>
          <w:delText xml:space="preserve">, בתור </w:delText>
        </w:r>
        <w:r w:rsidR="0016431C" w:rsidDel="00DE4988">
          <w:delText>distractor</w:delText>
        </w:r>
        <w:r w:rsidR="0016431C" w:rsidDel="00DE4988">
          <w:rPr>
            <w:rFonts w:hint="cs"/>
            <w:rtl/>
          </w:rPr>
          <w:delText>).</w:delText>
        </w:r>
      </w:del>
    </w:p>
    <w:p w14:paraId="4FA41DC4" w14:textId="520B0F55" w:rsidR="00DD5CAF" w:rsidDel="00DE4988" w:rsidRDefault="00DD5CAF" w:rsidP="00DE4988">
      <w:pPr>
        <w:pStyle w:val="ListParagraph"/>
        <w:bidi w:val="0"/>
        <w:ind w:left="0"/>
        <w:rPr>
          <w:del w:id="957" w:author="user" w:date="2023-07-26T12:09:00Z"/>
        </w:rPr>
        <w:pPrChange w:id="958" w:author="user" w:date="2023-07-26T12:09:00Z">
          <w:pPr>
            <w:pStyle w:val="ListParagraph"/>
            <w:numPr>
              <w:numId w:val="12"/>
            </w:numPr>
            <w:ind w:hanging="360"/>
          </w:pPr>
        </w:pPrChange>
      </w:pPr>
      <w:del w:id="959" w:author="user" w:date="2023-07-26T12:09:00Z">
        <w:r w:rsidDel="00DE4988">
          <w:delText>Prime</w:delText>
        </w:r>
        <w:r w:rsidDel="00DE4988">
          <w:rPr>
            <w:rFonts w:hint="cs"/>
            <w:rtl/>
          </w:rPr>
          <w:delText xml:space="preserve"> לא חולק אותיות עם </w:delText>
        </w:r>
        <w:r w:rsidDel="00DE4988">
          <w:delText>dist</w:delText>
        </w:r>
        <w:r w:rsidDel="00DE4988">
          <w:rPr>
            <w:rFonts w:hint="cs"/>
            <w:rtl/>
          </w:rPr>
          <w:delText xml:space="preserve"> שלו.</w:delText>
        </w:r>
      </w:del>
    </w:p>
    <w:p w14:paraId="61ACB69C" w14:textId="7F3662A5" w:rsidR="009872D8" w:rsidDel="00DE4988" w:rsidRDefault="0016431C" w:rsidP="00DE4988">
      <w:pPr>
        <w:pStyle w:val="ListParagraph"/>
        <w:bidi w:val="0"/>
        <w:ind w:left="0"/>
        <w:rPr>
          <w:del w:id="960" w:author="user" w:date="2023-07-26T12:09:00Z"/>
        </w:rPr>
        <w:pPrChange w:id="961" w:author="user" w:date="2023-07-26T12:09:00Z">
          <w:pPr>
            <w:pStyle w:val="ListParagraph"/>
            <w:numPr>
              <w:numId w:val="12"/>
            </w:numPr>
            <w:ind w:hanging="360"/>
          </w:pPr>
        </w:pPrChange>
      </w:pPr>
      <w:del w:id="962" w:author="user" w:date="2023-07-26T12:09:00Z">
        <w:r w:rsidDel="00DE4988">
          <w:rPr>
            <w:rFonts w:hint="cs"/>
            <w:rtl/>
          </w:rPr>
          <w:delText xml:space="preserve">חצי מהמטרות הן </w:delText>
        </w:r>
        <w:r w:rsidDel="00DE4988">
          <w:delText>natural</w:delText>
        </w:r>
        <w:r w:rsidDel="00DE4988">
          <w:rPr>
            <w:rFonts w:hint="cs"/>
            <w:rtl/>
          </w:rPr>
          <w:delText xml:space="preserve"> וחצי הן </w:delText>
        </w:r>
        <w:r w:rsidDel="00DE4988">
          <w:delText>artificial</w:delText>
        </w:r>
        <w:r w:rsidDel="00DE4988">
          <w:rPr>
            <w:rFonts w:hint="cs"/>
            <w:rtl/>
          </w:rPr>
          <w:delText>.</w:delText>
        </w:r>
      </w:del>
    </w:p>
    <w:p w14:paraId="2A70D0AF" w14:textId="64734994" w:rsidR="008D7CE5" w:rsidDel="00DE4988" w:rsidRDefault="008D7CE5" w:rsidP="00DE4988">
      <w:pPr>
        <w:bidi w:val="0"/>
        <w:rPr>
          <w:del w:id="963" w:author="user" w:date="2023-07-26T12:09:00Z"/>
        </w:rPr>
        <w:pPrChange w:id="964" w:author="user" w:date="2023-07-26T12:09:00Z">
          <w:pPr/>
        </w:pPrChange>
      </w:pPr>
    </w:p>
    <w:p w14:paraId="021DF05B" w14:textId="4C67A176" w:rsidR="00F64859" w:rsidDel="00DE4988" w:rsidRDefault="008D7CE5" w:rsidP="00DE4988">
      <w:pPr>
        <w:bidi w:val="0"/>
        <w:rPr>
          <w:del w:id="965" w:author="user" w:date="2023-07-26T12:09:00Z"/>
          <w:rtl/>
        </w:rPr>
        <w:pPrChange w:id="966" w:author="user" w:date="2023-07-26T12:09:00Z">
          <w:pPr/>
        </w:pPrChange>
      </w:pPr>
      <w:del w:id="967" w:author="user" w:date="2023-07-26T12:09:00Z">
        <w:r w:rsidDel="00DE4988">
          <w:delText>n_words_to_use</w:delText>
        </w:r>
        <w:r w:rsidDel="00DE4988">
          <w:rPr>
            <w:rFonts w:hint="cs"/>
            <w:rtl/>
          </w:rPr>
          <w:delText xml:space="preserve"> </w:delText>
        </w:r>
        <w:r w:rsidDel="00DE4988">
          <w:rPr>
            <w:rtl/>
          </w:rPr>
          <w:delText>–</w:delText>
        </w:r>
        <w:r w:rsidDel="00DE4988">
          <w:rPr>
            <w:rFonts w:hint="cs"/>
            <w:rtl/>
          </w:rPr>
          <w:delText xml:space="preserve"> </w:delText>
        </w:r>
        <w:r w:rsidR="00F64859" w:rsidDel="00DE4988">
          <w:rPr>
            <w:rFonts w:hint="cs"/>
            <w:rtl/>
          </w:rPr>
          <w:delText>אנו רוצים לדעת כמה מילים לקחת מכל קטגוריה.</w:delText>
        </w:r>
      </w:del>
    </w:p>
    <w:p w14:paraId="6B5B5996" w14:textId="0CA3C817" w:rsidR="005153B6" w:rsidDel="00DE4988" w:rsidRDefault="004369E5" w:rsidP="00DE4988">
      <w:pPr>
        <w:bidi w:val="0"/>
        <w:rPr>
          <w:del w:id="968" w:author="user" w:date="2023-07-26T12:09:00Z"/>
          <w:rtl/>
        </w:rPr>
        <w:pPrChange w:id="969" w:author="user" w:date="2023-07-26T12:09:00Z">
          <w:pPr>
            <w:ind w:left="2160"/>
          </w:pPr>
        </w:pPrChange>
      </w:pPr>
      <w:del w:id="970" w:author="user" w:date="2023-07-26T12:09:00Z">
        <w:r w:rsidDel="00DE4988">
          <w:rPr>
            <w:rFonts w:hint="cs"/>
            <w:rtl/>
          </w:rPr>
          <w:delText xml:space="preserve">יש </w:delText>
        </w:r>
        <w:r w:rsidR="009872D8" w:rsidDel="00DE4988">
          <w:rPr>
            <w:rFonts w:hint="cs"/>
            <w:rtl/>
          </w:rPr>
          <w:delText xml:space="preserve">2 </w:delText>
        </w:r>
        <w:r w:rsidDel="00DE4988">
          <w:rPr>
            <w:rFonts w:hint="cs"/>
            <w:rtl/>
          </w:rPr>
          <w:delText>תנאים</w:delText>
        </w:r>
        <w:r w:rsidR="009872D8" w:rsidDel="00DE4988">
          <w:rPr>
            <w:rFonts w:hint="cs"/>
            <w:rtl/>
          </w:rPr>
          <w:delText xml:space="preserve"> (</w:delText>
        </w:r>
        <w:r w:rsidR="009872D8" w:rsidDel="00DE4988">
          <w:delText>same / diff</w:delText>
        </w:r>
        <w:r w:rsidR="009872D8" w:rsidDel="00DE4988">
          <w:rPr>
            <w:rFonts w:hint="cs"/>
            <w:rtl/>
          </w:rPr>
          <w:delText>)</w:delText>
        </w:r>
        <w:r w:rsidR="00F64859" w:rsidDel="00DE4988">
          <w:rPr>
            <w:rFonts w:hint="cs"/>
            <w:rtl/>
          </w:rPr>
          <w:delText xml:space="preserve"> ו-2 קטגוריות בכל תנאי</w:delText>
        </w:r>
        <w:r w:rsidDel="00DE4988">
          <w:rPr>
            <w:rFonts w:hint="cs"/>
            <w:rtl/>
          </w:rPr>
          <w:delText xml:space="preserve">, </w:delText>
        </w:r>
        <w:r w:rsidR="005153B6" w:rsidDel="00DE4988">
          <w:rPr>
            <w:rFonts w:hint="cs"/>
            <w:rtl/>
          </w:rPr>
          <w:delText>לכן נחלק את מספר ה-</w:delText>
        </w:r>
        <w:r w:rsidR="005153B6" w:rsidDel="00DE4988">
          <w:delText>trials</w:delText>
        </w:r>
        <w:r w:rsidR="005153B6" w:rsidDel="00DE4988">
          <w:rPr>
            <w:rFonts w:hint="cs"/>
            <w:rtl/>
          </w:rPr>
          <w:delText xml:space="preserve"> ב-</w:delText>
        </w:r>
        <w:r w:rsidR="00F64859" w:rsidDel="00DE4988">
          <w:rPr>
            <w:rFonts w:hint="cs"/>
            <w:rtl/>
          </w:rPr>
          <w:delText>4</w:delText>
        </w:r>
        <w:r w:rsidR="005153B6" w:rsidDel="00DE4988">
          <w:rPr>
            <w:rFonts w:hint="cs"/>
            <w:rtl/>
          </w:rPr>
          <w:delText>, זוהי כמות המילים בתנאי בודד</w:delText>
        </w:r>
        <w:r w:rsidR="00F64859" w:rsidDel="00DE4988">
          <w:rPr>
            <w:rFonts w:hint="cs"/>
            <w:rtl/>
          </w:rPr>
          <w:delText xml:space="preserve"> עבור קטגוריה אחת = </w:delText>
        </w:r>
        <w:r w:rsidR="00F64859" w:rsidDel="00DE4988">
          <w:delText>X</w:delText>
        </w:r>
        <w:r w:rsidR="005153B6" w:rsidDel="00DE4988">
          <w:rPr>
            <w:rFonts w:hint="cs"/>
            <w:rtl/>
          </w:rPr>
          <w:delText>.</w:delText>
        </w:r>
      </w:del>
    </w:p>
    <w:p w14:paraId="411850EE" w14:textId="64E7D4A0" w:rsidR="004369E5" w:rsidDel="00DE4988" w:rsidRDefault="004369E5" w:rsidP="00DE4988">
      <w:pPr>
        <w:bidi w:val="0"/>
        <w:rPr>
          <w:del w:id="971" w:author="user" w:date="2023-07-26T12:09:00Z"/>
          <w:rtl/>
        </w:rPr>
        <w:pPrChange w:id="972" w:author="user" w:date="2023-07-26T12:09:00Z">
          <w:pPr>
            <w:ind w:left="1440" w:firstLine="720"/>
          </w:pPr>
        </w:pPrChange>
      </w:pPr>
      <w:del w:id="973" w:author="user" w:date="2023-07-26T12:09:00Z">
        <w:r w:rsidDel="00DE4988">
          <w:rPr>
            <w:rFonts w:hint="cs"/>
            <w:rtl/>
          </w:rPr>
          <w:delText>כל מילת מטרה מופיעה אותו מספר של פעמים בכל תנאי.</w:delText>
        </w:r>
      </w:del>
    </w:p>
    <w:p w14:paraId="10CF7A6F" w14:textId="2431CB9B" w:rsidR="008D7CE5" w:rsidDel="00DE4988" w:rsidRDefault="00F858C9" w:rsidP="00DE4988">
      <w:pPr>
        <w:bidi w:val="0"/>
        <w:rPr>
          <w:del w:id="974" w:author="user" w:date="2023-07-26T12:09:00Z"/>
          <w:rtl/>
        </w:rPr>
        <w:pPrChange w:id="975" w:author="user" w:date="2023-07-26T12:09:00Z">
          <w:pPr>
            <w:ind w:left="1440" w:firstLine="720"/>
          </w:pPr>
        </w:pPrChange>
      </w:pPr>
      <w:del w:id="976" w:author="user" w:date="2023-07-26T12:09:00Z">
        <w:r w:rsidDel="00DE4988">
          <w:rPr>
            <w:rFonts w:hint="cs"/>
            <w:rtl/>
          </w:rPr>
          <w:delText xml:space="preserve">לכן נצטרך להשתמש בכמות מילים שהיא מנה של </w:delText>
        </w:r>
        <w:r w:rsidR="00F64859" w:rsidDel="00DE4988">
          <w:rPr>
            <w:rFonts w:hint="cs"/>
          </w:rPr>
          <w:delText>X</w:delText>
        </w:r>
        <w:r w:rsidDel="00DE4988">
          <w:rPr>
            <w:rFonts w:hint="cs"/>
            <w:rtl/>
          </w:rPr>
          <w:delText>.</w:delText>
        </w:r>
      </w:del>
    </w:p>
    <w:p w14:paraId="27B19A7E" w14:textId="2CF99D91" w:rsidR="00FD50BF" w:rsidDel="00DE4988" w:rsidRDefault="00F858C9" w:rsidP="00DE4988">
      <w:pPr>
        <w:bidi w:val="0"/>
        <w:rPr>
          <w:del w:id="977" w:author="user" w:date="2023-07-26T12:09:00Z"/>
        </w:rPr>
        <w:pPrChange w:id="978" w:author="user" w:date="2023-07-26T12:09:00Z">
          <w:pPr>
            <w:ind w:left="2160"/>
          </w:pPr>
        </w:pPrChange>
      </w:pPr>
      <w:del w:id="979" w:author="user" w:date="2023-07-26T12:09:00Z">
        <w:r w:rsidDel="00DE4988">
          <w:rPr>
            <w:rFonts w:hint="cs"/>
            <w:rtl/>
          </w:rPr>
          <w:delText xml:space="preserve">מתוך כמות המילים שיש לנו, נחפש את הכמות הגדולה ביותר שמהווה מנה של </w:delText>
        </w:r>
        <w:r w:rsidR="00901B71" w:rsidDel="00DE4988">
          <w:rPr>
            <w:rFonts w:hint="cs"/>
          </w:rPr>
          <w:delText>X</w:delText>
        </w:r>
        <w:r w:rsidDel="00DE4988">
          <w:rPr>
            <w:rFonts w:hint="cs"/>
            <w:rtl/>
          </w:rPr>
          <w:delText>.</w:delText>
        </w:r>
      </w:del>
    </w:p>
    <w:p w14:paraId="402CFAE4" w14:textId="2C656E97" w:rsidR="00D3001F" w:rsidRPr="00F36109" w:rsidDel="00DE4988" w:rsidRDefault="00D3001F" w:rsidP="00DE4988">
      <w:pPr>
        <w:bidi w:val="0"/>
        <w:rPr>
          <w:del w:id="980" w:author="user" w:date="2023-07-26T12:09:00Z"/>
          <w:rtl/>
        </w:rPr>
        <w:pPrChange w:id="981" w:author="user" w:date="2023-07-26T12:09:00Z">
          <w:pPr>
            <w:ind w:left="2160"/>
          </w:pPr>
        </w:pPrChange>
      </w:pPr>
      <w:del w:id="982" w:author="user" w:date="2023-07-26T12:09:00Z">
        <w:r w:rsidDel="00DE4988">
          <w:rPr>
            <w:rFonts w:hint="cs"/>
            <w:rtl/>
          </w:rPr>
          <w:delText xml:space="preserve">אם מספר המילים בו נשתמש </w:delText>
        </w:r>
        <w:r w:rsidR="005536A4" w:rsidDel="00DE4988">
          <w:rPr>
            <w:rFonts w:hint="cs"/>
            <w:rtl/>
          </w:rPr>
          <w:delText xml:space="preserve">בסה"כ (כולל את 2 הקטגוריות) </w:delText>
        </w:r>
        <w:r w:rsidDel="00DE4988">
          <w:rPr>
            <w:rFonts w:hint="cs"/>
            <w:rtl/>
          </w:rPr>
          <w:delText>יהיה קטן מגודל בלוק, מילים יהיו מוכרחות לחזור על עצמן בבלוק וזה אסור.</w:delText>
        </w:r>
      </w:del>
    </w:p>
    <w:p w14:paraId="1483638C" w14:textId="07EC91C6" w:rsidR="00A165B0" w:rsidDel="00DE4988" w:rsidRDefault="004E2EDB" w:rsidP="00DE4988">
      <w:pPr>
        <w:pStyle w:val="Heading3"/>
        <w:bidi w:val="0"/>
        <w:rPr>
          <w:del w:id="983" w:author="user" w:date="2023-07-26T12:09:00Z"/>
          <w:rtl/>
        </w:rPr>
        <w:pPrChange w:id="984" w:author="user" w:date="2023-07-26T12:09:00Z">
          <w:pPr>
            <w:pStyle w:val="Heading3"/>
          </w:pPr>
        </w:pPrChange>
      </w:pPr>
      <w:del w:id="985" w:author="user" w:date="2023-07-26T12:09:00Z">
        <w:r w:rsidDel="00DE4988">
          <w:delText>showCategor</w:delText>
        </w:r>
      </w:del>
    </w:p>
    <w:p w14:paraId="6F7D997F" w14:textId="49894514" w:rsidR="00A165B0" w:rsidDel="00DE4988" w:rsidRDefault="004E2EDB" w:rsidP="00DE4988">
      <w:pPr>
        <w:pStyle w:val="NoSpacing"/>
        <w:bidi w:val="0"/>
        <w:rPr>
          <w:del w:id="986" w:author="user" w:date="2023-07-26T12:09:00Z"/>
        </w:rPr>
        <w:pPrChange w:id="987" w:author="user" w:date="2023-07-26T12:09:00Z">
          <w:pPr>
            <w:pStyle w:val="NoSpacing"/>
          </w:pPr>
        </w:pPrChange>
      </w:pPr>
      <w:del w:id="988" w:author="user" w:date="2023-07-26T12:09:00Z">
        <w:r w:rsidDel="00DE4988">
          <w:rPr>
            <w:rFonts w:hint="cs"/>
            <w:rtl/>
          </w:rPr>
          <w:delText>מציג את מסך שאלת הקטגוריזציה. אופציה אחת היא כשה</w:delText>
        </w:r>
        <w:r w:rsidR="00FA137F" w:rsidDel="00DE4988">
          <w:rPr>
            <w:rFonts w:hint="cs"/>
            <w:rtl/>
          </w:rPr>
          <w:delText>-</w:delText>
        </w:r>
        <w:r w:rsidR="00FA137F" w:rsidDel="00DE4988">
          <w:delText>natural</w:delText>
        </w:r>
        <w:r w:rsidDel="00DE4988">
          <w:rPr>
            <w:rFonts w:hint="cs"/>
            <w:rtl/>
          </w:rPr>
          <w:delText xml:space="preserve"> מצד שמאל ושניה כשהוא מצד ימין.</w:delText>
        </w:r>
      </w:del>
    </w:p>
    <w:p w14:paraId="6B10463F" w14:textId="5839F111" w:rsidR="00590FBE" w:rsidDel="00DE4988" w:rsidRDefault="00590FBE" w:rsidP="00DE4988">
      <w:pPr>
        <w:pStyle w:val="Heading3"/>
        <w:bidi w:val="0"/>
        <w:rPr>
          <w:del w:id="989" w:author="user" w:date="2023-07-26T12:09:00Z"/>
          <w:rtl/>
        </w:rPr>
        <w:pPrChange w:id="990" w:author="user" w:date="2023-07-26T12:09:00Z">
          <w:pPr>
            <w:pStyle w:val="Heading3"/>
          </w:pPr>
        </w:pPrChange>
      </w:pPr>
      <w:del w:id="991" w:author="user" w:date="2023-07-26T12:09:00Z">
        <w:r w:rsidDel="00DE4988">
          <w:delText>getTraj</w:delText>
        </w:r>
      </w:del>
    </w:p>
    <w:p w14:paraId="285C3AC4" w14:textId="1B57B642" w:rsidR="00E36E16" w:rsidDel="00DE4988" w:rsidRDefault="00590FBE" w:rsidP="00DE4988">
      <w:pPr>
        <w:pStyle w:val="NoSpacing"/>
        <w:bidi w:val="0"/>
        <w:rPr>
          <w:del w:id="992" w:author="user" w:date="2023-07-26T12:09:00Z"/>
          <w:rtl/>
        </w:rPr>
        <w:pPrChange w:id="993" w:author="user" w:date="2023-07-26T12:09:00Z">
          <w:pPr>
            <w:pStyle w:val="NoSpacing"/>
          </w:pPr>
        </w:pPrChange>
      </w:pPr>
      <w:del w:id="994" w:author="user" w:date="2023-07-26T12:09:00Z">
        <w:r w:rsidDel="00DE4988">
          <w:rPr>
            <w:rFonts w:hint="cs"/>
            <w:rtl/>
          </w:rPr>
          <w:delText>מחזירה את מסלול התנועה של הנבדק</w:delText>
        </w:r>
        <w:r w:rsidR="00E36E16" w:rsidDel="00DE4988">
          <w:rPr>
            <w:rFonts w:hint="cs"/>
            <w:rtl/>
          </w:rPr>
          <w:delText xml:space="preserve"> וה</w:delText>
        </w:r>
        <w:r w:rsidR="00292A67" w:rsidDel="00DE4988">
          <w:rPr>
            <w:rFonts w:hint="cs"/>
            <w:rtl/>
          </w:rPr>
          <w:delText>זמן בכל נקודה במסלול</w:delText>
        </w:r>
        <w:r w:rsidDel="00DE4988">
          <w:rPr>
            <w:rFonts w:hint="cs"/>
            <w:rtl/>
          </w:rPr>
          <w:delText xml:space="preserve"> </w:delText>
        </w:r>
        <w:r w:rsidR="00E36E16" w:rsidDel="00DE4988">
          <w:rPr>
            <w:rFonts w:hint="cs"/>
            <w:rtl/>
          </w:rPr>
          <w:delText xml:space="preserve">עבור תנועה אל המסך, </w:delText>
        </w:r>
        <w:r w:rsidR="00574F58" w:rsidRPr="00574F58" w:rsidDel="00DE4988">
          <w:rPr>
            <w:rFonts w:hint="cs"/>
            <w:b/>
            <w:bCs/>
            <w:u w:val="single"/>
            <w:rtl/>
          </w:rPr>
          <w:delText>או</w:delText>
        </w:r>
        <w:r w:rsidR="00574F58" w:rsidDel="00DE4988">
          <w:rPr>
            <w:rFonts w:hint="cs"/>
            <w:rtl/>
          </w:rPr>
          <w:delText xml:space="preserve"> </w:delText>
        </w:r>
        <w:r w:rsidR="00E36E16" w:rsidDel="00DE4988">
          <w:rPr>
            <w:rFonts w:hint="cs"/>
            <w:rtl/>
          </w:rPr>
          <w:delText>מהמסך לנקודת ההתחלה.</w:delText>
        </w:r>
      </w:del>
    </w:p>
    <w:p w14:paraId="67BC2B23" w14:textId="0EAAA0C3" w:rsidR="00590FBE" w:rsidDel="00DE4988" w:rsidRDefault="00E36E16" w:rsidP="00DE4988">
      <w:pPr>
        <w:pStyle w:val="NoSpacing"/>
        <w:bidi w:val="0"/>
        <w:rPr>
          <w:del w:id="995" w:author="user" w:date="2023-07-26T12:09:00Z"/>
        </w:rPr>
        <w:pPrChange w:id="996" w:author="user" w:date="2023-07-26T12:09:00Z">
          <w:pPr>
            <w:pStyle w:val="NoSpacing"/>
          </w:pPr>
        </w:pPrChange>
      </w:pPr>
      <w:del w:id="997" w:author="user" w:date="2023-07-26T12:09:00Z">
        <w:r w:rsidDel="00DE4988">
          <w:rPr>
            <w:rFonts w:hint="cs"/>
            <w:rtl/>
          </w:rPr>
          <w:delText xml:space="preserve">עבור תנועה אל המסך מקליט גם את </w:delText>
        </w:r>
        <w:r w:rsidR="00590FBE" w:rsidDel="00DE4988">
          <w:rPr>
            <w:rFonts w:hint="cs"/>
            <w:rtl/>
          </w:rPr>
          <w:delText>הנקודה בה נגע במסך.</w:delText>
        </w:r>
      </w:del>
    </w:p>
    <w:p w14:paraId="2BA9E831" w14:textId="0C9BE64F" w:rsidR="00C33AA4" w:rsidDel="00DE4988" w:rsidRDefault="00C33AA4" w:rsidP="00DE4988">
      <w:pPr>
        <w:pStyle w:val="Heading3"/>
        <w:bidi w:val="0"/>
        <w:rPr>
          <w:del w:id="998" w:author="user" w:date="2023-07-26T12:09:00Z"/>
          <w:rtl/>
        </w:rPr>
        <w:pPrChange w:id="999" w:author="user" w:date="2023-07-26T12:09:00Z">
          <w:pPr>
            <w:pStyle w:val="Heading3"/>
          </w:pPr>
        </w:pPrChange>
      </w:pPr>
      <w:del w:id="1000" w:author="user" w:date="2023-07-26T12:09:00Z">
        <w:r w:rsidDel="00DE4988">
          <w:delText>getAns</w:delText>
        </w:r>
      </w:del>
    </w:p>
    <w:p w14:paraId="20FA5DDB" w14:textId="6D99D135" w:rsidR="00C33AA4" w:rsidDel="00DE4988" w:rsidRDefault="00C33AA4" w:rsidP="00DE4988">
      <w:pPr>
        <w:pStyle w:val="NoSpacing"/>
        <w:bidi w:val="0"/>
        <w:rPr>
          <w:del w:id="1001" w:author="user" w:date="2023-07-26T12:09:00Z"/>
          <w:rtl/>
        </w:rPr>
        <w:pPrChange w:id="1002" w:author="user" w:date="2023-07-26T12:09:00Z">
          <w:pPr>
            <w:pStyle w:val="NoSpacing"/>
          </w:pPr>
        </w:pPrChange>
      </w:pPr>
      <w:del w:id="1003" w:author="user" w:date="2023-07-26T12:09:00Z">
        <w:r w:rsidDel="00DE4988">
          <w:rPr>
            <w:rFonts w:hint="cs"/>
            <w:rtl/>
          </w:rPr>
          <w:delText>מקבל סוג שאלה (</w:delText>
        </w:r>
        <w:r w:rsidDel="00DE4988">
          <w:delText>recog</w:delText>
        </w:r>
        <w:r w:rsidDel="00DE4988">
          <w:rPr>
            <w:rFonts w:hint="cs"/>
            <w:rtl/>
          </w:rPr>
          <w:delText xml:space="preserve">, </w:delText>
        </w:r>
        <w:r w:rsidDel="00DE4988">
          <w:delText>categ</w:delText>
        </w:r>
        <w:r w:rsidDel="00DE4988">
          <w:rPr>
            <w:rFonts w:hint="cs"/>
            <w:rtl/>
          </w:rPr>
          <w:delText xml:space="preserve">, </w:delText>
        </w:r>
        <w:r w:rsidDel="00DE4988">
          <w:delText>pas</w:delText>
        </w:r>
        <w:r w:rsidDel="00DE4988">
          <w:rPr>
            <w:rFonts w:hint="cs"/>
            <w:rtl/>
          </w:rPr>
          <w:delText>) ומחזיר את התשובה של הנבדק</w:delText>
        </w:r>
        <w:r w:rsidR="00A07E9B" w:rsidDel="00DE4988">
          <w:rPr>
            <w:rFonts w:hint="cs"/>
            <w:rtl/>
          </w:rPr>
          <w:delText xml:space="preserve">, </w:delText>
        </w:r>
        <w:r w:rsidDel="00DE4988">
          <w:rPr>
            <w:rFonts w:hint="cs"/>
            <w:rtl/>
          </w:rPr>
          <w:delText>המסלול שהיד שלו עברה בדרך אליה</w:delText>
        </w:r>
        <w:r w:rsidR="00A07E9B" w:rsidDel="00DE4988">
          <w:rPr>
            <w:rFonts w:hint="cs"/>
            <w:rtl/>
          </w:rPr>
          <w:delText>, והזמן בו נדגמה כל נקודה במסלול.</w:delText>
        </w:r>
      </w:del>
    </w:p>
    <w:p w14:paraId="5B13331F" w14:textId="14EBF5CB" w:rsidR="00094EE5" w:rsidDel="00DE4988" w:rsidRDefault="00094EE5" w:rsidP="00DE4988">
      <w:pPr>
        <w:pStyle w:val="Heading3"/>
        <w:bidi w:val="0"/>
        <w:rPr>
          <w:del w:id="1004" w:author="user" w:date="2023-07-26T12:09:00Z"/>
          <w:rtl/>
        </w:rPr>
        <w:pPrChange w:id="1005" w:author="user" w:date="2023-07-26T12:09:00Z">
          <w:pPr>
            <w:pStyle w:val="Heading3"/>
          </w:pPr>
        </w:pPrChange>
      </w:pPr>
      <w:del w:id="1006" w:author="user" w:date="2023-07-26T12:09:00Z">
        <w:r w:rsidDel="00DE4988">
          <w:delText>saveToFile</w:delText>
        </w:r>
      </w:del>
    </w:p>
    <w:p w14:paraId="48895C61" w14:textId="777AA1FD" w:rsidR="00094EE5" w:rsidDel="00DE4988" w:rsidRDefault="00A65494" w:rsidP="00DE4988">
      <w:pPr>
        <w:pStyle w:val="NoSpacing"/>
        <w:bidi w:val="0"/>
        <w:rPr>
          <w:del w:id="1007" w:author="user" w:date="2023-07-26T12:09:00Z"/>
          <w:rtl/>
        </w:rPr>
        <w:pPrChange w:id="1008" w:author="user" w:date="2023-07-26T12:09:00Z">
          <w:pPr>
            <w:pStyle w:val="NoSpacing"/>
          </w:pPr>
        </w:pPrChange>
      </w:pPr>
      <w:del w:id="1009" w:author="user" w:date="2023-07-26T12:09:00Z">
        <w:r w:rsidDel="00DE4988">
          <w:rPr>
            <w:rFonts w:hint="cs"/>
            <w:rtl/>
          </w:rPr>
          <w:delText xml:space="preserve">מקבל </w:delText>
        </w:r>
        <w:r w:rsidR="00094EE5" w:rsidDel="00DE4988">
          <w:delText>trial</w:delText>
        </w:r>
        <w:r w:rsidR="00094EE5" w:rsidDel="00DE4988">
          <w:rPr>
            <w:rFonts w:hint="cs"/>
            <w:rtl/>
          </w:rPr>
          <w:delText xml:space="preserve"> </w:delText>
        </w:r>
        <w:r w:rsidDel="00DE4988">
          <w:rPr>
            <w:rFonts w:hint="cs"/>
            <w:rtl/>
          </w:rPr>
          <w:delText xml:space="preserve">ומשרשר אותו לקובץ </w:delText>
        </w:r>
        <w:r w:rsidR="00094EE5" w:rsidDel="00DE4988">
          <w:rPr>
            <w:rFonts w:hint="cs"/>
            <w:rtl/>
          </w:rPr>
          <w:delText>תוצאות של הנבדק.</w:delText>
        </w:r>
      </w:del>
    </w:p>
    <w:p w14:paraId="574A4D17" w14:textId="03DEA4F0" w:rsidR="00094EE5" w:rsidRPr="00094EE5" w:rsidDel="00DE4988" w:rsidRDefault="00094EE5" w:rsidP="00DE4988">
      <w:pPr>
        <w:pStyle w:val="NoSpacing"/>
        <w:bidi w:val="0"/>
        <w:rPr>
          <w:del w:id="1010" w:author="user" w:date="2023-07-26T12:09:00Z"/>
          <w:rtl/>
        </w:rPr>
        <w:pPrChange w:id="1011" w:author="user" w:date="2023-07-26T12:09:00Z">
          <w:pPr>
            <w:pStyle w:val="NoSpacing"/>
          </w:pPr>
        </w:pPrChange>
      </w:pPr>
      <w:del w:id="1012" w:author="user" w:date="2023-07-26T12:09:00Z">
        <w:r w:rsidDel="00DE4988">
          <w:rPr>
            <w:rFonts w:hint="cs"/>
            <w:rtl/>
          </w:rPr>
          <w:delText>אם הקובץ עדיין לא קיים, יוצר אחד.</w:delText>
        </w:r>
      </w:del>
    </w:p>
    <w:p w14:paraId="7E3A818D" w14:textId="784684B2" w:rsidR="002E7F28" w:rsidDel="00DE4988" w:rsidRDefault="002E7F28" w:rsidP="00DE4988">
      <w:pPr>
        <w:pStyle w:val="Heading2"/>
        <w:bidi w:val="0"/>
        <w:rPr>
          <w:del w:id="1013" w:author="user" w:date="2023-07-26T12:09:00Z"/>
          <w:rtl/>
        </w:rPr>
        <w:pPrChange w:id="1014" w:author="user" w:date="2023-07-26T12:09:00Z">
          <w:pPr>
            <w:pStyle w:val="Heading2"/>
          </w:pPr>
        </w:pPrChange>
      </w:pPr>
      <w:del w:id="1015" w:author="user" w:date="2023-07-26T12:09:00Z">
        <w:r w:rsidDel="00DE4988">
          <w:rPr>
            <w:rFonts w:hint="cs"/>
            <w:rtl/>
          </w:rPr>
          <w:delText>בדיקות</w:delText>
        </w:r>
      </w:del>
    </w:p>
    <w:p w14:paraId="245DC591" w14:textId="56E896B5" w:rsidR="0099197E" w:rsidDel="00DE4988" w:rsidRDefault="002E7F28" w:rsidP="00DE4988">
      <w:pPr>
        <w:pStyle w:val="Heading3"/>
        <w:bidi w:val="0"/>
        <w:rPr>
          <w:del w:id="1016" w:author="user" w:date="2023-07-26T12:09:00Z"/>
          <w:rtl/>
        </w:rPr>
        <w:pPrChange w:id="1017" w:author="user" w:date="2023-07-26T12:09:00Z">
          <w:pPr>
            <w:pStyle w:val="Heading3"/>
          </w:pPr>
        </w:pPrChange>
      </w:pPr>
      <w:del w:id="1018" w:author="user" w:date="2023-07-26T12:09:00Z">
        <w:r w:rsidRPr="002E7F28" w:rsidDel="00DE4988">
          <w:delText>Photodiode</w:delText>
        </w:r>
      </w:del>
    </w:p>
    <w:p w14:paraId="2BAD0B2C" w14:textId="635B6FD5" w:rsidR="00CB0A4E" w:rsidDel="00DE4988" w:rsidRDefault="004B6BEF" w:rsidP="00DE4988">
      <w:pPr>
        <w:pStyle w:val="NoSpacing"/>
        <w:bidi w:val="0"/>
        <w:rPr>
          <w:del w:id="1019" w:author="user" w:date="2023-07-26T12:09:00Z"/>
          <w:rtl/>
        </w:rPr>
        <w:pPrChange w:id="1020" w:author="user" w:date="2023-07-26T12:09:00Z">
          <w:pPr>
            <w:pStyle w:val="NoSpacing"/>
          </w:pPr>
        </w:pPrChange>
      </w:pPr>
      <w:del w:id="1021" w:author="user" w:date="2023-07-26T12:09:00Z">
        <w:r w:rsidDel="00DE4988">
          <w:rPr>
            <w:rFonts w:hint="cs"/>
            <w:rtl/>
          </w:rPr>
          <w:delText xml:space="preserve">על מנת להריץ את הבדיקה </w:delText>
        </w:r>
        <w:r w:rsidR="00CB0A4E" w:rsidDel="00DE4988">
          <w:rPr>
            <w:rFonts w:hint="cs"/>
            <w:rtl/>
          </w:rPr>
          <w:delText>יש לעשות מספר שינויים:</w:delText>
        </w:r>
      </w:del>
    </w:p>
    <w:p w14:paraId="24E7B6F9" w14:textId="72BF8EB8" w:rsidR="00523AAE" w:rsidDel="00DE4988" w:rsidRDefault="00523AAE" w:rsidP="00DE4988">
      <w:pPr>
        <w:pStyle w:val="NoSpacing"/>
        <w:bidi w:val="0"/>
        <w:rPr>
          <w:del w:id="1022" w:author="user" w:date="2023-07-26T12:09:00Z"/>
          <w:b/>
          <w:bCs/>
        </w:rPr>
        <w:pPrChange w:id="1023" w:author="user" w:date="2023-07-26T12:09:00Z">
          <w:pPr>
            <w:pStyle w:val="NoSpacing"/>
            <w:numPr>
              <w:numId w:val="12"/>
            </w:numPr>
            <w:ind w:left="720" w:hanging="360"/>
          </w:pPr>
        </w:pPrChange>
      </w:pPr>
      <w:del w:id="1024" w:author="user" w:date="2023-07-26T12:09:00Z">
        <w:r w:rsidDel="00DE4988">
          <w:rPr>
            <w:rFonts w:hint="cs"/>
            <w:b/>
            <w:bCs/>
            <w:rtl/>
          </w:rPr>
          <w:delText xml:space="preserve">להציב בצלב פיקסציה מסך </w:delText>
        </w:r>
        <w:r w:rsidR="00081319" w:rsidDel="00DE4988">
          <w:rPr>
            <w:rFonts w:hint="cs"/>
            <w:b/>
            <w:bCs/>
            <w:rtl/>
          </w:rPr>
          <w:delText>שחור</w:delText>
        </w:r>
        <w:r w:rsidDel="00DE4988">
          <w:rPr>
            <w:rFonts w:hint="cs"/>
            <w:b/>
            <w:bCs/>
            <w:rtl/>
          </w:rPr>
          <w:delText>.</w:delText>
        </w:r>
      </w:del>
    </w:p>
    <w:p w14:paraId="0D4AFF66" w14:textId="6BD9CEC8" w:rsidR="00523AAE" w:rsidRPr="00523AAE" w:rsidDel="00DE4988" w:rsidRDefault="00265903" w:rsidP="00DE4988">
      <w:pPr>
        <w:autoSpaceDE w:val="0"/>
        <w:autoSpaceDN w:val="0"/>
        <w:bidi w:val="0"/>
        <w:adjustRightInd w:val="0"/>
        <w:rPr>
          <w:del w:id="1025" w:author="user" w:date="2023-07-26T12:09:00Z"/>
          <w:rtl/>
        </w:rPr>
        <w:pPrChange w:id="1026" w:author="user" w:date="2023-07-26T12:09:00Z">
          <w:pPr>
            <w:autoSpaceDE w:val="0"/>
            <w:autoSpaceDN w:val="0"/>
            <w:adjustRightInd w:val="0"/>
            <w:ind w:firstLine="720"/>
          </w:pPr>
        </w:pPrChange>
      </w:pPr>
      <w:del w:id="1027" w:author="user" w:date="2023-07-26T12:09:00Z">
        <w:r w:rsidDel="00DE4988">
          <w:rPr>
            <w:rFonts w:hint="cs"/>
            <w:rtl/>
          </w:rPr>
          <w:delText>ב-</w:delText>
        </w:r>
        <w:r w:rsidDel="00DE4988">
          <w:delText>showFixation</w:delText>
        </w:r>
        <w:r w:rsidDel="00DE4988">
          <w:rPr>
            <w:rFonts w:hint="cs"/>
            <w:rtl/>
          </w:rPr>
          <w:delText xml:space="preserve"> שב-</w:delText>
        </w:r>
        <w:r w:rsidDel="00DE4988">
          <w:delText>main</w:delText>
        </w:r>
        <w:r w:rsidDel="00DE4988">
          <w:rPr>
            <w:rFonts w:hint="cs"/>
            <w:rtl/>
          </w:rPr>
          <w:delText xml:space="preserve">, שנה את </w:delText>
        </w:r>
        <w:r w:rsidRPr="00265903" w:rsidDel="00DE4988">
          <w:rPr>
            <w:rFonts w:ascii="Courier New" w:eastAsiaTheme="minorHAnsi" w:hAnsi="Courier New" w:cs="Courier New"/>
            <w:b/>
            <w:bCs/>
            <w:color w:val="000000"/>
            <w:sz w:val="14"/>
            <w:szCs w:val="14"/>
          </w:rPr>
          <w:delText>FIXATION_SCREEN</w:delText>
        </w:r>
        <w:r w:rsidRPr="00265903" w:rsidDel="00DE4988">
          <w:rPr>
            <w:rFonts w:hint="cs"/>
            <w:rtl/>
          </w:rPr>
          <w:delText xml:space="preserve">, </w:delText>
        </w:r>
        <w:r w:rsidDel="00DE4988">
          <w:rPr>
            <w:rFonts w:hint="cs"/>
            <w:rtl/>
          </w:rPr>
          <w:delText xml:space="preserve">ל- </w:delText>
        </w:r>
        <w:r w:rsidR="00081319" w:rsidDel="00DE4988">
          <w:rPr>
            <w:rFonts w:ascii="Courier New" w:eastAsiaTheme="minorHAnsi" w:hAnsi="Courier New" w:cs="Courier New"/>
            <w:b/>
            <w:bCs/>
            <w:color w:val="000000"/>
            <w:sz w:val="14"/>
            <w:szCs w:val="14"/>
          </w:rPr>
          <w:delText>BLACK</w:delText>
        </w:r>
        <w:r w:rsidRPr="00265903" w:rsidDel="00DE4988">
          <w:rPr>
            <w:rFonts w:ascii="Courier New" w:eastAsiaTheme="minorHAnsi" w:hAnsi="Courier New" w:cs="Courier New"/>
            <w:b/>
            <w:bCs/>
            <w:color w:val="000000"/>
            <w:sz w:val="14"/>
            <w:szCs w:val="14"/>
          </w:rPr>
          <w:delText>_SCREEN</w:delText>
        </w:r>
        <w:r w:rsidRPr="00265903" w:rsidDel="00DE4988">
          <w:rPr>
            <w:rFonts w:hint="cs"/>
            <w:rtl/>
          </w:rPr>
          <w:delText>.</w:delText>
        </w:r>
      </w:del>
    </w:p>
    <w:p w14:paraId="1548F90F" w14:textId="2F23369B" w:rsidR="00EE37A9" w:rsidRPr="0099197E" w:rsidDel="00DE4988" w:rsidRDefault="00CB0A4E" w:rsidP="00DE4988">
      <w:pPr>
        <w:pStyle w:val="NoSpacing"/>
        <w:bidi w:val="0"/>
        <w:rPr>
          <w:del w:id="1028" w:author="user" w:date="2023-07-26T12:09:00Z"/>
          <w:b/>
          <w:bCs/>
        </w:rPr>
        <w:pPrChange w:id="1029" w:author="user" w:date="2023-07-26T12:09:00Z">
          <w:pPr>
            <w:pStyle w:val="NoSpacing"/>
            <w:numPr>
              <w:numId w:val="12"/>
            </w:numPr>
            <w:ind w:left="720" w:hanging="360"/>
          </w:pPr>
        </w:pPrChange>
      </w:pPr>
      <w:del w:id="1030" w:author="user" w:date="2023-07-26T12:09:00Z">
        <w:r w:rsidRPr="0099197E" w:rsidDel="00DE4988">
          <w:rPr>
            <w:rFonts w:hint="cs"/>
            <w:b/>
            <w:bCs/>
            <w:rtl/>
          </w:rPr>
          <w:delText xml:space="preserve">להציב במסכות </w:delText>
        </w:r>
        <w:r w:rsidR="00EE37A9" w:rsidRPr="0099197E" w:rsidDel="00DE4988">
          <w:rPr>
            <w:rFonts w:hint="cs"/>
            <w:b/>
            <w:bCs/>
            <w:rtl/>
          </w:rPr>
          <w:delText xml:space="preserve">אחת, שתיים ושלוש מסך </w:delText>
        </w:r>
        <w:r w:rsidR="00081319" w:rsidDel="00DE4988">
          <w:rPr>
            <w:rFonts w:hint="cs"/>
            <w:b/>
            <w:bCs/>
            <w:rtl/>
          </w:rPr>
          <w:delText xml:space="preserve">לבן, </w:delText>
        </w:r>
        <w:r w:rsidR="00EE37A9" w:rsidRPr="0099197E" w:rsidDel="00DE4988">
          <w:rPr>
            <w:rFonts w:hint="cs"/>
            <w:b/>
            <w:bCs/>
            <w:rtl/>
          </w:rPr>
          <w:delText>שחור</w:delText>
        </w:r>
        <w:r w:rsidR="00081319" w:rsidDel="00DE4988">
          <w:rPr>
            <w:rFonts w:hint="cs"/>
            <w:b/>
            <w:bCs/>
            <w:rtl/>
          </w:rPr>
          <w:delText xml:space="preserve"> ושחור</w:delText>
        </w:r>
        <w:r w:rsidR="00EE37A9" w:rsidRPr="0099197E" w:rsidDel="00DE4988">
          <w:rPr>
            <w:rFonts w:hint="cs"/>
            <w:b/>
            <w:bCs/>
            <w:rtl/>
          </w:rPr>
          <w:delText xml:space="preserve"> בהתאמה.</w:delText>
        </w:r>
      </w:del>
    </w:p>
    <w:p w14:paraId="0887172C" w14:textId="17BAB526" w:rsidR="00D64479" w:rsidDel="00DE4988" w:rsidRDefault="00EE37A9" w:rsidP="00DE4988">
      <w:pPr>
        <w:autoSpaceDE w:val="0"/>
        <w:autoSpaceDN w:val="0"/>
        <w:bidi w:val="0"/>
        <w:adjustRightInd w:val="0"/>
        <w:rPr>
          <w:del w:id="1031" w:author="user" w:date="2023-07-26T12:09:00Z"/>
          <w:rtl/>
        </w:rPr>
        <w:pPrChange w:id="1032" w:author="user" w:date="2023-07-26T12:09:00Z">
          <w:pPr>
            <w:autoSpaceDE w:val="0"/>
            <w:autoSpaceDN w:val="0"/>
            <w:adjustRightInd w:val="0"/>
            <w:ind w:left="720"/>
          </w:pPr>
        </w:pPrChange>
      </w:pPr>
      <w:del w:id="1033" w:author="user" w:date="2023-07-26T12:09:00Z">
        <w:r w:rsidDel="00DE4988">
          <w:rPr>
            <w:rFonts w:hint="cs"/>
            <w:rtl/>
          </w:rPr>
          <w:delText>על מנת לעשות זאת הוסף</w:delText>
        </w:r>
        <w:r w:rsidR="00D64479" w:rsidDel="00DE4988">
          <w:rPr>
            <w:rFonts w:hint="cs"/>
            <w:rtl/>
          </w:rPr>
          <w:delText xml:space="preserve"> את פיסת הקוד הבאה ב-</w:delText>
        </w:r>
        <w:r w:rsidR="00D64479" w:rsidDel="00DE4988">
          <w:delText>main</w:delText>
        </w:r>
        <w:r w:rsidR="00D64479" w:rsidDel="00DE4988">
          <w:rPr>
            <w:rFonts w:hint="cs"/>
            <w:rtl/>
          </w:rPr>
          <w:delText xml:space="preserve"> אחרי ההצבה ל-</w:delText>
        </w:r>
        <w:r w:rsidR="00D64479" w:rsidDel="00DE4988">
          <w:delText>trials</w:delText>
        </w:r>
        <w:r w:rsidR="00D64479" w:rsidDel="00DE4988">
          <w:rPr>
            <w:rFonts w:hint="cs"/>
            <w:rtl/>
          </w:rPr>
          <w:delText xml:space="preserve"> (</w:delText>
        </w:r>
        <w:r w:rsidR="00D64479" w:rsidRPr="000B496C" w:rsidDel="00DE4988">
          <w:rPr>
            <w:rFonts w:ascii="Courier New" w:eastAsiaTheme="minorHAnsi" w:hAnsi="Courier New" w:cs="Courier New"/>
            <w:b/>
            <w:bCs/>
            <w:color w:val="000000"/>
            <w:sz w:val="12"/>
            <w:szCs w:val="12"/>
          </w:rPr>
          <w:delText>trials = getTrials()</w:delText>
        </w:r>
        <w:r w:rsidR="00D64479" w:rsidDel="00DE4988">
          <w:rPr>
            <w:rFonts w:hint="cs"/>
            <w:rtl/>
          </w:rPr>
          <w:delText>):</w:delText>
        </w:r>
      </w:del>
    </w:p>
    <w:p w14:paraId="1455224D" w14:textId="6E79E1A0" w:rsidR="000B496C" w:rsidRPr="000B496C" w:rsidDel="00DE4988" w:rsidRDefault="000B496C" w:rsidP="00DE4988">
      <w:pPr>
        <w:autoSpaceDE w:val="0"/>
        <w:autoSpaceDN w:val="0"/>
        <w:bidi w:val="0"/>
        <w:adjustRightInd w:val="0"/>
        <w:rPr>
          <w:del w:id="1034" w:author="user" w:date="2023-07-26T12:09:00Z"/>
          <w:rFonts w:ascii="Courier New" w:eastAsiaTheme="minorHAnsi" w:hAnsi="Courier New" w:cs="Courier New"/>
          <w:sz w:val="10"/>
          <w:szCs w:val="10"/>
          <w:rtl/>
        </w:rPr>
        <w:pPrChange w:id="1035" w:author="user" w:date="2023-07-26T12:09:00Z">
          <w:pPr>
            <w:autoSpaceDE w:val="0"/>
            <w:autoSpaceDN w:val="0"/>
            <w:adjustRightInd w:val="0"/>
            <w:ind w:left="720"/>
          </w:pPr>
        </w:pPrChange>
      </w:pPr>
      <w:del w:id="1036" w:author="user" w:date="2023-07-26T12:09:00Z">
        <w:r w:rsidRPr="000B496C" w:rsidDel="00DE4988">
          <w:rPr>
            <w:rFonts w:ascii="Courier New" w:eastAsiaTheme="minorHAnsi" w:hAnsi="Courier New" w:cs="Courier New"/>
            <w:b/>
            <w:bCs/>
            <w:color w:val="0000FF"/>
            <w:sz w:val="14"/>
            <w:szCs w:val="14"/>
          </w:rPr>
          <w:delText>global</w:delText>
        </w:r>
        <w:r w:rsidRPr="000B496C" w:rsidDel="00DE4988">
          <w:rPr>
            <w:rFonts w:ascii="Courier New" w:eastAsiaTheme="minorHAnsi" w:hAnsi="Courier New" w:cs="Courier New"/>
            <w:b/>
            <w:bCs/>
            <w:color w:val="000000"/>
            <w:sz w:val="14"/>
            <w:szCs w:val="14"/>
          </w:rPr>
          <w:delText xml:space="preserve"> BLACK_SCREEN WHITE_SCREEN;</w:delText>
        </w:r>
      </w:del>
    </w:p>
    <w:p w14:paraId="2111974D" w14:textId="46274607" w:rsidR="000B496C" w:rsidRPr="000B496C" w:rsidDel="00DE4988" w:rsidRDefault="000B496C" w:rsidP="00DE4988">
      <w:pPr>
        <w:autoSpaceDE w:val="0"/>
        <w:autoSpaceDN w:val="0"/>
        <w:bidi w:val="0"/>
        <w:adjustRightInd w:val="0"/>
        <w:rPr>
          <w:del w:id="1037" w:author="user" w:date="2023-07-26T12:09:00Z"/>
          <w:rFonts w:ascii="Courier New" w:eastAsiaTheme="minorHAnsi" w:hAnsi="Courier New" w:cs="Courier New"/>
          <w:sz w:val="10"/>
          <w:szCs w:val="10"/>
          <w:rtl/>
        </w:rPr>
        <w:pPrChange w:id="1038" w:author="user" w:date="2023-07-26T12:09:00Z">
          <w:pPr>
            <w:autoSpaceDE w:val="0"/>
            <w:autoSpaceDN w:val="0"/>
            <w:adjustRightInd w:val="0"/>
            <w:ind w:left="720"/>
          </w:pPr>
        </w:pPrChange>
      </w:pPr>
      <w:del w:id="1039" w:author="user" w:date="2023-07-26T12:09:00Z">
        <w:r w:rsidRPr="000B496C" w:rsidDel="00DE4988">
          <w:rPr>
            <w:rFonts w:ascii="Courier New" w:eastAsiaTheme="minorHAnsi" w:hAnsi="Courier New" w:cs="Courier New"/>
            <w:b/>
            <w:bCs/>
            <w:color w:val="000000"/>
            <w:sz w:val="14"/>
            <w:szCs w:val="14"/>
          </w:rPr>
          <w:delText xml:space="preserve">        trials.mask1 = repmat(</w:delText>
        </w:r>
        <w:r w:rsidR="00081319" w:rsidDel="00DE4988">
          <w:rPr>
            <w:rFonts w:ascii="Courier New" w:eastAsiaTheme="minorHAnsi" w:hAnsi="Courier New" w:cs="Courier New"/>
            <w:b/>
            <w:bCs/>
            <w:color w:val="000000"/>
            <w:sz w:val="14"/>
            <w:szCs w:val="14"/>
          </w:rPr>
          <w:delText>WHITE</w:delText>
        </w:r>
        <w:r w:rsidRPr="000B496C" w:rsidDel="00DE4988">
          <w:rPr>
            <w:rFonts w:ascii="Courier New" w:eastAsiaTheme="minorHAnsi" w:hAnsi="Courier New" w:cs="Courier New"/>
            <w:b/>
            <w:bCs/>
            <w:color w:val="000000"/>
            <w:sz w:val="14"/>
            <w:szCs w:val="14"/>
          </w:rPr>
          <w:delText>_SCREEN,height(trials),1);</w:delText>
        </w:r>
      </w:del>
    </w:p>
    <w:p w14:paraId="3AE628B5" w14:textId="3189D352" w:rsidR="000B496C" w:rsidRPr="000B496C" w:rsidDel="00DE4988" w:rsidRDefault="000B496C" w:rsidP="00DE4988">
      <w:pPr>
        <w:autoSpaceDE w:val="0"/>
        <w:autoSpaceDN w:val="0"/>
        <w:bidi w:val="0"/>
        <w:adjustRightInd w:val="0"/>
        <w:rPr>
          <w:del w:id="1040" w:author="user" w:date="2023-07-26T12:09:00Z"/>
          <w:rFonts w:ascii="Courier New" w:eastAsiaTheme="minorHAnsi" w:hAnsi="Courier New" w:cs="Courier New"/>
          <w:sz w:val="10"/>
          <w:szCs w:val="10"/>
        </w:rPr>
        <w:pPrChange w:id="1041" w:author="user" w:date="2023-07-26T12:09:00Z">
          <w:pPr>
            <w:autoSpaceDE w:val="0"/>
            <w:autoSpaceDN w:val="0"/>
            <w:adjustRightInd w:val="0"/>
            <w:ind w:left="720"/>
          </w:pPr>
        </w:pPrChange>
      </w:pPr>
      <w:del w:id="1042" w:author="user" w:date="2023-07-26T12:09:00Z">
        <w:r w:rsidRPr="000B496C" w:rsidDel="00DE4988">
          <w:rPr>
            <w:rFonts w:ascii="Courier New" w:eastAsiaTheme="minorHAnsi" w:hAnsi="Courier New" w:cs="Courier New"/>
            <w:b/>
            <w:bCs/>
            <w:color w:val="000000"/>
            <w:sz w:val="14"/>
            <w:szCs w:val="14"/>
          </w:rPr>
          <w:delText xml:space="preserve">        trials.mask2 = repmat(</w:delText>
        </w:r>
        <w:r w:rsidR="00081319" w:rsidDel="00DE4988">
          <w:rPr>
            <w:rFonts w:ascii="Courier New" w:eastAsiaTheme="minorHAnsi" w:hAnsi="Courier New" w:cs="Courier New"/>
            <w:b/>
            <w:bCs/>
            <w:color w:val="000000"/>
            <w:sz w:val="14"/>
            <w:szCs w:val="14"/>
          </w:rPr>
          <w:delText>BLACK</w:delText>
        </w:r>
        <w:r w:rsidRPr="000B496C" w:rsidDel="00DE4988">
          <w:rPr>
            <w:rFonts w:ascii="Courier New" w:eastAsiaTheme="minorHAnsi" w:hAnsi="Courier New" w:cs="Courier New"/>
            <w:b/>
            <w:bCs/>
            <w:color w:val="000000"/>
            <w:sz w:val="14"/>
            <w:szCs w:val="14"/>
          </w:rPr>
          <w:delText>_SCREEN,height(trials),1);</w:delText>
        </w:r>
      </w:del>
    </w:p>
    <w:p w14:paraId="5EFC93EB" w14:textId="2A055857" w:rsidR="000B496C" w:rsidRPr="0099197E" w:rsidDel="00DE4988" w:rsidRDefault="000B496C" w:rsidP="00DE4988">
      <w:pPr>
        <w:autoSpaceDE w:val="0"/>
        <w:autoSpaceDN w:val="0"/>
        <w:bidi w:val="0"/>
        <w:adjustRightInd w:val="0"/>
        <w:rPr>
          <w:del w:id="1043" w:author="user" w:date="2023-07-26T12:09:00Z"/>
          <w:rFonts w:ascii="Courier New" w:eastAsiaTheme="minorHAnsi" w:hAnsi="Courier New" w:cs="Courier New"/>
          <w:sz w:val="10"/>
          <w:szCs w:val="10"/>
        </w:rPr>
        <w:pPrChange w:id="1044" w:author="user" w:date="2023-07-26T12:09:00Z">
          <w:pPr>
            <w:autoSpaceDE w:val="0"/>
            <w:autoSpaceDN w:val="0"/>
            <w:adjustRightInd w:val="0"/>
            <w:ind w:left="720"/>
          </w:pPr>
        </w:pPrChange>
      </w:pPr>
      <w:del w:id="1045" w:author="user" w:date="2023-07-26T12:09:00Z">
        <w:r w:rsidRPr="000B496C" w:rsidDel="00DE4988">
          <w:rPr>
            <w:rFonts w:ascii="Courier New" w:eastAsiaTheme="minorHAnsi" w:hAnsi="Courier New" w:cs="Courier New"/>
            <w:b/>
            <w:bCs/>
            <w:color w:val="000000"/>
            <w:sz w:val="14"/>
            <w:szCs w:val="14"/>
          </w:rPr>
          <w:delText xml:space="preserve">        trials.mask3 = repmat(</w:delText>
        </w:r>
        <w:r w:rsidR="00081319" w:rsidDel="00DE4988">
          <w:rPr>
            <w:rFonts w:ascii="Courier New" w:eastAsiaTheme="minorHAnsi" w:hAnsi="Courier New" w:cs="Courier New"/>
            <w:b/>
            <w:bCs/>
            <w:color w:val="000000"/>
            <w:sz w:val="14"/>
            <w:szCs w:val="14"/>
          </w:rPr>
          <w:delText>BLACK</w:delText>
        </w:r>
        <w:r w:rsidRPr="000B496C" w:rsidDel="00DE4988">
          <w:rPr>
            <w:rFonts w:ascii="Courier New" w:eastAsiaTheme="minorHAnsi" w:hAnsi="Courier New" w:cs="Courier New"/>
            <w:b/>
            <w:bCs/>
            <w:color w:val="000000"/>
            <w:sz w:val="14"/>
            <w:szCs w:val="14"/>
          </w:rPr>
          <w:delText>_SCREEN,height(trials),1);</w:delText>
        </w:r>
      </w:del>
    </w:p>
    <w:p w14:paraId="0C33F442" w14:textId="15504457" w:rsidR="0099197E" w:rsidDel="00DE4988" w:rsidRDefault="0099197E" w:rsidP="00DE4988">
      <w:pPr>
        <w:pStyle w:val="NoSpacing"/>
        <w:bidi w:val="0"/>
        <w:rPr>
          <w:del w:id="1046" w:author="user" w:date="2023-07-26T12:09:00Z"/>
          <w:b/>
          <w:bCs/>
        </w:rPr>
        <w:pPrChange w:id="1047" w:author="user" w:date="2023-07-26T12:09:00Z">
          <w:pPr>
            <w:pStyle w:val="NoSpacing"/>
            <w:numPr>
              <w:numId w:val="12"/>
            </w:numPr>
            <w:ind w:left="720" w:hanging="360"/>
          </w:pPr>
        </w:pPrChange>
      </w:pPr>
      <w:del w:id="1048" w:author="user" w:date="2023-07-26T12:09:00Z">
        <w:r w:rsidRPr="0099197E" w:rsidDel="00DE4988">
          <w:rPr>
            <w:rFonts w:hint="cs"/>
            <w:b/>
            <w:bCs/>
            <w:rtl/>
          </w:rPr>
          <w:delText xml:space="preserve">להוסיף </w:delText>
        </w:r>
        <w:r w:rsidR="002E7F28" w:rsidRPr="0099197E" w:rsidDel="00DE4988">
          <w:rPr>
            <w:rFonts w:hint="cs"/>
            <w:b/>
            <w:bCs/>
            <w:rtl/>
          </w:rPr>
          <w:delText>ל-</w:delText>
        </w:r>
        <w:r w:rsidR="002E7F28" w:rsidRPr="0099197E" w:rsidDel="00DE4988">
          <w:rPr>
            <w:b/>
            <w:bCs/>
          </w:rPr>
          <w:delText>prime</w:delText>
        </w:r>
        <w:r w:rsidR="00081319" w:rsidDel="00DE4988">
          <w:rPr>
            <w:rFonts w:hint="cs"/>
            <w:b/>
            <w:bCs/>
            <w:rtl/>
          </w:rPr>
          <w:delText xml:space="preserve"> מסך לבן</w:delText>
        </w:r>
        <w:r w:rsidR="002E7F28" w:rsidRPr="0099197E" w:rsidDel="00DE4988">
          <w:rPr>
            <w:rFonts w:hint="cs"/>
            <w:b/>
            <w:bCs/>
            <w:rtl/>
          </w:rPr>
          <w:delText>.</w:delText>
        </w:r>
      </w:del>
    </w:p>
    <w:p w14:paraId="25058274" w14:textId="59328E58" w:rsidR="00BE0C66" w:rsidRPr="001F6D12" w:rsidDel="00DE4988" w:rsidRDefault="00BE0C66" w:rsidP="00DE4988">
      <w:pPr>
        <w:autoSpaceDE w:val="0"/>
        <w:autoSpaceDN w:val="0"/>
        <w:bidi w:val="0"/>
        <w:adjustRightInd w:val="0"/>
        <w:rPr>
          <w:del w:id="1049" w:author="user" w:date="2023-07-26T12:09:00Z"/>
          <w:rtl/>
        </w:rPr>
        <w:pPrChange w:id="1050" w:author="user" w:date="2023-07-26T12:09:00Z">
          <w:pPr>
            <w:autoSpaceDE w:val="0"/>
            <w:autoSpaceDN w:val="0"/>
            <w:adjustRightInd w:val="0"/>
            <w:ind w:firstLine="720"/>
          </w:pPr>
        </w:pPrChange>
      </w:pPr>
      <w:del w:id="1051" w:author="user" w:date="2023-07-26T12:09:00Z">
        <w:r w:rsidDel="00DE4988">
          <w:rPr>
            <w:rFonts w:hint="cs"/>
            <w:rtl/>
          </w:rPr>
          <w:delText>ב-</w:delText>
        </w:r>
        <w:r w:rsidDel="00DE4988">
          <w:delText>showWord</w:delText>
        </w:r>
        <w:r w:rsidDel="00DE4988">
          <w:rPr>
            <w:rFonts w:hint="cs"/>
            <w:rtl/>
          </w:rPr>
          <w:delText xml:space="preserve"> שב-</w:delText>
        </w:r>
        <w:r w:rsidDel="00DE4988">
          <w:delText>main</w:delText>
        </w:r>
        <w:r w:rsidDel="00DE4988">
          <w:rPr>
            <w:rFonts w:hint="cs"/>
            <w:rtl/>
          </w:rPr>
          <w:delText xml:space="preserve">, תוסיף </w:delText>
        </w:r>
        <w:r w:rsidR="00D1374C" w:rsidDel="00DE4988">
          <w:rPr>
            <w:rFonts w:hint="cs"/>
            <w:rtl/>
          </w:rPr>
          <w:delText xml:space="preserve">את הקוד הבא </w:delText>
        </w:r>
        <w:r w:rsidDel="00DE4988">
          <w:rPr>
            <w:rFonts w:hint="cs"/>
            <w:rtl/>
          </w:rPr>
          <w:delText xml:space="preserve">תחת התנאי של </w:delText>
        </w:r>
        <w:r w:rsidDel="00DE4988">
          <w:delText>prime</w:delText>
        </w:r>
        <w:r w:rsidDel="00DE4988">
          <w:rPr>
            <w:rFonts w:hint="cs"/>
            <w:rtl/>
          </w:rPr>
          <w:delText xml:space="preserve"> </w:delText>
        </w:r>
        <w:r w:rsidR="00D1374C" w:rsidDel="00DE4988">
          <w:rPr>
            <w:rFonts w:hint="cs"/>
            <w:rtl/>
          </w:rPr>
          <w:delText>(</w:delText>
        </w:r>
        <w:r w:rsidR="00D1374C" w:rsidRPr="00D1374C" w:rsidDel="00DE4988">
          <w:rPr>
            <w:rFonts w:ascii="Courier New" w:eastAsiaTheme="minorHAnsi" w:hAnsi="Courier New" w:cs="Courier New"/>
            <w:b/>
            <w:bCs/>
            <w:color w:val="0000FF"/>
            <w:sz w:val="14"/>
            <w:szCs w:val="14"/>
          </w:rPr>
          <w:delText>if</w:delText>
        </w:r>
        <w:r w:rsidR="00D1374C" w:rsidRPr="00D1374C" w:rsidDel="00DE4988">
          <w:rPr>
            <w:rFonts w:ascii="Courier New" w:eastAsiaTheme="minorHAnsi" w:hAnsi="Courier New" w:cs="Courier New"/>
            <w:b/>
            <w:bCs/>
            <w:color w:val="000000"/>
            <w:sz w:val="14"/>
            <w:szCs w:val="14"/>
          </w:rPr>
          <w:delText xml:space="preserve"> strcmp(prime_or_target, </w:delText>
        </w:r>
        <w:r w:rsidR="00D1374C" w:rsidRPr="00D1374C" w:rsidDel="00DE4988">
          <w:rPr>
            <w:rFonts w:ascii="Courier New" w:eastAsiaTheme="minorHAnsi" w:hAnsi="Courier New" w:cs="Courier New"/>
            <w:b/>
            <w:bCs/>
            <w:color w:val="A020F0"/>
            <w:sz w:val="14"/>
            <w:szCs w:val="14"/>
          </w:rPr>
          <w:delText>'prime'</w:delText>
        </w:r>
        <w:r w:rsidR="00D1374C" w:rsidRPr="00D1374C" w:rsidDel="00DE4988">
          <w:rPr>
            <w:rFonts w:ascii="Courier New" w:eastAsiaTheme="minorHAnsi" w:hAnsi="Courier New" w:cs="Courier New"/>
            <w:b/>
            <w:bCs/>
            <w:color w:val="000000"/>
            <w:sz w:val="14"/>
            <w:szCs w:val="14"/>
          </w:rPr>
          <w:delText>)</w:delText>
        </w:r>
        <w:r w:rsidR="001F6D12" w:rsidRPr="001F6D12" w:rsidDel="00DE4988">
          <w:rPr>
            <w:rFonts w:hint="cs"/>
            <w:rtl/>
          </w:rPr>
          <w:delText>)</w:delText>
        </w:r>
        <w:r w:rsidR="001F6D12" w:rsidDel="00DE4988">
          <w:rPr>
            <w:rFonts w:hint="cs"/>
            <w:rtl/>
          </w:rPr>
          <w:delText>:</w:delText>
        </w:r>
      </w:del>
    </w:p>
    <w:p w14:paraId="4A3E3775" w14:textId="48981F9B" w:rsidR="00BE0C66" w:rsidRPr="00BE0C66" w:rsidDel="00DE4988" w:rsidRDefault="00BE0C66" w:rsidP="00DE4988">
      <w:pPr>
        <w:autoSpaceDE w:val="0"/>
        <w:autoSpaceDN w:val="0"/>
        <w:bidi w:val="0"/>
        <w:adjustRightInd w:val="0"/>
        <w:rPr>
          <w:del w:id="1052" w:author="user" w:date="2023-07-26T12:09:00Z"/>
          <w:rFonts w:ascii="Courier New" w:eastAsiaTheme="minorHAnsi" w:hAnsi="Courier New" w:cs="Courier New"/>
          <w:sz w:val="10"/>
          <w:szCs w:val="10"/>
          <w:rtl/>
        </w:rPr>
        <w:pPrChange w:id="1053" w:author="user" w:date="2023-07-26T12:09:00Z">
          <w:pPr>
            <w:autoSpaceDE w:val="0"/>
            <w:autoSpaceDN w:val="0"/>
            <w:adjustRightInd w:val="0"/>
            <w:ind w:firstLine="720"/>
          </w:pPr>
        </w:pPrChange>
      </w:pPr>
      <w:del w:id="1054" w:author="user" w:date="2023-07-26T12:09:00Z">
        <w:r w:rsidRPr="00BE0C66" w:rsidDel="00DE4988">
          <w:rPr>
            <w:rFonts w:ascii="Courier New" w:eastAsiaTheme="minorHAnsi" w:hAnsi="Courier New" w:cs="Courier New"/>
            <w:b/>
            <w:bCs/>
            <w:color w:val="000000"/>
            <w:sz w:val="14"/>
            <w:szCs w:val="14"/>
          </w:rPr>
          <w:delText>Screen(</w:delText>
        </w:r>
        <w:r w:rsidRPr="00BE0C66" w:rsidDel="00DE4988">
          <w:rPr>
            <w:rFonts w:ascii="Courier New" w:eastAsiaTheme="minorHAnsi" w:hAnsi="Courier New" w:cs="Courier New"/>
            <w:b/>
            <w:bCs/>
            <w:color w:val="A020F0"/>
            <w:sz w:val="14"/>
            <w:szCs w:val="14"/>
          </w:rPr>
          <w:delText>'DrawTexture'</w:delText>
        </w:r>
        <w:r w:rsidRPr="00BE0C66" w:rsidDel="00DE4988">
          <w:rPr>
            <w:rFonts w:ascii="Courier New" w:eastAsiaTheme="minorHAnsi" w:hAnsi="Courier New" w:cs="Courier New"/>
            <w:b/>
            <w:bCs/>
            <w:color w:val="000000"/>
            <w:sz w:val="14"/>
            <w:szCs w:val="14"/>
          </w:rPr>
          <w:delText>,w,</w:delText>
        </w:r>
        <w:r w:rsidR="00081319" w:rsidDel="00DE4988">
          <w:rPr>
            <w:rFonts w:ascii="Courier New" w:eastAsiaTheme="minorHAnsi" w:hAnsi="Courier New" w:cs="Courier New"/>
            <w:b/>
            <w:bCs/>
            <w:color w:val="000000"/>
            <w:sz w:val="14"/>
            <w:szCs w:val="14"/>
          </w:rPr>
          <w:delText xml:space="preserve"> WHITE</w:delText>
        </w:r>
        <w:r w:rsidRPr="00BE0C66" w:rsidDel="00DE4988">
          <w:rPr>
            <w:rFonts w:ascii="Courier New" w:eastAsiaTheme="minorHAnsi" w:hAnsi="Courier New" w:cs="Courier New"/>
            <w:b/>
            <w:bCs/>
            <w:color w:val="000000"/>
            <w:sz w:val="14"/>
            <w:szCs w:val="14"/>
          </w:rPr>
          <w:delText>_SCREEN);</w:delText>
        </w:r>
      </w:del>
    </w:p>
    <w:p w14:paraId="689145D2" w14:textId="2D977AA9" w:rsidR="00337E12" w:rsidDel="00DE4988" w:rsidRDefault="00337E12" w:rsidP="00DE4988">
      <w:pPr>
        <w:pStyle w:val="NoSpacing"/>
        <w:bidi w:val="0"/>
        <w:rPr>
          <w:del w:id="1055" w:author="user" w:date="2023-07-26T12:09:00Z"/>
          <w:b/>
          <w:bCs/>
        </w:rPr>
        <w:pPrChange w:id="1056" w:author="user" w:date="2023-07-26T12:09:00Z">
          <w:pPr>
            <w:pStyle w:val="NoSpacing"/>
            <w:numPr>
              <w:numId w:val="12"/>
            </w:numPr>
            <w:ind w:left="720" w:hanging="360"/>
          </w:pPr>
        </w:pPrChange>
      </w:pPr>
      <w:del w:id="1057" w:author="user" w:date="2023-07-26T12:09:00Z">
        <w:r w:rsidRPr="00F3392D" w:rsidDel="00DE4988">
          <w:rPr>
            <w:rFonts w:hint="cs"/>
            <w:b/>
            <w:bCs/>
            <w:rtl/>
          </w:rPr>
          <w:delText xml:space="preserve">להציג מסך </w:delText>
        </w:r>
        <w:r w:rsidR="00081319" w:rsidDel="00DE4988">
          <w:rPr>
            <w:rFonts w:hint="cs"/>
            <w:b/>
            <w:bCs/>
            <w:rtl/>
          </w:rPr>
          <w:delText xml:space="preserve">לבן </w:delText>
        </w:r>
        <w:r w:rsidRPr="00F3392D" w:rsidDel="00DE4988">
          <w:rPr>
            <w:rFonts w:hint="cs"/>
            <w:b/>
            <w:bCs/>
            <w:rtl/>
          </w:rPr>
          <w:delText>עם המטרה</w:delText>
        </w:r>
        <w:r w:rsidR="00F3392D" w:rsidDel="00DE4988">
          <w:rPr>
            <w:rFonts w:hint="cs"/>
            <w:b/>
            <w:bCs/>
            <w:rtl/>
          </w:rPr>
          <w:delText>.</w:delText>
        </w:r>
      </w:del>
    </w:p>
    <w:p w14:paraId="5A18510C" w14:textId="1B923A7D" w:rsidR="005B7561" w:rsidRPr="005B7561" w:rsidDel="00DE4988" w:rsidRDefault="005B7561" w:rsidP="00DE4988">
      <w:pPr>
        <w:autoSpaceDE w:val="0"/>
        <w:autoSpaceDN w:val="0"/>
        <w:bidi w:val="0"/>
        <w:adjustRightInd w:val="0"/>
        <w:rPr>
          <w:del w:id="1058" w:author="user" w:date="2023-07-26T12:09:00Z"/>
          <w:b/>
          <w:bCs/>
        </w:rPr>
        <w:pPrChange w:id="1059" w:author="user" w:date="2023-07-26T12:09:00Z">
          <w:pPr>
            <w:autoSpaceDE w:val="0"/>
            <w:autoSpaceDN w:val="0"/>
            <w:adjustRightInd w:val="0"/>
            <w:ind w:firstLine="720"/>
          </w:pPr>
        </w:pPrChange>
      </w:pPr>
      <w:del w:id="1060" w:author="user" w:date="2023-07-26T12:09:00Z">
        <w:r w:rsidDel="00DE4988">
          <w:rPr>
            <w:rFonts w:hint="cs"/>
            <w:rtl/>
          </w:rPr>
          <w:delText>ב-</w:delText>
        </w:r>
        <w:r w:rsidDel="00DE4988">
          <w:delText>showWord</w:delText>
        </w:r>
        <w:r w:rsidDel="00DE4988">
          <w:rPr>
            <w:rFonts w:hint="cs"/>
            <w:rtl/>
          </w:rPr>
          <w:delText xml:space="preserve"> שב-</w:delText>
        </w:r>
        <w:r w:rsidDel="00DE4988">
          <w:delText>main</w:delText>
        </w:r>
        <w:r w:rsidDel="00DE4988">
          <w:rPr>
            <w:rFonts w:hint="cs"/>
            <w:rtl/>
          </w:rPr>
          <w:delText>, ת</w:delText>
        </w:r>
        <w:r w:rsidR="00AA1316" w:rsidDel="00DE4988">
          <w:rPr>
            <w:rFonts w:hint="cs"/>
            <w:rtl/>
          </w:rPr>
          <w:delText xml:space="preserve">חליף את </w:delText>
        </w:r>
        <w:r w:rsidR="00AA1316" w:rsidRPr="00266A76" w:rsidDel="00DE4988">
          <w:rPr>
            <w:rFonts w:ascii="Courier New" w:eastAsiaTheme="minorHAnsi" w:hAnsi="Courier New" w:cs="Courier New"/>
            <w:b/>
            <w:bCs/>
            <w:color w:val="000000"/>
            <w:sz w:val="14"/>
            <w:szCs w:val="14"/>
          </w:rPr>
          <w:delText>CATEGOR_NATURAL_LEFT_SCREEN</w:delText>
        </w:r>
        <w:r w:rsidR="00AA1316" w:rsidRPr="00266A76" w:rsidDel="00DE4988">
          <w:rPr>
            <w:rFonts w:hint="cs"/>
            <w:sz w:val="10"/>
            <w:szCs w:val="10"/>
            <w:rtl/>
          </w:rPr>
          <w:delText xml:space="preserve"> </w:delText>
        </w:r>
        <w:r w:rsidR="00AA1316" w:rsidDel="00DE4988">
          <w:rPr>
            <w:rFonts w:hint="cs"/>
            <w:rtl/>
          </w:rPr>
          <w:delText xml:space="preserve">ואת </w:delText>
        </w:r>
        <w:r w:rsidR="00AA1316" w:rsidRPr="00266A76" w:rsidDel="00DE4988">
          <w:rPr>
            <w:rFonts w:ascii="Courier New" w:eastAsiaTheme="minorHAnsi" w:hAnsi="Courier New" w:cs="Courier New"/>
            <w:b/>
            <w:bCs/>
            <w:color w:val="000000"/>
            <w:sz w:val="14"/>
            <w:szCs w:val="14"/>
          </w:rPr>
          <w:delText>CATEGOR_NATURAL_RIGHT_SCREEN</w:delText>
        </w:r>
        <w:r w:rsidR="00AA1316" w:rsidRPr="00266A76" w:rsidDel="00DE4988">
          <w:rPr>
            <w:rFonts w:hint="cs"/>
            <w:sz w:val="10"/>
            <w:szCs w:val="10"/>
            <w:rtl/>
          </w:rPr>
          <w:delText xml:space="preserve"> </w:delText>
        </w:r>
        <w:r w:rsidR="00AA1316" w:rsidDel="00DE4988">
          <w:rPr>
            <w:rFonts w:hint="cs"/>
            <w:rtl/>
          </w:rPr>
          <w:delText>ב-</w:delText>
        </w:r>
        <w:r w:rsidR="00081319" w:rsidDel="00DE4988">
          <w:rPr>
            <w:rFonts w:ascii="Courier New" w:eastAsiaTheme="minorHAnsi" w:hAnsi="Courier New" w:cs="Courier New"/>
            <w:b/>
            <w:bCs/>
            <w:color w:val="000000"/>
            <w:sz w:val="14"/>
            <w:szCs w:val="14"/>
          </w:rPr>
          <w:delText>WHITE</w:delText>
        </w:r>
        <w:r w:rsidR="00266A76" w:rsidRPr="00266A76" w:rsidDel="00DE4988">
          <w:rPr>
            <w:rFonts w:ascii="Courier New" w:eastAsiaTheme="minorHAnsi" w:hAnsi="Courier New" w:cs="Courier New"/>
            <w:b/>
            <w:bCs/>
            <w:color w:val="000000"/>
            <w:sz w:val="14"/>
            <w:szCs w:val="14"/>
          </w:rPr>
          <w:delText>_SCREE</w:delText>
        </w:r>
        <w:r w:rsidR="00266A76" w:rsidDel="00DE4988">
          <w:rPr>
            <w:rFonts w:ascii="Courier New" w:eastAsiaTheme="minorHAnsi" w:hAnsi="Courier New" w:cs="Courier New"/>
            <w:b/>
            <w:bCs/>
            <w:color w:val="000000"/>
            <w:sz w:val="14"/>
            <w:szCs w:val="14"/>
          </w:rPr>
          <w:delText>N</w:delText>
        </w:r>
        <w:r w:rsidR="00AA1316" w:rsidDel="00DE4988">
          <w:rPr>
            <w:rFonts w:hint="cs"/>
            <w:rtl/>
          </w:rPr>
          <w:delText>.</w:delText>
        </w:r>
      </w:del>
    </w:p>
    <w:p w14:paraId="237688FE" w14:textId="72AE5DBF" w:rsidR="0099197E" w:rsidDel="00DE4988" w:rsidRDefault="00337E12" w:rsidP="00DE4988">
      <w:pPr>
        <w:pStyle w:val="NoSpacing"/>
        <w:bidi w:val="0"/>
        <w:rPr>
          <w:del w:id="1061" w:author="user" w:date="2023-07-26T12:09:00Z"/>
          <w:b/>
          <w:bCs/>
        </w:rPr>
        <w:pPrChange w:id="1062" w:author="user" w:date="2023-07-26T12:09:00Z">
          <w:pPr>
            <w:pStyle w:val="NoSpacing"/>
            <w:numPr>
              <w:numId w:val="12"/>
            </w:numPr>
            <w:ind w:left="720" w:hanging="360"/>
          </w:pPr>
        </w:pPrChange>
      </w:pPr>
      <w:del w:id="1063" w:author="user" w:date="2023-07-26T12:09:00Z">
        <w:r w:rsidRPr="00F3392D" w:rsidDel="00DE4988">
          <w:rPr>
            <w:rFonts w:hint="cs"/>
            <w:b/>
            <w:bCs/>
            <w:rtl/>
          </w:rPr>
          <w:delText xml:space="preserve">להציג מסך </w:delText>
        </w:r>
        <w:r w:rsidR="00081319" w:rsidDel="00DE4988">
          <w:rPr>
            <w:rFonts w:hint="cs"/>
            <w:b/>
            <w:bCs/>
            <w:rtl/>
          </w:rPr>
          <w:delText xml:space="preserve">שחור </w:delText>
        </w:r>
        <w:r w:rsidRPr="00F3392D" w:rsidDel="00DE4988">
          <w:rPr>
            <w:rFonts w:hint="cs"/>
            <w:b/>
            <w:bCs/>
            <w:rtl/>
          </w:rPr>
          <w:delText>מיד אחרי המטרה.</w:delText>
        </w:r>
      </w:del>
    </w:p>
    <w:p w14:paraId="4B46E339" w14:textId="68D450EF" w:rsidR="00D84291" w:rsidRPr="0065266D" w:rsidDel="00DE4988" w:rsidRDefault="00332967" w:rsidP="00DE4988">
      <w:pPr>
        <w:autoSpaceDE w:val="0"/>
        <w:autoSpaceDN w:val="0"/>
        <w:bidi w:val="0"/>
        <w:adjustRightInd w:val="0"/>
        <w:rPr>
          <w:del w:id="1064" w:author="user" w:date="2023-07-26T12:09:00Z"/>
          <w:rFonts w:ascii="Courier New" w:eastAsiaTheme="minorHAnsi" w:hAnsi="Courier New" w:cs="Courier New"/>
        </w:rPr>
        <w:pPrChange w:id="1065" w:author="user" w:date="2023-07-26T12:09:00Z">
          <w:pPr>
            <w:autoSpaceDE w:val="0"/>
            <w:autoSpaceDN w:val="0"/>
            <w:adjustRightInd w:val="0"/>
            <w:ind w:firstLine="720"/>
          </w:pPr>
        </w:pPrChange>
      </w:pPr>
      <w:del w:id="1066" w:author="user" w:date="2023-07-26T12:09:00Z">
        <w:r w:rsidDel="00DE4988">
          <w:rPr>
            <w:rFonts w:hint="cs"/>
            <w:rtl/>
          </w:rPr>
          <w:delText xml:space="preserve">החלף את </w:delText>
        </w:r>
        <w:r w:rsidR="00AB75F6" w:rsidRPr="00AB75F6" w:rsidDel="00DE4988">
          <w:rPr>
            <w:rFonts w:ascii="Courier New" w:eastAsiaTheme="minorHAnsi" w:hAnsi="Courier New" w:cs="Courier New"/>
            <w:b/>
            <w:bCs/>
            <w:color w:val="000000"/>
            <w:sz w:val="14"/>
            <w:szCs w:val="14"/>
          </w:rPr>
          <w:delText>CATEGOR_SCREEN</w:delText>
        </w:r>
        <w:r w:rsidDel="00DE4988">
          <w:rPr>
            <w:rFonts w:hint="cs"/>
            <w:rtl/>
          </w:rPr>
          <w:delText xml:space="preserve"> </w:delText>
        </w:r>
        <w:r w:rsidR="00D84291" w:rsidDel="00DE4988">
          <w:rPr>
            <w:rFonts w:hint="cs"/>
            <w:rtl/>
          </w:rPr>
          <w:delText>ב-</w:delText>
        </w:r>
        <w:r w:rsidR="00D84291" w:rsidDel="00DE4988">
          <w:delText>getTraj</w:delText>
        </w:r>
        <w:r w:rsidR="00D3047F" w:rsidDel="00DE4988">
          <w:delText>.m</w:delText>
        </w:r>
        <w:r w:rsidR="00D84291" w:rsidDel="00DE4988">
          <w:rPr>
            <w:rFonts w:hint="cs"/>
            <w:rtl/>
          </w:rPr>
          <w:delText xml:space="preserve"> </w:delText>
        </w:r>
        <w:r w:rsidR="00D3047F" w:rsidDel="00DE4988">
          <w:rPr>
            <w:rFonts w:hint="cs"/>
            <w:rtl/>
          </w:rPr>
          <w:delText xml:space="preserve">עם </w:delText>
        </w:r>
        <w:r w:rsidR="00081319" w:rsidDel="00DE4988">
          <w:rPr>
            <w:rFonts w:ascii="Courier New" w:eastAsiaTheme="minorHAnsi" w:hAnsi="Courier New" w:cs="Courier New"/>
            <w:b/>
            <w:bCs/>
            <w:color w:val="000000"/>
            <w:sz w:val="14"/>
            <w:szCs w:val="14"/>
          </w:rPr>
          <w:delText>BLACK</w:delText>
        </w:r>
        <w:r w:rsidR="00D3047F" w:rsidRPr="00D3047F" w:rsidDel="00DE4988">
          <w:rPr>
            <w:rFonts w:ascii="Courier New" w:eastAsiaTheme="minorHAnsi" w:hAnsi="Courier New" w:cs="Courier New"/>
            <w:b/>
            <w:bCs/>
            <w:color w:val="000000"/>
            <w:sz w:val="14"/>
            <w:szCs w:val="14"/>
          </w:rPr>
          <w:delText>_SCREEN</w:delText>
        </w:r>
        <w:r w:rsidR="008449D1" w:rsidDel="00DE4988">
          <w:rPr>
            <w:rFonts w:hint="cs"/>
            <w:rtl/>
          </w:rPr>
          <w:delText>.</w:delText>
        </w:r>
      </w:del>
    </w:p>
    <w:p w14:paraId="3CDD8CA7" w14:textId="78D4B83D" w:rsidR="006320A8" w:rsidDel="00DE4988" w:rsidRDefault="006320A8" w:rsidP="00DE4988">
      <w:pPr>
        <w:pStyle w:val="Heading2"/>
        <w:bidi w:val="0"/>
        <w:rPr>
          <w:del w:id="1067" w:author="user" w:date="2023-07-26T12:09:00Z"/>
          <w:rtl/>
        </w:rPr>
        <w:pPrChange w:id="1068" w:author="user" w:date="2023-07-26T12:09:00Z">
          <w:pPr>
            <w:pStyle w:val="Heading2"/>
          </w:pPr>
        </w:pPrChange>
      </w:pPr>
      <w:del w:id="1069" w:author="user" w:date="2023-07-26T12:09:00Z">
        <w:r w:rsidDel="00DE4988">
          <w:rPr>
            <w:rFonts w:hint="cs"/>
            <w:rtl/>
          </w:rPr>
          <w:delText>בעיות ופתרונן</w:delText>
        </w:r>
      </w:del>
    </w:p>
    <w:p w14:paraId="31C319AC" w14:textId="0BBC6F7D" w:rsidR="006320A8" w:rsidDel="00DE4988" w:rsidRDefault="006320A8" w:rsidP="00DE4988">
      <w:pPr>
        <w:pStyle w:val="NoSpacing"/>
        <w:bidi w:val="0"/>
        <w:rPr>
          <w:del w:id="1070" w:author="user" w:date="2023-07-26T12:09:00Z"/>
        </w:rPr>
        <w:pPrChange w:id="1071" w:author="user" w:date="2023-07-26T12:09:00Z">
          <w:pPr>
            <w:pStyle w:val="NoSpacing"/>
            <w:numPr>
              <w:numId w:val="12"/>
            </w:numPr>
            <w:ind w:left="720" w:hanging="360"/>
          </w:pPr>
        </w:pPrChange>
      </w:pPr>
      <w:bookmarkStart w:id="1072" w:name="_Hlk64356496"/>
      <w:del w:id="1073" w:author="user" w:date="2023-07-26T12:09:00Z">
        <w:r w:rsidDel="00DE4988">
          <w:rPr>
            <w:rFonts w:hint="cs"/>
            <w:rtl/>
          </w:rPr>
          <w:delText xml:space="preserve">טקסט בכתב יד </w:delText>
        </w:r>
        <w:r w:rsidDel="00DE4988">
          <w:rPr>
            <w:rtl/>
          </w:rPr>
          <w:delText>–</w:delText>
        </w:r>
        <w:r w:rsidDel="00DE4988">
          <w:rPr>
            <w:rFonts w:hint="cs"/>
            <w:rtl/>
          </w:rPr>
          <w:delText xml:space="preserve"> </w:delText>
        </w:r>
        <w:r w:rsidDel="00DE4988">
          <w:delText>Guttman Yad-Brush</w:delText>
        </w:r>
      </w:del>
    </w:p>
    <w:p w14:paraId="0F1FA70E" w14:textId="432B9B39" w:rsidR="006320A8" w:rsidDel="00DE4988" w:rsidRDefault="00667F6F" w:rsidP="00DE4988">
      <w:pPr>
        <w:pStyle w:val="NoSpacing"/>
        <w:bidi w:val="0"/>
        <w:rPr>
          <w:del w:id="1074" w:author="user" w:date="2023-07-26T12:09:00Z"/>
          <w:sz w:val="16"/>
          <w:szCs w:val="16"/>
        </w:rPr>
        <w:pPrChange w:id="1075" w:author="user" w:date="2023-07-26T12:09:00Z">
          <w:pPr>
            <w:pStyle w:val="NoSpacing"/>
            <w:ind w:left="720"/>
          </w:pPr>
        </w:pPrChange>
      </w:pPr>
      <w:del w:id="1076" w:author="user" w:date="2023-07-26T12:09:00Z">
        <w:r w:rsidRPr="001B775D" w:rsidDel="00DE4988">
          <w:rPr>
            <w:sz w:val="16"/>
            <w:szCs w:val="16"/>
          </w:rPr>
          <w:delText>Matlab</w:delText>
        </w:r>
        <w:r w:rsidRPr="001B775D" w:rsidDel="00DE4988">
          <w:rPr>
            <w:rFonts w:hint="cs"/>
            <w:sz w:val="16"/>
            <w:szCs w:val="16"/>
            <w:rtl/>
          </w:rPr>
          <w:delText xml:space="preserve"> </w:delText>
        </w:r>
        <w:r w:rsidR="001B775D" w:rsidRPr="001B775D" w:rsidDel="00DE4988">
          <w:rPr>
            <w:rFonts w:hint="cs"/>
            <w:sz w:val="16"/>
            <w:szCs w:val="16"/>
            <w:rtl/>
          </w:rPr>
          <w:delText xml:space="preserve">קורא רק את השורה הראשונה בשמות של </w:delText>
        </w:r>
        <w:r w:rsidR="001B775D" w:rsidRPr="001B775D" w:rsidDel="00DE4988">
          <w:rPr>
            <w:sz w:val="16"/>
            <w:szCs w:val="16"/>
          </w:rPr>
          <w:delText>fonts</w:delText>
        </w:r>
        <w:r w:rsidR="0011141F" w:rsidDel="00DE4988">
          <w:rPr>
            <w:rFonts w:hint="cs"/>
            <w:sz w:val="16"/>
            <w:szCs w:val="16"/>
            <w:rtl/>
          </w:rPr>
          <w:delText xml:space="preserve">. יש ליצור </w:delText>
        </w:r>
        <w:r w:rsidR="0011141F" w:rsidDel="00DE4988">
          <w:rPr>
            <w:sz w:val="16"/>
            <w:szCs w:val="16"/>
          </w:rPr>
          <w:delText>font</w:delText>
        </w:r>
        <w:r w:rsidR="0011141F" w:rsidDel="00DE4988">
          <w:rPr>
            <w:rFonts w:hint="cs"/>
            <w:sz w:val="16"/>
            <w:szCs w:val="16"/>
            <w:rtl/>
          </w:rPr>
          <w:delText xml:space="preserve"> חדש עם </w:delText>
        </w:r>
        <w:r w:rsidR="000916D0" w:rsidDel="00DE4988">
          <w:fldChar w:fldCharType="begin"/>
        </w:r>
        <w:r w:rsidR="000916D0" w:rsidDel="00DE4988">
          <w:delInstrText xml:space="preserve"> HYPERLINK "http://www.glyphrstudio.com/online/" </w:delInstrText>
        </w:r>
        <w:r w:rsidR="000916D0" w:rsidDel="00DE4988">
          <w:fldChar w:fldCharType="separate"/>
        </w:r>
        <w:r w:rsidR="0011141F" w:rsidRPr="00CF7E61" w:rsidDel="00DE4988">
          <w:rPr>
            <w:rStyle w:val="Hyperlink"/>
            <w:sz w:val="16"/>
            <w:szCs w:val="16"/>
          </w:rPr>
          <w:delText>online font editor</w:delText>
        </w:r>
        <w:r w:rsidR="000916D0" w:rsidDel="00DE4988">
          <w:rPr>
            <w:rStyle w:val="Hyperlink"/>
            <w:sz w:val="16"/>
            <w:szCs w:val="16"/>
          </w:rPr>
          <w:fldChar w:fldCharType="end"/>
        </w:r>
        <w:r w:rsidR="0011141F" w:rsidDel="00DE4988">
          <w:rPr>
            <w:rFonts w:hint="cs"/>
            <w:sz w:val="16"/>
            <w:szCs w:val="16"/>
            <w:rtl/>
          </w:rPr>
          <w:delText xml:space="preserve"> עם שם באורך שורה אחת.</w:delText>
        </w:r>
      </w:del>
    </w:p>
    <w:p w14:paraId="18182DFF" w14:textId="0C8F70C9" w:rsidR="00D37B00" w:rsidDel="00DE4988" w:rsidRDefault="00D37B00" w:rsidP="00DE4988">
      <w:pPr>
        <w:pStyle w:val="ListParagraph"/>
        <w:bidi w:val="0"/>
        <w:ind w:left="0"/>
        <w:rPr>
          <w:del w:id="1077" w:author="user" w:date="2023-07-26T12:09:00Z"/>
        </w:rPr>
        <w:pPrChange w:id="1078" w:author="user" w:date="2023-07-26T12:09:00Z">
          <w:pPr>
            <w:pStyle w:val="ListParagraph"/>
            <w:numPr>
              <w:numId w:val="12"/>
            </w:numPr>
            <w:ind w:hanging="360"/>
          </w:pPr>
        </w:pPrChange>
      </w:pPr>
      <w:del w:id="1079" w:author="user" w:date="2023-07-26T12:09:00Z">
        <w:r w:rsidDel="00DE4988">
          <w:rPr>
            <w:rFonts w:hint="cs"/>
            <w:rtl/>
          </w:rPr>
          <w:delText>א</w:delText>
        </w:r>
        <w:r w:rsidR="00C959B4" w:rsidDel="00DE4988">
          <w:rPr>
            <w:rFonts w:hint="cs"/>
            <w:rtl/>
          </w:rPr>
          <w:delText>ו</w:delText>
        </w:r>
        <w:r w:rsidDel="00DE4988">
          <w:rPr>
            <w:rFonts w:hint="cs"/>
            <w:rtl/>
          </w:rPr>
          <w:delText>תיות חתוכות</w:delText>
        </w:r>
      </w:del>
    </w:p>
    <w:p w14:paraId="3AB19499" w14:textId="407F37C5" w:rsidR="00D37B00" w:rsidDel="00DE4988" w:rsidRDefault="00D37B00" w:rsidP="00DE4988">
      <w:pPr>
        <w:pStyle w:val="ListParagraph"/>
        <w:bidi w:val="0"/>
        <w:ind w:left="0"/>
        <w:rPr>
          <w:del w:id="1080" w:author="user" w:date="2023-07-26T12:09:00Z"/>
          <w:sz w:val="16"/>
          <w:szCs w:val="16"/>
        </w:rPr>
        <w:pPrChange w:id="1081" w:author="user" w:date="2023-07-26T12:09:00Z">
          <w:pPr>
            <w:pStyle w:val="ListParagraph"/>
          </w:pPr>
        </w:pPrChange>
      </w:pPr>
      <w:del w:id="1082" w:author="user" w:date="2023-07-26T12:09:00Z">
        <w:r w:rsidDel="00DE4988">
          <w:rPr>
            <w:rFonts w:hint="cs"/>
            <w:sz w:val="16"/>
            <w:szCs w:val="16"/>
            <w:rtl/>
          </w:rPr>
          <w:delText>אותיות גדולות (ל,ך,צ,ץ,ף) נחתכות כי הפונט גדול מדי. ניתן לערוך פונט</w:delText>
        </w:r>
        <w:r w:rsidDel="00DE4988">
          <w:rPr>
            <w:rFonts w:hint="cs"/>
            <w:sz w:val="16"/>
            <w:szCs w:val="16"/>
          </w:rPr>
          <w:delText xml:space="preserve"> </w:delText>
        </w:r>
        <w:r w:rsidDel="00DE4988">
          <w:rPr>
            <w:rFonts w:hint="cs"/>
            <w:sz w:val="16"/>
            <w:szCs w:val="16"/>
            <w:rtl/>
          </w:rPr>
          <w:delText xml:space="preserve">ב: עורך </w:delText>
        </w:r>
        <w:r w:rsidR="000916D0" w:rsidDel="00DE4988">
          <w:fldChar w:fldCharType="begin"/>
        </w:r>
        <w:r w:rsidR="000916D0" w:rsidDel="00DE4988">
          <w:delInstrText xml:space="preserve"> HYPERLINK "https://www.fontlab.com/font-editor/fontlab/" </w:delInstrText>
        </w:r>
        <w:r w:rsidR="000916D0" w:rsidDel="00DE4988">
          <w:fldChar w:fldCharType="separate"/>
        </w:r>
        <w:r w:rsidRPr="005123A1" w:rsidDel="00DE4988">
          <w:rPr>
            <w:rStyle w:val="Hyperlink"/>
            <w:rFonts w:hint="cs"/>
            <w:sz w:val="16"/>
            <w:szCs w:val="16"/>
            <w:rtl/>
          </w:rPr>
          <w:delText>פונט בתשלום</w:delText>
        </w:r>
        <w:r w:rsidR="000916D0" w:rsidDel="00DE4988">
          <w:rPr>
            <w:rStyle w:val="Hyperlink"/>
            <w:sz w:val="16"/>
            <w:szCs w:val="16"/>
          </w:rPr>
          <w:fldChar w:fldCharType="end"/>
        </w:r>
        <w:r w:rsidR="005123A1" w:rsidDel="00DE4988">
          <w:rPr>
            <w:rFonts w:hint="cs"/>
            <w:sz w:val="16"/>
            <w:szCs w:val="16"/>
            <w:rtl/>
          </w:rPr>
          <w:delText xml:space="preserve"> </w:delText>
        </w:r>
        <w:r w:rsidDel="00DE4988">
          <w:rPr>
            <w:rFonts w:hint="cs"/>
            <w:sz w:val="16"/>
            <w:szCs w:val="16"/>
            <w:rtl/>
          </w:rPr>
          <w:delText xml:space="preserve">(גרסת נסיון) </w:delText>
        </w:r>
        <w:r w:rsidR="000916D0" w:rsidDel="00DE4988">
          <w:fldChar w:fldCharType="begin"/>
        </w:r>
        <w:r w:rsidR="000916D0" w:rsidDel="00DE4988">
          <w:delInstrText xml:space="preserve"> HYPERLINK "http://www.glyphrstudio.com/online/" </w:delInstrText>
        </w:r>
        <w:r w:rsidR="000916D0" w:rsidDel="00DE4988">
          <w:fldChar w:fldCharType="separate"/>
        </w:r>
        <w:r w:rsidRPr="005123A1" w:rsidDel="00DE4988">
          <w:rPr>
            <w:rStyle w:val="Hyperlink"/>
            <w:rFonts w:hint="cs"/>
            <w:sz w:val="16"/>
            <w:szCs w:val="16"/>
            <w:rtl/>
          </w:rPr>
          <w:delText>עורך פונטים חינם</w:delText>
        </w:r>
        <w:r w:rsidR="000916D0" w:rsidDel="00DE4988">
          <w:rPr>
            <w:rStyle w:val="Hyperlink"/>
            <w:sz w:val="16"/>
            <w:szCs w:val="16"/>
          </w:rPr>
          <w:fldChar w:fldCharType="end"/>
        </w:r>
        <w:r w:rsidDel="00DE4988">
          <w:rPr>
            <w:rFonts w:hint="cs"/>
            <w:sz w:val="16"/>
            <w:szCs w:val="16"/>
            <w:rtl/>
          </w:rPr>
          <w:delText xml:space="preserve"> (עושה קצת בעיות).</w:delText>
        </w:r>
      </w:del>
    </w:p>
    <w:p w14:paraId="04862496" w14:textId="6857546A" w:rsidR="00934C2D" w:rsidRPr="00934C2D" w:rsidDel="00DE4988" w:rsidRDefault="000916D0" w:rsidP="00DE4988">
      <w:pPr>
        <w:pStyle w:val="ListParagraph"/>
        <w:bidi w:val="0"/>
        <w:ind w:left="0"/>
        <w:rPr>
          <w:del w:id="1083" w:author="user" w:date="2023-07-26T12:09:00Z"/>
          <w:sz w:val="16"/>
          <w:szCs w:val="16"/>
          <w:rtl/>
        </w:rPr>
        <w:pPrChange w:id="1084" w:author="user" w:date="2023-07-26T12:09:00Z">
          <w:pPr>
            <w:pStyle w:val="ListParagraph"/>
          </w:pPr>
        </w:pPrChange>
      </w:pPr>
      <w:del w:id="1085" w:author="user" w:date="2023-07-26T12:09:00Z">
        <w:r w:rsidDel="00DE4988">
          <w:fldChar w:fldCharType="begin"/>
        </w:r>
        <w:r w:rsidDel="00DE4988">
          <w:delInstrText xml:space="preserve"> HYPERLINK "http://www.imarketer.co.il/designing/free-hebrew-fonts" </w:delInstrText>
        </w:r>
        <w:r w:rsidDel="00DE4988">
          <w:fldChar w:fldCharType="separate"/>
        </w:r>
        <w:r w:rsidR="00934C2D" w:rsidRPr="007E1577" w:rsidDel="00DE4988">
          <w:rPr>
            <w:rStyle w:val="Hyperlink"/>
            <w:rFonts w:hint="cs"/>
            <w:sz w:val="16"/>
            <w:szCs w:val="16"/>
            <w:rtl/>
          </w:rPr>
          <w:delText>פונטים אחרים</w:delText>
        </w:r>
        <w:r w:rsidDel="00DE4988">
          <w:rPr>
            <w:rStyle w:val="Hyperlink"/>
            <w:sz w:val="16"/>
            <w:szCs w:val="16"/>
          </w:rPr>
          <w:fldChar w:fldCharType="end"/>
        </w:r>
        <w:r w:rsidR="00934C2D" w:rsidDel="00DE4988">
          <w:rPr>
            <w:rFonts w:hint="cs"/>
            <w:sz w:val="16"/>
            <w:szCs w:val="16"/>
            <w:rtl/>
          </w:rPr>
          <w:delText xml:space="preserve"> (לא עוזר), אולי פונט </w:delText>
        </w:r>
        <w:r w:rsidR="00934C2D" w:rsidDel="00DE4988">
          <w:rPr>
            <w:sz w:val="16"/>
            <w:szCs w:val="16"/>
          </w:rPr>
          <w:delText>Anka</w:delText>
        </w:r>
        <w:r w:rsidR="00934C2D" w:rsidDel="00DE4988">
          <w:rPr>
            <w:rFonts w:hint="cs"/>
            <w:sz w:val="16"/>
            <w:szCs w:val="16"/>
            <w:rtl/>
          </w:rPr>
          <w:delText xml:space="preserve"> (מותקן אצלי) יעזור.</w:delText>
        </w:r>
      </w:del>
    </w:p>
    <w:p w14:paraId="6B14F092" w14:textId="02649FFF" w:rsidR="00E45642" w:rsidRPr="00BD70EC" w:rsidDel="00DE4988" w:rsidRDefault="00E45642" w:rsidP="00DE4988">
      <w:pPr>
        <w:pStyle w:val="NoSpacing"/>
        <w:bidi w:val="0"/>
        <w:rPr>
          <w:del w:id="1086" w:author="user" w:date="2023-07-26T12:09:00Z"/>
        </w:rPr>
        <w:pPrChange w:id="1087" w:author="user" w:date="2023-07-26T12:09:00Z">
          <w:pPr>
            <w:pStyle w:val="NoSpacing"/>
            <w:numPr>
              <w:numId w:val="12"/>
            </w:numPr>
            <w:ind w:left="720" w:hanging="360"/>
          </w:pPr>
        </w:pPrChange>
      </w:pPr>
      <w:del w:id="1088" w:author="user" w:date="2023-07-26T12:09:00Z">
        <w:r w:rsidRPr="00BD70EC" w:rsidDel="00DE4988">
          <w:rPr>
            <w:rFonts w:hint="cs"/>
            <w:rtl/>
          </w:rPr>
          <w:delText>האם לעשות בלוק נפרד ל-</w:delText>
        </w:r>
        <w:r w:rsidRPr="00BD70EC" w:rsidDel="00DE4988">
          <w:delText>recog</w:delText>
        </w:r>
        <w:r w:rsidRPr="00BD70EC" w:rsidDel="00DE4988">
          <w:rPr>
            <w:rFonts w:hint="cs"/>
            <w:rtl/>
          </w:rPr>
          <w:delText xml:space="preserve"> ונפרד ל-</w:delText>
        </w:r>
        <w:r w:rsidRPr="00BD70EC" w:rsidDel="00DE4988">
          <w:delText>categor</w:delText>
        </w:r>
        <w:r w:rsidRPr="00BD70EC" w:rsidDel="00DE4988">
          <w:rPr>
            <w:rFonts w:hint="cs"/>
            <w:rtl/>
          </w:rPr>
          <w:delText>?</w:delText>
        </w:r>
        <w:r w:rsidR="00D74E3A" w:rsidRPr="00BD70EC" w:rsidDel="00DE4988">
          <w:rPr>
            <w:rFonts w:hint="cs"/>
            <w:rtl/>
          </w:rPr>
          <w:delText xml:space="preserve"> בגלל בעיית 75%</w:delText>
        </w:r>
      </w:del>
    </w:p>
    <w:p w14:paraId="69EB0793" w14:textId="57599B94" w:rsidR="006320A8" w:rsidRPr="00014361" w:rsidDel="00DE4988" w:rsidRDefault="008E19D3" w:rsidP="00DE4988">
      <w:pPr>
        <w:pStyle w:val="NoSpacing"/>
        <w:bidi w:val="0"/>
        <w:rPr>
          <w:del w:id="1089" w:author="user" w:date="2023-07-26T12:09:00Z"/>
          <w:strike/>
        </w:rPr>
        <w:pPrChange w:id="1090" w:author="user" w:date="2023-07-26T12:09:00Z">
          <w:pPr>
            <w:pStyle w:val="NoSpacing"/>
            <w:numPr>
              <w:numId w:val="12"/>
            </w:numPr>
            <w:ind w:left="720" w:hanging="360"/>
          </w:pPr>
        </w:pPrChange>
      </w:pPr>
      <w:del w:id="1091" w:author="user" w:date="2023-07-26T12:09:00Z">
        <w:r w:rsidRPr="00014361" w:rsidDel="00DE4988">
          <w:rPr>
            <w:rFonts w:hint="cs"/>
            <w:strike/>
            <w:rtl/>
          </w:rPr>
          <w:delText>הגרלת מילים ללא אותיות משותפות</w:delText>
        </w:r>
      </w:del>
    </w:p>
    <w:p w14:paraId="40884E4B" w14:textId="0D21396E" w:rsidR="008E19D3" w:rsidRPr="00014361" w:rsidDel="00DE4988" w:rsidRDefault="008E19D3" w:rsidP="00DE4988">
      <w:pPr>
        <w:pStyle w:val="ListParagraph"/>
        <w:bidi w:val="0"/>
        <w:ind w:left="0"/>
        <w:rPr>
          <w:del w:id="1092" w:author="user" w:date="2023-07-26T12:09:00Z"/>
          <w:strike/>
          <w:sz w:val="12"/>
          <w:szCs w:val="12"/>
          <w:rtl/>
        </w:rPr>
        <w:pPrChange w:id="1093" w:author="user" w:date="2023-07-26T12:09:00Z">
          <w:pPr>
            <w:pStyle w:val="ListParagraph"/>
          </w:pPr>
        </w:pPrChange>
      </w:pPr>
      <w:del w:id="1094" w:author="user" w:date="2023-07-26T12:09:00Z">
        <w:r w:rsidRPr="00014361" w:rsidDel="00DE4988">
          <w:rPr>
            <w:rFonts w:hint="cs"/>
            <w:strike/>
            <w:sz w:val="16"/>
            <w:szCs w:val="16"/>
            <w:rtl/>
          </w:rPr>
          <w:delText>רץ לנצח, לא מוצא קומבינציה אפשרית.</w:delText>
        </w:r>
      </w:del>
    </w:p>
    <w:p w14:paraId="0479679B" w14:textId="4C8B6A86" w:rsidR="008E19D3" w:rsidDel="00DE4988" w:rsidRDefault="00C62706" w:rsidP="00DE4988">
      <w:pPr>
        <w:pStyle w:val="NoSpacing"/>
        <w:bidi w:val="0"/>
        <w:rPr>
          <w:del w:id="1095" w:author="user" w:date="2023-07-26T12:09:00Z"/>
        </w:rPr>
        <w:pPrChange w:id="1096" w:author="user" w:date="2023-07-26T12:09:00Z">
          <w:pPr>
            <w:pStyle w:val="NoSpacing"/>
            <w:numPr>
              <w:numId w:val="12"/>
            </w:numPr>
            <w:ind w:left="720" w:hanging="360"/>
          </w:pPr>
        </w:pPrChange>
      </w:pPr>
      <w:del w:id="1097" w:author="user" w:date="2023-07-26T12:09:00Z">
        <w:r w:rsidDel="00DE4988">
          <w:rPr>
            <w:rFonts w:hint="cs"/>
            <w:rtl/>
          </w:rPr>
          <w:delText xml:space="preserve">רקע </w:delText>
        </w:r>
        <w:r w:rsidR="00CA16D2" w:rsidDel="00DE4988">
          <w:rPr>
            <w:rFonts w:hint="cs"/>
            <w:rtl/>
          </w:rPr>
          <w:delText>של מסכה לבן</w:delText>
        </w:r>
      </w:del>
    </w:p>
    <w:p w14:paraId="24837E6C" w14:textId="26E6C112" w:rsidR="00E86AA3" w:rsidDel="00DE4988" w:rsidRDefault="00E86AA3" w:rsidP="00DE4988">
      <w:pPr>
        <w:pStyle w:val="NoSpacing"/>
        <w:bidi w:val="0"/>
        <w:rPr>
          <w:del w:id="1098" w:author="user" w:date="2023-07-26T12:09:00Z"/>
          <w:sz w:val="16"/>
          <w:szCs w:val="16"/>
          <w:rtl/>
        </w:rPr>
        <w:pPrChange w:id="1099" w:author="user" w:date="2023-07-26T12:09:00Z">
          <w:pPr>
            <w:pStyle w:val="NoSpacing"/>
            <w:ind w:left="720"/>
          </w:pPr>
        </w:pPrChange>
      </w:pPr>
      <w:del w:id="1100" w:author="user" w:date="2023-07-26T12:09:00Z">
        <w:r w:rsidDel="00DE4988">
          <w:rPr>
            <w:rFonts w:hint="cs"/>
            <w:sz w:val="16"/>
            <w:szCs w:val="16"/>
            <w:rtl/>
          </w:rPr>
          <w:delText xml:space="preserve">מטלאב שומר </w:delText>
        </w:r>
        <w:r w:rsidDel="00DE4988">
          <w:rPr>
            <w:sz w:val="16"/>
            <w:szCs w:val="16"/>
          </w:rPr>
          <w:delText>jpg</w:delText>
        </w:r>
        <w:r w:rsidDel="00DE4988">
          <w:rPr>
            <w:rFonts w:hint="cs"/>
            <w:sz w:val="16"/>
            <w:szCs w:val="16"/>
            <w:rtl/>
          </w:rPr>
          <w:delText xml:space="preserve"> עם רקע לבן בשביל </w:delText>
        </w:r>
        <w:r w:rsidDel="00DE4988">
          <w:rPr>
            <w:sz w:val="16"/>
            <w:szCs w:val="16"/>
          </w:rPr>
          <w:delText>contrast</w:delText>
        </w:r>
        <w:r w:rsidDel="00DE4988">
          <w:rPr>
            <w:rFonts w:hint="cs"/>
            <w:sz w:val="16"/>
            <w:szCs w:val="16"/>
            <w:rtl/>
          </w:rPr>
          <w:delText xml:space="preserve"> טוב בהדפסות. פתרון:</w:delText>
        </w:r>
      </w:del>
    </w:p>
    <w:p w14:paraId="5358D8AD" w14:textId="7D898808" w:rsidR="00CB21BB" w:rsidRPr="00CB21BB" w:rsidDel="00DE4988" w:rsidRDefault="00CB21BB" w:rsidP="00DE4988">
      <w:pPr>
        <w:pStyle w:val="NoSpacing"/>
        <w:bidi w:val="0"/>
        <w:rPr>
          <w:del w:id="1101" w:author="user" w:date="2023-07-26T12:09:00Z"/>
          <w:sz w:val="16"/>
          <w:szCs w:val="16"/>
        </w:rPr>
        <w:pPrChange w:id="1102" w:author="user" w:date="2023-07-26T12:09:00Z">
          <w:pPr>
            <w:pStyle w:val="NoSpacing"/>
            <w:ind w:left="720"/>
          </w:pPr>
        </w:pPrChange>
      </w:pPr>
      <w:del w:id="1103" w:author="user" w:date="2023-07-26T12:09:00Z">
        <w:r w:rsidRPr="00CB21BB" w:rsidDel="00DE4988">
          <w:rPr>
            <w:sz w:val="16"/>
            <w:szCs w:val="16"/>
          </w:rPr>
          <w:delText>set(gcf,'color',[0.5 0.5 0.5]);</w:delText>
        </w:r>
      </w:del>
    </w:p>
    <w:p w14:paraId="127D3AB8" w14:textId="1CF015C4" w:rsidR="00CB21BB" w:rsidRPr="00CB21BB" w:rsidDel="00DE4988" w:rsidRDefault="00CB21BB" w:rsidP="00DE4988">
      <w:pPr>
        <w:pStyle w:val="NoSpacing"/>
        <w:bidi w:val="0"/>
        <w:rPr>
          <w:del w:id="1104" w:author="user" w:date="2023-07-26T12:09:00Z"/>
          <w:sz w:val="16"/>
          <w:szCs w:val="16"/>
          <w:rtl/>
        </w:rPr>
        <w:pPrChange w:id="1105" w:author="user" w:date="2023-07-26T12:09:00Z">
          <w:pPr>
            <w:pStyle w:val="NoSpacing"/>
            <w:ind w:left="720"/>
          </w:pPr>
        </w:pPrChange>
      </w:pPr>
      <w:del w:id="1106" w:author="user" w:date="2023-07-26T12:09:00Z">
        <w:r w:rsidRPr="00CB21BB" w:rsidDel="00DE4988">
          <w:rPr>
            <w:sz w:val="16"/>
            <w:szCs w:val="16"/>
          </w:rPr>
          <w:delText>set(gcf, 'InvertHardcopy', 'off');</w:delText>
        </w:r>
      </w:del>
    </w:p>
    <w:p w14:paraId="764F31B9" w14:textId="26D7355B" w:rsidR="00CA16D2" w:rsidDel="00DE4988" w:rsidRDefault="008F4703" w:rsidP="00DE4988">
      <w:pPr>
        <w:pStyle w:val="NoSpacing"/>
        <w:bidi w:val="0"/>
        <w:rPr>
          <w:del w:id="1107" w:author="user" w:date="2023-07-26T12:09:00Z"/>
        </w:rPr>
        <w:pPrChange w:id="1108" w:author="user" w:date="2023-07-26T12:09:00Z">
          <w:pPr>
            <w:pStyle w:val="NoSpacing"/>
            <w:numPr>
              <w:numId w:val="12"/>
            </w:numPr>
            <w:ind w:left="720" w:hanging="360"/>
          </w:pPr>
        </w:pPrChange>
      </w:pPr>
      <w:del w:id="1109" w:author="user" w:date="2023-07-26T12:09:00Z">
        <w:r w:rsidDel="00DE4988">
          <w:rPr>
            <w:rFonts w:hint="cs"/>
            <w:rtl/>
          </w:rPr>
          <w:delText xml:space="preserve">גודל של ריבוע/מעוין </w:delText>
        </w:r>
        <w:r w:rsidR="002B0CDE" w:rsidDel="00DE4988">
          <w:rPr>
            <w:rFonts w:hint="cs"/>
            <w:rtl/>
          </w:rPr>
          <w:delText>לא תואם למילה</w:delText>
        </w:r>
        <w:r w:rsidDel="00DE4988">
          <w:rPr>
            <w:rFonts w:hint="cs"/>
            <w:rtl/>
          </w:rPr>
          <w:delText xml:space="preserve"> </w:delText>
        </w:r>
      </w:del>
    </w:p>
    <w:p w14:paraId="51F1C3D8" w14:textId="72876E6C" w:rsidR="002B0CDE" w:rsidDel="00DE4988" w:rsidRDefault="00761324" w:rsidP="00DE4988">
      <w:pPr>
        <w:pStyle w:val="NoSpacing"/>
        <w:bidi w:val="0"/>
        <w:rPr>
          <w:del w:id="1110" w:author="user" w:date="2023-07-26T12:09:00Z"/>
          <w:sz w:val="16"/>
          <w:szCs w:val="16"/>
          <w:rtl/>
        </w:rPr>
        <w:pPrChange w:id="1111" w:author="user" w:date="2023-07-26T12:09:00Z">
          <w:pPr>
            <w:pStyle w:val="NoSpacing"/>
            <w:ind w:left="720"/>
          </w:pPr>
        </w:pPrChange>
      </w:pPr>
      <w:del w:id="1112" w:author="user" w:date="2023-07-26T12:09:00Z">
        <w:r w:rsidDel="00DE4988">
          <w:rPr>
            <w:rFonts w:hint="cs"/>
            <w:sz w:val="16"/>
            <w:szCs w:val="16"/>
            <w:rtl/>
          </w:rPr>
          <w:delText xml:space="preserve">חישוב יחס בין גודל </w:delText>
        </w:r>
        <w:r w:rsidDel="00DE4988">
          <w:rPr>
            <w:sz w:val="16"/>
            <w:szCs w:val="16"/>
          </w:rPr>
          <w:delText>font</w:delText>
        </w:r>
        <w:r w:rsidDel="00DE4988">
          <w:rPr>
            <w:rFonts w:hint="cs"/>
            <w:sz w:val="16"/>
            <w:szCs w:val="16"/>
            <w:rtl/>
          </w:rPr>
          <w:delText xml:space="preserve"> לבין </w:delText>
        </w:r>
        <w:r w:rsidDel="00DE4988">
          <w:rPr>
            <w:sz w:val="16"/>
            <w:szCs w:val="16"/>
          </w:rPr>
          <w:delText>MarkerSize</w:delText>
        </w:r>
        <w:r w:rsidR="005B57E3" w:rsidDel="00DE4988">
          <w:rPr>
            <w:rFonts w:hint="cs"/>
            <w:sz w:val="16"/>
            <w:szCs w:val="16"/>
            <w:rtl/>
          </w:rPr>
          <w:delText>.</w:delText>
        </w:r>
      </w:del>
    </w:p>
    <w:p w14:paraId="65FF74F8" w14:textId="414ECD43" w:rsidR="005B57E3" w:rsidRPr="002B0CDE" w:rsidDel="00DE4988" w:rsidRDefault="005B57E3" w:rsidP="00DE4988">
      <w:pPr>
        <w:pStyle w:val="NoSpacing"/>
        <w:bidi w:val="0"/>
        <w:rPr>
          <w:del w:id="1113" w:author="user" w:date="2023-07-26T12:09:00Z"/>
          <w:sz w:val="16"/>
          <w:szCs w:val="16"/>
        </w:rPr>
        <w:pPrChange w:id="1114" w:author="user" w:date="2023-07-26T12:09:00Z">
          <w:pPr>
            <w:pStyle w:val="NoSpacing"/>
            <w:ind w:left="720"/>
          </w:pPr>
        </w:pPrChange>
      </w:pPr>
      <w:del w:id="1115" w:author="user" w:date="2023-07-26T12:09:00Z">
        <w:r w:rsidDel="00DE4988">
          <w:rPr>
            <w:rFonts w:hint="cs"/>
            <w:sz w:val="16"/>
            <w:szCs w:val="16"/>
            <w:rtl/>
          </w:rPr>
          <w:delText>כנ"ל לגבי עובי של אות ושל ריבוע/מעוין.</w:delText>
        </w:r>
      </w:del>
    </w:p>
    <w:p w14:paraId="17F00E32" w14:textId="41B085A6" w:rsidR="004F30B6" w:rsidDel="00DE4988" w:rsidRDefault="009519A0" w:rsidP="00DE4988">
      <w:pPr>
        <w:pStyle w:val="NoSpacing"/>
        <w:bidi w:val="0"/>
        <w:rPr>
          <w:del w:id="1116" w:author="user" w:date="2023-07-26T12:09:00Z"/>
        </w:rPr>
        <w:pPrChange w:id="1117" w:author="user" w:date="2023-07-26T12:09:00Z">
          <w:pPr>
            <w:pStyle w:val="NoSpacing"/>
            <w:numPr>
              <w:numId w:val="12"/>
            </w:numPr>
            <w:ind w:left="720" w:hanging="360"/>
          </w:pPr>
        </w:pPrChange>
      </w:pPr>
      <w:del w:id="1118" w:author="user" w:date="2023-07-26T12:09:00Z">
        <w:r w:rsidDel="00DE4988">
          <w:rPr>
            <w:rFonts w:hint="cs"/>
            <w:rtl/>
          </w:rPr>
          <w:delText>מטלאב מותח מסכה כשמציג אותה</w:delText>
        </w:r>
      </w:del>
    </w:p>
    <w:p w14:paraId="53FCC284" w14:textId="362302F9" w:rsidR="009519A0" w:rsidDel="00DE4988" w:rsidRDefault="009519A0" w:rsidP="00DE4988">
      <w:pPr>
        <w:pStyle w:val="NoSpacing"/>
        <w:bidi w:val="0"/>
        <w:rPr>
          <w:del w:id="1119" w:author="user" w:date="2023-07-26T12:09:00Z"/>
          <w:sz w:val="16"/>
          <w:szCs w:val="16"/>
          <w:rtl/>
        </w:rPr>
        <w:pPrChange w:id="1120" w:author="user" w:date="2023-07-26T12:09:00Z">
          <w:pPr>
            <w:pStyle w:val="NoSpacing"/>
            <w:ind w:left="720"/>
          </w:pPr>
        </w:pPrChange>
      </w:pPr>
      <w:del w:id="1121" w:author="user" w:date="2023-07-26T12:09:00Z">
        <w:r w:rsidDel="00DE4988">
          <w:rPr>
            <w:rFonts w:hint="cs"/>
            <w:sz w:val="16"/>
            <w:szCs w:val="16"/>
            <w:rtl/>
          </w:rPr>
          <w:delText>כי כששומרים אותה ה-</w:delText>
        </w:r>
        <w:r w:rsidDel="00DE4988">
          <w:rPr>
            <w:sz w:val="16"/>
            <w:szCs w:val="16"/>
          </w:rPr>
          <w:delText>figure</w:delText>
        </w:r>
        <w:r w:rsidDel="00DE4988">
          <w:rPr>
            <w:rFonts w:hint="cs"/>
            <w:sz w:val="16"/>
            <w:szCs w:val="16"/>
            <w:rtl/>
          </w:rPr>
          <w:delText xml:space="preserve"> לא מכסה כל המסך, אבל כשמציגים כן. פתרון:</w:delText>
        </w:r>
      </w:del>
    </w:p>
    <w:p w14:paraId="75BEE1CF" w14:textId="5A5DD032" w:rsidR="009519A0" w:rsidRPr="009519A0" w:rsidDel="00DE4988" w:rsidRDefault="009519A0" w:rsidP="00DE4988">
      <w:pPr>
        <w:pStyle w:val="NoSpacing"/>
        <w:bidi w:val="0"/>
        <w:rPr>
          <w:del w:id="1122" w:author="user" w:date="2023-07-26T12:09:00Z"/>
          <w:sz w:val="16"/>
          <w:szCs w:val="16"/>
        </w:rPr>
        <w:pPrChange w:id="1123" w:author="user" w:date="2023-07-26T12:09:00Z">
          <w:pPr>
            <w:pStyle w:val="NoSpacing"/>
            <w:ind w:left="720"/>
          </w:pPr>
        </w:pPrChange>
      </w:pPr>
      <w:del w:id="1124" w:author="user" w:date="2023-07-26T12:09:00Z">
        <w:r w:rsidRPr="009519A0" w:rsidDel="00DE4988">
          <w:rPr>
            <w:sz w:val="16"/>
            <w:szCs w:val="16"/>
          </w:rPr>
          <w:delText xml:space="preserve">set(gcf,'WindowState','fullscreen',  </w:delText>
        </w:r>
        <w:r w:rsidRPr="009519A0" w:rsidDel="00DE4988">
          <w:rPr>
            <w:sz w:val="16"/>
            <w:szCs w:val="16"/>
            <w:u w:val="single"/>
          </w:rPr>
          <w:delText>'MenuBar','None'</w:delText>
        </w:r>
        <w:r w:rsidRPr="009519A0" w:rsidDel="00DE4988">
          <w:rPr>
            <w:sz w:val="16"/>
            <w:szCs w:val="16"/>
          </w:rPr>
          <w:delText>);</w:delText>
        </w:r>
      </w:del>
    </w:p>
    <w:p w14:paraId="27FCF1DC" w14:textId="497D1B57" w:rsidR="00FB5746" w:rsidDel="00DE4988" w:rsidRDefault="00FB5746" w:rsidP="00DE4988">
      <w:pPr>
        <w:pStyle w:val="NoSpacing"/>
        <w:bidi w:val="0"/>
        <w:rPr>
          <w:del w:id="1125" w:author="user" w:date="2023-07-26T12:09:00Z"/>
        </w:rPr>
        <w:pPrChange w:id="1126" w:author="user" w:date="2023-07-26T12:09:00Z">
          <w:pPr>
            <w:pStyle w:val="NoSpacing"/>
            <w:numPr>
              <w:numId w:val="12"/>
            </w:numPr>
            <w:ind w:left="720" w:hanging="360"/>
          </w:pPr>
        </w:pPrChange>
      </w:pPr>
      <w:del w:id="1127" w:author="user" w:date="2023-07-26T12:09:00Z">
        <w:r w:rsidDel="00DE4988">
          <w:delText>Sreen('Flip',w,0,1)</w:delText>
        </w:r>
        <w:r w:rsidDel="00DE4988">
          <w:rPr>
            <w:rFonts w:hint="cs"/>
            <w:rtl/>
          </w:rPr>
          <w:delText xml:space="preserve"> מוחק את המסך</w:delText>
        </w:r>
      </w:del>
    </w:p>
    <w:p w14:paraId="6740D92A" w14:textId="6DBC4625" w:rsidR="00FB5746" w:rsidRPr="00FB5746" w:rsidDel="00DE4988" w:rsidRDefault="00FF2CA2" w:rsidP="00DE4988">
      <w:pPr>
        <w:pStyle w:val="NoSpacing"/>
        <w:bidi w:val="0"/>
        <w:rPr>
          <w:del w:id="1128" w:author="user" w:date="2023-07-26T12:09:00Z"/>
          <w:sz w:val="16"/>
          <w:szCs w:val="16"/>
        </w:rPr>
        <w:pPrChange w:id="1129" w:author="user" w:date="2023-07-26T12:09:00Z">
          <w:pPr>
            <w:pStyle w:val="NoSpacing"/>
            <w:ind w:left="720"/>
          </w:pPr>
        </w:pPrChange>
      </w:pPr>
      <w:del w:id="1130" w:author="user" w:date="2023-07-26T12:09:00Z">
        <w:r w:rsidDel="00DE4988">
          <w:rPr>
            <w:rFonts w:hint="cs"/>
            <w:sz w:val="16"/>
            <w:szCs w:val="16"/>
            <w:rtl/>
          </w:rPr>
          <w:delText>אם אתה רוצה להשאיר תמונה על מסך, ה-</w:delText>
        </w:r>
        <w:r w:rsidDel="00DE4988">
          <w:rPr>
            <w:sz w:val="16"/>
            <w:szCs w:val="16"/>
          </w:rPr>
          <w:delText>flip</w:delText>
        </w:r>
        <w:r w:rsidDel="00DE4988">
          <w:rPr>
            <w:rFonts w:hint="cs"/>
            <w:sz w:val="16"/>
            <w:szCs w:val="16"/>
            <w:rtl/>
          </w:rPr>
          <w:delText xml:space="preserve"> ששומר חייב לבוא מיד אחריה, שלא יהיה עוד </w:delText>
        </w:r>
        <w:r w:rsidDel="00DE4988">
          <w:rPr>
            <w:sz w:val="16"/>
            <w:szCs w:val="16"/>
          </w:rPr>
          <w:delText>flip</w:delText>
        </w:r>
        <w:r w:rsidDel="00DE4988">
          <w:rPr>
            <w:rFonts w:hint="cs"/>
            <w:sz w:val="16"/>
            <w:szCs w:val="16"/>
            <w:rtl/>
          </w:rPr>
          <w:delText xml:space="preserve"> ביניהם.</w:delText>
        </w:r>
      </w:del>
    </w:p>
    <w:bookmarkEnd w:id="1072"/>
    <w:p w14:paraId="24ABB5A5" w14:textId="3406F5A4" w:rsidR="00AE6AA8" w:rsidDel="00DE4988" w:rsidRDefault="00DB5678" w:rsidP="00DE4988">
      <w:pPr>
        <w:pStyle w:val="NoSpacing"/>
        <w:bidi w:val="0"/>
        <w:rPr>
          <w:del w:id="1131" w:author="user" w:date="2023-07-26T12:09:00Z"/>
        </w:rPr>
        <w:pPrChange w:id="1132" w:author="user" w:date="2023-07-26T12:09:00Z">
          <w:pPr>
            <w:pStyle w:val="NoSpacing"/>
            <w:numPr>
              <w:numId w:val="12"/>
            </w:numPr>
            <w:ind w:left="720" w:hanging="360"/>
          </w:pPr>
        </w:pPrChange>
      </w:pPr>
      <w:del w:id="1133" w:author="user" w:date="2023-07-26T12:09:00Z">
        <w:r w:rsidDel="00DE4988">
          <w:delText>Fit</w:delText>
        </w:r>
        <w:r w:rsidDel="00DE4988">
          <w:rPr>
            <w:rFonts w:hint="cs"/>
            <w:rtl/>
          </w:rPr>
          <w:delText xml:space="preserve"> עם </w:delText>
        </w:r>
        <w:r w:rsidDel="00DE4988">
          <w:delText>cubic spline</w:delText>
        </w:r>
        <w:r w:rsidDel="00DE4988">
          <w:rPr>
            <w:rFonts w:hint="cs"/>
            <w:rtl/>
          </w:rPr>
          <w:delText xml:space="preserve"> עושה אינטרפולציה לא טובה שנותנת ערכים שאינם יושבים על המסלול</w:delText>
        </w:r>
      </w:del>
    </w:p>
    <w:p w14:paraId="59E22732" w14:textId="047436C6" w:rsidR="00DB5678" w:rsidDel="00DE4988" w:rsidRDefault="0066096D" w:rsidP="00DE4988">
      <w:pPr>
        <w:pStyle w:val="NoSpacing"/>
        <w:bidi w:val="0"/>
        <w:rPr>
          <w:del w:id="1134" w:author="user" w:date="2023-07-26T12:09:00Z"/>
          <w:sz w:val="16"/>
          <w:szCs w:val="16"/>
          <w:rtl/>
        </w:rPr>
        <w:pPrChange w:id="1135" w:author="user" w:date="2023-07-26T12:09:00Z">
          <w:pPr>
            <w:pStyle w:val="NoSpacing"/>
            <w:ind w:left="720"/>
          </w:pPr>
        </w:pPrChange>
      </w:pPr>
      <w:del w:id="1136" w:author="user" w:date="2023-07-26T12:09:00Z">
        <w:r w:rsidDel="00DE4988">
          <w:rPr>
            <w:rFonts w:hint="cs"/>
            <w:sz w:val="16"/>
            <w:szCs w:val="16"/>
            <w:rtl/>
          </w:rPr>
          <w:delText xml:space="preserve">על מנת לחשב שטח בין הגרפים עשיתי </w:delText>
        </w:r>
        <w:r w:rsidDel="00DE4988">
          <w:rPr>
            <w:sz w:val="16"/>
            <w:szCs w:val="16"/>
          </w:rPr>
          <w:delText>fit</w:delText>
        </w:r>
        <w:r w:rsidDel="00DE4988">
          <w:rPr>
            <w:rFonts w:hint="cs"/>
            <w:sz w:val="16"/>
            <w:szCs w:val="16"/>
            <w:rtl/>
          </w:rPr>
          <w:delText xml:space="preserve"> לגרף הממוצע של הושטה לצד שמאל</w:delText>
        </w:r>
        <w:r w:rsidR="00356D82" w:rsidDel="00DE4988">
          <w:rPr>
            <w:rFonts w:hint="cs"/>
            <w:sz w:val="16"/>
            <w:szCs w:val="16"/>
            <w:rtl/>
          </w:rPr>
          <w:delText xml:space="preserve"> (אדום)</w:delText>
        </w:r>
        <w:r w:rsidDel="00DE4988">
          <w:rPr>
            <w:rFonts w:hint="cs"/>
            <w:sz w:val="16"/>
            <w:szCs w:val="16"/>
            <w:rtl/>
          </w:rPr>
          <w:delText>, וחישבתי את הערכים שלו עבור ערכי ה-</w:delText>
        </w:r>
        <w:r w:rsidDel="00DE4988">
          <w:rPr>
            <w:rFonts w:hint="cs"/>
            <w:sz w:val="16"/>
            <w:szCs w:val="16"/>
          </w:rPr>
          <w:delText>Z</w:delText>
        </w:r>
        <w:r w:rsidDel="00DE4988">
          <w:rPr>
            <w:rFonts w:hint="cs"/>
            <w:sz w:val="16"/>
            <w:szCs w:val="16"/>
            <w:rtl/>
          </w:rPr>
          <w:delText xml:space="preserve"> של גרף ההושטה לצד ימין</w:delText>
        </w:r>
        <w:r w:rsidR="00356D82" w:rsidDel="00DE4988">
          <w:rPr>
            <w:rFonts w:hint="cs"/>
            <w:sz w:val="16"/>
            <w:szCs w:val="16"/>
            <w:rtl/>
          </w:rPr>
          <w:delText xml:space="preserve"> (ירוק)</w:delText>
        </w:r>
        <w:r w:rsidDel="00DE4988">
          <w:rPr>
            <w:rFonts w:hint="cs"/>
            <w:sz w:val="16"/>
            <w:szCs w:val="16"/>
            <w:rtl/>
          </w:rPr>
          <w:delText>.</w:delText>
        </w:r>
      </w:del>
    </w:p>
    <w:p w14:paraId="261F9468" w14:textId="013B2EC9" w:rsidR="00E97C71" w:rsidDel="00DE4988" w:rsidRDefault="00E97C71" w:rsidP="00DE4988">
      <w:pPr>
        <w:pStyle w:val="NoSpacing"/>
        <w:bidi w:val="0"/>
        <w:rPr>
          <w:del w:id="1137" w:author="user" w:date="2023-07-26T12:09:00Z"/>
          <w:sz w:val="16"/>
          <w:szCs w:val="16"/>
          <w:rtl/>
        </w:rPr>
        <w:pPrChange w:id="1138" w:author="user" w:date="2023-07-26T12:09:00Z">
          <w:pPr>
            <w:pStyle w:val="NoSpacing"/>
            <w:ind w:left="720"/>
          </w:pPr>
        </w:pPrChange>
      </w:pPr>
      <w:del w:id="1139" w:author="user" w:date="2023-07-26T12:09:00Z">
        <w:r w:rsidDel="00DE4988">
          <w:rPr>
            <w:rFonts w:hint="cs"/>
            <w:sz w:val="16"/>
            <w:szCs w:val="16"/>
            <w:rtl/>
          </w:rPr>
          <w:delText>הערכים שקיבלתי</w:delText>
        </w:r>
        <w:r w:rsidR="002F06E8" w:rsidDel="00DE4988">
          <w:rPr>
            <w:rFonts w:hint="cs"/>
            <w:sz w:val="16"/>
            <w:szCs w:val="16"/>
            <w:rtl/>
          </w:rPr>
          <w:delText xml:space="preserve"> (שחור)</w:delText>
        </w:r>
        <w:r w:rsidDel="00DE4988">
          <w:rPr>
            <w:rFonts w:hint="cs"/>
            <w:sz w:val="16"/>
            <w:szCs w:val="16"/>
            <w:rtl/>
          </w:rPr>
          <w:delText xml:space="preserve"> לא תאמו כלל את </w:delText>
        </w:r>
        <w:r w:rsidR="002F06E8" w:rsidDel="00DE4988">
          <w:rPr>
            <w:rFonts w:hint="cs"/>
            <w:sz w:val="16"/>
            <w:szCs w:val="16"/>
            <w:rtl/>
          </w:rPr>
          <w:delText xml:space="preserve">תחילת </w:delText>
        </w:r>
        <w:r w:rsidDel="00DE4988">
          <w:rPr>
            <w:rFonts w:hint="cs"/>
            <w:sz w:val="16"/>
            <w:szCs w:val="16"/>
            <w:rtl/>
          </w:rPr>
          <w:delText>המסלול</w:delText>
        </w:r>
        <w:r w:rsidR="002F06E8" w:rsidDel="00DE4988">
          <w:rPr>
            <w:rFonts w:hint="cs"/>
            <w:sz w:val="16"/>
            <w:szCs w:val="16"/>
            <w:rtl/>
          </w:rPr>
          <w:delText xml:space="preserve"> (אדום)</w:delText>
        </w:r>
        <w:r w:rsidDel="00DE4988">
          <w:rPr>
            <w:rFonts w:hint="cs"/>
            <w:sz w:val="16"/>
            <w:szCs w:val="16"/>
            <w:rtl/>
          </w:rPr>
          <w:delText>.</w:delText>
        </w:r>
      </w:del>
    </w:p>
    <w:p w14:paraId="4FD8E886" w14:textId="4971E583" w:rsidR="00BA1C5E" w:rsidDel="00DE4988" w:rsidRDefault="002F06E8" w:rsidP="00DE4988">
      <w:pPr>
        <w:pStyle w:val="NoSpacing"/>
        <w:bidi w:val="0"/>
        <w:rPr>
          <w:del w:id="1140" w:author="user" w:date="2023-07-26T12:09:00Z"/>
          <w:sz w:val="16"/>
          <w:szCs w:val="16"/>
          <w:rtl/>
        </w:rPr>
        <w:pPrChange w:id="1141" w:author="user" w:date="2023-07-26T12:09:00Z">
          <w:pPr>
            <w:pStyle w:val="NoSpacing"/>
            <w:ind w:left="720"/>
          </w:pPr>
        </w:pPrChange>
      </w:pPr>
      <w:del w:id="1142" w:author="user" w:date="2023-07-26T12:09:00Z">
        <w:r w:rsidDel="00DE4988">
          <w:rPr>
            <w:rFonts w:hint="cs"/>
            <w:sz w:val="16"/>
            <w:szCs w:val="16"/>
            <w:rtl/>
          </w:rPr>
          <w:delText xml:space="preserve">בחינה מקרוב מגלה כי </w:delText>
        </w:r>
        <w:r w:rsidR="00356D82" w:rsidDel="00DE4988">
          <w:rPr>
            <w:rFonts w:hint="cs"/>
            <w:sz w:val="16"/>
            <w:szCs w:val="16"/>
            <w:rtl/>
          </w:rPr>
          <w:delText>ער</w:delText>
        </w:r>
        <w:r w:rsidR="00BA1C5E" w:rsidDel="00DE4988">
          <w:rPr>
            <w:rFonts w:hint="cs"/>
            <w:sz w:val="16"/>
            <w:szCs w:val="16"/>
            <w:rtl/>
          </w:rPr>
          <w:delText xml:space="preserve">כי </w:delText>
        </w:r>
        <w:r w:rsidR="00BA1C5E" w:rsidDel="00DE4988">
          <w:rPr>
            <w:rFonts w:hint="cs"/>
            <w:sz w:val="16"/>
            <w:szCs w:val="16"/>
          </w:rPr>
          <w:delText>Z</w:delText>
        </w:r>
        <w:r w:rsidR="00BA1C5E" w:rsidDel="00DE4988">
          <w:rPr>
            <w:rFonts w:hint="cs"/>
            <w:sz w:val="16"/>
            <w:szCs w:val="16"/>
            <w:rtl/>
          </w:rPr>
          <w:delText xml:space="preserve"> של הגרף הירוק יוצאים מחוץ לגבולות ערכי </w:delText>
        </w:r>
        <w:r w:rsidR="00BA1C5E" w:rsidDel="00DE4988">
          <w:rPr>
            <w:rFonts w:hint="cs"/>
            <w:sz w:val="16"/>
            <w:szCs w:val="16"/>
          </w:rPr>
          <w:delText>Z</w:delText>
        </w:r>
        <w:r w:rsidR="00BA1C5E" w:rsidDel="00DE4988">
          <w:rPr>
            <w:rFonts w:hint="cs"/>
            <w:sz w:val="16"/>
            <w:szCs w:val="16"/>
            <w:rtl/>
          </w:rPr>
          <w:delText xml:space="preserve"> של האדום, ז"א שמדובר באקסטרהפולציה.</w:delText>
        </w:r>
      </w:del>
    </w:p>
    <w:p w14:paraId="3FC24CC2" w14:textId="63BA7B1B" w:rsidR="00E97C71" w:rsidDel="00DE4988" w:rsidRDefault="00BA1C5E" w:rsidP="00DE4988">
      <w:pPr>
        <w:pStyle w:val="NoSpacing"/>
        <w:bidi w:val="0"/>
        <w:rPr>
          <w:del w:id="1143" w:author="user" w:date="2023-07-26T12:09:00Z"/>
          <w:sz w:val="16"/>
          <w:szCs w:val="16"/>
          <w:rtl/>
        </w:rPr>
        <w:pPrChange w:id="1144" w:author="user" w:date="2023-07-26T12:09:00Z">
          <w:pPr>
            <w:pStyle w:val="NoSpacing"/>
            <w:ind w:left="720"/>
          </w:pPr>
        </w:pPrChange>
      </w:pPr>
      <w:del w:id="1145" w:author="user" w:date="2023-07-26T12:09:00Z">
        <w:r w:rsidDel="00DE4988">
          <w:rPr>
            <w:rFonts w:hint="cs"/>
            <w:sz w:val="16"/>
            <w:szCs w:val="16"/>
            <w:rtl/>
          </w:rPr>
          <w:delText xml:space="preserve">יתר על כן, לא ברור איך פונקציה תוכל </w:delText>
        </w:r>
        <w:r w:rsidR="00071752" w:rsidDel="00DE4988">
          <w:rPr>
            <w:rFonts w:hint="cs"/>
            <w:sz w:val="16"/>
            <w:szCs w:val="16"/>
            <w:rtl/>
          </w:rPr>
          <w:delText xml:space="preserve">להפיק </w:delText>
        </w:r>
        <w:r w:rsidDel="00DE4988">
          <w:rPr>
            <w:rFonts w:hint="cs"/>
            <w:sz w:val="16"/>
            <w:szCs w:val="16"/>
            <w:rtl/>
          </w:rPr>
          <w:delText xml:space="preserve">ערכי </w:delText>
        </w:r>
        <w:r w:rsidDel="00DE4988">
          <w:rPr>
            <w:rFonts w:hint="cs"/>
            <w:sz w:val="16"/>
            <w:szCs w:val="16"/>
          </w:rPr>
          <w:delText>Z</w:delText>
        </w:r>
        <w:r w:rsidDel="00DE4988">
          <w:rPr>
            <w:rFonts w:hint="cs"/>
            <w:sz w:val="16"/>
            <w:szCs w:val="16"/>
            <w:rtl/>
          </w:rPr>
          <w:delText xml:space="preserve"> כאלו (כאן למשל קטנים מ</w:delText>
        </w:r>
        <w:r w:rsidR="00071752" w:rsidDel="00DE4988">
          <w:rPr>
            <w:rFonts w:hint="cs"/>
            <w:sz w:val="16"/>
            <w:szCs w:val="16"/>
            <w:rtl/>
          </w:rPr>
          <w:delText xml:space="preserve">-'4-'), כי נראה שהקצה של הגרף האדום עולה למעלה ולא מגיע לערכי </w:delText>
        </w:r>
        <w:r w:rsidR="00071752" w:rsidDel="00DE4988">
          <w:rPr>
            <w:rFonts w:hint="cs"/>
            <w:sz w:val="16"/>
            <w:szCs w:val="16"/>
          </w:rPr>
          <w:delText>Z</w:delText>
        </w:r>
        <w:r w:rsidR="00071752" w:rsidDel="00DE4988">
          <w:rPr>
            <w:rFonts w:hint="cs"/>
            <w:sz w:val="16"/>
            <w:szCs w:val="16"/>
            <w:rtl/>
          </w:rPr>
          <w:delText xml:space="preserve"> אלו.</w:delText>
        </w:r>
      </w:del>
    </w:p>
    <w:p w14:paraId="6AEA25EB" w14:textId="22D29E81" w:rsidR="00071752" w:rsidDel="00DE4988" w:rsidRDefault="00071752" w:rsidP="00DE4988">
      <w:pPr>
        <w:pStyle w:val="NoSpacing"/>
        <w:bidi w:val="0"/>
        <w:rPr>
          <w:del w:id="1146" w:author="user" w:date="2023-07-26T12:09:00Z"/>
          <w:sz w:val="16"/>
          <w:szCs w:val="16"/>
          <w:rtl/>
        </w:rPr>
        <w:pPrChange w:id="1147" w:author="user" w:date="2023-07-26T12:09:00Z">
          <w:pPr>
            <w:pStyle w:val="NoSpacing"/>
            <w:ind w:left="720"/>
          </w:pPr>
        </w:pPrChange>
      </w:pPr>
      <w:del w:id="1148" w:author="user" w:date="2023-07-26T12:09:00Z">
        <w:r w:rsidDel="00DE4988">
          <w:rPr>
            <w:rFonts w:hint="cs"/>
            <w:sz w:val="16"/>
            <w:szCs w:val="16"/>
            <w:rtl/>
          </w:rPr>
          <w:delText>לכן הגיוני שה</w:delText>
        </w:r>
        <w:r w:rsidR="002F55D7" w:rsidDel="00DE4988">
          <w:rPr>
            <w:rFonts w:hint="cs"/>
            <w:sz w:val="16"/>
            <w:szCs w:val="16"/>
            <w:rtl/>
          </w:rPr>
          <w:delText>-</w:delText>
        </w:r>
        <w:r w:rsidR="002F55D7" w:rsidDel="00DE4988">
          <w:rPr>
            <w:sz w:val="16"/>
            <w:szCs w:val="16"/>
          </w:rPr>
          <w:delText>fit</w:delText>
        </w:r>
        <w:r w:rsidR="002F55D7" w:rsidDel="00DE4988">
          <w:rPr>
            <w:rFonts w:hint="cs"/>
            <w:sz w:val="16"/>
            <w:szCs w:val="16"/>
            <w:rtl/>
          </w:rPr>
          <w:delText xml:space="preserve"> יצטרך להשתמש בערכים קיצוניים על מנת לחשב איכשהו את ערכי </w:delText>
        </w:r>
        <w:r w:rsidR="002F55D7" w:rsidDel="00DE4988">
          <w:rPr>
            <w:rFonts w:hint="cs"/>
            <w:sz w:val="16"/>
            <w:szCs w:val="16"/>
          </w:rPr>
          <w:delText>Z</w:delText>
        </w:r>
        <w:r w:rsidR="002F55D7" w:rsidDel="00DE4988">
          <w:rPr>
            <w:rFonts w:hint="cs"/>
            <w:sz w:val="16"/>
            <w:szCs w:val="16"/>
            <w:rtl/>
          </w:rPr>
          <w:delText xml:space="preserve"> שמחוץ לטווח שלו.</w:delText>
        </w:r>
      </w:del>
    </w:p>
    <w:p w14:paraId="5927AEB1" w14:textId="417F7B10" w:rsidR="002F55D7" w:rsidDel="00DE4988" w:rsidRDefault="002F55D7" w:rsidP="00DE4988">
      <w:pPr>
        <w:pStyle w:val="NoSpacing"/>
        <w:bidi w:val="0"/>
        <w:rPr>
          <w:del w:id="1149" w:author="user" w:date="2023-07-26T12:09:00Z"/>
          <w:sz w:val="16"/>
          <w:szCs w:val="16"/>
          <w:rtl/>
        </w:rPr>
        <w:pPrChange w:id="1150" w:author="user" w:date="2023-07-26T12:09:00Z">
          <w:pPr>
            <w:pStyle w:val="NoSpacing"/>
            <w:ind w:left="720"/>
          </w:pPr>
        </w:pPrChange>
      </w:pPr>
      <w:del w:id="1151" w:author="user" w:date="2023-07-26T12:09:00Z">
        <w:r w:rsidDel="00DE4988">
          <w:rPr>
            <w:rFonts w:hint="cs"/>
            <w:sz w:val="16"/>
            <w:szCs w:val="16"/>
            <w:rtl/>
          </w:rPr>
          <w:delText xml:space="preserve">הפתרון יהיה לשים סף לערכי </w:delText>
        </w:r>
        <w:r w:rsidDel="00DE4988">
          <w:rPr>
            <w:rFonts w:hint="cs"/>
            <w:sz w:val="16"/>
            <w:szCs w:val="16"/>
          </w:rPr>
          <w:delText>Z</w:delText>
        </w:r>
        <w:r w:rsidDel="00DE4988">
          <w:rPr>
            <w:rFonts w:hint="cs"/>
            <w:sz w:val="16"/>
            <w:szCs w:val="16"/>
            <w:rtl/>
          </w:rPr>
          <w:delText xml:space="preserve"> ולחשב רק החל מהסף הזה ומעלה עבור 2 הגרפים, ובעצם להתעלם מכל תחילת המסלול.</w:delText>
        </w:r>
      </w:del>
    </w:p>
    <w:p w14:paraId="1EF9FA15" w14:textId="04A63D47" w:rsidR="0066096D" w:rsidRPr="00DB5678" w:rsidDel="00DE4988" w:rsidRDefault="00E159EC" w:rsidP="00DE4988">
      <w:pPr>
        <w:pStyle w:val="NoSpacing"/>
        <w:bidi w:val="0"/>
        <w:rPr>
          <w:del w:id="1152" w:author="user" w:date="2023-07-26T12:09:00Z"/>
          <w:sz w:val="16"/>
          <w:szCs w:val="16"/>
          <w:rtl/>
        </w:rPr>
        <w:pPrChange w:id="1153" w:author="user" w:date="2023-07-26T12:09:00Z">
          <w:pPr>
            <w:pStyle w:val="NoSpacing"/>
            <w:ind w:left="720"/>
          </w:pPr>
        </w:pPrChange>
      </w:pPr>
      <w:del w:id="1154" w:author="user" w:date="2023-07-26T12:09:00Z">
        <w:r w:rsidRPr="0099587B" w:rsidDel="00DE4988">
          <w:rPr>
            <w:noProof/>
            <w:rtl/>
          </w:rPr>
          <w:drawing>
            <wp:inline distT="0" distB="0" distL="0" distR="0" wp14:anchorId="0B0A0646" wp14:editId="4747DECB">
              <wp:extent cx="1075367" cy="973777"/>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a:stretch>
                        <a:fillRect/>
                      </a:stretch>
                    </pic:blipFill>
                    <pic:spPr>
                      <a:xfrm>
                        <a:off x="0" y="0"/>
                        <a:ext cx="1088001" cy="985218"/>
                      </a:xfrm>
                      <a:prstGeom prst="rect">
                        <a:avLst/>
                      </a:prstGeom>
                    </pic:spPr>
                  </pic:pic>
                </a:graphicData>
              </a:graphic>
            </wp:inline>
          </w:drawing>
        </w:r>
        <w:r w:rsidR="002F06E8" w:rsidRPr="002F06E8" w:rsidDel="00DE4988">
          <w:rPr>
            <w:noProof/>
            <w:sz w:val="16"/>
            <w:szCs w:val="16"/>
            <w:rtl/>
          </w:rPr>
          <w:drawing>
            <wp:inline distT="0" distB="0" distL="0" distR="0" wp14:anchorId="4E69660F" wp14:editId="2F617FFB">
              <wp:extent cx="1054920" cy="967839"/>
              <wp:effectExtent l="0" t="0" r="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stretch>
                        <a:fillRect/>
                      </a:stretch>
                    </pic:blipFill>
                    <pic:spPr>
                      <a:xfrm>
                        <a:off x="0" y="0"/>
                        <a:ext cx="1064144" cy="976301"/>
                      </a:xfrm>
                      <a:prstGeom prst="rect">
                        <a:avLst/>
                      </a:prstGeom>
                    </pic:spPr>
                  </pic:pic>
                </a:graphicData>
              </a:graphic>
            </wp:inline>
          </w:drawing>
        </w:r>
      </w:del>
    </w:p>
    <w:p w14:paraId="53E8AF92" w14:textId="3DB185AA" w:rsidR="00DB5678" w:rsidDel="00DE4988" w:rsidRDefault="00395D85" w:rsidP="00DE4988">
      <w:pPr>
        <w:pStyle w:val="NoSpacing"/>
        <w:bidi w:val="0"/>
        <w:rPr>
          <w:del w:id="1155" w:author="user" w:date="2023-07-26T12:09:00Z"/>
        </w:rPr>
        <w:pPrChange w:id="1156" w:author="user" w:date="2023-07-26T12:09:00Z">
          <w:pPr>
            <w:pStyle w:val="NoSpacing"/>
            <w:numPr>
              <w:numId w:val="12"/>
            </w:numPr>
            <w:ind w:left="720" w:hanging="360"/>
          </w:pPr>
        </w:pPrChange>
      </w:pPr>
      <w:del w:id="1157" w:author="user" w:date="2023-07-26T12:09:00Z">
        <w:r w:rsidDel="00DE4988">
          <w:delText>Timing problems</w:delText>
        </w:r>
      </w:del>
    </w:p>
    <w:p w14:paraId="77A46E02" w14:textId="2CCEC9EF" w:rsidR="00395D85" w:rsidDel="00DE4988" w:rsidRDefault="00395D85" w:rsidP="00DE4988">
      <w:pPr>
        <w:pStyle w:val="NoSpacing"/>
        <w:bidi w:val="0"/>
        <w:rPr>
          <w:del w:id="1158" w:author="user" w:date="2023-07-26T12:09:00Z"/>
          <w:rtl/>
        </w:rPr>
        <w:pPrChange w:id="1159" w:author="user" w:date="2023-07-26T12:09:00Z">
          <w:pPr>
            <w:pStyle w:val="NoSpacing"/>
            <w:ind w:left="720"/>
          </w:pPr>
        </w:pPrChange>
      </w:pPr>
      <w:del w:id="1160" w:author="user" w:date="2023-07-26T12:09:00Z">
        <w:r w:rsidDel="00DE4988">
          <w:rPr>
            <w:rFonts w:hint="cs"/>
            <w:rtl/>
          </w:rPr>
          <w:delText>גירויים (</w:delText>
        </w:r>
        <w:r w:rsidDel="00DE4988">
          <w:delText>mask, prime</w:delText>
        </w:r>
        <w:r w:rsidDel="00DE4988">
          <w:rPr>
            <w:rFonts w:hint="cs"/>
            <w:rtl/>
          </w:rPr>
          <w:delText xml:space="preserve">) הוצגו לזמן ארוך / קצר מהרצוי. פספוס של </w:delText>
        </w:r>
        <w:r w:rsidDel="00DE4988">
          <w:delText>ref-rate</w:delText>
        </w:r>
        <w:r w:rsidDel="00DE4988">
          <w:rPr>
            <w:rFonts w:hint="cs"/>
            <w:rtl/>
          </w:rPr>
          <w:delText xml:space="preserve"> אחד או כמה.</w:delText>
        </w:r>
      </w:del>
    </w:p>
    <w:p w14:paraId="1A60B06A" w14:textId="7FBD98E2" w:rsidR="00395D85" w:rsidDel="00DE4988" w:rsidRDefault="00395D85" w:rsidP="00DE4988">
      <w:pPr>
        <w:pStyle w:val="NoSpacing"/>
        <w:bidi w:val="0"/>
        <w:rPr>
          <w:del w:id="1161" w:author="user" w:date="2023-07-26T12:09:00Z"/>
          <w:rtl/>
        </w:rPr>
        <w:pPrChange w:id="1162" w:author="user" w:date="2023-07-26T12:09:00Z">
          <w:pPr>
            <w:pStyle w:val="NoSpacing"/>
            <w:ind w:left="720"/>
          </w:pPr>
        </w:pPrChange>
      </w:pPr>
      <w:del w:id="1163" w:author="user" w:date="2023-07-26T12:09:00Z">
        <w:r w:rsidDel="00DE4988">
          <w:rPr>
            <w:rFonts w:hint="cs"/>
            <w:rtl/>
          </w:rPr>
          <w:delText>פתרונות:</w:delText>
        </w:r>
      </w:del>
    </w:p>
    <w:p w14:paraId="61CD58DC" w14:textId="3030927B" w:rsidR="00395D85" w:rsidDel="00DE4988" w:rsidRDefault="00395D85" w:rsidP="00DE4988">
      <w:pPr>
        <w:pStyle w:val="NoSpacing"/>
        <w:bidi w:val="0"/>
        <w:rPr>
          <w:del w:id="1164" w:author="user" w:date="2023-07-26T12:09:00Z"/>
          <w:rtl/>
        </w:rPr>
        <w:pPrChange w:id="1165" w:author="user" w:date="2023-07-26T12:09:00Z">
          <w:pPr>
            <w:pStyle w:val="NoSpacing"/>
            <w:ind w:left="720"/>
          </w:pPr>
        </w:pPrChange>
      </w:pPr>
      <w:del w:id="1166" w:author="user" w:date="2023-07-26T12:09:00Z">
        <w:r w:rsidDel="00DE4988">
          <w:rPr>
            <w:rFonts w:hint="cs"/>
            <w:rtl/>
          </w:rPr>
          <w:delText>לצמצם את כמות ה-</w:delText>
        </w:r>
        <w:r w:rsidDel="00DE4988">
          <w:delText>textures</w:delText>
        </w:r>
        <w:r w:rsidDel="00DE4988">
          <w:rPr>
            <w:rFonts w:hint="cs"/>
            <w:rtl/>
          </w:rPr>
          <w:delText xml:space="preserve"> שפתוחים ברקע ב-</w:delText>
        </w:r>
        <w:r w:rsidDel="00DE4988">
          <w:delText>psychtoolbox</w:delText>
        </w:r>
        <w:r w:rsidDel="00DE4988">
          <w:rPr>
            <w:rFonts w:hint="cs"/>
            <w:rtl/>
          </w:rPr>
          <w:delText>.</w:delText>
        </w:r>
      </w:del>
    </w:p>
    <w:p w14:paraId="40508CA3" w14:textId="6E4BEBDD" w:rsidR="00395D85" w:rsidDel="00DE4988" w:rsidRDefault="00395D85" w:rsidP="00DE4988">
      <w:pPr>
        <w:pStyle w:val="NoSpacing"/>
        <w:bidi w:val="0"/>
        <w:rPr>
          <w:del w:id="1167" w:author="user" w:date="2023-07-26T12:09:00Z"/>
          <w:rtl/>
        </w:rPr>
        <w:pPrChange w:id="1168" w:author="user" w:date="2023-07-26T12:09:00Z">
          <w:pPr>
            <w:pStyle w:val="NoSpacing"/>
            <w:ind w:left="720"/>
          </w:pPr>
        </w:pPrChange>
      </w:pPr>
      <w:del w:id="1169" w:author="user" w:date="2023-07-26T12:09:00Z">
        <w:r w:rsidDel="00DE4988">
          <w:rPr>
            <w:rFonts w:hint="cs"/>
            <w:rtl/>
          </w:rPr>
          <w:delText xml:space="preserve">לצמצמם את כמות הלוגיקה בקוד בין </w:delText>
        </w:r>
        <w:r w:rsidR="008A3CE5" w:rsidDel="00DE4988">
          <w:rPr>
            <w:rFonts w:hint="cs"/>
            <w:rtl/>
          </w:rPr>
          <w:delText xml:space="preserve">פקודות </w:delText>
        </w:r>
        <w:r w:rsidR="008A3CE5" w:rsidDel="00DE4988">
          <w:delText>screen flip</w:delText>
        </w:r>
        <w:r w:rsidR="008A3CE5" w:rsidDel="00DE4988">
          <w:rPr>
            <w:rFonts w:hint="cs"/>
            <w:rtl/>
          </w:rPr>
          <w:delText>.</w:delText>
        </w:r>
      </w:del>
    </w:p>
    <w:p w14:paraId="33998547" w14:textId="7EE0012D" w:rsidR="008A3CE5" w:rsidRPr="008A3CE5" w:rsidDel="00DE4988" w:rsidRDefault="008A3CE5" w:rsidP="00DE4988">
      <w:pPr>
        <w:pStyle w:val="NoSpacing"/>
        <w:bidi w:val="0"/>
        <w:rPr>
          <w:del w:id="1170" w:author="user" w:date="2023-07-26T12:09:00Z"/>
          <w:rtl/>
        </w:rPr>
        <w:pPrChange w:id="1171" w:author="user" w:date="2023-07-26T12:09:00Z">
          <w:pPr>
            <w:pStyle w:val="NoSpacing"/>
            <w:ind w:left="720"/>
          </w:pPr>
        </w:pPrChange>
      </w:pPr>
      <w:del w:id="1172" w:author="user" w:date="2023-07-26T12:09:00Z">
        <w:r w:rsidDel="00DE4988">
          <w:rPr>
            <w:rFonts w:hint="cs"/>
            <w:rtl/>
          </w:rPr>
          <w:delText xml:space="preserve">לעבור מפקודת </w:delText>
        </w:r>
        <w:r w:rsidDel="00DE4988">
          <w:delText>WaitSecs</w:delText>
        </w:r>
        <w:r w:rsidDel="00DE4988">
          <w:rPr>
            <w:rFonts w:hint="cs"/>
            <w:rtl/>
          </w:rPr>
          <w:delText xml:space="preserve"> לפקודת </w:delText>
        </w:r>
        <w:r w:rsidDel="00DE4988">
          <w:delText xml:space="preserve">Screen('Flip', </w:delText>
        </w:r>
        <w:r w:rsidDel="00DE4988">
          <w:rPr>
            <w:b/>
            <w:bCs/>
          </w:rPr>
          <w:delText>when</w:delText>
        </w:r>
        <w:r w:rsidDel="00DE4988">
          <w:delText>)</w:delText>
        </w:r>
        <w:r w:rsidDel="00DE4988">
          <w:rPr>
            <w:rFonts w:hint="cs"/>
            <w:rtl/>
          </w:rPr>
          <w:delText>.</w:delText>
        </w:r>
      </w:del>
    </w:p>
    <w:p w14:paraId="153E592E" w14:textId="729A0AEA" w:rsidR="00395D85" w:rsidDel="00DE4988" w:rsidRDefault="00395D85" w:rsidP="00DE4988">
      <w:pPr>
        <w:pStyle w:val="NoSpacing"/>
        <w:bidi w:val="0"/>
        <w:rPr>
          <w:del w:id="1173" w:author="user" w:date="2023-07-26T12:09:00Z"/>
          <w:rtl/>
        </w:rPr>
        <w:pPrChange w:id="1174" w:author="user" w:date="2023-07-26T12:09:00Z">
          <w:pPr>
            <w:pStyle w:val="NoSpacing"/>
            <w:numPr>
              <w:numId w:val="12"/>
            </w:numPr>
            <w:ind w:left="720" w:hanging="360"/>
          </w:pPr>
        </w:pPrChange>
      </w:pPr>
    </w:p>
    <w:p w14:paraId="1F7D71FB" w14:textId="1AA19EAF" w:rsidR="00BD70EC" w:rsidDel="00DE4988" w:rsidRDefault="00BD70EC" w:rsidP="00DE4988">
      <w:pPr>
        <w:pStyle w:val="NoSpacing"/>
        <w:bidi w:val="0"/>
        <w:rPr>
          <w:del w:id="1175" w:author="user" w:date="2023-07-26T12:09:00Z"/>
        </w:rPr>
        <w:pPrChange w:id="1176" w:author="user" w:date="2023-07-26T12:09:00Z">
          <w:pPr>
            <w:pStyle w:val="NoSpacing"/>
          </w:pPr>
        </w:pPrChange>
      </w:pPr>
    </w:p>
    <w:p w14:paraId="1ADE7B0F" w14:textId="5C08AA1A" w:rsidR="00BD70EC" w:rsidDel="00DE4988" w:rsidRDefault="00BD70EC" w:rsidP="00DE4988">
      <w:pPr>
        <w:pStyle w:val="Heading2"/>
        <w:bidi w:val="0"/>
        <w:rPr>
          <w:del w:id="1177" w:author="user" w:date="2023-07-26T12:09:00Z"/>
          <w:rtl/>
        </w:rPr>
        <w:pPrChange w:id="1178" w:author="user" w:date="2023-07-26T12:09:00Z">
          <w:pPr>
            <w:pStyle w:val="Heading2"/>
          </w:pPr>
        </w:pPrChange>
      </w:pPr>
      <w:del w:id="1179" w:author="user" w:date="2023-07-26T12:09:00Z">
        <w:r w:rsidDel="00DE4988">
          <w:rPr>
            <w:rFonts w:hint="cs"/>
            <w:rtl/>
          </w:rPr>
          <w:delText>משימות</w:delText>
        </w:r>
      </w:del>
    </w:p>
    <w:p w14:paraId="528DBBF1" w14:textId="6A5824E1" w:rsidR="006F5849" w:rsidRPr="006F5849" w:rsidDel="00DE4988" w:rsidRDefault="006F5849" w:rsidP="00DE4988">
      <w:pPr>
        <w:pStyle w:val="Heading3"/>
        <w:bidi w:val="0"/>
        <w:rPr>
          <w:del w:id="1180" w:author="user" w:date="2023-07-26T12:09:00Z"/>
        </w:rPr>
        <w:pPrChange w:id="1181" w:author="user" w:date="2023-07-26T12:09:00Z">
          <w:pPr>
            <w:pStyle w:val="Heading3"/>
          </w:pPr>
        </w:pPrChange>
      </w:pPr>
      <w:del w:id="1182" w:author="user" w:date="2023-07-26T12:09:00Z">
        <w:r w:rsidDel="00DE4988">
          <w:rPr>
            <w:rFonts w:hint="cs"/>
            <w:rtl/>
          </w:rPr>
          <w:delText>ניסוי</w:delText>
        </w:r>
      </w:del>
    </w:p>
    <w:p w14:paraId="5628840A" w14:textId="0A68F195" w:rsidR="00C23CDC" w:rsidRPr="0058184F" w:rsidDel="00DE4988" w:rsidRDefault="00C23CDC" w:rsidP="00DE4988">
      <w:pPr>
        <w:pStyle w:val="NoSpacing"/>
        <w:bidi w:val="0"/>
        <w:rPr>
          <w:del w:id="1183" w:author="user" w:date="2023-07-26T12:09:00Z"/>
          <w:strike/>
        </w:rPr>
        <w:pPrChange w:id="1184" w:author="user" w:date="2023-07-26T12:09:00Z">
          <w:pPr>
            <w:pStyle w:val="NoSpacing"/>
            <w:numPr>
              <w:numId w:val="12"/>
            </w:numPr>
            <w:ind w:left="720" w:hanging="360"/>
          </w:pPr>
        </w:pPrChange>
      </w:pPr>
      <w:del w:id="1185" w:author="user" w:date="2023-07-26T12:09:00Z">
        <w:r w:rsidRPr="0058184F" w:rsidDel="00DE4988">
          <w:rPr>
            <w:rFonts w:hint="cs"/>
            <w:strike/>
            <w:rtl/>
          </w:rPr>
          <w:delText>לשמור את הזמנים של ה-</w:delText>
        </w:r>
        <w:r w:rsidRPr="0058184F" w:rsidDel="00DE4988">
          <w:rPr>
            <w:strike/>
          </w:rPr>
          <w:delText>events</w:delText>
        </w:r>
        <w:r w:rsidRPr="0058184F" w:rsidDel="00DE4988">
          <w:rPr>
            <w:rFonts w:hint="cs"/>
            <w:rtl/>
          </w:rPr>
          <w:delText xml:space="preserve">. </w:delText>
        </w:r>
        <w:r w:rsidRPr="0058184F" w:rsidDel="00DE4988">
          <w:rPr>
            <w:rFonts w:hint="cs"/>
            <w:strike/>
            <w:rtl/>
          </w:rPr>
          <w:delText>אולי עדיף לשמור זמן אבסולוטי ולא יחסי לתחילת הטרייל.</w:delText>
        </w:r>
      </w:del>
    </w:p>
    <w:p w14:paraId="5AE11D18" w14:textId="1F8D2C3B" w:rsidR="00C70E3B" w:rsidRPr="0058184F" w:rsidDel="00DE4988" w:rsidRDefault="00E90FAF" w:rsidP="00DE4988">
      <w:pPr>
        <w:pStyle w:val="NoSpacing"/>
        <w:bidi w:val="0"/>
        <w:rPr>
          <w:del w:id="1186" w:author="user" w:date="2023-07-26T12:09:00Z"/>
          <w:strike/>
        </w:rPr>
        <w:pPrChange w:id="1187" w:author="user" w:date="2023-07-26T12:09:00Z">
          <w:pPr>
            <w:pStyle w:val="NoSpacing"/>
            <w:numPr>
              <w:numId w:val="12"/>
            </w:numPr>
            <w:ind w:left="720" w:hanging="360"/>
          </w:pPr>
        </w:pPrChange>
      </w:pPr>
      <w:del w:id="1188" w:author="user" w:date="2023-07-26T12:09:00Z">
        <w:r w:rsidRPr="0058184F" w:rsidDel="00DE4988">
          <w:rPr>
            <w:rFonts w:hint="cs"/>
            <w:strike/>
            <w:rtl/>
          </w:rPr>
          <w:delText>להוסיף המתנה חזרה לנקודת התחלה עם האמצבע לפני הצגת שאלות.</w:delText>
        </w:r>
      </w:del>
    </w:p>
    <w:p w14:paraId="00B80410" w14:textId="70AB4110" w:rsidR="000C4338" w:rsidRPr="0058184F" w:rsidDel="00DE4988" w:rsidRDefault="000C4338" w:rsidP="00DE4988">
      <w:pPr>
        <w:pStyle w:val="NoSpacing"/>
        <w:bidi w:val="0"/>
        <w:rPr>
          <w:del w:id="1189" w:author="user" w:date="2023-07-26T12:09:00Z"/>
          <w:strike/>
        </w:rPr>
        <w:pPrChange w:id="1190" w:author="user" w:date="2023-07-26T12:09:00Z">
          <w:pPr>
            <w:pStyle w:val="NoSpacing"/>
            <w:numPr>
              <w:numId w:val="12"/>
            </w:numPr>
            <w:ind w:left="720" w:hanging="360"/>
          </w:pPr>
        </w:pPrChange>
      </w:pPr>
      <w:del w:id="1191" w:author="user" w:date="2023-07-26T12:09:00Z">
        <w:r w:rsidRPr="0058184F" w:rsidDel="00DE4988">
          <w:rPr>
            <w:rFonts w:hint="cs"/>
            <w:strike/>
            <w:rtl/>
          </w:rPr>
          <w:delText xml:space="preserve">תעבור על </w:delText>
        </w:r>
        <w:r w:rsidRPr="0058184F" w:rsidDel="00DE4988">
          <w:rPr>
            <w:strike/>
          </w:rPr>
          <w:delText>get recog</w:delText>
        </w:r>
        <w:r w:rsidRPr="0058184F" w:rsidDel="00DE4988">
          <w:rPr>
            <w:rFonts w:hint="cs"/>
            <w:strike/>
            <w:rtl/>
          </w:rPr>
          <w:delText xml:space="preserve"> והקוד שבא אחריה ותראה שזה מסתדר, גם מבחינת חישובי זמן תגובה למשל.</w:delText>
        </w:r>
      </w:del>
    </w:p>
    <w:p w14:paraId="04BBB0C6" w14:textId="0A9271CA" w:rsidR="00CA198A" w:rsidRPr="0058184F" w:rsidDel="00DE4988" w:rsidRDefault="00CA198A" w:rsidP="00DE4988">
      <w:pPr>
        <w:pStyle w:val="NoSpacing"/>
        <w:bidi w:val="0"/>
        <w:rPr>
          <w:del w:id="1192" w:author="user" w:date="2023-07-26T12:09:00Z"/>
          <w:strike/>
        </w:rPr>
        <w:pPrChange w:id="1193" w:author="user" w:date="2023-07-26T12:09:00Z">
          <w:pPr>
            <w:pStyle w:val="NoSpacing"/>
            <w:numPr>
              <w:numId w:val="12"/>
            </w:numPr>
            <w:ind w:left="720" w:hanging="360"/>
          </w:pPr>
        </w:pPrChange>
      </w:pPr>
      <w:del w:id="1194" w:author="user" w:date="2023-07-26T12:09:00Z">
        <w:r w:rsidRPr="0058184F" w:rsidDel="00DE4988">
          <w:rPr>
            <w:rFonts w:hint="cs"/>
            <w:strike/>
            <w:rtl/>
          </w:rPr>
          <w:delText xml:space="preserve">לסדר את </w:delText>
        </w:r>
        <w:r w:rsidRPr="0058184F" w:rsidDel="00DE4988">
          <w:rPr>
            <w:strike/>
          </w:rPr>
          <w:delText>time</w:delText>
        </w:r>
        <w:r w:rsidRPr="0058184F" w:rsidDel="00DE4988">
          <w:rPr>
            <w:rFonts w:hint="cs"/>
            <w:strike/>
            <w:rtl/>
          </w:rPr>
          <w:delText xml:space="preserve"> שיש ב-</w:delText>
        </w:r>
        <w:r w:rsidRPr="0058184F" w:rsidDel="00DE4988">
          <w:rPr>
            <w:strike/>
          </w:rPr>
          <w:delText>run_trials</w:delText>
        </w:r>
        <w:r w:rsidRPr="0058184F" w:rsidDel="00DE4988">
          <w:rPr>
            <w:rFonts w:hint="cs"/>
            <w:strike/>
            <w:rtl/>
          </w:rPr>
          <w:delText>.</w:delText>
        </w:r>
      </w:del>
    </w:p>
    <w:p w14:paraId="073B4E08" w14:textId="34DDDAF6" w:rsidR="00BF4748" w:rsidRPr="00186AE7" w:rsidDel="00DE4988" w:rsidRDefault="00BF4748" w:rsidP="00DE4988">
      <w:pPr>
        <w:pStyle w:val="NoSpacing"/>
        <w:bidi w:val="0"/>
        <w:rPr>
          <w:del w:id="1195" w:author="user" w:date="2023-07-26T12:09:00Z"/>
          <w:strike/>
        </w:rPr>
        <w:pPrChange w:id="1196" w:author="user" w:date="2023-07-26T12:09:00Z">
          <w:pPr>
            <w:pStyle w:val="NoSpacing"/>
            <w:numPr>
              <w:numId w:val="12"/>
            </w:numPr>
            <w:ind w:left="720" w:hanging="360"/>
          </w:pPr>
        </w:pPrChange>
      </w:pPr>
      <w:del w:id="1197" w:author="user" w:date="2023-07-26T12:09:00Z">
        <w:r w:rsidRPr="00186AE7" w:rsidDel="00DE4988">
          <w:rPr>
            <w:rFonts w:hint="cs"/>
            <w:strike/>
            <w:rtl/>
          </w:rPr>
          <w:delText xml:space="preserve">תהפוך את </w:delText>
        </w:r>
        <w:r w:rsidRPr="00186AE7" w:rsidDel="00DE4988">
          <w:rPr>
            <w:strike/>
          </w:rPr>
          <w:delText>fixation</w:delText>
        </w:r>
        <w:r w:rsidRPr="00186AE7" w:rsidDel="00DE4988">
          <w:rPr>
            <w:rFonts w:hint="cs"/>
            <w:strike/>
            <w:rtl/>
          </w:rPr>
          <w:delText xml:space="preserve"> לתמונה במקום מילה.</w:delText>
        </w:r>
      </w:del>
    </w:p>
    <w:p w14:paraId="77510BDC" w14:textId="3FE200F8" w:rsidR="00BF4748" w:rsidRPr="00142178" w:rsidDel="00DE4988" w:rsidRDefault="005A0821" w:rsidP="00DE4988">
      <w:pPr>
        <w:pStyle w:val="NoSpacing"/>
        <w:bidi w:val="0"/>
        <w:rPr>
          <w:del w:id="1198" w:author="user" w:date="2023-07-26T12:09:00Z"/>
          <w:strike/>
        </w:rPr>
        <w:pPrChange w:id="1199" w:author="user" w:date="2023-07-26T12:09:00Z">
          <w:pPr>
            <w:pStyle w:val="NoSpacing"/>
            <w:numPr>
              <w:numId w:val="12"/>
            </w:numPr>
            <w:ind w:left="720" w:hanging="360"/>
          </w:pPr>
        </w:pPrChange>
      </w:pPr>
      <w:del w:id="1200" w:author="user" w:date="2023-07-26T12:09:00Z">
        <w:r w:rsidRPr="00142178" w:rsidDel="00DE4988">
          <w:rPr>
            <w:rFonts w:hint="cs"/>
            <w:strike/>
            <w:rtl/>
          </w:rPr>
          <w:delText xml:space="preserve">תסדר את </w:delText>
        </w:r>
        <w:r w:rsidRPr="00142178" w:rsidDel="00DE4988">
          <w:rPr>
            <w:strike/>
          </w:rPr>
          <w:delText>Practice</w:delText>
        </w:r>
        <w:r w:rsidRPr="00142178" w:rsidDel="00DE4988">
          <w:rPr>
            <w:rFonts w:hint="cs"/>
            <w:strike/>
            <w:rtl/>
          </w:rPr>
          <w:delText xml:space="preserve"> שיהיה כמו </w:delText>
        </w:r>
        <w:r w:rsidRPr="00142178" w:rsidDel="00DE4988">
          <w:rPr>
            <w:strike/>
          </w:rPr>
          <w:delText>trials</w:delText>
        </w:r>
        <w:r w:rsidRPr="00142178" w:rsidDel="00DE4988">
          <w:rPr>
            <w:rFonts w:hint="cs"/>
            <w:strike/>
            <w:rtl/>
          </w:rPr>
          <w:delText>.</w:delText>
        </w:r>
      </w:del>
    </w:p>
    <w:p w14:paraId="7FB46F0F" w14:textId="63D9EEE6" w:rsidR="00B04CD5" w:rsidRPr="009A1CC3" w:rsidDel="00DE4988" w:rsidRDefault="00817DB5" w:rsidP="00DE4988">
      <w:pPr>
        <w:pStyle w:val="NoSpacing"/>
        <w:bidi w:val="0"/>
        <w:rPr>
          <w:del w:id="1201" w:author="user" w:date="2023-07-26T12:09:00Z"/>
          <w:strike/>
        </w:rPr>
        <w:pPrChange w:id="1202" w:author="user" w:date="2023-07-26T12:09:00Z">
          <w:pPr>
            <w:pStyle w:val="NoSpacing"/>
            <w:numPr>
              <w:numId w:val="12"/>
            </w:numPr>
            <w:ind w:left="720" w:hanging="360"/>
          </w:pPr>
        </w:pPrChange>
      </w:pPr>
      <w:del w:id="1203" w:author="user" w:date="2023-07-26T12:09:00Z">
        <w:r w:rsidRPr="009A1CC3" w:rsidDel="00DE4988">
          <w:rPr>
            <w:rFonts w:hint="cs"/>
            <w:strike/>
            <w:rtl/>
          </w:rPr>
          <w:delText xml:space="preserve">תוסיף שמירה של </w:delText>
        </w:r>
        <w:r w:rsidRPr="009A1CC3" w:rsidDel="00DE4988">
          <w:rPr>
            <w:strike/>
          </w:rPr>
          <w:delText>trial</w:delText>
        </w:r>
        <w:r w:rsidRPr="009A1CC3" w:rsidDel="00DE4988">
          <w:rPr>
            <w:rFonts w:hint="cs"/>
            <w:strike/>
            <w:rtl/>
          </w:rPr>
          <w:delText xml:space="preserve"> בסוף כל טרייל.</w:delText>
        </w:r>
      </w:del>
    </w:p>
    <w:p w14:paraId="2883359A" w14:textId="5F047546" w:rsidR="00817DB5" w:rsidRPr="00B04CD5" w:rsidDel="00DE4988" w:rsidRDefault="00817DB5" w:rsidP="00DE4988">
      <w:pPr>
        <w:pStyle w:val="NoSpacing"/>
        <w:bidi w:val="0"/>
        <w:rPr>
          <w:del w:id="1204" w:author="user" w:date="2023-07-26T12:09:00Z"/>
          <w:strike/>
        </w:rPr>
        <w:pPrChange w:id="1205" w:author="user" w:date="2023-07-26T12:09:00Z">
          <w:pPr>
            <w:pStyle w:val="NoSpacing"/>
            <w:numPr>
              <w:numId w:val="12"/>
            </w:numPr>
            <w:ind w:left="720" w:hanging="360"/>
          </w:pPr>
        </w:pPrChange>
      </w:pPr>
      <w:del w:id="1206" w:author="user" w:date="2023-07-26T12:09:00Z">
        <w:r w:rsidRPr="00B04CD5" w:rsidDel="00DE4988">
          <w:rPr>
            <w:rFonts w:hint="cs"/>
            <w:strike/>
            <w:rtl/>
          </w:rPr>
          <w:delText>תהפוך שהלולאה תרוץ על המקום הראשון רק ותמחק את הטרייל האחרון.</w:delText>
        </w:r>
      </w:del>
    </w:p>
    <w:p w14:paraId="62B1C45F" w14:textId="480BD665" w:rsidR="00D322B2" w:rsidRPr="00FE21D1" w:rsidDel="00DE4988" w:rsidRDefault="00D322B2" w:rsidP="00DE4988">
      <w:pPr>
        <w:pStyle w:val="NoSpacing"/>
        <w:bidi w:val="0"/>
        <w:rPr>
          <w:del w:id="1207" w:author="user" w:date="2023-07-26T12:09:00Z"/>
          <w:strike/>
        </w:rPr>
        <w:pPrChange w:id="1208" w:author="user" w:date="2023-07-26T12:09:00Z">
          <w:pPr>
            <w:pStyle w:val="NoSpacing"/>
            <w:numPr>
              <w:numId w:val="12"/>
            </w:numPr>
            <w:ind w:left="720" w:hanging="360"/>
          </w:pPr>
        </w:pPrChange>
      </w:pPr>
      <w:del w:id="1209" w:author="user" w:date="2023-07-26T12:09:00Z">
        <w:r w:rsidRPr="00FE21D1" w:rsidDel="00DE4988">
          <w:rPr>
            <w:strike/>
          </w:rPr>
          <w:delText>showWord</w:delText>
        </w:r>
        <w:r w:rsidRPr="00FE21D1" w:rsidDel="00DE4988">
          <w:rPr>
            <w:rFonts w:hint="cs"/>
            <w:strike/>
            <w:rtl/>
          </w:rPr>
          <w:delText xml:space="preserve"> מחזיר זמן ש-</w:delText>
        </w:r>
        <w:r w:rsidRPr="00FE21D1" w:rsidDel="00DE4988">
          <w:rPr>
            <w:strike/>
          </w:rPr>
          <w:delText>screen(flip)</w:delText>
        </w:r>
        <w:r w:rsidRPr="00FE21D1" w:rsidDel="00DE4988">
          <w:rPr>
            <w:rFonts w:hint="cs"/>
            <w:strike/>
          </w:rPr>
          <w:delText xml:space="preserve"> </w:delText>
        </w:r>
        <w:r w:rsidRPr="00FE21D1" w:rsidDel="00DE4988">
          <w:rPr>
            <w:rFonts w:hint="cs"/>
            <w:strike/>
            <w:rtl/>
          </w:rPr>
          <w:delText xml:space="preserve">נותן, לעומת זאת </w:delText>
        </w:r>
        <w:r w:rsidRPr="00FE21D1" w:rsidDel="00DE4988">
          <w:rPr>
            <w:strike/>
          </w:rPr>
          <w:delText>getAns</w:delText>
        </w:r>
        <w:r w:rsidRPr="00FE21D1" w:rsidDel="00DE4988">
          <w:rPr>
            <w:rFonts w:hint="cs"/>
            <w:strike/>
          </w:rPr>
          <w:delText xml:space="preserve"> </w:delText>
        </w:r>
        <w:r w:rsidRPr="00FE21D1" w:rsidDel="00DE4988">
          <w:rPr>
            <w:rFonts w:hint="cs"/>
            <w:strike/>
            <w:rtl/>
          </w:rPr>
          <w:delText>מחזיר זמן ש-</w:delText>
        </w:r>
        <w:r w:rsidRPr="00FE21D1" w:rsidDel="00DE4988">
          <w:rPr>
            <w:strike/>
          </w:rPr>
          <w:delText>getSecs</w:delText>
        </w:r>
        <w:r w:rsidRPr="00FE21D1" w:rsidDel="00DE4988">
          <w:rPr>
            <w:rFonts w:hint="cs"/>
            <w:strike/>
            <w:rtl/>
          </w:rPr>
          <w:delText xml:space="preserve"> נותן. תוודא שזה לא 2 שעונים נפרדים ואז הזמנים שיהיו רשומים יהיו לא מסונכרנים זה לזה.</w:delText>
        </w:r>
        <w:r w:rsidR="00E36827" w:rsidRPr="00FE21D1" w:rsidDel="00DE4988">
          <w:rPr>
            <w:rFonts w:hint="cs"/>
            <w:strike/>
            <w:rtl/>
          </w:rPr>
          <w:delText xml:space="preserve"> @@@ עברתי לזמן של </w:delText>
        </w:r>
        <w:r w:rsidR="00E36827" w:rsidRPr="00FE21D1" w:rsidDel="00DE4988">
          <w:rPr>
            <w:strike/>
          </w:rPr>
          <w:delText>screen(flip)</w:delText>
        </w:r>
        <w:r w:rsidR="00E36827" w:rsidRPr="00FE21D1" w:rsidDel="00DE4988">
          <w:rPr>
            <w:rFonts w:hint="cs"/>
            <w:strike/>
            <w:rtl/>
          </w:rPr>
          <w:delText>.</w:delText>
        </w:r>
      </w:del>
    </w:p>
    <w:p w14:paraId="6D650A73" w14:textId="623B348D" w:rsidR="00AB2C44" w:rsidRPr="00FE21D1" w:rsidDel="00DE4988" w:rsidRDefault="00AB2C44" w:rsidP="00DE4988">
      <w:pPr>
        <w:pStyle w:val="NoSpacing"/>
        <w:bidi w:val="0"/>
        <w:rPr>
          <w:del w:id="1210" w:author="user" w:date="2023-07-26T12:09:00Z"/>
          <w:strike/>
        </w:rPr>
        <w:pPrChange w:id="1211" w:author="user" w:date="2023-07-26T12:09:00Z">
          <w:pPr>
            <w:pStyle w:val="NoSpacing"/>
            <w:numPr>
              <w:numId w:val="12"/>
            </w:numPr>
            <w:ind w:left="720" w:hanging="360"/>
          </w:pPr>
        </w:pPrChange>
      </w:pPr>
      <w:del w:id="1212" w:author="user" w:date="2023-07-26T12:09:00Z">
        <w:r w:rsidRPr="00FE21D1" w:rsidDel="00DE4988">
          <w:rPr>
            <w:rFonts w:hint="cs"/>
            <w:strike/>
            <w:rtl/>
          </w:rPr>
          <w:delText xml:space="preserve">האם </w:delText>
        </w:r>
        <w:r w:rsidRPr="00FE21D1" w:rsidDel="00DE4988">
          <w:rPr>
            <w:strike/>
          </w:rPr>
          <w:delText>target</w:delText>
        </w:r>
        <w:r w:rsidRPr="00FE21D1" w:rsidDel="00DE4988">
          <w:rPr>
            <w:rFonts w:hint="cs"/>
            <w:strike/>
            <w:rtl/>
          </w:rPr>
          <w:delText xml:space="preserve"> מוצג ליותר מחצי שניה?</w:delText>
        </w:r>
      </w:del>
    </w:p>
    <w:p w14:paraId="6995E4C4" w14:textId="44A46529" w:rsidR="00BA1713" w:rsidRPr="00FE21D1" w:rsidDel="00DE4988" w:rsidRDefault="00BA1713" w:rsidP="00DE4988">
      <w:pPr>
        <w:pStyle w:val="NoSpacing"/>
        <w:bidi w:val="0"/>
        <w:rPr>
          <w:del w:id="1213" w:author="user" w:date="2023-07-26T12:09:00Z"/>
          <w:strike/>
        </w:rPr>
        <w:pPrChange w:id="1214" w:author="user" w:date="2023-07-26T12:09:00Z">
          <w:pPr>
            <w:pStyle w:val="NoSpacing"/>
            <w:numPr>
              <w:numId w:val="12"/>
            </w:numPr>
            <w:ind w:left="720" w:hanging="360"/>
          </w:pPr>
        </w:pPrChange>
      </w:pPr>
      <w:del w:id="1215" w:author="user" w:date="2023-07-26T12:09:00Z">
        <w:r w:rsidRPr="00FE21D1" w:rsidDel="00DE4988">
          <w:rPr>
            <w:rFonts w:hint="cs"/>
            <w:strike/>
            <w:rtl/>
          </w:rPr>
          <w:delText xml:space="preserve">לבדוק מדוע </w:delText>
        </w:r>
        <w:r w:rsidRPr="00FE21D1" w:rsidDel="00DE4988">
          <w:rPr>
            <w:strike/>
          </w:rPr>
          <w:delText>finInStartPoint</w:delText>
        </w:r>
        <w:r w:rsidRPr="00FE21D1" w:rsidDel="00DE4988">
          <w:rPr>
            <w:rFonts w:hint="cs"/>
            <w:strike/>
            <w:rtl/>
          </w:rPr>
          <w:delText xml:space="preserve"> לא מצליח לגשת ל-</w:delText>
        </w:r>
        <w:r w:rsidRPr="00FE21D1" w:rsidDel="00DE4988">
          <w:rPr>
            <w:strike/>
          </w:rPr>
          <w:delText>markers</w:delText>
        </w:r>
        <w:r w:rsidRPr="00FE21D1" w:rsidDel="00DE4988">
          <w:rPr>
            <w:rFonts w:hint="cs"/>
            <w:strike/>
            <w:rtl/>
          </w:rPr>
          <w:delText>.</w:delText>
        </w:r>
      </w:del>
    </w:p>
    <w:p w14:paraId="7D0C5FF1" w14:textId="7016CDD5" w:rsidR="007576BA" w:rsidRPr="00FE21D1" w:rsidDel="00DE4988" w:rsidRDefault="007576BA" w:rsidP="00DE4988">
      <w:pPr>
        <w:pStyle w:val="NoSpacing"/>
        <w:bidi w:val="0"/>
        <w:rPr>
          <w:del w:id="1216" w:author="user" w:date="2023-07-26T12:09:00Z"/>
          <w:strike/>
        </w:rPr>
        <w:pPrChange w:id="1217" w:author="user" w:date="2023-07-26T12:09:00Z">
          <w:pPr>
            <w:pStyle w:val="NoSpacing"/>
            <w:numPr>
              <w:numId w:val="12"/>
            </w:numPr>
            <w:ind w:left="720" w:hanging="360"/>
          </w:pPr>
        </w:pPrChange>
      </w:pPr>
      <w:del w:id="1218" w:author="user" w:date="2023-07-26T12:09:00Z">
        <w:r w:rsidRPr="00FE21D1" w:rsidDel="00DE4988">
          <w:rPr>
            <w:rFonts w:hint="cs"/>
            <w:strike/>
            <w:rtl/>
          </w:rPr>
          <w:delText xml:space="preserve">תבדוק למה </w:delText>
        </w:r>
        <w:r w:rsidRPr="00FE21D1" w:rsidDel="00DE4988">
          <w:rPr>
            <w:rFonts w:hint="cs"/>
            <w:strike/>
          </w:rPr>
          <w:delText>PAS</w:delText>
        </w:r>
        <w:r w:rsidRPr="00FE21D1" w:rsidDel="00DE4988">
          <w:rPr>
            <w:rFonts w:hint="cs"/>
            <w:strike/>
            <w:rtl/>
          </w:rPr>
          <w:delText xml:space="preserve"> לא נותן את התשובה שאתה בוחר אלא רק 1 כל הזמן. אולי צריך קליברציה חדשה?</w:delText>
        </w:r>
      </w:del>
    </w:p>
    <w:p w14:paraId="774BC054" w14:textId="6E012C2F" w:rsidR="00B7099D" w:rsidRPr="00FE21D1" w:rsidDel="00DE4988" w:rsidRDefault="00B7099D" w:rsidP="00DE4988">
      <w:pPr>
        <w:pStyle w:val="NoSpacing"/>
        <w:bidi w:val="0"/>
        <w:rPr>
          <w:del w:id="1219" w:author="user" w:date="2023-07-26T12:09:00Z"/>
          <w:strike/>
        </w:rPr>
        <w:pPrChange w:id="1220" w:author="user" w:date="2023-07-26T12:09:00Z">
          <w:pPr>
            <w:pStyle w:val="NoSpacing"/>
            <w:numPr>
              <w:numId w:val="12"/>
            </w:numPr>
            <w:ind w:left="720" w:hanging="360"/>
          </w:pPr>
        </w:pPrChange>
      </w:pPr>
      <w:del w:id="1221" w:author="user" w:date="2023-07-26T12:09:00Z">
        <w:r w:rsidRPr="00FE21D1" w:rsidDel="00DE4988">
          <w:rPr>
            <w:rFonts w:hint="cs"/>
            <w:strike/>
            <w:rtl/>
          </w:rPr>
          <w:delText>תנסה להסיר את הסמן של סוף הקובץ מהמילים בעברית.</w:delText>
        </w:r>
      </w:del>
    </w:p>
    <w:p w14:paraId="3BE79BFA" w14:textId="7A7F27CE" w:rsidR="00D62903" w:rsidRPr="00FE21D1" w:rsidDel="00DE4988" w:rsidRDefault="00D62903" w:rsidP="00DE4988">
      <w:pPr>
        <w:pStyle w:val="NoSpacing"/>
        <w:bidi w:val="0"/>
        <w:rPr>
          <w:del w:id="1222" w:author="user" w:date="2023-07-26T12:09:00Z"/>
          <w:strike/>
        </w:rPr>
        <w:pPrChange w:id="1223" w:author="user" w:date="2023-07-26T12:09:00Z">
          <w:pPr>
            <w:pStyle w:val="NoSpacing"/>
            <w:numPr>
              <w:numId w:val="12"/>
            </w:numPr>
            <w:ind w:left="720" w:hanging="360"/>
          </w:pPr>
        </w:pPrChange>
      </w:pPr>
      <w:del w:id="1224" w:author="user" w:date="2023-07-26T12:09:00Z">
        <w:r w:rsidRPr="00FE21D1" w:rsidDel="00DE4988">
          <w:rPr>
            <w:rFonts w:hint="cs"/>
            <w:strike/>
            <w:rtl/>
          </w:rPr>
          <w:delText xml:space="preserve">תוסיף מספר </w:delText>
        </w:r>
        <w:r w:rsidRPr="00FE21D1" w:rsidDel="00DE4988">
          <w:rPr>
            <w:strike/>
          </w:rPr>
          <w:delText>trial</w:delText>
        </w:r>
        <w:r w:rsidRPr="00FE21D1" w:rsidDel="00DE4988">
          <w:rPr>
            <w:rFonts w:hint="cs"/>
            <w:strike/>
            <w:rtl/>
          </w:rPr>
          <w:delText xml:space="preserve"> לקובץ של ה-</w:delText>
        </w:r>
        <w:r w:rsidRPr="00FE21D1" w:rsidDel="00DE4988">
          <w:rPr>
            <w:strike/>
          </w:rPr>
          <w:delText>traj</w:delText>
        </w:r>
      </w:del>
    </w:p>
    <w:p w14:paraId="6D516D0A" w14:textId="74176C84" w:rsidR="00D26DC2" w:rsidRPr="00FE21D1" w:rsidDel="00DE4988" w:rsidRDefault="00D26DC2" w:rsidP="00DE4988">
      <w:pPr>
        <w:pStyle w:val="NoSpacing"/>
        <w:bidi w:val="0"/>
        <w:rPr>
          <w:del w:id="1225" w:author="user" w:date="2023-07-26T12:09:00Z"/>
          <w:strike/>
        </w:rPr>
        <w:pPrChange w:id="1226" w:author="user" w:date="2023-07-26T12:09:00Z">
          <w:pPr>
            <w:pStyle w:val="NoSpacing"/>
            <w:numPr>
              <w:numId w:val="12"/>
            </w:numPr>
            <w:ind w:left="720" w:hanging="360"/>
          </w:pPr>
        </w:pPrChange>
      </w:pPr>
      <w:del w:id="1227" w:author="user" w:date="2023-07-26T12:09:00Z">
        <w:r w:rsidRPr="00FE21D1" w:rsidDel="00DE4988">
          <w:rPr>
            <w:rFonts w:hint="cs"/>
            <w:strike/>
            <w:rtl/>
          </w:rPr>
          <w:delText>תוודא שהקורדינטות במטרים.</w:delText>
        </w:r>
        <w:r w:rsidR="00197EF4" w:rsidRPr="00FE21D1" w:rsidDel="00DE4988">
          <w:rPr>
            <w:rFonts w:hint="cs"/>
            <w:strike/>
            <w:rtl/>
          </w:rPr>
          <w:delText xml:space="preserve"> הן אכן במטרים.</w:delText>
        </w:r>
      </w:del>
    </w:p>
    <w:p w14:paraId="164D5ACA" w14:textId="57137824" w:rsidR="00234E32" w:rsidRPr="00FE21D1" w:rsidDel="00DE4988" w:rsidRDefault="00234E32" w:rsidP="00DE4988">
      <w:pPr>
        <w:pStyle w:val="NoSpacing"/>
        <w:bidi w:val="0"/>
        <w:rPr>
          <w:del w:id="1228" w:author="user" w:date="2023-07-26T12:09:00Z"/>
          <w:strike/>
        </w:rPr>
        <w:pPrChange w:id="1229" w:author="user" w:date="2023-07-26T12:09:00Z">
          <w:pPr>
            <w:pStyle w:val="NoSpacing"/>
            <w:numPr>
              <w:numId w:val="12"/>
            </w:numPr>
            <w:ind w:left="720" w:hanging="360"/>
          </w:pPr>
        </w:pPrChange>
      </w:pPr>
      <w:del w:id="1230" w:author="user" w:date="2023-07-26T12:09:00Z">
        <w:r w:rsidRPr="00FE21D1" w:rsidDel="00DE4988">
          <w:rPr>
            <w:rFonts w:hint="cs"/>
            <w:strike/>
            <w:rtl/>
          </w:rPr>
          <w:delText>תיקנתי תזמונים של איוונטים ושל הקלטת תנועה.</w:delText>
        </w:r>
      </w:del>
    </w:p>
    <w:p w14:paraId="0BDE6F85" w14:textId="44E2A541" w:rsidR="004C6DB0" w:rsidRPr="00FE21D1" w:rsidDel="00DE4988" w:rsidRDefault="004C6DB0" w:rsidP="00DE4988">
      <w:pPr>
        <w:pStyle w:val="NoSpacing"/>
        <w:bidi w:val="0"/>
        <w:rPr>
          <w:del w:id="1231" w:author="user" w:date="2023-07-26T12:09:00Z"/>
          <w:strike/>
        </w:rPr>
        <w:pPrChange w:id="1232" w:author="user" w:date="2023-07-26T12:09:00Z">
          <w:pPr>
            <w:pStyle w:val="NoSpacing"/>
            <w:numPr>
              <w:numId w:val="12"/>
            </w:numPr>
            <w:ind w:left="720" w:hanging="360"/>
          </w:pPr>
        </w:pPrChange>
      </w:pPr>
      <w:del w:id="1233" w:author="user" w:date="2023-07-26T12:09:00Z">
        <w:r w:rsidRPr="00FE21D1" w:rsidDel="00DE4988">
          <w:rPr>
            <w:rFonts w:hint="cs"/>
            <w:strike/>
            <w:rtl/>
          </w:rPr>
          <w:delText xml:space="preserve">תבדוק אם </w:delText>
        </w:r>
        <w:r w:rsidRPr="00FE21D1" w:rsidDel="00DE4988">
          <w:rPr>
            <w:strike/>
          </w:rPr>
          <w:delText>refRate</w:delText>
        </w:r>
        <w:r w:rsidRPr="00FE21D1" w:rsidDel="00DE4988">
          <w:rPr>
            <w:rFonts w:hint="cs"/>
            <w:strike/>
            <w:rtl/>
          </w:rPr>
          <w:delText xml:space="preserve"> הוא עגול, אם לא עשוי לעשות בעיות ב-</w:delText>
        </w:r>
        <w:r w:rsidRPr="00FE21D1" w:rsidDel="00DE4988">
          <w:rPr>
            <w:strike/>
          </w:rPr>
          <w:delText>getTraj</w:delText>
        </w:r>
        <w:r w:rsidRPr="00FE21D1" w:rsidDel="00DE4988">
          <w:rPr>
            <w:rFonts w:hint="cs"/>
            <w:strike/>
            <w:rtl/>
          </w:rPr>
          <w:delText xml:space="preserve"> ואולי עוד מקומות שמשתמשים בו. @@@ הוא אכן עגול.</w:delText>
        </w:r>
      </w:del>
    </w:p>
    <w:p w14:paraId="2BA2FD78" w14:textId="61D4847C" w:rsidR="004C6DB0" w:rsidRPr="00FE21D1" w:rsidDel="00DE4988" w:rsidRDefault="004C6DB0" w:rsidP="00DE4988">
      <w:pPr>
        <w:pStyle w:val="NoSpacing"/>
        <w:bidi w:val="0"/>
        <w:rPr>
          <w:del w:id="1234" w:author="user" w:date="2023-07-26T12:09:00Z"/>
          <w:strike/>
        </w:rPr>
        <w:pPrChange w:id="1235" w:author="user" w:date="2023-07-26T12:09:00Z">
          <w:pPr>
            <w:pStyle w:val="NoSpacing"/>
            <w:numPr>
              <w:numId w:val="12"/>
            </w:numPr>
            <w:ind w:left="720" w:hanging="360"/>
          </w:pPr>
        </w:pPrChange>
      </w:pPr>
      <w:del w:id="1236" w:author="user" w:date="2023-07-26T12:09:00Z">
        <w:r w:rsidRPr="00FE21D1" w:rsidDel="00DE4988">
          <w:rPr>
            <w:rFonts w:hint="cs"/>
            <w:strike/>
            <w:rtl/>
          </w:rPr>
          <w:delText xml:space="preserve">לא אמור להיות מסך ריק בין </w:delText>
        </w:r>
        <w:r w:rsidRPr="00FE21D1" w:rsidDel="00DE4988">
          <w:rPr>
            <w:strike/>
          </w:rPr>
          <w:delText>target</w:delText>
        </w:r>
        <w:r w:rsidRPr="00FE21D1" w:rsidDel="00DE4988">
          <w:rPr>
            <w:rFonts w:hint="cs"/>
            <w:strike/>
            <w:rtl/>
          </w:rPr>
          <w:delText xml:space="preserve"> לבין </w:delText>
        </w:r>
        <w:r w:rsidRPr="00FE21D1" w:rsidDel="00DE4988">
          <w:rPr>
            <w:strike/>
          </w:rPr>
          <w:delText>category</w:delText>
        </w:r>
        <w:r w:rsidRPr="00FE21D1" w:rsidDel="00DE4988">
          <w:rPr>
            <w:rFonts w:hint="cs"/>
            <w:strike/>
            <w:rtl/>
          </w:rPr>
          <w:delText>.</w:delText>
        </w:r>
      </w:del>
    </w:p>
    <w:p w14:paraId="4C9CAFAE" w14:textId="55C0FC26" w:rsidR="004C6DB0" w:rsidRPr="00FE21D1" w:rsidDel="00DE4988" w:rsidRDefault="004C6DB0" w:rsidP="00DE4988">
      <w:pPr>
        <w:pStyle w:val="NoSpacing"/>
        <w:bidi w:val="0"/>
        <w:rPr>
          <w:del w:id="1237" w:author="user" w:date="2023-07-26T12:09:00Z"/>
          <w:strike/>
        </w:rPr>
        <w:pPrChange w:id="1238" w:author="user" w:date="2023-07-26T12:09:00Z">
          <w:pPr>
            <w:pStyle w:val="NoSpacing"/>
            <w:numPr>
              <w:numId w:val="12"/>
            </w:numPr>
            <w:ind w:left="720" w:hanging="360"/>
          </w:pPr>
        </w:pPrChange>
      </w:pPr>
      <w:del w:id="1239" w:author="user" w:date="2023-07-26T12:09:00Z">
        <w:r w:rsidRPr="00FE21D1" w:rsidDel="00DE4988">
          <w:rPr>
            <w:rFonts w:hint="cs"/>
            <w:strike/>
            <w:rtl/>
          </w:rPr>
          <w:delText>תוודא שמספרי הבלוקים מתחלפים כל 120 טריילים.</w:delText>
        </w:r>
      </w:del>
    </w:p>
    <w:p w14:paraId="4A37854B" w14:textId="02F6738D" w:rsidR="007C4542" w:rsidRPr="00FE21D1" w:rsidDel="00DE4988" w:rsidRDefault="007C4542" w:rsidP="00DE4988">
      <w:pPr>
        <w:pStyle w:val="NoSpacing"/>
        <w:bidi w:val="0"/>
        <w:rPr>
          <w:del w:id="1240" w:author="user" w:date="2023-07-26T12:09:00Z"/>
          <w:strike/>
        </w:rPr>
        <w:pPrChange w:id="1241" w:author="user" w:date="2023-07-26T12:09:00Z">
          <w:pPr>
            <w:pStyle w:val="NoSpacing"/>
            <w:numPr>
              <w:numId w:val="12"/>
            </w:numPr>
            <w:ind w:left="720" w:hanging="360"/>
          </w:pPr>
        </w:pPrChange>
      </w:pPr>
      <w:del w:id="1242" w:author="user" w:date="2023-07-26T12:09:00Z">
        <w:r w:rsidRPr="00FE21D1" w:rsidDel="00DE4988">
          <w:rPr>
            <w:rFonts w:hint="cs"/>
            <w:strike/>
            <w:rtl/>
          </w:rPr>
          <w:delText>תוסיף נקודות שבהן הנבדק נוגע בתמונות</w:delText>
        </w:r>
      </w:del>
    </w:p>
    <w:p w14:paraId="75812ED5" w14:textId="2F535A6A" w:rsidR="00C558C6" w:rsidRPr="00FE21D1" w:rsidDel="00DE4988" w:rsidRDefault="00C558C6" w:rsidP="00DE4988">
      <w:pPr>
        <w:pStyle w:val="NoSpacing"/>
        <w:bidi w:val="0"/>
        <w:rPr>
          <w:del w:id="1243" w:author="user" w:date="2023-07-26T12:09:00Z"/>
          <w:strike/>
        </w:rPr>
        <w:pPrChange w:id="1244" w:author="user" w:date="2023-07-26T12:09:00Z">
          <w:pPr>
            <w:pStyle w:val="NoSpacing"/>
            <w:numPr>
              <w:numId w:val="12"/>
            </w:numPr>
            <w:ind w:left="720" w:hanging="360"/>
          </w:pPr>
        </w:pPrChange>
      </w:pPr>
      <w:del w:id="1245" w:author="user" w:date="2023-07-26T12:09:00Z">
        <w:r w:rsidRPr="00FE21D1" w:rsidDel="00DE4988">
          <w:rPr>
            <w:rFonts w:hint="cs"/>
            <w:strike/>
            <w:rtl/>
          </w:rPr>
          <w:delText xml:space="preserve">תסדר את המילים במטלת </w:delText>
        </w:r>
        <w:r w:rsidRPr="00FE21D1" w:rsidDel="00DE4988">
          <w:rPr>
            <w:strike/>
          </w:rPr>
          <w:delText>recog</w:delText>
        </w:r>
        <w:r w:rsidRPr="00FE21D1" w:rsidDel="00DE4988">
          <w:rPr>
            <w:rFonts w:hint="cs"/>
            <w:strike/>
            <w:rtl/>
          </w:rPr>
          <w:delText xml:space="preserve"> שיופיעו מעל נקודות כחולות</w:delText>
        </w:r>
      </w:del>
    </w:p>
    <w:p w14:paraId="235CF75C" w14:textId="0C70AAE2" w:rsidR="00BC75A6" w:rsidRPr="00FE21D1" w:rsidDel="00DE4988" w:rsidRDefault="00BC75A6" w:rsidP="00DE4988">
      <w:pPr>
        <w:pStyle w:val="NoSpacing"/>
        <w:bidi w:val="0"/>
        <w:rPr>
          <w:del w:id="1246" w:author="user" w:date="2023-07-26T12:09:00Z"/>
          <w:strike/>
        </w:rPr>
        <w:pPrChange w:id="1247" w:author="user" w:date="2023-07-26T12:09:00Z">
          <w:pPr>
            <w:pStyle w:val="NoSpacing"/>
            <w:numPr>
              <w:numId w:val="12"/>
            </w:numPr>
            <w:ind w:left="720" w:hanging="360"/>
          </w:pPr>
        </w:pPrChange>
      </w:pPr>
      <w:del w:id="1248" w:author="user" w:date="2023-07-26T12:09:00Z">
        <w:r w:rsidRPr="00FE21D1" w:rsidDel="00DE4988">
          <w:rPr>
            <w:rFonts w:hint="cs"/>
            <w:strike/>
            <w:rtl/>
          </w:rPr>
          <w:delText>תוריד את הצלב פיקסציה קצת למטה.</w:delText>
        </w:r>
      </w:del>
    </w:p>
    <w:p w14:paraId="76DB2E31" w14:textId="18704752" w:rsidR="004C6DB0" w:rsidRPr="00FE21D1" w:rsidDel="00DE4988" w:rsidRDefault="004C6DB0" w:rsidP="00DE4988">
      <w:pPr>
        <w:pStyle w:val="NoSpacing"/>
        <w:bidi w:val="0"/>
        <w:rPr>
          <w:del w:id="1249" w:author="user" w:date="2023-07-26T12:09:00Z"/>
          <w:strike/>
        </w:rPr>
        <w:pPrChange w:id="1250" w:author="user" w:date="2023-07-26T12:09:00Z">
          <w:pPr>
            <w:pStyle w:val="NoSpacing"/>
            <w:numPr>
              <w:numId w:val="12"/>
            </w:numPr>
            <w:ind w:left="720" w:hanging="360"/>
          </w:pPr>
        </w:pPrChange>
      </w:pPr>
      <w:del w:id="1251" w:author="user" w:date="2023-07-26T12:09:00Z">
        <w:r w:rsidRPr="00FE21D1" w:rsidDel="00DE4988">
          <w:rPr>
            <w:rFonts w:hint="cs"/>
            <w:strike/>
            <w:rtl/>
          </w:rPr>
          <w:delText>תכתוב במפגש השבועי שהצלחת להמיר את המידע לצורה שבה ניתן לשמור אותה לקובץ.</w:delText>
        </w:r>
      </w:del>
    </w:p>
    <w:p w14:paraId="7B4F7722" w14:textId="033DE52C" w:rsidR="00AF449D" w:rsidDel="00DE4988" w:rsidRDefault="00AF449D" w:rsidP="00DE4988">
      <w:pPr>
        <w:pStyle w:val="NoSpacing"/>
        <w:bidi w:val="0"/>
        <w:rPr>
          <w:del w:id="1252" w:author="user" w:date="2023-07-26T12:09:00Z"/>
          <w:strike/>
        </w:rPr>
        <w:pPrChange w:id="1253" w:author="user" w:date="2023-07-26T12:09:00Z">
          <w:pPr>
            <w:pStyle w:val="NoSpacing"/>
            <w:numPr>
              <w:numId w:val="12"/>
            </w:numPr>
            <w:ind w:left="720" w:hanging="360"/>
          </w:pPr>
        </w:pPrChange>
      </w:pPr>
      <w:del w:id="1254" w:author="user" w:date="2023-07-26T12:09:00Z">
        <w:r w:rsidRPr="00AF449D" w:rsidDel="00DE4988">
          <w:rPr>
            <w:rFonts w:hint="cs"/>
            <w:strike/>
            <w:rtl/>
          </w:rPr>
          <w:delText xml:space="preserve">תבטל </w:delText>
        </w:r>
        <w:r w:rsidRPr="00AF449D" w:rsidDel="00DE4988">
          <w:rPr>
            <w:strike/>
          </w:rPr>
          <w:delText>Motion capture</w:delText>
        </w:r>
        <w:r w:rsidRPr="00AF449D" w:rsidDel="00DE4988">
          <w:rPr>
            <w:rFonts w:hint="cs"/>
            <w:strike/>
            <w:rtl/>
          </w:rPr>
          <w:delText xml:space="preserve"> עבור </w:delText>
        </w:r>
        <w:r w:rsidRPr="00AF449D" w:rsidDel="00DE4988">
          <w:rPr>
            <w:rFonts w:hint="cs"/>
            <w:strike/>
          </w:rPr>
          <w:delText>PAS</w:delText>
        </w:r>
      </w:del>
    </w:p>
    <w:p w14:paraId="72366EEA" w14:textId="38888E4A" w:rsidR="00273B53" w:rsidRPr="00B31D37" w:rsidDel="00DE4988" w:rsidRDefault="00273B53" w:rsidP="00DE4988">
      <w:pPr>
        <w:pStyle w:val="ListParagraph"/>
        <w:bidi w:val="0"/>
        <w:ind w:left="0"/>
        <w:rPr>
          <w:del w:id="1255" w:author="user" w:date="2023-07-26T12:09:00Z"/>
          <w:strike/>
        </w:rPr>
        <w:pPrChange w:id="1256" w:author="user" w:date="2023-07-26T12:09:00Z">
          <w:pPr>
            <w:pStyle w:val="ListParagraph"/>
            <w:numPr>
              <w:numId w:val="12"/>
            </w:numPr>
            <w:ind w:hanging="360"/>
          </w:pPr>
        </w:pPrChange>
      </w:pPr>
      <w:del w:id="1257" w:author="user" w:date="2023-07-26T12:09:00Z">
        <w:r w:rsidRPr="00B31D37" w:rsidDel="00DE4988">
          <w:rPr>
            <w:rFonts w:hint="cs"/>
            <w:strike/>
            <w:rtl/>
          </w:rPr>
          <w:delText>האם משתמשים ביד אחת או 2?</w:delText>
        </w:r>
        <w:r w:rsidDel="00DE4988">
          <w:rPr>
            <w:rFonts w:hint="cs"/>
            <w:strike/>
            <w:rtl/>
          </w:rPr>
          <w:delText xml:space="preserve"> @@@ נראה שביד 1 לפי מאמרים של </w:delText>
        </w:r>
        <w:r w:rsidDel="00DE4988">
          <w:rPr>
            <w:strike/>
          </w:rPr>
          <w:delText>craig</w:delText>
        </w:r>
        <w:r w:rsidDel="00DE4988">
          <w:rPr>
            <w:rFonts w:hint="cs"/>
            <w:strike/>
            <w:rtl/>
          </w:rPr>
          <w:delText>.</w:delText>
        </w:r>
      </w:del>
    </w:p>
    <w:p w14:paraId="4D1E2B05" w14:textId="5C05A7C3" w:rsidR="00273B53" w:rsidRPr="00104347" w:rsidDel="00DE4988" w:rsidRDefault="00273B53" w:rsidP="00DE4988">
      <w:pPr>
        <w:pStyle w:val="NoSpacing"/>
        <w:bidi w:val="0"/>
        <w:rPr>
          <w:del w:id="1258" w:author="user" w:date="2023-07-26T12:09:00Z"/>
          <w:strike/>
        </w:rPr>
        <w:pPrChange w:id="1259" w:author="user" w:date="2023-07-26T12:09:00Z">
          <w:pPr>
            <w:pStyle w:val="NoSpacing"/>
            <w:numPr>
              <w:numId w:val="12"/>
            </w:numPr>
            <w:ind w:left="720" w:hanging="360"/>
          </w:pPr>
        </w:pPrChange>
      </w:pPr>
      <w:del w:id="1260" w:author="user" w:date="2023-07-26T12:09:00Z">
        <w:r w:rsidRPr="00104347" w:rsidDel="00DE4988">
          <w:rPr>
            <w:rFonts w:hint="cs"/>
            <w:strike/>
            <w:rtl/>
          </w:rPr>
          <w:delText xml:space="preserve">תחשוב על מימוש לחלק מהטריילים </w:delText>
        </w:r>
        <w:r w:rsidRPr="00104347" w:rsidDel="00DE4988">
          <w:rPr>
            <w:strike/>
          </w:rPr>
          <w:delText>recog</w:delText>
        </w:r>
        <w:r w:rsidRPr="00104347" w:rsidDel="00DE4988">
          <w:rPr>
            <w:rFonts w:hint="cs"/>
            <w:strike/>
            <w:rtl/>
          </w:rPr>
          <w:delText xml:space="preserve"> חלק </w:delText>
        </w:r>
        <w:r w:rsidRPr="00104347" w:rsidDel="00DE4988">
          <w:rPr>
            <w:strike/>
          </w:rPr>
          <w:delText>category</w:delText>
        </w:r>
        <w:r w:rsidDel="00DE4988">
          <w:rPr>
            <w:rFonts w:hint="cs"/>
            <w:strike/>
            <w:rtl/>
          </w:rPr>
          <w:delText>. @@@ לא עושים את זה בסוף.</w:delText>
        </w:r>
      </w:del>
    </w:p>
    <w:p w14:paraId="4DA5F1B4" w14:textId="728A63A3" w:rsidR="00273B53" w:rsidRPr="00AF5A93" w:rsidDel="00DE4988" w:rsidRDefault="00273B53" w:rsidP="00DE4988">
      <w:pPr>
        <w:pStyle w:val="NoSpacing"/>
        <w:bidi w:val="0"/>
        <w:rPr>
          <w:del w:id="1261" w:author="user" w:date="2023-07-26T12:09:00Z"/>
          <w:strike/>
        </w:rPr>
        <w:pPrChange w:id="1262" w:author="user" w:date="2023-07-26T12:09:00Z">
          <w:pPr>
            <w:pStyle w:val="NoSpacing"/>
            <w:numPr>
              <w:numId w:val="12"/>
            </w:numPr>
            <w:ind w:left="720" w:hanging="360"/>
          </w:pPr>
        </w:pPrChange>
      </w:pPr>
      <w:del w:id="1263" w:author="user" w:date="2023-07-26T12:09:00Z">
        <w:r w:rsidRPr="00066298" w:rsidDel="00DE4988">
          <w:rPr>
            <w:rFonts w:hint="cs"/>
            <w:strike/>
            <w:rtl/>
          </w:rPr>
          <w:delText>לשמור מסלול תנועה בחזרה לנקודת התחלה.</w:delText>
        </w:r>
      </w:del>
    </w:p>
    <w:p w14:paraId="0B4881C9" w14:textId="7B20FFF2" w:rsidR="005123EB" w:rsidRPr="00AF5A93" w:rsidDel="00DE4988" w:rsidRDefault="005123EB" w:rsidP="00DE4988">
      <w:pPr>
        <w:pStyle w:val="NoSpacing"/>
        <w:bidi w:val="0"/>
        <w:rPr>
          <w:del w:id="1264" w:author="user" w:date="2023-07-26T12:09:00Z"/>
          <w:strike/>
        </w:rPr>
        <w:pPrChange w:id="1265" w:author="user" w:date="2023-07-26T12:09:00Z">
          <w:pPr>
            <w:pStyle w:val="NoSpacing"/>
            <w:numPr>
              <w:numId w:val="12"/>
            </w:numPr>
            <w:ind w:left="720" w:hanging="360"/>
          </w:pPr>
        </w:pPrChange>
      </w:pPr>
      <w:del w:id="1266" w:author="user" w:date="2023-07-26T12:09:00Z">
        <w:r w:rsidRPr="00AF5A93" w:rsidDel="00DE4988">
          <w:rPr>
            <w:rFonts w:hint="cs"/>
            <w:strike/>
            <w:rtl/>
          </w:rPr>
          <w:delText>תכין רשימת מילים טובה יותר</w:delText>
        </w:r>
      </w:del>
    </w:p>
    <w:p w14:paraId="23DDE80A" w14:textId="4D6974E7" w:rsidR="00E2482C" w:rsidRPr="00AF5A93" w:rsidDel="00DE4988" w:rsidRDefault="00E2482C" w:rsidP="00DE4988">
      <w:pPr>
        <w:pStyle w:val="NoSpacing"/>
        <w:bidi w:val="0"/>
        <w:rPr>
          <w:del w:id="1267" w:author="user" w:date="2023-07-26T12:09:00Z"/>
          <w:strike/>
        </w:rPr>
        <w:pPrChange w:id="1268" w:author="user" w:date="2023-07-26T12:09:00Z">
          <w:pPr>
            <w:pStyle w:val="NoSpacing"/>
            <w:numPr>
              <w:ilvl w:val="1"/>
              <w:numId w:val="12"/>
            </w:numPr>
            <w:ind w:left="1440" w:hanging="360"/>
          </w:pPr>
        </w:pPrChange>
      </w:pPr>
      <w:del w:id="1269" w:author="user" w:date="2023-07-26T12:09:00Z">
        <w:r w:rsidRPr="00AF5A93" w:rsidDel="00DE4988">
          <w:rPr>
            <w:rFonts w:hint="cs"/>
            <w:strike/>
            <w:rtl/>
          </w:rPr>
          <w:delText xml:space="preserve">האם שימוש בפחות טריילים לבלוק (שזה אומר פחות מילים לבלוק, מתוך רשימה שהיא בגודל קבוע) יאפשר לייצר </w:delText>
        </w:r>
        <w:r w:rsidR="006F0C3C" w:rsidRPr="00AF5A93" w:rsidDel="00DE4988">
          <w:rPr>
            <w:rFonts w:hint="cs"/>
            <w:strike/>
            <w:rtl/>
          </w:rPr>
          <w:delText xml:space="preserve">רשימת </w:delText>
        </w:r>
        <w:r w:rsidR="006F0C3C" w:rsidRPr="00AF5A93" w:rsidDel="00DE4988">
          <w:rPr>
            <w:strike/>
          </w:rPr>
          <w:delText>trials</w:delText>
        </w:r>
        <w:r w:rsidR="006F0C3C" w:rsidRPr="00AF5A93" w:rsidDel="00DE4988">
          <w:rPr>
            <w:rFonts w:hint="cs"/>
            <w:strike/>
            <w:rtl/>
          </w:rPr>
          <w:delText xml:space="preserve">? </w:delText>
        </w:r>
      </w:del>
    </w:p>
    <w:p w14:paraId="713FFE98" w14:textId="37E397BB" w:rsidR="005123EB" w:rsidDel="00DE4988" w:rsidRDefault="005123EB" w:rsidP="00DE4988">
      <w:pPr>
        <w:pStyle w:val="NoSpacing"/>
        <w:bidi w:val="0"/>
        <w:rPr>
          <w:del w:id="1270" w:author="user" w:date="2023-07-26T12:09:00Z"/>
          <w:strike/>
        </w:rPr>
        <w:pPrChange w:id="1271" w:author="user" w:date="2023-07-26T12:09:00Z">
          <w:pPr>
            <w:pStyle w:val="NoSpacing"/>
            <w:numPr>
              <w:numId w:val="12"/>
            </w:numPr>
            <w:ind w:left="720" w:hanging="360"/>
          </w:pPr>
        </w:pPrChange>
      </w:pPr>
      <w:del w:id="1272" w:author="user" w:date="2023-07-26T12:09:00Z">
        <w:r w:rsidRPr="00AF5A93" w:rsidDel="00DE4988">
          <w:rPr>
            <w:rFonts w:hint="cs"/>
            <w:strike/>
            <w:rtl/>
          </w:rPr>
          <w:delText>תחשוב על איך לשים את החיישן על האצבע</w:delText>
        </w:r>
      </w:del>
    </w:p>
    <w:p w14:paraId="1CEA67DB" w14:textId="6586E04E" w:rsidR="000B696C" w:rsidRPr="006E05E4" w:rsidDel="00DE4988" w:rsidRDefault="000B696C" w:rsidP="00DE4988">
      <w:pPr>
        <w:pStyle w:val="NoSpacing"/>
        <w:bidi w:val="0"/>
        <w:rPr>
          <w:del w:id="1273" w:author="user" w:date="2023-07-26T12:09:00Z"/>
          <w:strike/>
        </w:rPr>
        <w:pPrChange w:id="1274" w:author="user" w:date="2023-07-26T12:09:00Z">
          <w:pPr>
            <w:pStyle w:val="NoSpacing"/>
            <w:numPr>
              <w:numId w:val="12"/>
            </w:numPr>
            <w:ind w:left="720" w:hanging="360"/>
          </w:pPr>
        </w:pPrChange>
      </w:pPr>
      <w:del w:id="1275" w:author="user" w:date="2023-07-26T12:09:00Z">
        <w:r w:rsidRPr="006E05E4" w:rsidDel="00DE4988">
          <w:rPr>
            <w:rFonts w:hint="cs"/>
            <w:strike/>
            <w:rtl/>
          </w:rPr>
          <w:delText>שנה את מסך "תגובה מאורחת" ל: האצבע לא הגיעה ליעד בזמן, הגב מהר יותר.</w:delText>
        </w:r>
      </w:del>
    </w:p>
    <w:p w14:paraId="679F0DA1" w14:textId="46AECD91" w:rsidR="000B696C" w:rsidRPr="006F16CA" w:rsidDel="00DE4988" w:rsidRDefault="000B696C" w:rsidP="00DE4988">
      <w:pPr>
        <w:pStyle w:val="ListParagraph"/>
        <w:bidi w:val="0"/>
        <w:ind w:left="0"/>
        <w:rPr>
          <w:del w:id="1276" w:author="user" w:date="2023-07-26T12:09:00Z"/>
          <w:strike/>
          <w:rtl/>
        </w:rPr>
        <w:pPrChange w:id="1277" w:author="user" w:date="2023-07-26T12:09:00Z">
          <w:pPr>
            <w:pStyle w:val="ListParagraph"/>
            <w:numPr>
              <w:numId w:val="12"/>
            </w:numPr>
            <w:ind w:hanging="360"/>
          </w:pPr>
        </w:pPrChange>
      </w:pPr>
      <w:del w:id="1278" w:author="user" w:date="2023-07-26T12:09:00Z">
        <w:r w:rsidRPr="006F16CA" w:rsidDel="00DE4988">
          <w:rPr>
            <w:rFonts w:hint="cs"/>
            <w:strike/>
            <w:rtl/>
          </w:rPr>
          <w:delText xml:space="preserve">תשנה את המסך של </w:delText>
        </w:r>
        <w:r w:rsidRPr="006F16CA" w:rsidDel="00DE4988">
          <w:rPr>
            <w:rFonts w:hint="cs"/>
            <w:strike/>
          </w:rPr>
          <w:delText>PAS</w:delText>
        </w:r>
        <w:r w:rsidRPr="006F16CA" w:rsidDel="00DE4988">
          <w:rPr>
            <w:rFonts w:hint="cs"/>
            <w:strike/>
            <w:rtl/>
          </w:rPr>
          <w:delText>, תוריד את הנקודות הכחולות.</w:delText>
        </w:r>
      </w:del>
    </w:p>
    <w:p w14:paraId="5BDAC7DB" w14:textId="16BF23F5" w:rsidR="000B696C" w:rsidRPr="00AF5A93" w:rsidDel="00DE4988" w:rsidRDefault="000B696C" w:rsidP="00DE4988">
      <w:pPr>
        <w:pStyle w:val="NoSpacing"/>
        <w:bidi w:val="0"/>
        <w:rPr>
          <w:del w:id="1279" w:author="user" w:date="2023-07-26T12:09:00Z"/>
          <w:strike/>
        </w:rPr>
        <w:pPrChange w:id="1280" w:author="user" w:date="2023-07-26T12:09:00Z">
          <w:pPr>
            <w:pStyle w:val="NoSpacing"/>
            <w:numPr>
              <w:numId w:val="12"/>
            </w:numPr>
            <w:ind w:left="720" w:hanging="360"/>
          </w:pPr>
        </w:pPrChange>
      </w:pPr>
      <w:del w:id="1281" w:author="user" w:date="2023-07-26T12:09:00Z">
        <w:r w:rsidRPr="00AF5A93" w:rsidDel="00DE4988">
          <w:rPr>
            <w:rFonts w:hint="cs"/>
            <w:strike/>
            <w:rtl/>
          </w:rPr>
          <w:delText>תבדוק שהקלטת תנועה עובדת בהלוך ובחזור</w:delText>
        </w:r>
      </w:del>
    </w:p>
    <w:p w14:paraId="73320BC0" w14:textId="0FFFB805" w:rsidR="000B696C" w:rsidRPr="00AF5A93" w:rsidDel="00DE4988" w:rsidRDefault="000B696C" w:rsidP="00DE4988">
      <w:pPr>
        <w:pStyle w:val="NoSpacing"/>
        <w:bidi w:val="0"/>
        <w:rPr>
          <w:del w:id="1282" w:author="user" w:date="2023-07-26T12:09:00Z"/>
          <w:strike/>
        </w:rPr>
        <w:pPrChange w:id="1283" w:author="user" w:date="2023-07-26T12:09:00Z">
          <w:pPr>
            <w:pStyle w:val="NoSpacing"/>
            <w:numPr>
              <w:ilvl w:val="1"/>
              <w:numId w:val="12"/>
            </w:numPr>
            <w:ind w:left="1440" w:hanging="360"/>
          </w:pPr>
        </w:pPrChange>
      </w:pPr>
      <w:del w:id="1284" w:author="user" w:date="2023-07-26T12:09:00Z">
        <w:r w:rsidRPr="00AF5A93" w:rsidDel="00DE4988">
          <w:rPr>
            <w:rFonts w:hint="cs"/>
            <w:strike/>
            <w:rtl/>
          </w:rPr>
          <w:delText xml:space="preserve">תצייר גרף </w:delText>
        </w:r>
        <w:r w:rsidRPr="00AF5A93" w:rsidDel="00DE4988">
          <w:rPr>
            <w:rFonts w:hint="cs"/>
            <w:strike/>
          </w:rPr>
          <w:delText>XYZ</w:delText>
        </w:r>
      </w:del>
    </w:p>
    <w:p w14:paraId="61F9B3DE" w14:textId="114D818B" w:rsidR="000B696C" w:rsidDel="00DE4988" w:rsidRDefault="000B696C" w:rsidP="00DE4988">
      <w:pPr>
        <w:pStyle w:val="NoSpacing"/>
        <w:bidi w:val="0"/>
        <w:rPr>
          <w:del w:id="1285" w:author="user" w:date="2023-07-26T12:09:00Z"/>
          <w:strike/>
        </w:rPr>
        <w:pPrChange w:id="1286" w:author="user" w:date="2023-07-26T12:09:00Z">
          <w:pPr>
            <w:pStyle w:val="NoSpacing"/>
            <w:numPr>
              <w:numId w:val="12"/>
            </w:numPr>
            <w:ind w:left="720" w:hanging="360"/>
          </w:pPr>
        </w:pPrChange>
      </w:pPr>
      <w:del w:id="1287" w:author="user" w:date="2023-07-26T12:09:00Z">
        <w:r w:rsidRPr="00AF5A93" w:rsidDel="00DE4988">
          <w:rPr>
            <w:rFonts w:hint="cs"/>
            <w:strike/>
            <w:rtl/>
          </w:rPr>
          <w:delText>תוודא שזה שומר תגובה ל-</w:delText>
        </w:r>
        <w:r w:rsidRPr="00AF5A93" w:rsidDel="00DE4988">
          <w:rPr>
            <w:rFonts w:hint="cs"/>
            <w:strike/>
          </w:rPr>
          <w:delText>PAS</w:delText>
        </w:r>
      </w:del>
    </w:p>
    <w:p w14:paraId="057DD6B2" w14:textId="7EA8E7C2" w:rsidR="00936804" w:rsidRPr="00936804" w:rsidDel="00DE4988" w:rsidRDefault="00936804" w:rsidP="00DE4988">
      <w:pPr>
        <w:pStyle w:val="NoSpacing"/>
        <w:bidi w:val="0"/>
        <w:rPr>
          <w:del w:id="1288" w:author="user" w:date="2023-07-26T12:09:00Z"/>
          <w:strike/>
        </w:rPr>
        <w:pPrChange w:id="1289" w:author="user" w:date="2023-07-26T12:09:00Z">
          <w:pPr>
            <w:pStyle w:val="NoSpacing"/>
            <w:numPr>
              <w:numId w:val="12"/>
            </w:numPr>
            <w:ind w:left="720" w:hanging="360"/>
          </w:pPr>
        </w:pPrChange>
      </w:pPr>
      <w:del w:id="1290" w:author="user" w:date="2023-07-26T12:09:00Z">
        <w:r w:rsidRPr="00936804" w:rsidDel="00DE4988">
          <w:rPr>
            <w:rFonts w:hint="cs"/>
            <w:strike/>
            <w:rtl/>
          </w:rPr>
          <w:delText xml:space="preserve">תשנה את </w:delText>
        </w:r>
        <w:r w:rsidRPr="00936804" w:rsidDel="00DE4988">
          <w:rPr>
            <w:strike/>
          </w:rPr>
          <w:delText>block_num</w:delText>
        </w:r>
        <w:r w:rsidRPr="00936804" w:rsidDel="00DE4988">
          <w:rPr>
            <w:rFonts w:hint="cs"/>
            <w:strike/>
            <w:rtl/>
          </w:rPr>
          <w:delText xml:space="preserve"> ל-</w:delText>
        </w:r>
        <w:r w:rsidRPr="00936804" w:rsidDel="00DE4988">
          <w:rPr>
            <w:strike/>
          </w:rPr>
          <w:delText>nBlock</w:delText>
        </w:r>
        <w:r w:rsidRPr="00936804" w:rsidDel="00DE4988">
          <w:rPr>
            <w:rFonts w:hint="cs"/>
            <w:strike/>
            <w:rtl/>
          </w:rPr>
          <w:delText xml:space="preserve"> ואת </w:delText>
        </w:r>
        <w:r w:rsidRPr="00936804" w:rsidDel="00DE4988">
          <w:rPr>
            <w:strike/>
          </w:rPr>
          <w:delText>trial</w:delText>
        </w:r>
        <w:r w:rsidRPr="00936804" w:rsidDel="00DE4988">
          <w:rPr>
            <w:rFonts w:hint="cs"/>
            <w:strike/>
            <w:rtl/>
          </w:rPr>
          <w:delText xml:space="preserve"> ל-</w:delText>
        </w:r>
        <w:r w:rsidRPr="00936804" w:rsidDel="00DE4988">
          <w:rPr>
            <w:strike/>
          </w:rPr>
          <w:delText>nTrial</w:delText>
        </w:r>
      </w:del>
    </w:p>
    <w:p w14:paraId="47A2282E" w14:textId="341BE6CA" w:rsidR="00936804" w:rsidRPr="00BD2C2D" w:rsidDel="00DE4988" w:rsidRDefault="00936804" w:rsidP="00DE4988">
      <w:pPr>
        <w:pStyle w:val="NoSpacing"/>
        <w:bidi w:val="0"/>
        <w:rPr>
          <w:del w:id="1291" w:author="user" w:date="2023-07-26T12:09:00Z"/>
          <w:strike/>
        </w:rPr>
        <w:pPrChange w:id="1292" w:author="user" w:date="2023-07-26T12:09:00Z">
          <w:pPr>
            <w:pStyle w:val="NoSpacing"/>
            <w:numPr>
              <w:numId w:val="12"/>
            </w:numPr>
            <w:ind w:left="720" w:hanging="360"/>
          </w:pPr>
        </w:pPrChange>
      </w:pPr>
      <w:del w:id="1293" w:author="user" w:date="2023-07-26T12:09:00Z">
        <w:r w:rsidRPr="00BD2C2D" w:rsidDel="00DE4988">
          <w:rPr>
            <w:rFonts w:hint="cs"/>
            <w:strike/>
            <w:rtl/>
          </w:rPr>
          <w:delText>תוסיף לטבלאת פלט באקסל את המסלול והמסלול בחזרה.</w:delText>
        </w:r>
      </w:del>
    </w:p>
    <w:p w14:paraId="32EC4B6C" w14:textId="109E351C" w:rsidR="00936804" w:rsidRPr="00BD2C2D" w:rsidDel="00DE4988" w:rsidRDefault="00936804" w:rsidP="00DE4988">
      <w:pPr>
        <w:pStyle w:val="NoSpacing"/>
        <w:bidi w:val="0"/>
        <w:rPr>
          <w:del w:id="1294" w:author="user" w:date="2023-07-26T12:09:00Z"/>
          <w:strike/>
        </w:rPr>
        <w:pPrChange w:id="1295" w:author="user" w:date="2023-07-26T12:09:00Z">
          <w:pPr>
            <w:pStyle w:val="NoSpacing"/>
            <w:numPr>
              <w:numId w:val="12"/>
            </w:numPr>
            <w:ind w:left="720" w:hanging="360"/>
          </w:pPr>
        </w:pPrChange>
      </w:pPr>
      <w:del w:id="1296" w:author="user" w:date="2023-07-26T12:09:00Z">
        <w:r w:rsidRPr="00BD2C2D" w:rsidDel="00DE4988">
          <w:rPr>
            <w:rFonts w:hint="cs"/>
            <w:strike/>
            <w:rtl/>
          </w:rPr>
          <w:delText>תוסיף מספר בלוק למידע שנשמר עם ה</w:delText>
        </w:r>
        <w:r w:rsidRPr="00BD2C2D" w:rsidDel="00DE4988">
          <w:rPr>
            <w:strike/>
          </w:rPr>
          <w:delText>traj</w:delText>
        </w:r>
      </w:del>
    </w:p>
    <w:p w14:paraId="2E16387D" w14:textId="67C57298" w:rsidR="00936804" w:rsidRPr="00414FB7" w:rsidDel="00DE4988" w:rsidRDefault="00936804" w:rsidP="00DE4988">
      <w:pPr>
        <w:pStyle w:val="NoSpacing"/>
        <w:bidi w:val="0"/>
        <w:rPr>
          <w:del w:id="1297" w:author="user" w:date="2023-07-26T12:09:00Z"/>
          <w:strike/>
          <w:u w:val="single"/>
          <w:rtl/>
        </w:rPr>
        <w:pPrChange w:id="1298" w:author="user" w:date="2023-07-26T12:09:00Z">
          <w:pPr>
            <w:pStyle w:val="NoSpacing"/>
            <w:numPr>
              <w:numId w:val="12"/>
            </w:numPr>
            <w:ind w:left="720" w:hanging="360"/>
          </w:pPr>
        </w:pPrChange>
      </w:pPr>
      <w:del w:id="1299" w:author="user" w:date="2023-07-26T12:09:00Z">
        <w:r w:rsidRPr="00414FB7" w:rsidDel="00DE4988">
          <w:rPr>
            <w:rFonts w:hint="cs"/>
            <w:strike/>
            <w:rtl/>
          </w:rPr>
          <w:delText>תכתוב בסלאק על זה שהווינדוס לא נותן לך לשמור לדרייב כי יש רווח בשם: "</w:delText>
        </w:r>
        <w:r w:rsidRPr="00414FB7" w:rsidDel="00DE4988">
          <w:rPr>
            <w:strike/>
          </w:rPr>
          <w:delText>my drive</w:delText>
        </w:r>
        <w:r w:rsidRPr="00414FB7" w:rsidDel="00DE4988">
          <w:rPr>
            <w:rFonts w:hint="cs"/>
            <w:strike/>
            <w:rtl/>
          </w:rPr>
          <w:delText>".</w:delText>
        </w:r>
      </w:del>
    </w:p>
    <w:p w14:paraId="5B9261F9" w14:textId="6C78F091" w:rsidR="00936804" w:rsidDel="00DE4988" w:rsidRDefault="00936804" w:rsidP="00DE4988">
      <w:pPr>
        <w:pStyle w:val="ListParagraph"/>
        <w:bidi w:val="0"/>
        <w:ind w:left="0"/>
        <w:rPr>
          <w:del w:id="1300" w:author="user" w:date="2023-07-26T12:09:00Z"/>
          <w:strike/>
        </w:rPr>
        <w:pPrChange w:id="1301" w:author="user" w:date="2023-07-26T12:09:00Z">
          <w:pPr>
            <w:pStyle w:val="ListParagraph"/>
            <w:numPr>
              <w:numId w:val="12"/>
            </w:numPr>
            <w:ind w:hanging="360"/>
          </w:pPr>
        </w:pPrChange>
      </w:pPr>
      <w:del w:id="1302" w:author="user" w:date="2023-07-26T12:09:00Z">
        <w:r w:rsidRPr="00082A75" w:rsidDel="00DE4988">
          <w:rPr>
            <w:rFonts w:hint="cs"/>
            <w:strike/>
            <w:rtl/>
          </w:rPr>
          <w:delText xml:space="preserve">תנסה שוב לעשות </w:delText>
        </w:r>
        <w:r w:rsidRPr="00082A75" w:rsidDel="00DE4988">
          <w:rPr>
            <w:strike/>
          </w:rPr>
          <w:delText>clone</w:delText>
        </w:r>
        <w:r w:rsidRPr="00082A75" w:rsidDel="00DE4988">
          <w:rPr>
            <w:rFonts w:hint="cs"/>
            <w:strike/>
            <w:rtl/>
          </w:rPr>
          <w:delText xml:space="preserve"> לרפוסטורי שלך</w:delText>
        </w:r>
      </w:del>
    </w:p>
    <w:p w14:paraId="64847801" w14:textId="22E88759" w:rsidR="00016677" w:rsidRPr="001055ED" w:rsidDel="00DE4988" w:rsidRDefault="00016677" w:rsidP="00DE4988">
      <w:pPr>
        <w:pStyle w:val="NoSpacing"/>
        <w:bidi w:val="0"/>
        <w:rPr>
          <w:del w:id="1303" w:author="user" w:date="2023-07-26T12:09:00Z"/>
          <w:strike/>
        </w:rPr>
        <w:pPrChange w:id="1304" w:author="user" w:date="2023-07-26T12:09:00Z">
          <w:pPr>
            <w:pStyle w:val="NoSpacing"/>
            <w:numPr>
              <w:numId w:val="12"/>
            </w:numPr>
            <w:ind w:left="720" w:hanging="360"/>
          </w:pPr>
        </w:pPrChange>
      </w:pPr>
      <w:del w:id="1305" w:author="user" w:date="2023-07-26T12:09:00Z">
        <w:r w:rsidRPr="001055ED" w:rsidDel="00DE4988">
          <w:rPr>
            <w:rFonts w:hint="cs"/>
            <w:strike/>
            <w:rtl/>
          </w:rPr>
          <w:delText>תסדר פונט כתב יד, תתקן פונט חתוך</w:delText>
        </w:r>
      </w:del>
    </w:p>
    <w:p w14:paraId="415C3E85" w14:textId="226CEA3F" w:rsidR="00016677" w:rsidRPr="00016677" w:rsidDel="00DE4988" w:rsidRDefault="00016677" w:rsidP="00DE4988">
      <w:pPr>
        <w:pStyle w:val="NoSpacing"/>
        <w:bidi w:val="0"/>
        <w:rPr>
          <w:del w:id="1306" w:author="user" w:date="2023-07-26T12:09:00Z"/>
          <w:strike/>
        </w:rPr>
        <w:pPrChange w:id="1307" w:author="user" w:date="2023-07-26T12:09:00Z">
          <w:pPr>
            <w:pStyle w:val="NoSpacing"/>
            <w:numPr>
              <w:ilvl w:val="1"/>
              <w:numId w:val="12"/>
            </w:numPr>
            <w:ind w:left="1440" w:hanging="360"/>
          </w:pPr>
        </w:pPrChange>
      </w:pPr>
      <w:del w:id="1308" w:author="user" w:date="2023-07-26T12:09:00Z">
        <w:r w:rsidRPr="001055ED" w:rsidDel="00DE4988">
          <w:rPr>
            <w:strike/>
          </w:rPr>
          <w:delText>Matlab cropped font / text</w:delText>
        </w:r>
      </w:del>
    </w:p>
    <w:p w14:paraId="3A06CBCF" w14:textId="453327E2" w:rsidR="00A42BA7" w:rsidRPr="00B95F3A" w:rsidDel="00DE4988" w:rsidRDefault="00A42BA7" w:rsidP="00DE4988">
      <w:pPr>
        <w:pStyle w:val="NoSpacing"/>
        <w:bidi w:val="0"/>
        <w:rPr>
          <w:del w:id="1309" w:author="user" w:date="2023-07-26T12:09:00Z"/>
          <w:strike/>
          <w:rtl/>
        </w:rPr>
        <w:pPrChange w:id="1310" w:author="user" w:date="2023-07-26T12:09:00Z">
          <w:pPr>
            <w:pStyle w:val="NoSpacing"/>
            <w:numPr>
              <w:numId w:val="12"/>
            </w:numPr>
            <w:ind w:left="720" w:hanging="360"/>
          </w:pPr>
        </w:pPrChange>
      </w:pPr>
      <w:del w:id="1311" w:author="user" w:date="2023-07-26T12:09:00Z">
        <w:r w:rsidRPr="00B95F3A" w:rsidDel="00DE4988">
          <w:rPr>
            <w:rFonts w:hint="cs"/>
            <w:strike/>
            <w:rtl/>
          </w:rPr>
          <w:delText>תעלה את מספר הבלוקים כך שיהיו בסה"כ 480 טריילים.</w:delText>
        </w:r>
      </w:del>
    </w:p>
    <w:p w14:paraId="2F5244A8" w14:textId="7EC4BE78" w:rsidR="00895F6E" w:rsidRPr="00B95F3A" w:rsidDel="00DE4988" w:rsidRDefault="00895F6E" w:rsidP="00DE4988">
      <w:pPr>
        <w:pStyle w:val="NoSpacing"/>
        <w:bidi w:val="0"/>
        <w:rPr>
          <w:del w:id="1312" w:author="user" w:date="2023-07-26T12:09:00Z"/>
          <w:strike/>
        </w:rPr>
        <w:pPrChange w:id="1313" w:author="user" w:date="2023-07-26T12:09:00Z">
          <w:pPr>
            <w:pStyle w:val="NoSpacing"/>
            <w:numPr>
              <w:numId w:val="12"/>
            </w:numPr>
            <w:ind w:left="720" w:hanging="360"/>
          </w:pPr>
        </w:pPrChange>
      </w:pPr>
      <w:del w:id="1314" w:author="user" w:date="2023-07-26T12:09:00Z">
        <w:r w:rsidRPr="00B95F3A" w:rsidDel="00DE4988">
          <w:rPr>
            <w:rFonts w:hint="cs"/>
            <w:strike/>
            <w:rtl/>
          </w:rPr>
          <w:delText>תוודא שמילים בכתב יד לא יוצאות חתוכות.</w:delText>
        </w:r>
        <w:r w:rsidR="00E25039" w:rsidRPr="00B95F3A" w:rsidDel="00DE4988">
          <w:rPr>
            <w:rFonts w:hint="cs"/>
            <w:strike/>
            <w:rtl/>
          </w:rPr>
          <w:delText xml:space="preserve"> @@@ שמתי פונט שהיה מותקן אצלי ועכשיו זה לא חותך.</w:delText>
        </w:r>
      </w:del>
    </w:p>
    <w:p w14:paraId="430E3DA8" w14:textId="540F1B74" w:rsidR="00514DED" w:rsidRPr="00DA2B40" w:rsidDel="00DE4988" w:rsidRDefault="00514DED" w:rsidP="00DE4988">
      <w:pPr>
        <w:pStyle w:val="NoSpacing"/>
        <w:bidi w:val="0"/>
        <w:rPr>
          <w:del w:id="1315" w:author="user" w:date="2023-07-26T12:09:00Z"/>
          <w:strike/>
        </w:rPr>
        <w:pPrChange w:id="1316" w:author="user" w:date="2023-07-26T12:09:00Z">
          <w:pPr>
            <w:pStyle w:val="NoSpacing"/>
            <w:numPr>
              <w:numId w:val="12"/>
            </w:numPr>
            <w:ind w:left="720" w:hanging="360"/>
          </w:pPr>
        </w:pPrChange>
      </w:pPr>
      <w:del w:id="1317" w:author="user" w:date="2023-07-26T12:09:00Z">
        <w:r w:rsidRPr="00DA2B40" w:rsidDel="00DE4988">
          <w:rPr>
            <w:rFonts w:hint="cs"/>
            <w:strike/>
            <w:rtl/>
          </w:rPr>
          <w:delText xml:space="preserve">לבדוק </w:delText>
        </w:r>
        <w:r w:rsidRPr="00DA2B40" w:rsidDel="00DE4988">
          <w:rPr>
            <w:strike/>
          </w:rPr>
          <w:delText>visual angle</w:delText>
        </w:r>
        <w:r w:rsidRPr="00DA2B40" w:rsidDel="00DE4988">
          <w:rPr>
            <w:rFonts w:hint="cs"/>
            <w:strike/>
            <w:rtl/>
          </w:rPr>
          <w:delText xml:space="preserve"> ידנית.</w:delText>
        </w:r>
      </w:del>
    </w:p>
    <w:p w14:paraId="13296103" w14:textId="09C741F6" w:rsidR="00271919" w:rsidRPr="00DA2B40" w:rsidDel="00DE4988" w:rsidRDefault="00271919" w:rsidP="00DE4988">
      <w:pPr>
        <w:pStyle w:val="NoSpacing"/>
        <w:bidi w:val="0"/>
        <w:rPr>
          <w:del w:id="1318" w:author="user" w:date="2023-07-26T12:09:00Z"/>
          <w:strike/>
        </w:rPr>
        <w:pPrChange w:id="1319" w:author="user" w:date="2023-07-26T12:09:00Z">
          <w:pPr>
            <w:pStyle w:val="NoSpacing"/>
            <w:numPr>
              <w:ilvl w:val="1"/>
              <w:numId w:val="12"/>
            </w:numPr>
            <w:ind w:left="1440" w:hanging="360"/>
          </w:pPr>
        </w:pPrChange>
      </w:pPr>
      <w:del w:id="1320" w:author="user" w:date="2023-07-26T12:09:00Z">
        <w:r w:rsidRPr="00DA2B40" w:rsidDel="00DE4988">
          <w:rPr>
            <w:rFonts w:hint="cs"/>
            <w:strike/>
            <w:rtl/>
          </w:rPr>
          <w:delText>כתב יד יוצא: 2.8 על 0.8 סנטימטר</w:delText>
        </w:r>
        <w:r w:rsidR="00590718" w:rsidRPr="00DA2B40" w:rsidDel="00DE4988">
          <w:rPr>
            <w:rFonts w:hint="cs"/>
            <w:strike/>
            <w:rtl/>
          </w:rPr>
          <w:delText xml:space="preserve"> = 2.5 על 0.7 מעלות</w:delText>
        </w:r>
      </w:del>
    </w:p>
    <w:p w14:paraId="1BB2F3E3" w14:textId="19A2AD0F" w:rsidR="00271919" w:rsidRPr="00DA2B40" w:rsidDel="00DE4988" w:rsidRDefault="00271919" w:rsidP="00DE4988">
      <w:pPr>
        <w:pStyle w:val="NoSpacing"/>
        <w:bidi w:val="0"/>
        <w:rPr>
          <w:del w:id="1321" w:author="user" w:date="2023-07-26T12:09:00Z"/>
          <w:strike/>
        </w:rPr>
        <w:pPrChange w:id="1322" w:author="user" w:date="2023-07-26T12:09:00Z">
          <w:pPr>
            <w:pStyle w:val="NoSpacing"/>
            <w:numPr>
              <w:ilvl w:val="1"/>
              <w:numId w:val="12"/>
            </w:numPr>
            <w:ind w:left="1440" w:hanging="360"/>
          </w:pPr>
        </w:pPrChange>
      </w:pPr>
      <w:del w:id="1323" w:author="user" w:date="2023-07-26T12:09:00Z">
        <w:r w:rsidRPr="00DA2B40" w:rsidDel="00DE4988">
          <w:rPr>
            <w:rFonts w:hint="cs"/>
            <w:strike/>
            <w:rtl/>
          </w:rPr>
          <w:delText>דפוס יוצא 2.8 על 0.</w:delText>
        </w:r>
        <w:r w:rsidR="006253CE" w:rsidRPr="00DA2B40" w:rsidDel="00DE4988">
          <w:rPr>
            <w:rFonts w:hint="cs"/>
            <w:strike/>
            <w:rtl/>
          </w:rPr>
          <w:delText>9</w:delText>
        </w:r>
        <w:r w:rsidRPr="00DA2B40" w:rsidDel="00DE4988">
          <w:rPr>
            <w:rFonts w:hint="cs"/>
            <w:strike/>
            <w:rtl/>
          </w:rPr>
          <w:delText xml:space="preserve"> סנטימטר</w:delText>
        </w:r>
        <w:r w:rsidR="00590718" w:rsidRPr="00DA2B40" w:rsidDel="00DE4988">
          <w:rPr>
            <w:rFonts w:hint="cs"/>
            <w:strike/>
            <w:rtl/>
          </w:rPr>
          <w:delText xml:space="preserve"> = 2.5 על </w:delText>
        </w:r>
        <w:r w:rsidR="00C545E1" w:rsidRPr="00DA2B40" w:rsidDel="00DE4988">
          <w:rPr>
            <w:rFonts w:hint="cs"/>
            <w:strike/>
            <w:rtl/>
          </w:rPr>
          <w:delText>0.</w:delText>
        </w:r>
        <w:r w:rsidR="006253CE" w:rsidRPr="00DA2B40" w:rsidDel="00DE4988">
          <w:rPr>
            <w:rFonts w:hint="cs"/>
            <w:strike/>
            <w:rtl/>
          </w:rPr>
          <w:delText>8</w:delText>
        </w:r>
        <w:r w:rsidR="00590718" w:rsidRPr="00DA2B40" w:rsidDel="00DE4988">
          <w:rPr>
            <w:rFonts w:hint="cs"/>
            <w:strike/>
            <w:rtl/>
          </w:rPr>
          <w:delText xml:space="preserve"> מעלות</w:delText>
        </w:r>
      </w:del>
    </w:p>
    <w:p w14:paraId="4D593035" w14:textId="399395AD" w:rsidR="00EC1221" w:rsidRPr="00DA2B40" w:rsidDel="00DE4988" w:rsidRDefault="00EC1221" w:rsidP="00DE4988">
      <w:pPr>
        <w:pStyle w:val="NoSpacing"/>
        <w:bidi w:val="0"/>
        <w:rPr>
          <w:del w:id="1324" w:author="user" w:date="2023-07-26T12:09:00Z"/>
          <w:strike/>
        </w:rPr>
        <w:pPrChange w:id="1325" w:author="user" w:date="2023-07-26T12:09:00Z">
          <w:pPr>
            <w:pStyle w:val="NoSpacing"/>
            <w:numPr>
              <w:ilvl w:val="1"/>
              <w:numId w:val="12"/>
            </w:numPr>
            <w:ind w:left="1440" w:hanging="360"/>
          </w:pPr>
        </w:pPrChange>
      </w:pPr>
      <w:del w:id="1326" w:author="user" w:date="2023-07-26T12:09:00Z">
        <w:r w:rsidRPr="00DA2B40" w:rsidDel="00DE4988">
          <w:rPr>
            <w:rFonts w:hint="cs"/>
            <w:strike/>
            <w:rtl/>
          </w:rPr>
          <w:delText xml:space="preserve">שינית את החישוב של </w:delText>
        </w:r>
        <w:r w:rsidRPr="00DA2B40" w:rsidDel="00DE4988">
          <w:rPr>
            <w:strike/>
          </w:rPr>
          <w:delText>fontSize</w:delText>
        </w:r>
        <w:r w:rsidRPr="00DA2B40" w:rsidDel="00DE4988">
          <w:rPr>
            <w:rFonts w:hint="cs"/>
            <w:strike/>
            <w:rtl/>
          </w:rPr>
          <w:delText xml:space="preserve">, תבדוק שוב גודל של </w:delText>
        </w:r>
        <w:r w:rsidR="00E37060" w:rsidRPr="00DA2B40" w:rsidDel="00DE4988">
          <w:rPr>
            <w:strike/>
          </w:rPr>
          <w:delText>prime</w:delText>
        </w:r>
        <w:r w:rsidR="00E37060" w:rsidRPr="00DA2B40" w:rsidDel="00DE4988">
          <w:rPr>
            <w:rFonts w:hint="cs"/>
            <w:strike/>
            <w:rtl/>
          </w:rPr>
          <w:delText xml:space="preserve"> </w:delText>
        </w:r>
        <w:r w:rsidRPr="00DA2B40" w:rsidDel="00DE4988">
          <w:rPr>
            <w:rFonts w:hint="cs"/>
            <w:strike/>
            <w:rtl/>
          </w:rPr>
          <w:delText>ומטרה.@@@ זה יוצא טוב</w:delText>
        </w:r>
      </w:del>
    </w:p>
    <w:p w14:paraId="6D4AA176" w14:textId="1586303C" w:rsidR="00EC1221" w:rsidDel="00DE4988" w:rsidRDefault="00EC1221" w:rsidP="00DE4988">
      <w:pPr>
        <w:pStyle w:val="NoSpacing"/>
        <w:bidi w:val="0"/>
        <w:rPr>
          <w:del w:id="1327" w:author="user" w:date="2023-07-26T12:09:00Z"/>
          <w:strike/>
        </w:rPr>
        <w:pPrChange w:id="1328" w:author="user" w:date="2023-07-26T12:09:00Z">
          <w:pPr>
            <w:pStyle w:val="NoSpacing"/>
            <w:numPr>
              <w:ilvl w:val="1"/>
              <w:numId w:val="12"/>
            </w:numPr>
            <w:ind w:left="1440" w:hanging="360"/>
          </w:pPr>
        </w:pPrChange>
      </w:pPr>
      <w:del w:id="1329" w:author="user" w:date="2023-07-26T12:09:00Z">
        <w:r w:rsidRPr="00DA2B40" w:rsidDel="00DE4988">
          <w:rPr>
            <w:rFonts w:hint="cs"/>
            <w:strike/>
            <w:rtl/>
          </w:rPr>
          <w:delText>לתקן גודל מילים ב-</w:delText>
        </w:r>
        <w:r w:rsidRPr="00DA2B40" w:rsidDel="00DE4988">
          <w:rPr>
            <w:strike/>
          </w:rPr>
          <w:delText>recog</w:delText>
        </w:r>
        <w:r w:rsidRPr="00DA2B40" w:rsidDel="00DE4988">
          <w:rPr>
            <w:rFonts w:hint="cs"/>
            <w:strike/>
            <w:rtl/>
          </w:rPr>
          <w:delText>.</w:delText>
        </w:r>
      </w:del>
    </w:p>
    <w:p w14:paraId="2F46BB0B" w14:textId="733AFE64" w:rsidR="007E3426" w:rsidRPr="007E3426" w:rsidDel="00DE4988" w:rsidRDefault="007E3426" w:rsidP="00DE4988">
      <w:pPr>
        <w:pStyle w:val="NoSpacing"/>
        <w:bidi w:val="0"/>
        <w:rPr>
          <w:del w:id="1330" w:author="user" w:date="2023-07-26T12:09:00Z"/>
        </w:rPr>
        <w:pPrChange w:id="1331" w:author="user" w:date="2023-07-26T12:09:00Z">
          <w:pPr>
            <w:pStyle w:val="NoSpacing"/>
            <w:numPr>
              <w:ilvl w:val="1"/>
              <w:numId w:val="12"/>
            </w:numPr>
            <w:ind w:left="1440" w:hanging="360"/>
          </w:pPr>
        </w:pPrChange>
      </w:pPr>
      <w:del w:id="1332" w:author="user" w:date="2023-07-26T12:09:00Z">
        <w:r w:rsidRPr="007E3426" w:rsidDel="00DE4988">
          <w:rPr>
            <w:rFonts w:hint="cs"/>
            <w:rtl/>
          </w:rPr>
          <w:delText>גודל נוכחי: מרחק ראיה = 60 ס"מ</w:delText>
        </w:r>
      </w:del>
    </w:p>
    <w:p w14:paraId="74AB7380" w14:textId="2A33AFD5" w:rsidR="007E3426" w:rsidRPr="007E3426" w:rsidDel="00DE4988" w:rsidRDefault="007E3426" w:rsidP="00DE4988">
      <w:pPr>
        <w:pStyle w:val="NoSpacing"/>
        <w:bidi w:val="0"/>
        <w:rPr>
          <w:del w:id="1333" w:author="user" w:date="2023-07-26T12:09:00Z"/>
          <w:rtl/>
        </w:rPr>
        <w:pPrChange w:id="1334" w:author="user" w:date="2023-07-26T12:09:00Z">
          <w:pPr>
            <w:pStyle w:val="NoSpacing"/>
            <w:ind w:left="2160" w:firstLine="720"/>
          </w:pPr>
        </w:pPrChange>
      </w:pPr>
      <w:del w:id="1335" w:author="user" w:date="2023-07-26T12:09:00Z">
        <w:r w:rsidRPr="007E3426" w:rsidDel="00DE4988">
          <w:rPr>
            <w:rFonts w:hint="cs"/>
            <w:rtl/>
          </w:rPr>
          <w:delText xml:space="preserve">רוחב = </w:delText>
        </w:r>
        <w:r w:rsidDel="00DE4988">
          <w:rPr>
            <w:rFonts w:hint="cs"/>
            <w:rtl/>
          </w:rPr>
          <w:delText>2.618 ס"מ</w:delText>
        </w:r>
      </w:del>
    </w:p>
    <w:p w14:paraId="64BCC089" w14:textId="792D6E45" w:rsidR="007E3426" w:rsidRPr="007E3426" w:rsidDel="00DE4988" w:rsidRDefault="007E3426" w:rsidP="00DE4988">
      <w:pPr>
        <w:pStyle w:val="NoSpacing"/>
        <w:bidi w:val="0"/>
        <w:rPr>
          <w:del w:id="1336" w:author="user" w:date="2023-07-26T12:09:00Z"/>
        </w:rPr>
        <w:pPrChange w:id="1337" w:author="user" w:date="2023-07-26T12:09:00Z">
          <w:pPr>
            <w:pStyle w:val="NoSpacing"/>
            <w:ind w:left="2160" w:firstLine="720"/>
          </w:pPr>
        </w:pPrChange>
      </w:pPr>
      <w:del w:id="1338" w:author="user" w:date="2023-07-26T12:09:00Z">
        <w:r w:rsidRPr="007E3426" w:rsidDel="00DE4988">
          <w:rPr>
            <w:rFonts w:hint="cs"/>
            <w:rtl/>
          </w:rPr>
          <w:delText xml:space="preserve">גובה = </w:delText>
        </w:r>
        <w:r w:rsidDel="00DE4988">
          <w:rPr>
            <w:rFonts w:hint="cs"/>
            <w:rtl/>
          </w:rPr>
          <w:delText>1.04</w:delText>
        </w:r>
        <w:r w:rsidR="009B3644" w:rsidDel="00DE4988">
          <w:rPr>
            <w:rFonts w:hint="cs"/>
            <w:rtl/>
          </w:rPr>
          <w:delText>7</w:delText>
        </w:r>
        <w:r w:rsidDel="00DE4988">
          <w:rPr>
            <w:rFonts w:hint="cs"/>
            <w:rtl/>
          </w:rPr>
          <w:delText xml:space="preserve"> ס"מ</w:delText>
        </w:r>
      </w:del>
    </w:p>
    <w:p w14:paraId="1DEAEC57" w14:textId="2B6595EB" w:rsidR="00483FDC" w:rsidDel="00DE4988" w:rsidRDefault="00133093" w:rsidP="00DE4988">
      <w:pPr>
        <w:pStyle w:val="NoSpacing"/>
        <w:bidi w:val="0"/>
        <w:rPr>
          <w:del w:id="1339" w:author="user" w:date="2023-07-26T12:09:00Z"/>
        </w:rPr>
        <w:pPrChange w:id="1340" w:author="user" w:date="2023-07-26T12:09:00Z">
          <w:pPr>
            <w:pStyle w:val="NoSpacing"/>
            <w:ind w:left="720"/>
          </w:pPr>
        </w:pPrChange>
      </w:pPr>
      <w:del w:id="1341" w:author="user" w:date="2023-07-26T12:09:00Z">
        <w:r w:rsidDel="00DE4988">
          <w:rPr>
            <w:rFonts w:hint="cs"/>
            <w:noProof/>
          </w:rPr>
          <w:drawing>
            <wp:inline distT="0" distB="0" distL="0" distR="0" wp14:anchorId="3BB237AC" wp14:editId="0116989B">
              <wp:extent cx="4637837" cy="2972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8147" cy="2979504"/>
                      </a:xfrm>
                      <a:prstGeom prst="rect">
                        <a:avLst/>
                      </a:prstGeom>
                      <a:noFill/>
                      <a:ln>
                        <a:noFill/>
                      </a:ln>
                    </pic:spPr>
                  </pic:pic>
                </a:graphicData>
              </a:graphic>
            </wp:inline>
          </w:drawing>
        </w:r>
      </w:del>
    </w:p>
    <w:p w14:paraId="141F0DFD" w14:textId="44D808E0" w:rsidR="004C7C79" w:rsidDel="00DE4988" w:rsidRDefault="004C7C79" w:rsidP="00DE4988">
      <w:pPr>
        <w:pStyle w:val="NoSpacing"/>
        <w:bidi w:val="0"/>
        <w:rPr>
          <w:del w:id="1342" w:author="user" w:date="2023-07-26T12:09:00Z"/>
          <w:strike/>
        </w:rPr>
        <w:pPrChange w:id="1343" w:author="user" w:date="2023-07-26T12:09:00Z">
          <w:pPr>
            <w:pStyle w:val="NoSpacing"/>
            <w:numPr>
              <w:numId w:val="12"/>
            </w:numPr>
            <w:ind w:left="720" w:hanging="360"/>
          </w:pPr>
        </w:pPrChange>
      </w:pPr>
      <w:del w:id="1344" w:author="user" w:date="2023-07-26T12:09:00Z">
        <w:r w:rsidRPr="00DA2B40" w:rsidDel="00DE4988">
          <w:rPr>
            <w:rFonts w:hint="cs"/>
            <w:strike/>
            <w:rtl/>
          </w:rPr>
          <w:delText xml:space="preserve">לבטל מילים עם ן </w:delText>
        </w:r>
        <w:r w:rsidR="00D92BEC" w:rsidRPr="00DA2B40" w:rsidDel="00DE4988">
          <w:rPr>
            <w:rFonts w:hint="cs"/>
            <w:strike/>
            <w:rtl/>
          </w:rPr>
          <w:delText xml:space="preserve">/ ך </w:delText>
        </w:r>
        <w:r w:rsidRPr="00DA2B40" w:rsidDel="00DE4988">
          <w:rPr>
            <w:rFonts w:hint="cs"/>
            <w:strike/>
            <w:rtl/>
          </w:rPr>
          <w:delText>סופי</w:delText>
        </w:r>
        <w:r w:rsidR="00D92BEC" w:rsidRPr="00DA2B40" w:rsidDel="00DE4988">
          <w:rPr>
            <w:rFonts w:hint="cs"/>
            <w:strike/>
            <w:rtl/>
          </w:rPr>
          <w:delText>ו</w:delText>
        </w:r>
        <w:r w:rsidRPr="00DA2B40" w:rsidDel="00DE4988">
          <w:rPr>
            <w:rFonts w:hint="cs"/>
            <w:strike/>
            <w:rtl/>
          </w:rPr>
          <w:delText>ת.</w:delText>
        </w:r>
      </w:del>
    </w:p>
    <w:p w14:paraId="17BDA469" w14:textId="6223991C" w:rsidR="00DA2B40" w:rsidRPr="00DA2B40" w:rsidDel="00DE4988" w:rsidRDefault="00DA2B40" w:rsidP="00DE4988">
      <w:pPr>
        <w:pStyle w:val="NoSpacing"/>
        <w:bidi w:val="0"/>
        <w:rPr>
          <w:del w:id="1345" w:author="user" w:date="2023-07-26T12:09:00Z"/>
          <w:strike/>
        </w:rPr>
        <w:pPrChange w:id="1346" w:author="user" w:date="2023-07-26T12:09:00Z">
          <w:pPr>
            <w:pStyle w:val="NoSpacing"/>
            <w:numPr>
              <w:numId w:val="12"/>
            </w:numPr>
            <w:ind w:left="720" w:hanging="360"/>
          </w:pPr>
        </w:pPrChange>
      </w:pPr>
      <w:del w:id="1347" w:author="user" w:date="2023-07-26T12:09:00Z">
        <w:r w:rsidRPr="00DA2B40" w:rsidDel="00DE4988">
          <w:rPr>
            <w:rFonts w:hint="cs"/>
            <w:strike/>
            <w:rtl/>
          </w:rPr>
          <w:delText>תכתוב קוד שמייצר רשימת מילים ללא אותיות משותפות</w:delText>
        </w:r>
      </w:del>
    </w:p>
    <w:p w14:paraId="0523A227" w14:textId="7519DFD2" w:rsidR="00351875" w:rsidRPr="00C94B0D" w:rsidDel="00DE4988" w:rsidRDefault="00351875" w:rsidP="00DE4988">
      <w:pPr>
        <w:pStyle w:val="NoSpacing"/>
        <w:bidi w:val="0"/>
        <w:rPr>
          <w:del w:id="1348" w:author="user" w:date="2023-07-26T12:09:00Z"/>
          <w:strike/>
        </w:rPr>
        <w:pPrChange w:id="1349" w:author="user" w:date="2023-07-26T12:09:00Z">
          <w:pPr>
            <w:pStyle w:val="NoSpacing"/>
            <w:numPr>
              <w:numId w:val="12"/>
            </w:numPr>
            <w:ind w:left="720" w:hanging="360"/>
          </w:pPr>
        </w:pPrChange>
      </w:pPr>
      <w:del w:id="1350" w:author="user" w:date="2023-07-26T12:09:00Z">
        <w:r w:rsidRPr="00C94B0D" w:rsidDel="00DE4988">
          <w:rPr>
            <w:rFonts w:hint="cs"/>
            <w:strike/>
            <w:rtl/>
          </w:rPr>
          <w:delText>תקרא מאמרים שערכו מעקב אחר תנועה</w:delText>
        </w:r>
      </w:del>
    </w:p>
    <w:p w14:paraId="43106C16" w14:textId="1ACB0454" w:rsidR="00351875" w:rsidRPr="00C94B0D" w:rsidDel="00DE4988" w:rsidRDefault="00351875" w:rsidP="00DE4988">
      <w:pPr>
        <w:pStyle w:val="NoSpacing"/>
        <w:bidi w:val="0"/>
        <w:rPr>
          <w:del w:id="1351" w:author="user" w:date="2023-07-26T12:09:00Z"/>
          <w:strike/>
        </w:rPr>
        <w:pPrChange w:id="1352" w:author="user" w:date="2023-07-26T12:09:00Z">
          <w:pPr>
            <w:pStyle w:val="NoSpacing"/>
            <w:numPr>
              <w:ilvl w:val="1"/>
              <w:numId w:val="12"/>
            </w:numPr>
            <w:ind w:left="1440" w:hanging="360"/>
          </w:pPr>
        </w:pPrChange>
      </w:pPr>
      <w:del w:id="1353" w:author="user" w:date="2023-07-26T12:09:00Z">
        <w:r w:rsidRPr="00C94B0D" w:rsidDel="00DE4988">
          <w:rPr>
            <w:rFonts w:hint="cs"/>
            <w:strike/>
            <w:rtl/>
          </w:rPr>
          <w:delText>מרחק בין גירויים?</w:delText>
        </w:r>
        <w:r w:rsidRPr="00C94B0D" w:rsidDel="00DE4988">
          <w:rPr>
            <w:strike/>
          </w:rPr>
          <w:delText xml:space="preserve"> </w:delText>
        </w:r>
        <w:r w:rsidRPr="00C94B0D" w:rsidDel="00DE4988">
          <w:rPr>
            <w:rFonts w:hint="cs"/>
            <w:strike/>
            <w:rtl/>
          </w:rPr>
          <w:delText xml:space="preserve"> 20 ס"מ</w:delText>
        </w:r>
      </w:del>
    </w:p>
    <w:p w14:paraId="680F717D" w14:textId="38892DED" w:rsidR="00351875" w:rsidRPr="00C94B0D" w:rsidDel="00DE4988" w:rsidRDefault="00351875" w:rsidP="00DE4988">
      <w:pPr>
        <w:pStyle w:val="NoSpacing"/>
        <w:bidi w:val="0"/>
        <w:rPr>
          <w:del w:id="1354" w:author="user" w:date="2023-07-26T12:09:00Z"/>
          <w:strike/>
        </w:rPr>
        <w:pPrChange w:id="1355" w:author="user" w:date="2023-07-26T12:09:00Z">
          <w:pPr>
            <w:pStyle w:val="NoSpacing"/>
            <w:numPr>
              <w:ilvl w:val="1"/>
              <w:numId w:val="12"/>
            </w:numPr>
            <w:ind w:left="1440" w:hanging="360"/>
          </w:pPr>
        </w:pPrChange>
      </w:pPr>
      <w:del w:id="1356" w:author="user" w:date="2023-07-26T12:09:00Z">
        <w:r w:rsidRPr="00C94B0D" w:rsidDel="00DE4988">
          <w:rPr>
            <w:rFonts w:hint="cs"/>
            <w:strike/>
            <w:rtl/>
          </w:rPr>
          <w:delText>מרחק נקודת התחלה מהמסך? 40 ס"מ</w:delText>
        </w:r>
      </w:del>
    </w:p>
    <w:p w14:paraId="3381BF06" w14:textId="6583D21C" w:rsidR="00351875" w:rsidRPr="00C94B0D" w:rsidDel="00DE4988" w:rsidRDefault="00351875" w:rsidP="00DE4988">
      <w:pPr>
        <w:pStyle w:val="NoSpacing"/>
        <w:bidi w:val="0"/>
        <w:rPr>
          <w:del w:id="1357" w:author="user" w:date="2023-07-26T12:09:00Z"/>
          <w:strike/>
        </w:rPr>
        <w:pPrChange w:id="1358" w:author="user" w:date="2023-07-26T12:09:00Z">
          <w:pPr>
            <w:pStyle w:val="NoSpacing"/>
            <w:numPr>
              <w:ilvl w:val="1"/>
              <w:numId w:val="12"/>
            </w:numPr>
            <w:ind w:left="1440" w:hanging="360"/>
          </w:pPr>
        </w:pPrChange>
      </w:pPr>
      <w:del w:id="1359" w:author="user" w:date="2023-07-26T12:09:00Z">
        <w:r w:rsidRPr="00C94B0D" w:rsidDel="00DE4988">
          <w:rPr>
            <w:rFonts w:hint="cs"/>
            <w:strike/>
            <w:rtl/>
          </w:rPr>
          <w:delText>הצגת תשובה עם הגירוי כדי שנבדק יוכל ישר להגיב?</w:delText>
        </w:r>
      </w:del>
    </w:p>
    <w:p w14:paraId="138A1144" w14:textId="2E7C23A7" w:rsidR="00351875" w:rsidRPr="00C94B0D" w:rsidDel="00DE4988" w:rsidRDefault="00351875" w:rsidP="00DE4988">
      <w:pPr>
        <w:pStyle w:val="NoSpacing"/>
        <w:bidi w:val="0"/>
        <w:rPr>
          <w:del w:id="1360" w:author="user" w:date="2023-07-26T12:09:00Z"/>
          <w:strike/>
        </w:rPr>
        <w:pPrChange w:id="1361" w:author="user" w:date="2023-07-26T12:09:00Z">
          <w:pPr>
            <w:pStyle w:val="NoSpacing"/>
            <w:numPr>
              <w:ilvl w:val="2"/>
              <w:numId w:val="12"/>
            </w:numPr>
            <w:ind w:left="2160" w:hanging="360"/>
          </w:pPr>
        </w:pPrChange>
      </w:pPr>
      <w:del w:id="1362" w:author="user" w:date="2023-07-26T12:09:00Z">
        <w:r w:rsidRPr="00C94B0D" w:rsidDel="00DE4988">
          <w:rPr>
            <w:rFonts w:hint="cs"/>
            <w:strike/>
            <w:rtl/>
          </w:rPr>
          <w:delText>במאמר הראשון כן, כי הנקודות תמיד שם ופשוט מסמנים על איזו ללחוץ.</w:delText>
        </w:r>
      </w:del>
    </w:p>
    <w:p w14:paraId="32C50724" w14:textId="55E4D0C4" w:rsidR="00351875" w:rsidRPr="00C94B0D" w:rsidDel="00DE4988" w:rsidRDefault="00351875" w:rsidP="00DE4988">
      <w:pPr>
        <w:pStyle w:val="NoSpacing"/>
        <w:bidi w:val="0"/>
        <w:rPr>
          <w:del w:id="1363" w:author="user" w:date="2023-07-26T12:09:00Z"/>
          <w:strike/>
        </w:rPr>
        <w:pPrChange w:id="1364" w:author="user" w:date="2023-07-26T12:09:00Z">
          <w:pPr>
            <w:pStyle w:val="NoSpacing"/>
            <w:numPr>
              <w:ilvl w:val="2"/>
              <w:numId w:val="12"/>
            </w:numPr>
            <w:ind w:left="2160" w:hanging="360"/>
          </w:pPr>
        </w:pPrChange>
      </w:pPr>
      <w:del w:id="1365" w:author="user" w:date="2023-07-26T12:09:00Z">
        <w:r w:rsidRPr="00C94B0D" w:rsidDel="00DE4988">
          <w:rPr>
            <w:rFonts w:hint="cs"/>
            <w:strike/>
            <w:rtl/>
          </w:rPr>
          <w:delText>במאמר השני זמן הצגת המטרה הוא המניפולציה.</w:delText>
        </w:r>
      </w:del>
    </w:p>
    <w:p w14:paraId="4BAFB4B6" w14:textId="33784903" w:rsidR="00351875" w:rsidRPr="0086158D" w:rsidDel="00DE4988" w:rsidRDefault="00351875" w:rsidP="00DE4988">
      <w:pPr>
        <w:pStyle w:val="NoSpacing"/>
        <w:bidi w:val="0"/>
        <w:rPr>
          <w:del w:id="1366" w:author="user" w:date="2023-07-26T12:09:00Z"/>
          <w:strike/>
        </w:rPr>
        <w:pPrChange w:id="1367" w:author="user" w:date="2023-07-26T12:09:00Z">
          <w:pPr>
            <w:pStyle w:val="NoSpacing"/>
            <w:numPr>
              <w:ilvl w:val="1"/>
              <w:numId w:val="12"/>
            </w:numPr>
            <w:ind w:left="1440" w:hanging="360"/>
          </w:pPr>
        </w:pPrChange>
      </w:pPr>
      <w:del w:id="1368" w:author="user" w:date="2023-07-26T12:09:00Z">
        <w:r w:rsidRPr="0086158D" w:rsidDel="00DE4988">
          <w:rPr>
            <w:rFonts w:hint="cs"/>
            <w:strike/>
            <w:rtl/>
          </w:rPr>
          <w:delText>להקטין תשובות אם קשה לתפוס אותן במבט אחד? תקטין ל-2 ס"מ ותקרב בין מטרות לפי מה שרשום מקודם.</w:delText>
        </w:r>
      </w:del>
    </w:p>
    <w:p w14:paraId="2EB492A5" w14:textId="1319F1E0" w:rsidR="00351875" w:rsidRPr="0086158D" w:rsidDel="00DE4988" w:rsidRDefault="00351875" w:rsidP="00DE4988">
      <w:pPr>
        <w:pStyle w:val="NoSpacing"/>
        <w:bidi w:val="0"/>
        <w:rPr>
          <w:del w:id="1369" w:author="user" w:date="2023-07-26T12:09:00Z"/>
          <w:strike/>
        </w:rPr>
        <w:pPrChange w:id="1370" w:author="user" w:date="2023-07-26T12:09:00Z">
          <w:pPr>
            <w:pStyle w:val="NoSpacing"/>
            <w:numPr>
              <w:ilvl w:val="1"/>
              <w:numId w:val="12"/>
            </w:numPr>
            <w:ind w:left="1440" w:hanging="360"/>
          </w:pPr>
        </w:pPrChange>
      </w:pPr>
      <w:del w:id="1371" w:author="user" w:date="2023-07-26T12:09:00Z">
        <w:r w:rsidRPr="0086158D" w:rsidDel="00DE4988">
          <w:rPr>
            <w:rFonts w:hint="cs"/>
            <w:strike/>
            <w:rtl/>
          </w:rPr>
          <w:delText>מה גודל המטרות שלהם? האם מטרה קטנה מדי לא דורשת תנועה מדויקת מדי שמבטלת השפעת לא מודע? לא, גודל המטרות 2 ס"מ.</w:delText>
        </w:r>
      </w:del>
    </w:p>
    <w:p w14:paraId="606A8654" w14:textId="6560CB2E" w:rsidR="00351875" w:rsidRPr="008304B6" w:rsidDel="00DE4988" w:rsidRDefault="00351875" w:rsidP="00DE4988">
      <w:pPr>
        <w:pStyle w:val="NoSpacing"/>
        <w:bidi w:val="0"/>
        <w:rPr>
          <w:del w:id="1372" w:author="user" w:date="2023-07-26T12:09:00Z"/>
          <w:strike/>
        </w:rPr>
        <w:pPrChange w:id="1373" w:author="user" w:date="2023-07-26T12:09:00Z">
          <w:pPr>
            <w:pStyle w:val="NoSpacing"/>
            <w:numPr>
              <w:ilvl w:val="1"/>
              <w:numId w:val="12"/>
            </w:numPr>
            <w:ind w:left="1440" w:hanging="360"/>
          </w:pPr>
        </w:pPrChange>
      </w:pPr>
      <w:del w:id="1374" w:author="user" w:date="2023-07-26T12:09:00Z">
        <w:r w:rsidRPr="008304B6" w:rsidDel="00DE4988">
          <w:rPr>
            <w:strike/>
          </w:rPr>
          <w:delText>Ghez, C. et al. 1997. Discrete and continuous planning of hand movements and isometric force trajectories. Exp. Brain Res. 115: 217–233.</w:delText>
        </w:r>
      </w:del>
    </w:p>
    <w:p w14:paraId="71B01BCE" w14:textId="66F272C4" w:rsidR="00351875" w:rsidRPr="00437CD4" w:rsidDel="00DE4988" w:rsidRDefault="00351875" w:rsidP="00DE4988">
      <w:pPr>
        <w:pStyle w:val="NoSpacing"/>
        <w:bidi w:val="0"/>
        <w:rPr>
          <w:del w:id="1375" w:author="user" w:date="2023-07-26T12:09:00Z"/>
          <w:strike/>
        </w:rPr>
        <w:pPrChange w:id="1376" w:author="user" w:date="2023-07-26T12:09:00Z">
          <w:pPr>
            <w:pStyle w:val="NoSpacing"/>
            <w:numPr>
              <w:ilvl w:val="1"/>
              <w:numId w:val="12"/>
            </w:numPr>
            <w:ind w:left="1440" w:hanging="360"/>
          </w:pPr>
        </w:pPrChange>
      </w:pPr>
      <w:del w:id="1377" w:author="user" w:date="2023-07-26T12:09:00Z">
        <w:r w:rsidRPr="00437CD4" w:rsidDel="00DE4988">
          <w:rPr>
            <w:strike/>
          </w:rPr>
          <w:delText>Gallivan, J.P. &amp; C.S. Chapman. 2014. Three-dimensional reach trajectories as a probe of real-time decision-making between multiple competing targets. Front. Neurosci. 8: 215.</w:delText>
        </w:r>
      </w:del>
    </w:p>
    <w:p w14:paraId="67EBF199" w14:textId="30D99888" w:rsidR="00351875" w:rsidRPr="000C4A0E" w:rsidDel="00DE4988" w:rsidRDefault="00351875" w:rsidP="00DE4988">
      <w:pPr>
        <w:pStyle w:val="NoSpacing"/>
        <w:bidi w:val="0"/>
        <w:rPr>
          <w:del w:id="1378" w:author="user" w:date="2023-07-26T12:09:00Z"/>
          <w:strike/>
        </w:rPr>
        <w:pPrChange w:id="1379" w:author="user" w:date="2023-07-26T12:09:00Z">
          <w:pPr>
            <w:pStyle w:val="NoSpacing"/>
            <w:numPr>
              <w:numId w:val="12"/>
            </w:numPr>
            <w:ind w:left="720" w:hanging="360"/>
          </w:pPr>
        </w:pPrChange>
      </w:pPr>
      <w:del w:id="1380" w:author="user" w:date="2023-07-26T12:09:00Z">
        <w:r w:rsidRPr="000C4A0E" w:rsidDel="00DE4988">
          <w:rPr>
            <w:rFonts w:hint="cs"/>
            <w:strike/>
            <w:rtl/>
          </w:rPr>
          <w:delText xml:space="preserve">תכתוב </w:delText>
        </w:r>
        <w:r w:rsidRPr="000C4A0E" w:rsidDel="00DE4988">
          <w:rPr>
            <w:strike/>
          </w:rPr>
          <w:delText>tests</w:delText>
        </w:r>
        <w:r w:rsidRPr="000C4A0E" w:rsidDel="00DE4988">
          <w:rPr>
            <w:rFonts w:hint="cs"/>
            <w:strike/>
            <w:rtl/>
          </w:rPr>
          <w:delText xml:space="preserve"> לקוד ולפלט.</w:delText>
        </w:r>
      </w:del>
    </w:p>
    <w:p w14:paraId="61A06AF9" w14:textId="48B4CF5B" w:rsidR="00351875" w:rsidDel="00DE4988" w:rsidRDefault="00351875" w:rsidP="00DE4988">
      <w:pPr>
        <w:pStyle w:val="NoSpacing"/>
        <w:bidi w:val="0"/>
        <w:rPr>
          <w:del w:id="1381" w:author="user" w:date="2023-07-26T12:09:00Z"/>
          <w:strike/>
        </w:rPr>
        <w:pPrChange w:id="1382" w:author="user" w:date="2023-07-26T12:09:00Z">
          <w:pPr>
            <w:pStyle w:val="NoSpacing"/>
            <w:numPr>
              <w:numId w:val="12"/>
            </w:numPr>
            <w:ind w:left="720" w:hanging="360"/>
          </w:pPr>
        </w:pPrChange>
      </w:pPr>
      <w:del w:id="1383" w:author="user" w:date="2023-07-26T12:09:00Z">
        <w:r w:rsidRPr="006443A1" w:rsidDel="00DE4988">
          <w:rPr>
            <w:rFonts w:hint="cs"/>
            <w:strike/>
            <w:rtl/>
          </w:rPr>
          <w:delText xml:space="preserve">תמחק תוו עודף בקובץ </w:delText>
        </w:r>
        <w:r w:rsidDel="00DE4988">
          <w:rPr>
            <w:strike/>
          </w:rPr>
          <w:delText xml:space="preserve"> </w:delText>
        </w:r>
        <w:r w:rsidRPr="006443A1" w:rsidDel="00DE4988">
          <w:rPr>
            <w:strike/>
          </w:rPr>
          <w:delText>data</w:delText>
        </w:r>
        <w:r w:rsidRPr="006443A1" w:rsidDel="00DE4988">
          <w:rPr>
            <w:rFonts w:hint="cs"/>
            <w:strike/>
          </w:rPr>
          <w:delText xml:space="preserve"> </w:delText>
        </w:r>
        <w:r w:rsidRPr="006443A1" w:rsidDel="00DE4988">
          <w:rPr>
            <w:rFonts w:hint="cs"/>
            <w:strike/>
            <w:rtl/>
          </w:rPr>
          <w:delText>ו</w:delText>
        </w:r>
        <w:r w:rsidDel="00DE4988">
          <w:rPr>
            <w:strike/>
          </w:rPr>
          <w:delText xml:space="preserve"> </w:delText>
        </w:r>
        <w:r w:rsidRPr="006443A1" w:rsidDel="00DE4988">
          <w:rPr>
            <w:strike/>
          </w:rPr>
          <w:delText>traj</w:delText>
        </w:r>
        <w:r w:rsidRPr="006443A1" w:rsidDel="00DE4988">
          <w:rPr>
            <w:rFonts w:hint="cs"/>
            <w:strike/>
            <w:rtl/>
          </w:rPr>
          <w:delText>.</w:delText>
        </w:r>
      </w:del>
    </w:p>
    <w:p w14:paraId="6234BDFA" w14:textId="4BF6BED3" w:rsidR="00351875" w:rsidRPr="00413D61" w:rsidDel="00DE4988" w:rsidRDefault="00351875" w:rsidP="00DE4988">
      <w:pPr>
        <w:pStyle w:val="NoSpacing"/>
        <w:bidi w:val="0"/>
        <w:rPr>
          <w:del w:id="1384" w:author="user" w:date="2023-07-26T12:09:00Z"/>
          <w:strike/>
        </w:rPr>
        <w:pPrChange w:id="1385" w:author="user" w:date="2023-07-26T12:09:00Z">
          <w:pPr>
            <w:pStyle w:val="NoSpacing"/>
            <w:numPr>
              <w:numId w:val="12"/>
            </w:numPr>
            <w:ind w:left="720" w:hanging="360"/>
          </w:pPr>
        </w:pPrChange>
      </w:pPr>
      <w:del w:id="1386" w:author="user" w:date="2023-07-26T12:09:00Z">
        <w:r w:rsidRPr="006454E4" w:rsidDel="00DE4988">
          <w:rPr>
            <w:rFonts w:hint="cs"/>
            <w:strike/>
            <w:rtl/>
          </w:rPr>
          <w:delText xml:space="preserve">לייצר 10 רשימות </w:delText>
        </w:r>
        <w:r w:rsidRPr="006454E4" w:rsidDel="00DE4988">
          <w:rPr>
            <w:strike/>
          </w:rPr>
          <w:delText>trials</w:delText>
        </w:r>
        <w:r w:rsidRPr="006454E4" w:rsidDel="00DE4988">
          <w:rPr>
            <w:rFonts w:hint="cs"/>
            <w:strike/>
            <w:rtl/>
          </w:rPr>
          <w:delText xml:space="preserve"> ולבדוק שאינן זהות</w:delText>
        </w:r>
        <w:r w:rsidRPr="00636B92" w:rsidDel="00DE4988">
          <w:rPr>
            <w:rFonts w:hint="cs"/>
            <w:strike/>
            <w:rtl/>
          </w:rPr>
          <w:delText>. להגריל אחת לכ</w:delText>
        </w:r>
        <w:r w:rsidRPr="00D1174E" w:rsidDel="00DE4988">
          <w:rPr>
            <w:rFonts w:hint="cs"/>
            <w:strike/>
            <w:rtl/>
          </w:rPr>
          <w:delText>ל נבדק, כך שרשימה לא תיבחר יותר מרשימות אחרות.</w:delText>
        </w:r>
      </w:del>
    </w:p>
    <w:p w14:paraId="1C6912C3" w14:textId="260CCE74" w:rsidR="00351875" w:rsidRPr="007B2992" w:rsidDel="00DE4988" w:rsidRDefault="00351875" w:rsidP="00DE4988">
      <w:pPr>
        <w:pStyle w:val="ListParagraph"/>
        <w:bidi w:val="0"/>
        <w:ind w:left="0"/>
        <w:rPr>
          <w:del w:id="1387" w:author="user" w:date="2023-07-26T12:09:00Z"/>
          <w:strike/>
        </w:rPr>
        <w:pPrChange w:id="1388" w:author="user" w:date="2023-07-26T12:09:00Z">
          <w:pPr>
            <w:pStyle w:val="ListParagraph"/>
            <w:numPr>
              <w:numId w:val="12"/>
            </w:numPr>
            <w:ind w:hanging="360"/>
          </w:pPr>
        </w:pPrChange>
      </w:pPr>
      <w:del w:id="1389" w:author="user" w:date="2023-07-26T12:09:00Z">
        <w:r w:rsidRPr="007B2992" w:rsidDel="00DE4988">
          <w:rPr>
            <w:rFonts w:hint="cs"/>
            <w:strike/>
            <w:rtl/>
          </w:rPr>
          <w:delText>תייצר מלא טריילים ותבדוק האם יש מילים דומיננטיות.</w:delText>
        </w:r>
      </w:del>
    </w:p>
    <w:p w14:paraId="06018EBF" w14:textId="7741C54B" w:rsidR="00351875" w:rsidDel="00DE4988" w:rsidRDefault="00351875" w:rsidP="00DE4988">
      <w:pPr>
        <w:pStyle w:val="ListParagraph"/>
        <w:bidi w:val="0"/>
        <w:ind w:left="0"/>
        <w:rPr>
          <w:del w:id="1390" w:author="user" w:date="2023-07-26T12:09:00Z"/>
          <w:strike/>
        </w:rPr>
        <w:pPrChange w:id="1391" w:author="user" w:date="2023-07-26T12:09:00Z">
          <w:pPr>
            <w:pStyle w:val="ListParagraph"/>
            <w:numPr>
              <w:ilvl w:val="1"/>
              <w:numId w:val="12"/>
            </w:numPr>
            <w:ind w:left="1440" w:hanging="360"/>
          </w:pPr>
        </w:pPrChange>
      </w:pPr>
      <w:del w:id="1392" w:author="user" w:date="2023-07-26T12:09:00Z">
        <w:r w:rsidRPr="007B2992" w:rsidDel="00DE4988">
          <w:rPr>
            <w:rFonts w:hint="cs"/>
            <w:strike/>
            <w:rtl/>
          </w:rPr>
          <w:delText>ייצרתי, צריך לנתח את התוצאות</w:delText>
        </w:r>
      </w:del>
    </w:p>
    <w:p w14:paraId="04CDE8F1" w14:textId="3714CEB4" w:rsidR="00351875" w:rsidRPr="00A63FB6" w:rsidDel="00DE4988" w:rsidRDefault="00351875" w:rsidP="00DE4988">
      <w:pPr>
        <w:pStyle w:val="NoSpacing"/>
        <w:bidi w:val="0"/>
        <w:rPr>
          <w:del w:id="1393" w:author="user" w:date="2023-07-26T12:09:00Z"/>
          <w:strike/>
        </w:rPr>
        <w:pPrChange w:id="1394" w:author="user" w:date="2023-07-26T12:09:00Z">
          <w:pPr>
            <w:pStyle w:val="NoSpacing"/>
            <w:numPr>
              <w:numId w:val="12"/>
            </w:numPr>
            <w:ind w:left="720" w:hanging="360"/>
          </w:pPr>
        </w:pPrChange>
      </w:pPr>
      <w:del w:id="1395" w:author="user" w:date="2023-07-26T12:09:00Z">
        <w:r w:rsidRPr="00A63FB6" w:rsidDel="00DE4988">
          <w:rPr>
            <w:rFonts w:hint="cs"/>
            <w:strike/>
            <w:rtl/>
          </w:rPr>
          <w:delText>בהוראות תכתוב שעל נבדקים להגיב הכי מהר שהם יכולים</w:delText>
        </w:r>
      </w:del>
    </w:p>
    <w:p w14:paraId="24FB3C7C" w14:textId="099DEE7C" w:rsidR="009748BB" w:rsidRPr="00CD5107" w:rsidDel="00DE4988" w:rsidRDefault="009748BB" w:rsidP="00DE4988">
      <w:pPr>
        <w:pStyle w:val="NoSpacing"/>
        <w:bidi w:val="0"/>
        <w:rPr>
          <w:del w:id="1396" w:author="user" w:date="2023-07-26T12:09:00Z"/>
          <w:strike/>
        </w:rPr>
        <w:pPrChange w:id="1397" w:author="user" w:date="2023-07-26T12:09:00Z">
          <w:pPr>
            <w:pStyle w:val="NoSpacing"/>
            <w:numPr>
              <w:numId w:val="12"/>
            </w:numPr>
            <w:ind w:left="720" w:hanging="360"/>
          </w:pPr>
        </w:pPrChange>
      </w:pPr>
      <w:del w:id="1398" w:author="user" w:date="2023-07-26T12:09:00Z">
        <w:r w:rsidRPr="00CD5107" w:rsidDel="00DE4988">
          <w:rPr>
            <w:rFonts w:hint="cs"/>
            <w:strike/>
            <w:rtl/>
          </w:rPr>
          <w:delText>תשאל את אורי האם זה בסדר להדביק עוד בריסטול שחור על השולחן כדי לסמן לעצמך נקודת התחלה ונקודת מיקום של המסך. והאם נשאר עוד בריסטול ממה שהוא השתמש.</w:delText>
        </w:r>
      </w:del>
    </w:p>
    <w:p w14:paraId="0664C9CF" w14:textId="5400540A" w:rsidR="00750ECA" w:rsidRPr="001F4C04" w:rsidDel="00DE4988" w:rsidRDefault="00750ECA" w:rsidP="00DE4988">
      <w:pPr>
        <w:pStyle w:val="NoSpacing"/>
        <w:bidi w:val="0"/>
        <w:rPr>
          <w:del w:id="1399" w:author="user" w:date="2023-07-26T12:09:00Z"/>
          <w:strike/>
        </w:rPr>
        <w:pPrChange w:id="1400" w:author="user" w:date="2023-07-26T12:09:00Z">
          <w:pPr>
            <w:pStyle w:val="NoSpacing"/>
            <w:numPr>
              <w:numId w:val="12"/>
            </w:numPr>
            <w:ind w:left="720" w:hanging="360"/>
          </w:pPr>
        </w:pPrChange>
      </w:pPr>
      <w:del w:id="1401" w:author="user" w:date="2023-07-26T12:09:00Z">
        <w:r w:rsidRPr="001F4C04" w:rsidDel="00DE4988">
          <w:rPr>
            <w:rFonts w:hint="cs"/>
            <w:strike/>
            <w:rtl/>
          </w:rPr>
          <w:delText>תסמן מיקום של כיסא על הרצפה</w:delText>
        </w:r>
      </w:del>
    </w:p>
    <w:p w14:paraId="59C8BF93" w14:textId="6DA08A56" w:rsidR="00750ECA" w:rsidRPr="001F4C04" w:rsidDel="00DE4988" w:rsidRDefault="00750ECA" w:rsidP="00DE4988">
      <w:pPr>
        <w:pStyle w:val="NoSpacing"/>
        <w:bidi w:val="0"/>
        <w:rPr>
          <w:del w:id="1402" w:author="user" w:date="2023-07-26T12:09:00Z"/>
          <w:strike/>
        </w:rPr>
        <w:pPrChange w:id="1403" w:author="user" w:date="2023-07-26T12:09:00Z">
          <w:pPr>
            <w:pStyle w:val="NoSpacing"/>
            <w:numPr>
              <w:numId w:val="12"/>
            </w:numPr>
            <w:ind w:left="720" w:hanging="360"/>
          </w:pPr>
        </w:pPrChange>
      </w:pPr>
      <w:del w:id="1404" w:author="user" w:date="2023-07-26T12:09:00Z">
        <w:r w:rsidRPr="001F4C04" w:rsidDel="00DE4988">
          <w:rPr>
            <w:rFonts w:hint="cs"/>
            <w:strike/>
            <w:rtl/>
          </w:rPr>
          <w:delText>תמדוד מרחק עיניים ממסך ותשנה בהתאם בקוד, ואז תוודא שהמטרות נשארות בגודל נכון.</w:delText>
        </w:r>
      </w:del>
    </w:p>
    <w:p w14:paraId="26C63B79" w14:textId="568DE18B" w:rsidR="00C67949" w:rsidRPr="00B21A37" w:rsidDel="00DE4988" w:rsidRDefault="00C67949" w:rsidP="00DE4988">
      <w:pPr>
        <w:pStyle w:val="NoSpacing"/>
        <w:bidi w:val="0"/>
        <w:rPr>
          <w:del w:id="1405" w:author="user" w:date="2023-07-26T12:09:00Z"/>
          <w:strike/>
        </w:rPr>
        <w:pPrChange w:id="1406" w:author="user" w:date="2023-07-26T12:09:00Z">
          <w:pPr>
            <w:pStyle w:val="NoSpacing"/>
            <w:numPr>
              <w:numId w:val="12"/>
            </w:numPr>
            <w:ind w:left="720" w:hanging="360"/>
          </w:pPr>
        </w:pPrChange>
      </w:pPr>
      <w:del w:id="1407" w:author="user" w:date="2023-07-26T12:09:00Z">
        <w:r w:rsidRPr="00B21A37" w:rsidDel="00DE4988">
          <w:rPr>
            <w:rFonts w:hint="cs"/>
            <w:strike/>
            <w:rtl/>
          </w:rPr>
          <w:delText>תיצור מודל למסך פרספקס</w:delText>
        </w:r>
      </w:del>
    </w:p>
    <w:p w14:paraId="28A7C7BD" w14:textId="0CCE8FD6" w:rsidR="00C67949" w:rsidRPr="003C3C85" w:rsidDel="00DE4988" w:rsidRDefault="00C67949" w:rsidP="00DE4988">
      <w:pPr>
        <w:pStyle w:val="NoSpacing"/>
        <w:bidi w:val="0"/>
        <w:rPr>
          <w:del w:id="1408" w:author="user" w:date="2023-07-26T12:09:00Z"/>
          <w:strike/>
        </w:rPr>
        <w:pPrChange w:id="1409" w:author="user" w:date="2023-07-26T12:09:00Z">
          <w:pPr>
            <w:pStyle w:val="NoSpacing"/>
            <w:numPr>
              <w:numId w:val="12"/>
            </w:numPr>
            <w:ind w:left="720" w:hanging="360"/>
          </w:pPr>
        </w:pPrChange>
      </w:pPr>
      <w:del w:id="1410" w:author="user" w:date="2023-07-26T12:09:00Z">
        <w:r w:rsidRPr="003C3C85" w:rsidDel="00DE4988">
          <w:rPr>
            <w:rFonts w:hint="cs"/>
            <w:strike/>
            <w:rtl/>
          </w:rPr>
          <w:delText>מרחק בין נקודות על המסך = 20 ס"מ.</w:delText>
        </w:r>
      </w:del>
    </w:p>
    <w:p w14:paraId="47A66B83" w14:textId="5E71ECDA" w:rsidR="00C67949" w:rsidRPr="003C3C85" w:rsidDel="00DE4988" w:rsidRDefault="00C67949" w:rsidP="00DE4988">
      <w:pPr>
        <w:pStyle w:val="NoSpacing"/>
        <w:bidi w:val="0"/>
        <w:rPr>
          <w:del w:id="1411" w:author="user" w:date="2023-07-26T12:09:00Z"/>
          <w:strike/>
        </w:rPr>
        <w:pPrChange w:id="1412" w:author="user" w:date="2023-07-26T12:09:00Z">
          <w:pPr>
            <w:pStyle w:val="NoSpacing"/>
            <w:numPr>
              <w:numId w:val="12"/>
            </w:numPr>
            <w:ind w:left="720" w:hanging="360"/>
          </w:pPr>
        </w:pPrChange>
      </w:pPr>
      <w:del w:id="1413" w:author="user" w:date="2023-07-26T12:09:00Z">
        <w:r w:rsidRPr="003C3C85" w:rsidDel="00DE4988">
          <w:rPr>
            <w:rFonts w:hint="cs"/>
            <w:strike/>
            <w:rtl/>
          </w:rPr>
          <w:delText>גודל נקודה על המסך = 2 ס"מ.</w:delText>
        </w:r>
      </w:del>
    </w:p>
    <w:p w14:paraId="5F346934" w14:textId="3E6738A1" w:rsidR="00AC7B9C" w:rsidDel="00DE4988" w:rsidRDefault="00AC7B9C" w:rsidP="00DE4988">
      <w:pPr>
        <w:pStyle w:val="NoSpacing"/>
        <w:bidi w:val="0"/>
        <w:rPr>
          <w:del w:id="1414" w:author="user" w:date="2023-07-26T12:09:00Z"/>
          <w:strike/>
        </w:rPr>
        <w:pPrChange w:id="1415" w:author="user" w:date="2023-07-26T12:09:00Z">
          <w:pPr>
            <w:pStyle w:val="NoSpacing"/>
            <w:numPr>
              <w:numId w:val="12"/>
            </w:numPr>
            <w:ind w:left="720" w:hanging="360"/>
          </w:pPr>
        </w:pPrChange>
      </w:pPr>
      <w:del w:id="1416" w:author="user" w:date="2023-07-26T12:09:00Z">
        <w:r w:rsidRPr="003C3C85" w:rsidDel="00DE4988">
          <w:rPr>
            <w:rFonts w:hint="cs"/>
            <w:strike/>
            <w:rtl/>
          </w:rPr>
          <w:delText>קרב את המילים ב</w:delText>
        </w:r>
        <w:r w:rsidRPr="003C3C85" w:rsidDel="00DE4988">
          <w:rPr>
            <w:strike/>
          </w:rPr>
          <w:delText>recog</w:delText>
        </w:r>
      </w:del>
    </w:p>
    <w:p w14:paraId="1B7C0969" w14:textId="72FBE936" w:rsidR="00B61A13" w:rsidRPr="00FC078E" w:rsidDel="00DE4988" w:rsidRDefault="00B61A13" w:rsidP="00DE4988">
      <w:pPr>
        <w:pStyle w:val="NoSpacing"/>
        <w:bidi w:val="0"/>
        <w:rPr>
          <w:del w:id="1417" w:author="user" w:date="2023-07-26T12:09:00Z"/>
          <w:strike/>
        </w:rPr>
        <w:pPrChange w:id="1418" w:author="user" w:date="2023-07-26T12:09:00Z">
          <w:pPr>
            <w:pStyle w:val="NoSpacing"/>
            <w:numPr>
              <w:numId w:val="12"/>
            </w:numPr>
            <w:ind w:left="720" w:hanging="360"/>
          </w:pPr>
        </w:pPrChange>
      </w:pPr>
      <w:del w:id="1419" w:author="user" w:date="2023-07-26T12:09:00Z">
        <w:r w:rsidRPr="00FC078E" w:rsidDel="00DE4988">
          <w:rPr>
            <w:rFonts w:hint="cs"/>
            <w:strike/>
            <w:rtl/>
          </w:rPr>
          <w:delText xml:space="preserve">האם להוסיף פידבק סאונד? </w:delText>
        </w:r>
        <w:r w:rsidRPr="00FC078E" w:rsidDel="00DE4988">
          <w:rPr>
            <w:rFonts w:hint="cs"/>
            <w:b/>
            <w:bCs/>
            <w:strike/>
            <w:rtl/>
          </w:rPr>
          <w:delText>לא, דהאן לא עושה זאת ב2001.</w:delText>
        </w:r>
      </w:del>
    </w:p>
    <w:p w14:paraId="2675CEF5" w14:textId="1C630E13" w:rsidR="008B1728" w:rsidRPr="002B11BD" w:rsidDel="00DE4988" w:rsidRDefault="00C67949" w:rsidP="00DE4988">
      <w:pPr>
        <w:pStyle w:val="NoSpacing"/>
        <w:bidi w:val="0"/>
        <w:rPr>
          <w:del w:id="1420" w:author="user" w:date="2023-07-26T12:09:00Z"/>
          <w:strike/>
        </w:rPr>
        <w:pPrChange w:id="1421" w:author="user" w:date="2023-07-26T12:09:00Z">
          <w:pPr>
            <w:pStyle w:val="NoSpacing"/>
            <w:numPr>
              <w:numId w:val="12"/>
            </w:numPr>
            <w:ind w:left="720" w:hanging="360"/>
          </w:pPr>
        </w:pPrChange>
      </w:pPr>
      <w:del w:id="1422" w:author="user" w:date="2023-07-26T12:09:00Z">
        <w:r w:rsidRPr="002B11BD" w:rsidDel="00DE4988">
          <w:rPr>
            <w:rFonts w:hint="cs"/>
            <w:strike/>
            <w:rtl/>
          </w:rPr>
          <w:delText xml:space="preserve">תריץ </w:delText>
        </w:r>
        <w:r w:rsidRPr="002B11BD" w:rsidDel="00DE4988">
          <w:rPr>
            <w:strike/>
          </w:rPr>
          <w:delText>photodiode test</w:delText>
        </w:r>
        <w:r w:rsidRPr="002B11BD" w:rsidDel="00DE4988">
          <w:rPr>
            <w:rFonts w:hint="cs"/>
            <w:strike/>
            <w:rtl/>
          </w:rPr>
          <w:delText>.</w:delText>
        </w:r>
      </w:del>
    </w:p>
    <w:p w14:paraId="1BB29A76" w14:textId="1D5181A5" w:rsidR="00A83A81" w:rsidRPr="002B11BD" w:rsidDel="00DE4988" w:rsidRDefault="00A83A81" w:rsidP="00DE4988">
      <w:pPr>
        <w:pStyle w:val="NoSpacing"/>
        <w:bidi w:val="0"/>
        <w:rPr>
          <w:del w:id="1423" w:author="user" w:date="2023-07-26T12:09:00Z"/>
          <w:strike/>
        </w:rPr>
        <w:pPrChange w:id="1424" w:author="user" w:date="2023-07-26T12:09:00Z">
          <w:pPr>
            <w:pStyle w:val="NoSpacing"/>
            <w:numPr>
              <w:ilvl w:val="1"/>
              <w:numId w:val="12"/>
            </w:numPr>
            <w:ind w:left="1440" w:hanging="360"/>
          </w:pPr>
        </w:pPrChange>
      </w:pPr>
      <w:del w:id="1425" w:author="user" w:date="2023-07-26T12:09:00Z">
        <w:r w:rsidRPr="002B11BD" w:rsidDel="00DE4988">
          <w:rPr>
            <w:rFonts w:hint="cs"/>
            <w:strike/>
            <w:rtl/>
          </w:rPr>
          <w:delText>תנתח תוצאות</w:delText>
        </w:r>
      </w:del>
    </w:p>
    <w:p w14:paraId="13921356" w14:textId="33BA40DF" w:rsidR="00BB4121" w:rsidRPr="0095257B" w:rsidDel="00DE4988" w:rsidRDefault="00BB4121" w:rsidP="00DE4988">
      <w:pPr>
        <w:pStyle w:val="NoSpacing"/>
        <w:bidi w:val="0"/>
        <w:rPr>
          <w:del w:id="1426" w:author="user" w:date="2023-07-26T12:09:00Z"/>
          <w:strike/>
        </w:rPr>
        <w:pPrChange w:id="1427" w:author="user" w:date="2023-07-26T12:09:00Z">
          <w:pPr>
            <w:pStyle w:val="NoSpacing"/>
            <w:numPr>
              <w:numId w:val="12"/>
            </w:numPr>
            <w:ind w:left="720" w:hanging="360"/>
          </w:pPr>
        </w:pPrChange>
      </w:pPr>
      <w:del w:id="1428" w:author="user" w:date="2023-07-26T12:09:00Z">
        <w:r w:rsidRPr="0095257B" w:rsidDel="00DE4988">
          <w:rPr>
            <w:rFonts w:hint="cs"/>
            <w:strike/>
            <w:rtl/>
          </w:rPr>
          <w:delText>תגדיל משך אימון</w:delText>
        </w:r>
        <w:r w:rsidR="00B55D7F" w:rsidRPr="0095257B" w:rsidDel="00DE4988">
          <w:rPr>
            <w:rFonts w:hint="cs"/>
            <w:strike/>
            <w:rtl/>
          </w:rPr>
          <w:delText>.</w:delText>
        </w:r>
      </w:del>
    </w:p>
    <w:p w14:paraId="386A3783" w14:textId="35518ABC" w:rsidR="000F413C" w:rsidRPr="0095257B" w:rsidDel="00DE4988" w:rsidRDefault="000F413C" w:rsidP="00DE4988">
      <w:pPr>
        <w:pStyle w:val="NoSpacing"/>
        <w:bidi w:val="0"/>
        <w:rPr>
          <w:del w:id="1429" w:author="user" w:date="2023-07-26T12:09:00Z"/>
          <w:strike/>
        </w:rPr>
        <w:pPrChange w:id="1430" w:author="user" w:date="2023-07-26T12:09:00Z">
          <w:pPr>
            <w:pStyle w:val="NoSpacing"/>
            <w:numPr>
              <w:ilvl w:val="1"/>
              <w:numId w:val="12"/>
            </w:numPr>
            <w:ind w:left="1440" w:hanging="360"/>
          </w:pPr>
        </w:pPrChange>
      </w:pPr>
      <w:del w:id="1431" w:author="user" w:date="2023-07-26T12:09:00Z">
        <w:r w:rsidRPr="0095257B" w:rsidDel="00DE4988">
          <w:rPr>
            <w:rFonts w:hint="cs"/>
            <w:strike/>
            <w:rtl/>
          </w:rPr>
          <w:delText>תכין רשימת מילים מלאה</w:delText>
        </w:r>
      </w:del>
    </w:p>
    <w:p w14:paraId="240AE59E" w14:textId="12BC7B4F" w:rsidR="000F413C" w:rsidRPr="0095257B" w:rsidDel="00DE4988" w:rsidRDefault="000F413C" w:rsidP="00DE4988">
      <w:pPr>
        <w:pStyle w:val="NoSpacing"/>
        <w:bidi w:val="0"/>
        <w:rPr>
          <w:del w:id="1432" w:author="user" w:date="2023-07-26T12:09:00Z"/>
          <w:strike/>
        </w:rPr>
        <w:pPrChange w:id="1433" w:author="user" w:date="2023-07-26T12:09:00Z">
          <w:pPr>
            <w:pStyle w:val="NoSpacing"/>
            <w:numPr>
              <w:ilvl w:val="1"/>
              <w:numId w:val="12"/>
            </w:numPr>
            <w:ind w:left="1440" w:hanging="360"/>
          </w:pPr>
        </w:pPrChange>
      </w:pPr>
      <w:del w:id="1434" w:author="user" w:date="2023-07-26T12:09:00Z">
        <w:r w:rsidRPr="0095257B" w:rsidDel="00DE4988">
          <w:rPr>
            <w:rFonts w:hint="cs"/>
            <w:strike/>
            <w:rtl/>
          </w:rPr>
          <w:delText>תריץ עליה בדיקות</w:delText>
        </w:r>
      </w:del>
    </w:p>
    <w:p w14:paraId="6F0CE3CD" w14:textId="2DF90CF8" w:rsidR="000F413C" w:rsidRPr="002D064B" w:rsidDel="00DE4988" w:rsidRDefault="000F413C" w:rsidP="00DE4988">
      <w:pPr>
        <w:pStyle w:val="NoSpacing"/>
        <w:bidi w:val="0"/>
        <w:rPr>
          <w:del w:id="1435" w:author="user" w:date="2023-07-26T12:09:00Z"/>
          <w:strike/>
        </w:rPr>
        <w:pPrChange w:id="1436" w:author="user" w:date="2023-07-26T12:09:00Z">
          <w:pPr>
            <w:pStyle w:val="NoSpacing"/>
            <w:numPr>
              <w:ilvl w:val="1"/>
              <w:numId w:val="12"/>
            </w:numPr>
            <w:ind w:left="1440" w:hanging="360"/>
          </w:pPr>
        </w:pPrChange>
      </w:pPr>
      <w:del w:id="1437" w:author="user" w:date="2023-07-26T12:09:00Z">
        <w:r w:rsidRPr="0095257B" w:rsidDel="00DE4988">
          <w:rPr>
            <w:rFonts w:hint="cs"/>
            <w:strike/>
            <w:rtl/>
          </w:rPr>
          <w:delText xml:space="preserve">תוסיף שדה </w:delText>
        </w:r>
        <w:r w:rsidRPr="0095257B" w:rsidDel="00DE4988">
          <w:rPr>
            <w:strike/>
          </w:rPr>
          <w:delText>practice</w:delText>
        </w:r>
        <w:r w:rsidRPr="0095257B" w:rsidDel="00DE4988">
          <w:rPr>
            <w:rFonts w:hint="cs"/>
            <w:strike/>
            <w:rtl/>
          </w:rPr>
          <w:delText xml:space="preserve"> ל-</w:delText>
        </w:r>
        <w:r w:rsidRPr="0095257B" w:rsidDel="00DE4988">
          <w:rPr>
            <w:strike/>
          </w:rPr>
          <w:delText>trials</w:delText>
        </w:r>
        <w:r w:rsidRPr="0095257B" w:rsidDel="00DE4988">
          <w:rPr>
            <w:rFonts w:hint="cs"/>
            <w:strike/>
            <w:rtl/>
          </w:rPr>
          <w:delText xml:space="preserve"> וגם</w:delText>
        </w:r>
        <w:r w:rsidRPr="002D064B" w:rsidDel="00DE4988">
          <w:rPr>
            <w:rFonts w:hint="cs"/>
            <w:strike/>
            <w:rtl/>
          </w:rPr>
          <w:delText xml:space="preserve"> ל-</w:delText>
        </w:r>
        <w:r w:rsidRPr="002D064B" w:rsidDel="00DE4988">
          <w:rPr>
            <w:strike/>
          </w:rPr>
          <w:delText>traj</w:delText>
        </w:r>
      </w:del>
    </w:p>
    <w:p w14:paraId="7427786C" w14:textId="053213C7" w:rsidR="00B10354" w:rsidRPr="008445E4" w:rsidDel="00DE4988" w:rsidRDefault="00B10354" w:rsidP="00DE4988">
      <w:pPr>
        <w:pStyle w:val="NoSpacing"/>
        <w:bidi w:val="0"/>
        <w:rPr>
          <w:del w:id="1438" w:author="user" w:date="2023-07-26T12:09:00Z"/>
          <w:strike/>
        </w:rPr>
        <w:pPrChange w:id="1439" w:author="user" w:date="2023-07-26T12:09:00Z">
          <w:pPr>
            <w:pStyle w:val="NoSpacing"/>
            <w:numPr>
              <w:ilvl w:val="1"/>
              <w:numId w:val="12"/>
            </w:numPr>
            <w:ind w:left="1440" w:hanging="360"/>
          </w:pPr>
        </w:pPrChange>
      </w:pPr>
      <w:del w:id="1440" w:author="user" w:date="2023-07-26T12:09:00Z">
        <w:r w:rsidRPr="008445E4" w:rsidDel="00DE4988">
          <w:rPr>
            <w:rFonts w:hint="cs"/>
            <w:strike/>
            <w:rtl/>
          </w:rPr>
          <w:delText xml:space="preserve">תיתן </w:delText>
        </w:r>
        <w:r w:rsidR="00CE0938" w:rsidRPr="008445E4" w:rsidDel="00DE4988">
          <w:rPr>
            <w:rFonts w:hint="cs"/>
            <w:strike/>
            <w:rtl/>
          </w:rPr>
          <w:delText xml:space="preserve">ערך לשדה </w:delText>
        </w:r>
        <w:r w:rsidRPr="008445E4" w:rsidDel="00DE4988">
          <w:rPr>
            <w:strike/>
          </w:rPr>
          <w:delText>list_id</w:delText>
        </w:r>
        <w:r w:rsidRPr="008445E4" w:rsidDel="00DE4988">
          <w:rPr>
            <w:rFonts w:hint="cs"/>
            <w:strike/>
            <w:rtl/>
          </w:rPr>
          <w:delText xml:space="preserve">, </w:delText>
        </w:r>
        <w:r w:rsidRPr="008445E4" w:rsidDel="00DE4988">
          <w:rPr>
            <w:strike/>
          </w:rPr>
          <w:delText>natural left</w:delText>
        </w:r>
        <w:r w:rsidRPr="008445E4" w:rsidDel="00DE4988">
          <w:rPr>
            <w:rFonts w:hint="cs"/>
            <w:strike/>
            <w:rtl/>
          </w:rPr>
          <w:delText xml:space="preserve">, </w:delText>
        </w:r>
        <w:r w:rsidRPr="008445E4" w:rsidDel="00DE4988">
          <w:rPr>
            <w:strike/>
          </w:rPr>
          <w:delText>subnum</w:delText>
        </w:r>
        <w:r w:rsidRPr="008445E4" w:rsidDel="00DE4988">
          <w:rPr>
            <w:rFonts w:hint="cs"/>
            <w:strike/>
            <w:rtl/>
          </w:rPr>
          <w:delText xml:space="preserve"> עבור טריילים של </w:delText>
        </w:r>
        <w:r w:rsidRPr="008445E4" w:rsidDel="00DE4988">
          <w:rPr>
            <w:strike/>
          </w:rPr>
          <w:delText>practice</w:delText>
        </w:r>
        <w:r w:rsidRPr="008445E4" w:rsidDel="00DE4988">
          <w:rPr>
            <w:rFonts w:hint="cs"/>
            <w:strike/>
            <w:rtl/>
          </w:rPr>
          <w:delText>.</w:delText>
        </w:r>
      </w:del>
    </w:p>
    <w:p w14:paraId="45B79358" w14:textId="33F29339" w:rsidR="00CE0938" w:rsidDel="00DE4988" w:rsidRDefault="00CE0938" w:rsidP="00DE4988">
      <w:pPr>
        <w:pStyle w:val="NoSpacing"/>
        <w:bidi w:val="0"/>
        <w:rPr>
          <w:del w:id="1441" w:author="user" w:date="2023-07-26T12:09:00Z"/>
          <w:strike/>
        </w:rPr>
        <w:pPrChange w:id="1442" w:author="user" w:date="2023-07-26T12:09:00Z">
          <w:pPr>
            <w:pStyle w:val="NoSpacing"/>
            <w:numPr>
              <w:ilvl w:val="1"/>
              <w:numId w:val="12"/>
            </w:numPr>
            <w:ind w:left="1440" w:hanging="360"/>
          </w:pPr>
        </w:pPrChange>
      </w:pPr>
      <w:del w:id="1443" w:author="user" w:date="2023-07-26T12:09:00Z">
        <w:r w:rsidRPr="008445E4" w:rsidDel="00DE4988">
          <w:rPr>
            <w:rFonts w:hint="cs"/>
            <w:strike/>
            <w:rtl/>
          </w:rPr>
          <w:delText xml:space="preserve">תהפוך את </w:delText>
        </w:r>
        <w:r w:rsidRPr="008445E4" w:rsidDel="00DE4988">
          <w:rPr>
            <w:strike/>
          </w:rPr>
          <w:delText>runPractice</w:delText>
        </w:r>
        <w:r w:rsidRPr="008445E4" w:rsidDel="00DE4988">
          <w:rPr>
            <w:rFonts w:hint="cs"/>
            <w:strike/>
            <w:rtl/>
          </w:rPr>
          <w:delText xml:space="preserve"> ל-</w:delText>
        </w:r>
        <w:r w:rsidRPr="008445E4" w:rsidDel="00DE4988">
          <w:rPr>
            <w:strike/>
          </w:rPr>
          <w:delText>runTrials</w:delText>
        </w:r>
        <w:r w:rsidRPr="008445E4" w:rsidDel="00DE4988">
          <w:rPr>
            <w:rFonts w:hint="cs"/>
            <w:strike/>
            <w:rtl/>
          </w:rPr>
          <w:delText>.</w:delText>
        </w:r>
      </w:del>
    </w:p>
    <w:p w14:paraId="44A60C91" w14:textId="30563A0E" w:rsidR="009045C0" w:rsidRPr="0095257B" w:rsidDel="00DE4988" w:rsidRDefault="009045C0" w:rsidP="00DE4988">
      <w:pPr>
        <w:pStyle w:val="NoSpacing"/>
        <w:bidi w:val="0"/>
        <w:rPr>
          <w:del w:id="1444" w:author="user" w:date="2023-07-26T12:09:00Z"/>
          <w:strike/>
        </w:rPr>
        <w:pPrChange w:id="1445" w:author="user" w:date="2023-07-26T12:09:00Z">
          <w:pPr>
            <w:pStyle w:val="NoSpacing"/>
            <w:numPr>
              <w:ilvl w:val="1"/>
              <w:numId w:val="12"/>
            </w:numPr>
            <w:ind w:left="1440" w:hanging="360"/>
          </w:pPr>
        </w:pPrChange>
      </w:pPr>
      <w:del w:id="1446" w:author="user" w:date="2023-07-26T12:09:00Z">
        <w:r w:rsidRPr="0095257B" w:rsidDel="00DE4988">
          <w:rPr>
            <w:rFonts w:hint="cs"/>
            <w:strike/>
            <w:rtl/>
          </w:rPr>
          <w:delText xml:space="preserve">תריץ בדיקה אחרונה מהמסמך על </w:delText>
        </w:r>
        <w:r w:rsidRPr="0095257B" w:rsidDel="00DE4988">
          <w:rPr>
            <w:strike/>
          </w:rPr>
          <w:delText>practice</w:delText>
        </w:r>
        <w:r w:rsidRPr="0095257B" w:rsidDel="00DE4988">
          <w:rPr>
            <w:rFonts w:hint="cs"/>
            <w:strike/>
            <w:rtl/>
          </w:rPr>
          <w:delText>.</w:delText>
        </w:r>
      </w:del>
    </w:p>
    <w:p w14:paraId="26BD8700" w14:textId="079D25F7" w:rsidR="008445E4" w:rsidRPr="0095257B" w:rsidDel="00DE4988" w:rsidRDefault="008445E4" w:rsidP="00DE4988">
      <w:pPr>
        <w:pStyle w:val="NoSpacing"/>
        <w:bidi w:val="0"/>
        <w:rPr>
          <w:del w:id="1447" w:author="user" w:date="2023-07-26T12:09:00Z"/>
          <w:strike/>
        </w:rPr>
        <w:pPrChange w:id="1448" w:author="user" w:date="2023-07-26T12:09:00Z">
          <w:pPr>
            <w:pStyle w:val="NoSpacing"/>
            <w:numPr>
              <w:ilvl w:val="1"/>
              <w:numId w:val="12"/>
            </w:numPr>
            <w:ind w:left="1440" w:hanging="360"/>
          </w:pPr>
        </w:pPrChange>
      </w:pPr>
      <w:del w:id="1449" w:author="user" w:date="2023-07-26T12:09:00Z">
        <w:r w:rsidRPr="0095257B" w:rsidDel="00DE4988">
          <w:rPr>
            <w:rFonts w:hint="cs"/>
            <w:strike/>
            <w:rtl/>
          </w:rPr>
          <w:delText xml:space="preserve">תמחק את </w:delText>
        </w:r>
        <w:r w:rsidRPr="0095257B" w:rsidDel="00DE4988">
          <w:rPr>
            <w:strike/>
          </w:rPr>
          <w:delText>runPractice</w:delText>
        </w:r>
      </w:del>
    </w:p>
    <w:p w14:paraId="1FF9C8D2" w14:textId="4A1A5197" w:rsidR="00FE1924" w:rsidRPr="0095257B" w:rsidDel="00DE4988" w:rsidRDefault="00FE1924" w:rsidP="00DE4988">
      <w:pPr>
        <w:pStyle w:val="NoSpacing"/>
        <w:bidi w:val="0"/>
        <w:rPr>
          <w:del w:id="1450" w:author="user" w:date="2023-07-26T12:09:00Z"/>
          <w:strike/>
        </w:rPr>
        <w:pPrChange w:id="1451" w:author="user" w:date="2023-07-26T12:09:00Z">
          <w:pPr>
            <w:pStyle w:val="NoSpacing"/>
            <w:numPr>
              <w:ilvl w:val="1"/>
              <w:numId w:val="12"/>
            </w:numPr>
            <w:ind w:left="1440" w:hanging="360"/>
          </w:pPr>
        </w:pPrChange>
      </w:pPr>
      <w:del w:id="1452" w:author="user" w:date="2023-07-26T12:09:00Z">
        <w:r w:rsidRPr="0095257B" w:rsidDel="00DE4988">
          <w:rPr>
            <w:rFonts w:hint="cs"/>
            <w:strike/>
            <w:rtl/>
          </w:rPr>
          <w:delText xml:space="preserve">תערבב טריילים ככה שלא יהיה </w:delText>
        </w:r>
        <w:r w:rsidRPr="0095257B" w:rsidDel="00DE4988">
          <w:rPr>
            <w:strike/>
          </w:rPr>
          <w:delText>same</w:delText>
        </w:r>
        <w:r w:rsidRPr="0095257B" w:rsidDel="00DE4988">
          <w:rPr>
            <w:rFonts w:hint="cs"/>
            <w:strike/>
            <w:rtl/>
          </w:rPr>
          <w:delText xml:space="preserve"> </w:delText>
        </w:r>
        <w:r w:rsidR="00C7484B" w:rsidRPr="0095257B" w:rsidDel="00DE4988">
          <w:rPr>
            <w:rFonts w:hint="cs"/>
            <w:strike/>
            <w:rtl/>
          </w:rPr>
          <w:delText>בכל הטריילים הראשונים.</w:delText>
        </w:r>
      </w:del>
    </w:p>
    <w:p w14:paraId="7B780F54" w14:textId="5515E88A" w:rsidR="00A674C5" w:rsidRPr="0095257B" w:rsidDel="00DE4988" w:rsidRDefault="00A674C5" w:rsidP="00DE4988">
      <w:pPr>
        <w:pStyle w:val="NoSpacing"/>
        <w:bidi w:val="0"/>
        <w:rPr>
          <w:del w:id="1453" w:author="user" w:date="2023-07-26T12:09:00Z"/>
          <w:strike/>
        </w:rPr>
        <w:pPrChange w:id="1454" w:author="user" w:date="2023-07-26T12:09:00Z">
          <w:pPr>
            <w:pStyle w:val="NoSpacing"/>
            <w:numPr>
              <w:numId w:val="12"/>
            </w:numPr>
            <w:ind w:left="720" w:hanging="360"/>
          </w:pPr>
        </w:pPrChange>
      </w:pPr>
      <w:del w:id="1455" w:author="user" w:date="2023-07-26T12:09:00Z">
        <w:r w:rsidRPr="0095257B" w:rsidDel="00DE4988">
          <w:rPr>
            <w:rFonts w:hint="cs"/>
            <w:strike/>
            <w:rtl/>
          </w:rPr>
          <w:delText>כשאני משתמש ב-</w:delText>
        </w:r>
        <w:r w:rsidRPr="0095257B" w:rsidDel="00DE4988">
          <w:rPr>
            <w:strike/>
          </w:rPr>
          <w:delText>xlsx</w:delText>
        </w:r>
        <w:r w:rsidRPr="0095257B" w:rsidDel="00DE4988">
          <w:rPr>
            <w:rFonts w:hint="cs"/>
            <w:strike/>
            <w:rtl/>
          </w:rPr>
          <w:delText xml:space="preserve"> אז ה-</w:delText>
        </w:r>
        <w:r w:rsidRPr="0095257B" w:rsidDel="00DE4988">
          <w:rPr>
            <w:strike/>
          </w:rPr>
          <w:delText>copy</w:delText>
        </w:r>
        <w:r w:rsidRPr="0095257B" w:rsidDel="00DE4988">
          <w:rPr>
            <w:rFonts w:hint="cs"/>
            <w:strike/>
            <w:rtl/>
          </w:rPr>
          <w:delText xml:space="preserve"> של ווינדוס לא שומר כמו שצריך את הקובץ. ואז אי אפשר לפתוח אותו.</w:delText>
        </w:r>
      </w:del>
    </w:p>
    <w:p w14:paraId="25DF3B98" w14:textId="1790B3DB" w:rsidR="00456E6B" w:rsidRPr="0095257B" w:rsidDel="00DE4988" w:rsidRDefault="00456E6B" w:rsidP="00DE4988">
      <w:pPr>
        <w:pStyle w:val="NoSpacing"/>
        <w:bidi w:val="0"/>
        <w:rPr>
          <w:del w:id="1456" w:author="user" w:date="2023-07-26T12:09:00Z"/>
          <w:strike/>
        </w:rPr>
        <w:pPrChange w:id="1457" w:author="user" w:date="2023-07-26T12:09:00Z">
          <w:pPr>
            <w:pStyle w:val="NoSpacing"/>
            <w:numPr>
              <w:numId w:val="12"/>
            </w:numPr>
            <w:ind w:left="720" w:hanging="360"/>
          </w:pPr>
        </w:pPrChange>
      </w:pPr>
      <w:del w:id="1458" w:author="user" w:date="2023-07-26T12:09:00Z">
        <w:r w:rsidRPr="0095257B" w:rsidDel="00DE4988">
          <w:rPr>
            <w:rFonts w:hint="cs"/>
            <w:strike/>
            <w:rtl/>
          </w:rPr>
          <w:delText xml:space="preserve">תריץ ניסוי קצר על עצמך ותבדוק שהפלט נשמר ושאין </w:delText>
        </w:r>
        <w:r w:rsidRPr="0095257B" w:rsidDel="00DE4988">
          <w:rPr>
            <w:strike/>
          </w:rPr>
          <w:delText>bad char</w:delText>
        </w:r>
        <w:r w:rsidRPr="0095257B" w:rsidDel="00DE4988">
          <w:rPr>
            <w:rFonts w:hint="cs"/>
            <w:strike/>
            <w:rtl/>
          </w:rPr>
          <w:delText>.</w:delText>
        </w:r>
      </w:del>
    </w:p>
    <w:p w14:paraId="7CA6645E" w14:textId="09BF66DA" w:rsidR="00A01E68" w:rsidRPr="0095257B" w:rsidDel="00DE4988" w:rsidRDefault="00A01E68" w:rsidP="00DE4988">
      <w:pPr>
        <w:pStyle w:val="NoSpacing"/>
        <w:bidi w:val="0"/>
        <w:rPr>
          <w:del w:id="1459" w:author="user" w:date="2023-07-26T12:09:00Z"/>
          <w:strike/>
        </w:rPr>
        <w:pPrChange w:id="1460" w:author="user" w:date="2023-07-26T12:09:00Z">
          <w:pPr>
            <w:pStyle w:val="NoSpacing"/>
            <w:numPr>
              <w:ilvl w:val="1"/>
              <w:numId w:val="12"/>
            </w:numPr>
            <w:ind w:left="1440" w:hanging="360"/>
          </w:pPr>
        </w:pPrChange>
      </w:pPr>
      <w:del w:id="1461" w:author="user" w:date="2023-07-26T12:09:00Z">
        <w:r w:rsidRPr="0095257B" w:rsidDel="00DE4988">
          <w:rPr>
            <w:rFonts w:hint="cs"/>
            <w:strike/>
            <w:rtl/>
          </w:rPr>
          <w:delText>תבדוק שהתיעוד של המסכות נשמר כראוי בפלט של הניסוי</w:delText>
        </w:r>
        <w:r w:rsidR="009B2698" w:rsidRPr="0095257B" w:rsidDel="00DE4988">
          <w:rPr>
            <w:rFonts w:hint="cs"/>
            <w:strike/>
            <w:rtl/>
          </w:rPr>
          <w:delText>.</w:delText>
        </w:r>
      </w:del>
    </w:p>
    <w:p w14:paraId="72818342" w14:textId="4215076B" w:rsidR="008E2DE2" w:rsidRPr="00977F0F" w:rsidDel="00DE4988" w:rsidRDefault="008E2DE2" w:rsidP="00DE4988">
      <w:pPr>
        <w:pStyle w:val="NoSpacing"/>
        <w:bidi w:val="0"/>
        <w:rPr>
          <w:del w:id="1462" w:author="user" w:date="2023-07-26T12:09:00Z"/>
          <w:strike/>
        </w:rPr>
        <w:pPrChange w:id="1463" w:author="user" w:date="2023-07-26T12:09:00Z">
          <w:pPr>
            <w:pStyle w:val="NoSpacing"/>
            <w:numPr>
              <w:numId w:val="12"/>
            </w:numPr>
            <w:ind w:left="720" w:hanging="360"/>
          </w:pPr>
        </w:pPrChange>
      </w:pPr>
      <w:del w:id="1464" w:author="user" w:date="2023-07-26T12:09:00Z">
        <w:r w:rsidRPr="00977F0F" w:rsidDel="00DE4988">
          <w:rPr>
            <w:rFonts w:hint="cs"/>
            <w:strike/>
            <w:rtl/>
          </w:rPr>
          <w:delText>תריץ ניסוי ותעצור באמצע (</w:delText>
        </w:r>
        <w:r w:rsidRPr="00977F0F" w:rsidDel="00DE4988">
          <w:rPr>
            <w:strike/>
          </w:rPr>
          <w:delText>esc</w:delText>
        </w:r>
        <w:r w:rsidRPr="00977F0F" w:rsidDel="00DE4988">
          <w:rPr>
            <w:rFonts w:hint="cs"/>
            <w:strike/>
            <w:rtl/>
          </w:rPr>
          <w:delText xml:space="preserve"> ב-</w:delText>
        </w:r>
        <w:r w:rsidRPr="00977F0F" w:rsidDel="00DE4988">
          <w:rPr>
            <w:rFonts w:hint="cs"/>
            <w:strike/>
          </w:rPr>
          <w:delText>PAS</w:delText>
        </w:r>
        <w:r w:rsidRPr="00977F0F" w:rsidDel="00DE4988">
          <w:rPr>
            <w:rFonts w:hint="cs"/>
            <w:strike/>
            <w:rtl/>
          </w:rPr>
          <w:delText>) ותוודא שה-</w:delText>
        </w:r>
        <w:r w:rsidRPr="00977F0F" w:rsidDel="00DE4988">
          <w:rPr>
            <w:strike/>
          </w:rPr>
          <w:delText>data</w:delText>
        </w:r>
        <w:r w:rsidRPr="00977F0F" w:rsidDel="00DE4988">
          <w:rPr>
            <w:rFonts w:hint="cs"/>
            <w:strike/>
            <w:rtl/>
          </w:rPr>
          <w:delText xml:space="preserve"> של הנבדק נשמר ושאין </w:delText>
        </w:r>
        <w:r w:rsidRPr="00977F0F" w:rsidDel="00DE4988">
          <w:rPr>
            <w:strike/>
          </w:rPr>
          <w:delText>bad char</w:delText>
        </w:r>
        <w:r w:rsidRPr="00977F0F" w:rsidDel="00DE4988">
          <w:rPr>
            <w:rFonts w:hint="cs"/>
            <w:strike/>
            <w:rtl/>
          </w:rPr>
          <w:delText>.</w:delText>
        </w:r>
      </w:del>
    </w:p>
    <w:p w14:paraId="3E761E83" w14:textId="5FC8B1D2" w:rsidR="00C72466" w:rsidRPr="008411FB" w:rsidDel="00DE4988" w:rsidRDefault="00C72466" w:rsidP="00DE4988">
      <w:pPr>
        <w:pStyle w:val="NoSpacing"/>
        <w:bidi w:val="0"/>
        <w:rPr>
          <w:del w:id="1465" w:author="user" w:date="2023-07-26T12:09:00Z"/>
          <w:strike/>
        </w:rPr>
        <w:pPrChange w:id="1466" w:author="user" w:date="2023-07-26T12:09:00Z">
          <w:pPr>
            <w:pStyle w:val="NoSpacing"/>
            <w:numPr>
              <w:numId w:val="12"/>
            </w:numPr>
            <w:ind w:left="720" w:hanging="360"/>
          </w:pPr>
        </w:pPrChange>
      </w:pPr>
      <w:del w:id="1467" w:author="user" w:date="2023-07-26T12:09:00Z">
        <w:r w:rsidRPr="008411FB" w:rsidDel="00DE4988">
          <w:rPr>
            <w:rFonts w:hint="cs"/>
            <w:strike/>
            <w:rtl/>
          </w:rPr>
          <w:delText>תריץ ניסוי על עצמך.</w:delText>
        </w:r>
      </w:del>
    </w:p>
    <w:p w14:paraId="60C6C076" w14:textId="01770E89" w:rsidR="000E0DD2" w:rsidDel="00DE4988" w:rsidRDefault="000E0DD2" w:rsidP="00DE4988">
      <w:pPr>
        <w:pStyle w:val="NoSpacing"/>
        <w:bidi w:val="0"/>
        <w:rPr>
          <w:del w:id="1468" w:author="user" w:date="2023-07-26T12:09:00Z"/>
          <w:strike/>
        </w:rPr>
        <w:pPrChange w:id="1469" w:author="user" w:date="2023-07-26T12:09:00Z">
          <w:pPr>
            <w:pStyle w:val="NoSpacing"/>
            <w:numPr>
              <w:numId w:val="12"/>
            </w:numPr>
            <w:ind w:left="720" w:hanging="360"/>
          </w:pPr>
        </w:pPrChange>
      </w:pPr>
      <w:del w:id="1470" w:author="user" w:date="2023-07-26T12:09:00Z">
        <w:r w:rsidRPr="008411FB" w:rsidDel="00DE4988">
          <w:rPr>
            <w:rFonts w:hint="cs"/>
            <w:strike/>
            <w:rtl/>
          </w:rPr>
          <w:delText>תריץ טסטים על הקוד.</w:delText>
        </w:r>
      </w:del>
    </w:p>
    <w:p w14:paraId="0F43D853" w14:textId="64D7173F" w:rsidR="00B36F00" w:rsidDel="00DE4988" w:rsidRDefault="00B36F00" w:rsidP="00DE4988">
      <w:pPr>
        <w:pStyle w:val="NoSpacing"/>
        <w:bidi w:val="0"/>
        <w:rPr>
          <w:del w:id="1471" w:author="user" w:date="2023-07-26T12:09:00Z"/>
          <w:strike/>
        </w:rPr>
        <w:pPrChange w:id="1472" w:author="user" w:date="2023-07-26T12:09:00Z">
          <w:pPr>
            <w:pStyle w:val="NoSpacing"/>
            <w:numPr>
              <w:numId w:val="12"/>
            </w:numPr>
            <w:ind w:left="720" w:hanging="360"/>
          </w:pPr>
        </w:pPrChange>
      </w:pPr>
      <w:del w:id="1473" w:author="user" w:date="2023-07-26T12:09:00Z">
        <w:r w:rsidRPr="008411FB" w:rsidDel="00DE4988">
          <w:rPr>
            <w:rFonts w:hint="cs"/>
            <w:strike/>
            <w:rtl/>
          </w:rPr>
          <w:delText>תעשה נוהל כלשהו לווידוא שהמרחק מהמסך נשאר קבוע בין נבדקים.</w:delText>
        </w:r>
      </w:del>
    </w:p>
    <w:p w14:paraId="6E520E6D" w14:textId="24EEBED5" w:rsidR="006E53D1" w:rsidRPr="006E53D1" w:rsidDel="00DE4988" w:rsidRDefault="006E53D1" w:rsidP="00DE4988">
      <w:pPr>
        <w:pStyle w:val="NoSpacing"/>
        <w:bidi w:val="0"/>
        <w:rPr>
          <w:del w:id="1474" w:author="user" w:date="2023-07-26T12:09:00Z"/>
          <w:strike/>
        </w:rPr>
        <w:pPrChange w:id="1475" w:author="user" w:date="2023-07-26T12:09:00Z">
          <w:pPr>
            <w:pStyle w:val="NoSpacing"/>
            <w:numPr>
              <w:numId w:val="12"/>
            </w:numPr>
            <w:ind w:left="720" w:hanging="360"/>
          </w:pPr>
        </w:pPrChange>
      </w:pPr>
      <w:del w:id="1476" w:author="user" w:date="2023-07-26T12:09:00Z">
        <w:r w:rsidRPr="006E53D1" w:rsidDel="00DE4988">
          <w:rPr>
            <w:rFonts w:hint="cs"/>
            <w:strike/>
            <w:rtl/>
          </w:rPr>
          <w:delText xml:space="preserve">תוסיף ציור </w:delText>
        </w:r>
        <w:r w:rsidRPr="006E53D1" w:rsidDel="00DE4988">
          <w:rPr>
            <w:strike/>
          </w:rPr>
          <w:delText>flow</w:delText>
        </w:r>
        <w:r w:rsidRPr="006E53D1" w:rsidDel="00DE4988">
          <w:rPr>
            <w:rFonts w:hint="cs"/>
            <w:strike/>
            <w:rtl/>
          </w:rPr>
          <w:delText xml:space="preserve"> של הקוד, יענו מתחיל מ-</w:delText>
        </w:r>
        <w:r w:rsidRPr="006E53D1" w:rsidDel="00DE4988">
          <w:rPr>
            <w:strike/>
          </w:rPr>
          <w:delText>experiment</w:delText>
        </w:r>
        <w:r w:rsidRPr="006E53D1" w:rsidDel="00DE4988">
          <w:rPr>
            <w:rFonts w:hint="cs"/>
            <w:strike/>
            <w:rtl/>
          </w:rPr>
          <w:delText>, ואז ל-</w:delText>
        </w:r>
        <w:r w:rsidRPr="006E53D1" w:rsidDel="00DE4988">
          <w:rPr>
            <w:strike/>
          </w:rPr>
          <w:delText>main</w:delText>
        </w:r>
        <w:r w:rsidRPr="006E53D1" w:rsidDel="00DE4988">
          <w:rPr>
            <w:rFonts w:hint="cs"/>
            <w:strike/>
            <w:rtl/>
          </w:rPr>
          <w:delText xml:space="preserve"> והלאה והלאה.</w:delText>
        </w:r>
      </w:del>
    </w:p>
    <w:p w14:paraId="350A002C" w14:textId="2186E995" w:rsidR="001C7E63" w:rsidRPr="001A5C86" w:rsidDel="00DE4988" w:rsidRDefault="001C7E63" w:rsidP="00DE4988">
      <w:pPr>
        <w:pStyle w:val="NoSpacing"/>
        <w:bidi w:val="0"/>
        <w:rPr>
          <w:del w:id="1477" w:author="user" w:date="2023-07-26T12:09:00Z"/>
          <w:strike/>
        </w:rPr>
        <w:pPrChange w:id="1478" w:author="user" w:date="2023-07-26T12:09:00Z">
          <w:pPr>
            <w:pStyle w:val="NoSpacing"/>
            <w:numPr>
              <w:numId w:val="12"/>
            </w:numPr>
            <w:ind w:left="720" w:hanging="360"/>
          </w:pPr>
        </w:pPrChange>
      </w:pPr>
      <w:del w:id="1479" w:author="user" w:date="2023-07-26T12:09:00Z">
        <w:r w:rsidRPr="001A5C86" w:rsidDel="00DE4988">
          <w:rPr>
            <w:rFonts w:hint="cs"/>
            <w:strike/>
            <w:rtl/>
          </w:rPr>
          <w:delText>תחזיר מצלמות נוספות.</w:delText>
        </w:r>
      </w:del>
    </w:p>
    <w:p w14:paraId="5BB56589" w14:textId="6E410352" w:rsidR="001C7E63" w:rsidRPr="001A5C86" w:rsidDel="00DE4988" w:rsidRDefault="001C7E63" w:rsidP="00DE4988">
      <w:pPr>
        <w:pStyle w:val="NoSpacing"/>
        <w:bidi w:val="0"/>
        <w:rPr>
          <w:del w:id="1480" w:author="user" w:date="2023-07-26T12:09:00Z"/>
          <w:strike/>
        </w:rPr>
        <w:pPrChange w:id="1481" w:author="user" w:date="2023-07-26T12:09:00Z">
          <w:pPr>
            <w:pStyle w:val="NoSpacing"/>
            <w:numPr>
              <w:numId w:val="12"/>
            </w:numPr>
            <w:ind w:left="720" w:hanging="360"/>
          </w:pPr>
        </w:pPrChange>
      </w:pPr>
      <w:del w:id="1482" w:author="user" w:date="2023-07-26T12:09:00Z">
        <w:r w:rsidRPr="001A5C86" w:rsidDel="00DE4988">
          <w:rPr>
            <w:rFonts w:hint="cs"/>
            <w:strike/>
            <w:rtl/>
          </w:rPr>
          <w:delText>תעשה שוב קליברציה.</w:delText>
        </w:r>
      </w:del>
    </w:p>
    <w:p w14:paraId="1441B0E7" w14:textId="022CFA02" w:rsidR="00E062E5" w:rsidRPr="001A5C86" w:rsidDel="00DE4988" w:rsidRDefault="00E062E5" w:rsidP="00DE4988">
      <w:pPr>
        <w:pStyle w:val="NoSpacing"/>
        <w:bidi w:val="0"/>
        <w:rPr>
          <w:del w:id="1483" w:author="user" w:date="2023-07-26T12:09:00Z"/>
          <w:strike/>
        </w:rPr>
        <w:pPrChange w:id="1484" w:author="user" w:date="2023-07-26T12:09:00Z">
          <w:pPr>
            <w:pStyle w:val="NoSpacing"/>
            <w:numPr>
              <w:numId w:val="12"/>
            </w:numPr>
            <w:ind w:left="720" w:hanging="360"/>
          </w:pPr>
        </w:pPrChange>
      </w:pPr>
      <w:del w:id="1485" w:author="user" w:date="2023-07-26T12:09:00Z">
        <w:r w:rsidRPr="001A5C86" w:rsidDel="00DE4988">
          <w:rPr>
            <w:rFonts w:hint="cs"/>
            <w:strike/>
            <w:rtl/>
          </w:rPr>
          <w:delText>תכין נקודת התחלה נקודת התחלה במרחק 30-40 ס"מ מהמסך.</w:delText>
        </w:r>
      </w:del>
    </w:p>
    <w:p w14:paraId="68DB2CA9" w14:textId="74234025" w:rsidR="00E062E5" w:rsidRPr="001A5C86" w:rsidDel="00DE4988" w:rsidRDefault="00E062E5" w:rsidP="00DE4988">
      <w:pPr>
        <w:pStyle w:val="NoSpacing"/>
        <w:bidi w:val="0"/>
        <w:rPr>
          <w:del w:id="1486" w:author="user" w:date="2023-07-26T12:09:00Z"/>
          <w:strike/>
        </w:rPr>
        <w:pPrChange w:id="1487" w:author="user" w:date="2023-07-26T12:09:00Z">
          <w:pPr>
            <w:pStyle w:val="NoSpacing"/>
            <w:numPr>
              <w:numId w:val="12"/>
            </w:numPr>
            <w:ind w:left="720" w:hanging="360"/>
          </w:pPr>
        </w:pPrChange>
      </w:pPr>
      <w:del w:id="1488" w:author="user" w:date="2023-07-26T12:09:00Z">
        <w:r w:rsidRPr="001A5C86" w:rsidDel="00DE4988">
          <w:rPr>
            <w:rFonts w:hint="cs"/>
            <w:strike/>
            <w:rtl/>
          </w:rPr>
          <w:delText>תקצר את הזמן בו נבדקים יכולים להגיב.</w:delText>
        </w:r>
      </w:del>
    </w:p>
    <w:p w14:paraId="455D4BDD" w14:textId="00AAF74C" w:rsidR="00E062E5" w:rsidRPr="001A5C86" w:rsidDel="00DE4988" w:rsidRDefault="00E062E5" w:rsidP="00DE4988">
      <w:pPr>
        <w:pStyle w:val="NoSpacing"/>
        <w:bidi w:val="0"/>
        <w:rPr>
          <w:del w:id="1489" w:author="user" w:date="2023-07-26T12:09:00Z"/>
          <w:strike/>
        </w:rPr>
        <w:pPrChange w:id="1490" w:author="user" w:date="2023-07-26T12:09:00Z">
          <w:pPr>
            <w:pStyle w:val="NoSpacing"/>
            <w:numPr>
              <w:ilvl w:val="1"/>
              <w:numId w:val="12"/>
            </w:numPr>
            <w:ind w:left="1440" w:hanging="360"/>
          </w:pPr>
        </w:pPrChange>
      </w:pPr>
      <w:del w:id="1491" w:author="user" w:date="2023-07-26T12:09:00Z">
        <w:r w:rsidRPr="001A5C86" w:rsidDel="00DE4988">
          <w:rPr>
            <w:rFonts w:hint="cs"/>
            <w:strike/>
            <w:rtl/>
          </w:rPr>
          <w:delText>תוודא שהזמן הקצר ששמת ל-</w:delText>
        </w:r>
        <w:r w:rsidRPr="001A5C86" w:rsidDel="00DE4988">
          <w:rPr>
            <w:strike/>
          </w:rPr>
          <w:delText>categor</w:delText>
        </w:r>
        <w:r w:rsidRPr="001A5C86" w:rsidDel="00DE4988">
          <w:rPr>
            <w:rFonts w:hint="cs"/>
            <w:strike/>
            <w:rtl/>
          </w:rPr>
          <w:delText xml:space="preserve"> ול-</w:delText>
        </w:r>
        <w:r w:rsidRPr="001A5C86" w:rsidDel="00DE4988">
          <w:rPr>
            <w:strike/>
          </w:rPr>
          <w:delText>recog</w:delText>
        </w:r>
        <w:r w:rsidRPr="001A5C86" w:rsidDel="00DE4988">
          <w:rPr>
            <w:rFonts w:hint="cs"/>
            <w:strike/>
            <w:rtl/>
          </w:rPr>
          <w:delText xml:space="preserve"> אינו קצר מדי.</w:delText>
        </w:r>
      </w:del>
    </w:p>
    <w:p w14:paraId="2855C069" w14:textId="3271D709" w:rsidR="00533A5C" w:rsidRPr="001A5C86" w:rsidDel="00DE4988" w:rsidRDefault="00533A5C" w:rsidP="00DE4988">
      <w:pPr>
        <w:pStyle w:val="NoSpacing"/>
        <w:bidi w:val="0"/>
        <w:rPr>
          <w:del w:id="1492" w:author="user" w:date="2023-07-26T12:09:00Z"/>
          <w:strike/>
        </w:rPr>
        <w:pPrChange w:id="1493" w:author="user" w:date="2023-07-26T12:09:00Z">
          <w:pPr>
            <w:pStyle w:val="NoSpacing"/>
            <w:numPr>
              <w:ilvl w:val="1"/>
              <w:numId w:val="12"/>
            </w:numPr>
            <w:ind w:left="1440" w:hanging="360"/>
          </w:pPr>
        </w:pPrChange>
      </w:pPr>
      <w:del w:id="1494" w:author="user" w:date="2023-07-26T12:09:00Z">
        <w:r w:rsidRPr="001A5C86" w:rsidDel="00DE4988">
          <w:rPr>
            <w:rFonts w:hint="cs"/>
            <w:strike/>
            <w:rtl/>
          </w:rPr>
          <w:delText xml:space="preserve">צריך להאריך את הזמן של </w:delText>
        </w:r>
        <w:r w:rsidRPr="001A5C86" w:rsidDel="00DE4988">
          <w:rPr>
            <w:strike/>
          </w:rPr>
          <w:delText>recog</w:delText>
        </w:r>
        <w:r w:rsidRPr="001A5C86" w:rsidDel="00DE4988">
          <w:rPr>
            <w:rFonts w:hint="cs"/>
            <w:strike/>
            <w:rtl/>
          </w:rPr>
          <w:delText>.</w:delText>
        </w:r>
      </w:del>
    </w:p>
    <w:p w14:paraId="5E26C380" w14:textId="1AEE1996" w:rsidR="00533A5C" w:rsidRPr="001A5C86" w:rsidDel="00DE4988" w:rsidRDefault="00533A5C" w:rsidP="00DE4988">
      <w:pPr>
        <w:pStyle w:val="NoSpacing"/>
        <w:bidi w:val="0"/>
        <w:rPr>
          <w:del w:id="1495" w:author="user" w:date="2023-07-26T12:09:00Z"/>
          <w:strike/>
        </w:rPr>
        <w:pPrChange w:id="1496" w:author="user" w:date="2023-07-26T12:09:00Z">
          <w:pPr>
            <w:pStyle w:val="NoSpacing"/>
            <w:numPr>
              <w:numId w:val="12"/>
            </w:numPr>
            <w:ind w:left="720" w:hanging="360"/>
          </w:pPr>
        </w:pPrChange>
      </w:pPr>
      <w:del w:id="1497" w:author="user" w:date="2023-07-26T12:09:00Z">
        <w:r w:rsidRPr="001A5C86" w:rsidDel="00DE4988">
          <w:rPr>
            <w:rFonts w:hint="cs"/>
            <w:strike/>
            <w:rtl/>
          </w:rPr>
          <w:delText>יש שוב פעם בעיה עם המסכות, הוא קורא במקום המסכה תמונה אחרת.</w:delText>
        </w:r>
      </w:del>
    </w:p>
    <w:p w14:paraId="37FC8675" w14:textId="7CCC4FC7" w:rsidR="00816C8D" w:rsidRPr="005E2C10" w:rsidDel="00DE4988" w:rsidRDefault="00816C8D" w:rsidP="00DE4988">
      <w:pPr>
        <w:pStyle w:val="NoSpacing"/>
        <w:bidi w:val="0"/>
        <w:rPr>
          <w:del w:id="1498" w:author="user" w:date="2023-07-26T12:09:00Z"/>
          <w:strike/>
        </w:rPr>
        <w:pPrChange w:id="1499" w:author="user" w:date="2023-07-26T12:09:00Z">
          <w:pPr>
            <w:pStyle w:val="NoSpacing"/>
            <w:numPr>
              <w:numId w:val="12"/>
            </w:numPr>
            <w:ind w:left="720" w:hanging="360"/>
          </w:pPr>
        </w:pPrChange>
      </w:pPr>
      <w:del w:id="1500" w:author="user" w:date="2023-07-26T12:09:00Z">
        <w:r w:rsidRPr="005E2C10" w:rsidDel="00DE4988">
          <w:rPr>
            <w:rFonts w:hint="cs"/>
            <w:strike/>
            <w:rtl/>
          </w:rPr>
          <w:delText>הניסוי קורס משום מה, הוא לא מצליח לפתוח קובץ ב-</w:delText>
        </w:r>
        <w:r w:rsidRPr="005E2C10" w:rsidDel="00DE4988">
          <w:rPr>
            <w:strike/>
          </w:rPr>
          <w:delText>fread</w:delText>
        </w:r>
        <w:r w:rsidRPr="005E2C10" w:rsidDel="00DE4988">
          <w:rPr>
            <w:rFonts w:hint="cs"/>
            <w:strike/>
            <w:rtl/>
          </w:rPr>
          <w:delText xml:space="preserve"> כשהוא מנסה לשמור לקובץ. אולי יש </w:delText>
        </w:r>
        <w:r w:rsidRPr="005E2C10" w:rsidDel="00DE4988">
          <w:rPr>
            <w:strike/>
          </w:rPr>
          <w:delText>error</w:delText>
        </w:r>
        <w:r w:rsidRPr="005E2C10" w:rsidDel="00DE4988">
          <w:rPr>
            <w:rFonts w:hint="cs"/>
            <w:strike/>
            <w:rtl/>
          </w:rPr>
          <w:delText xml:space="preserve"> לפני זה, כנראה זו הבעיה.</w:delText>
        </w:r>
      </w:del>
    </w:p>
    <w:p w14:paraId="0C75A71A" w14:textId="13E45B82" w:rsidR="007D2815" w:rsidRPr="005E2C10" w:rsidDel="00DE4988" w:rsidRDefault="007D2815" w:rsidP="00DE4988">
      <w:pPr>
        <w:pStyle w:val="NoSpacing"/>
        <w:bidi w:val="0"/>
        <w:rPr>
          <w:del w:id="1501" w:author="user" w:date="2023-07-26T12:09:00Z"/>
          <w:strike/>
        </w:rPr>
        <w:pPrChange w:id="1502" w:author="user" w:date="2023-07-26T12:09:00Z">
          <w:pPr>
            <w:pStyle w:val="NoSpacing"/>
            <w:numPr>
              <w:numId w:val="12"/>
            </w:numPr>
            <w:ind w:left="720" w:hanging="360"/>
          </w:pPr>
        </w:pPrChange>
      </w:pPr>
      <w:del w:id="1503" w:author="user" w:date="2023-07-26T12:09:00Z">
        <w:r w:rsidRPr="005E2C10" w:rsidDel="00DE4988">
          <w:rPr>
            <w:rFonts w:hint="cs"/>
            <w:strike/>
            <w:rtl/>
          </w:rPr>
          <w:delText>תביא מסקנטייפ ל</w:delText>
        </w:r>
        <w:r w:rsidR="007A349F" w:rsidRPr="005E2C10" w:rsidDel="00DE4988">
          <w:rPr>
            <w:rFonts w:hint="cs"/>
            <w:strike/>
            <w:rtl/>
          </w:rPr>
          <w:delText>כ</w:delText>
        </w:r>
        <w:r w:rsidRPr="005E2C10" w:rsidDel="00DE4988">
          <w:rPr>
            <w:rFonts w:hint="cs"/>
            <w:strike/>
            <w:rtl/>
          </w:rPr>
          <w:delText>סות חלקים נוצצים בכיסא.</w:delText>
        </w:r>
      </w:del>
    </w:p>
    <w:p w14:paraId="7767BDE4" w14:textId="5B4024DB" w:rsidR="00A93235" w:rsidDel="00DE4988" w:rsidRDefault="00A93235" w:rsidP="00DE4988">
      <w:pPr>
        <w:pStyle w:val="NoSpacing"/>
        <w:bidi w:val="0"/>
        <w:rPr>
          <w:del w:id="1504" w:author="user" w:date="2023-07-26T12:09:00Z"/>
          <w:strike/>
        </w:rPr>
        <w:pPrChange w:id="1505" w:author="user" w:date="2023-07-26T12:09:00Z">
          <w:pPr>
            <w:pStyle w:val="NoSpacing"/>
            <w:numPr>
              <w:numId w:val="12"/>
            </w:numPr>
            <w:ind w:left="720" w:hanging="360"/>
          </w:pPr>
        </w:pPrChange>
      </w:pPr>
      <w:del w:id="1506" w:author="user" w:date="2023-07-26T12:09:00Z">
        <w:r w:rsidRPr="001A5C86" w:rsidDel="00DE4988">
          <w:rPr>
            <w:rFonts w:hint="cs"/>
            <w:strike/>
            <w:rtl/>
          </w:rPr>
          <w:delText>תריץ עד טרייל 72 כדי לבדוק האם יש בעיה בתזמון של טרייל 38 ו72.</w:delText>
        </w:r>
      </w:del>
    </w:p>
    <w:p w14:paraId="0ECBE440" w14:textId="22806A21" w:rsidR="001A5C86" w:rsidRPr="00C371E4" w:rsidDel="00DE4988" w:rsidRDefault="001A5C86" w:rsidP="00DE4988">
      <w:pPr>
        <w:pStyle w:val="NoSpacing"/>
        <w:bidi w:val="0"/>
        <w:rPr>
          <w:del w:id="1507" w:author="user" w:date="2023-07-26T12:09:00Z"/>
          <w:strike/>
        </w:rPr>
        <w:pPrChange w:id="1508" w:author="user" w:date="2023-07-26T12:09:00Z">
          <w:pPr>
            <w:pStyle w:val="NoSpacing"/>
            <w:numPr>
              <w:ilvl w:val="1"/>
              <w:numId w:val="12"/>
            </w:numPr>
            <w:ind w:left="1440" w:hanging="360"/>
          </w:pPr>
        </w:pPrChange>
      </w:pPr>
      <w:del w:id="1509" w:author="user" w:date="2023-07-26T12:09:00Z">
        <w:r w:rsidRPr="00C371E4" w:rsidDel="00DE4988">
          <w:rPr>
            <w:rFonts w:hint="cs"/>
            <w:strike/>
            <w:rtl/>
          </w:rPr>
          <w:delText>הבעיה קיימת אך לא בטריילים ספציפיים.</w:delText>
        </w:r>
      </w:del>
    </w:p>
    <w:p w14:paraId="0A8D7DED" w14:textId="5F4016D5" w:rsidR="00B36F00" w:rsidRPr="001A5C86" w:rsidDel="00DE4988" w:rsidRDefault="00B36F00" w:rsidP="00DE4988">
      <w:pPr>
        <w:pStyle w:val="NoSpacing"/>
        <w:bidi w:val="0"/>
        <w:rPr>
          <w:del w:id="1510" w:author="user" w:date="2023-07-26T12:09:00Z"/>
          <w:strike/>
        </w:rPr>
        <w:pPrChange w:id="1511" w:author="user" w:date="2023-07-26T12:09:00Z">
          <w:pPr>
            <w:pStyle w:val="NoSpacing"/>
            <w:numPr>
              <w:numId w:val="12"/>
            </w:numPr>
            <w:ind w:left="720" w:hanging="360"/>
          </w:pPr>
        </w:pPrChange>
      </w:pPr>
      <w:del w:id="1512" w:author="user" w:date="2023-07-26T12:09:00Z">
        <w:r w:rsidRPr="001A5C86" w:rsidDel="00DE4988">
          <w:rPr>
            <w:rFonts w:hint="cs"/>
            <w:strike/>
            <w:rtl/>
          </w:rPr>
          <w:delText xml:space="preserve">תריץ ניסוי קצר ותוודא שהזמן של </w:delText>
        </w:r>
        <w:r w:rsidRPr="001A5C86" w:rsidDel="00DE4988">
          <w:rPr>
            <w:strike/>
          </w:rPr>
          <w:delText>categor_time</w:delText>
        </w:r>
        <w:r w:rsidRPr="001A5C86" w:rsidDel="00DE4988">
          <w:rPr>
            <w:rFonts w:hint="cs"/>
            <w:strike/>
            <w:rtl/>
          </w:rPr>
          <w:delText xml:space="preserve"> מתועד כמו שצריך. כי שינית את הקוד כדי לטפל במקרי קצה בהם הנבדק מגיב לפני שהמטרה נעלמת (למשל כשהאצבע צמודה למסך לפני הצגת המטרה).</w:delText>
        </w:r>
      </w:del>
    </w:p>
    <w:p w14:paraId="2B2A503B" w14:textId="1C595720" w:rsidR="00E577A6" w:rsidRPr="005E2C10" w:rsidDel="00DE4988" w:rsidRDefault="006009B8" w:rsidP="00DE4988">
      <w:pPr>
        <w:pStyle w:val="NoSpacing"/>
        <w:bidi w:val="0"/>
        <w:rPr>
          <w:del w:id="1513" w:author="user" w:date="2023-07-26T12:09:00Z"/>
          <w:strike/>
        </w:rPr>
        <w:pPrChange w:id="1514" w:author="user" w:date="2023-07-26T12:09:00Z">
          <w:pPr>
            <w:pStyle w:val="NoSpacing"/>
            <w:numPr>
              <w:numId w:val="12"/>
            </w:numPr>
            <w:ind w:left="720" w:hanging="360"/>
          </w:pPr>
        </w:pPrChange>
      </w:pPr>
      <w:del w:id="1515" w:author="user" w:date="2023-07-26T12:09:00Z">
        <w:r w:rsidRPr="005E2C10" w:rsidDel="00DE4988">
          <w:rPr>
            <w:rFonts w:hint="cs"/>
            <w:strike/>
            <w:rtl/>
          </w:rPr>
          <w:delText xml:space="preserve">תריץ קצת טסטים ידניים </w:delText>
        </w:r>
        <w:r w:rsidRPr="005E2C10" w:rsidDel="00DE4988">
          <w:rPr>
            <w:strike/>
            <w:rtl/>
          </w:rPr>
          <w:delText>–</w:delText>
        </w:r>
        <w:r w:rsidRPr="005E2C10" w:rsidDel="00DE4988">
          <w:rPr>
            <w:rFonts w:hint="cs"/>
            <w:strike/>
            <w:rtl/>
          </w:rPr>
          <w:delText xml:space="preserve"> לא הרצתי, מסתמך על בדיקות קודמות.</w:delText>
        </w:r>
      </w:del>
    </w:p>
    <w:p w14:paraId="61050798" w14:textId="0C6AB770" w:rsidR="00F32164" w:rsidRPr="005E2C10" w:rsidDel="00DE4988" w:rsidRDefault="00F32164" w:rsidP="00DE4988">
      <w:pPr>
        <w:pStyle w:val="NoSpacing"/>
        <w:bidi w:val="0"/>
        <w:rPr>
          <w:del w:id="1516" w:author="user" w:date="2023-07-26T12:09:00Z"/>
          <w:strike/>
        </w:rPr>
        <w:pPrChange w:id="1517" w:author="user" w:date="2023-07-26T12:09:00Z">
          <w:pPr>
            <w:pStyle w:val="NoSpacing"/>
            <w:numPr>
              <w:numId w:val="12"/>
            </w:numPr>
            <w:ind w:left="720" w:hanging="360"/>
          </w:pPr>
        </w:pPrChange>
      </w:pPr>
      <w:del w:id="1518" w:author="user" w:date="2023-07-26T12:09:00Z">
        <w:r w:rsidRPr="005E2C10" w:rsidDel="00DE4988">
          <w:rPr>
            <w:rFonts w:hint="cs"/>
            <w:strike/>
            <w:rtl/>
          </w:rPr>
          <w:delText>למדוד גובה של מסך פרספקס מהשולחן</w:delText>
        </w:r>
        <w:r w:rsidR="00D542A6" w:rsidRPr="005E2C10" w:rsidDel="00DE4988">
          <w:rPr>
            <w:rFonts w:hint="cs"/>
            <w:strike/>
            <w:rtl/>
          </w:rPr>
          <w:delText xml:space="preserve"> </w:delText>
        </w:r>
        <w:r w:rsidR="00D542A6" w:rsidRPr="005E2C10" w:rsidDel="00DE4988">
          <w:rPr>
            <w:strike/>
            <w:rtl/>
          </w:rPr>
          <w:delText>–</w:delText>
        </w:r>
        <w:r w:rsidR="00D542A6" w:rsidRPr="005E2C10" w:rsidDel="00DE4988">
          <w:rPr>
            <w:rFonts w:hint="cs"/>
            <w:strike/>
            <w:rtl/>
          </w:rPr>
          <w:delText xml:space="preserve"> 5.1 ס"מ</w:delText>
        </w:r>
      </w:del>
    </w:p>
    <w:p w14:paraId="52843DF2" w14:textId="079C9C83" w:rsidR="004163C3" w:rsidRPr="005E2C10" w:rsidDel="00DE4988" w:rsidRDefault="004163C3" w:rsidP="00DE4988">
      <w:pPr>
        <w:pStyle w:val="NoSpacing"/>
        <w:bidi w:val="0"/>
        <w:rPr>
          <w:del w:id="1519" w:author="user" w:date="2023-07-26T12:09:00Z"/>
          <w:strike/>
        </w:rPr>
        <w:pPrChange w:id="1520" w:author="user" w:date="2023-07-26T12:09:00Z">
          <w:pPr>
            <w:pStyle w:val="NoSpacing"/>
            <w:numPr>
              <w:numId w:val="12"/>
            </w:numPr>
            <w:ind w:left="720" w:hanging="360"/>
          </w:pPr>
        </w:pPrChange>
      </w:pPr>
      <w:del w:id="1521" w:author="user" w:date="2023-07-26T12:09:00Z">
        <w:r w:rsidRPr="005E2C10" w:rsidDel="00DE4988">
          <w:rPr>
            <w:rFonts w:hint="cs"/>
            <w:strike/>
            <w:rtl/>
          </w:rPr>
          <w:delText xml:space="preserve">למדוד גובה של תחתית מסך מהשולחן </w:delText>
        </w:r>
        <w:r w:rsidRPr="005E2C10" w:rsidDel="00DE4988">
          <w:rPr>
            <w:strike/>
            <w:rtl/>
          </w:rPr>
          <w:delText>–</w:delText>
        </w:r>
        <w:r w:rsidRPr="005E2C10" w:rsidDel="00DE4988">
          <w:rPr>
            <w:rFonts w:hint="cs"/>
            <w:strike/>
            <w:rtl/>
          </w:rPr>
          <w:delText xml:space="preserve"> להכין משהו שיש מתחת למסך ויחזיק אותו</w:delText>
        </w:r>
      </w:del>
    </w:p>
    <w:p w14:paraId="3F1132AF" w14:textId="71568528" w:rsidR="00995C64" w:rsidRPr="005E2C10" w:rsidDel="00DE4988" w:rsidRDefault="00995C64" w:rsidP="00DE4988">
      <w:pPr>
        <w:pStyle w:val="NoSpacing"/>
        <w:bidi w:val="0"/>
        <w:rPr>
          <w:del w:id="1522" w:author="user" w:date="2023-07-26T12:09:00Z"/>
          <w:strike/>
        </w:rPr>
        <w:pPrChange w:id="1523" w:author="user" w:date="2023-07-26T12:09:00Z">
          <w:pPr>
            <w:pStyle w:val="NoSpacing"/>
            <w:ind w:left="4320"/>
          </w:pPr>
        </w:pPrChange>
      </w:pPr>
      <w:del w:id="1524" w:author="user" w:date="2023-07-26T12:09:00Z">
        <w:r w:rsidRPr="005E2C10" w:rsidDel="00DE4988">
          <w:rPr>
            <w:rFonts w:hint="cs"/>
            <w:strike/>
            <w:rtl/>
          </w:rPr>
          <w:delText>עובי 4 מ"מ, גובה 4.4 ס"מ</w:delText>
        </w:r>
      </w:del>
    </w:p>
    <w:p w14:paraId="61F01166" w14:textId="5AB792E8" w:rsidR="008938DE" w:rsidDel="00DE4988" w:rsidRDefault="008938DE" w:rsidP="00DE4988">
      <w:pPr>
        <w:pStyle w:val="NoSpacing"/>
        <w:bidi w:val="0"/>
        <w:rPr>
          <w:del w:id="1525" w:author="user" w:date="2023-07-26T12:09:00Z"/>
          <w:strike/>
        </w:rPr>
        <w:pPrChange w:id="1526" w:author="user" w:date="2023-07-26T12:09:00Z">
          <w:pPr>
            <w:pStyle w:val="NoSpacing"/>
            <w:numPr>
              <w:numId w:val="12"/>
            </w:numPr>
            <w:ind w:left="720" w:hanging="360"/>
          </w:pPr>
        </w:pPrChange>
      </w:pPr>
      <w:del w:id="1527" w:author="user" w:date="2023-07-26T12:09:00Z">
        <w:r w:rsidRPr="005E2C10" w:rsidDel="00DE4988">
          <w:rPr>
            <w:rFonts w:hint="cs"/>
            <w:strike/>
            <w:rtl/>
          </w:rPr>
          <w:delText>לשנות הגדרת גודל אצבע אחרי שיש מסך פספקס</w:delText>
        </w:r>
      </w:del>
    </w:p>
    <w:p w14:paraId="6B94E171" w14:textId="3F2FF73B" w:rsidR="002E2288" w:rsidRPr="002E2288" w:rsidDel="00DE4988" w:rsidRDefault="002E2288" w:rsidP="00DE4988">
      <w:pPr>
        <w:pStyle w:val="NoSpacing"/>
        <w:bidi w:val="0"/>
        <w:rPr>
          <w:del w:id="1528" w:author="user" w:date="2023-07-26T12:09:00Z"/>
          <w:strike/>
        </w:rPr>
        <w:pPrChange w:id="1529" w:author="user" w:date="2023-07-26T12:09:00Z">
          <w:pPr>
            <w:pStyle w:val="NoSpacing"/>
            <w:numPr>
              <w:numId w:val="12"/>
            </w:numPr>
            <w:ind w:left="720" w:hanging="360"/>
          </w:pPr>
        </w:pPrChange>
      </w:pPr>
      <w:del w:id="1530" w:author="user" w:date="2023-07-26T12:09:00Z">
        <w:r w:rsidRPr="002E2288" w:rsidDel="00DE4988">
          <w:rPr>
            <w:rFonts w:hint="cs"/>
            <w:strike/>
            <w:rtl/>
          </w:rPr>
          <w:delText>תנסה להריץ עם מסך אחר!</w:delText>
        </w:r>
      </w:del>
    </w:p>
    <w:p w14:paraId="2D07D777" w14:textId="0F12D270" w:rsidR="00CF6081" w:rsidRPr="00635B3F" w:rsidDel="00DE4988" w:rsidRDefault="00C9041D" w:rsidP="00DE4988">
      <w:pPr>
        <w:pStyle w:val="NoSpacing"/>
        <w:bidi w:val="0"/>
        <w:rPr>
          <w:del w:id="1531" w:author="user" w:date="2023-07-26T12:09:00Z"/>
          <w:strike/>
        </w:rPr>
        <w:pPrChange w:id="1532" w:author="user" w:date="2023-07-26T12:09:00Z">
          <w:pPr>
            <w:pStyle w:val="NoSpacing"/>
            <w:numPr>
              <w:numId w:val="12"/>
            </w:numPr>
            <w:ind w:left="720" w:hanging="360"/>
          </w:pPr>
        </w:pPrChange>
      </w:pPr>
      <w:del w:id="1533" w:author="user" w:date="2023-07-26T12:09:00Z">
        <w:r w:rsidRPr="00635B3F" w:rsidDel="00DE4988">
          <w:rPr>
            <w:rFonts w:hint="cs"/>
            <w:strike/>
            <w:rtl/>
          </w:rPr>
          <w:delText xml:space="preserve">תתקן </w:delText>
        </w:r>
        <w:r w:rsidRPr="00635B3F" w:rsidDel="00DE4988">
          <w:rPr>
            <w:strike/>
          </w:rPr>
          <w:delText>getTrial</w:delText>
        </w:r>
        <w:r w:rsidRPr="00635B3F" w:rsidDel="00DE4988">
          <w:rPr>
            <w:rFonts w:hint="cs"/>
            <w:strike/>
            <w:rtl/>
          </w:rPr>
          <w:delText xml:space="preserve"> ככה שלא ייקח קבצים שאינם </w:delText>
        </w:r>
        <w:r w:rsidRPr="00635B3F" w:rsidDel="00DE4988">
          <w:rPr>
            <w:strike/>
          </w:rPr>
          <w:delText>trials*.xlsx</w:delText>
        </w:r>
      </w:del>
    </w:p>
    <w:p w14:paraId="6E7651FC" w14:textId="3C80DC43" w:rsidR="006840BF" w:rsidRPr="001A6568" w:rsidDel="00DE4988" w:rsidRDefault="006840BF" w:rsidP="00DE4988">
      <w:pPr>
        <w:pStyle w:val="NoSpacing"/>
        <w:bidi w:val="0"/>
        <w:rPr>
          <w:del w:id="1534" w:author="user" w:date="2023-07-26T12:09:00Z"/>
          <w:strike/>
        </w:rPr>
        <w:pPrChange w:id="1535" w:author="user" w:date="2023-07-26T12:09:00Z">
          <w:pPr>
            <w:pStyle w:val="NoSpacing"/>
            <w:numPr>
              <w:numId w:val="12"/>
            </w:numPr>
            <w:ind w:left="720" w:hanging="360"/>
          </w:pPr>
        </w:pPrChange>
      </w:pPr>
      <w:del w:id="1536" w:author="user" w:date="2023-07-26T12:09:00Z">
        <w:r w:rsidRPr="001A6568" w:rsidDel="00DE4988">
          <w:rPr>
            <w:rFonts w:hint="cs"/>
            <w:strike/>
            <w:rtl/>
          </w:rPr>
          <w:delText>תעדכן משך ניסוי ב:</w:delText>
        </w:r>
      </w:del>
    </w:p>
    <w:p w14:paraId="13DCE6BB" w14:textId="25523C6D" w:rsidR="006840BF" w:rsidRPr="001A6568" w:rsidDel="00DE4988" w:rsidRDefault="006840BF" w:rsidP="00DE4988">
      <w:pPr>
        <w:pStyle w:val="NoSpacing"/>
        <w:bidi w:val="0"/>
        <w:rPr>
          <w:del w:id="1537" w:author="user" w:date="2023-07-26T12:09:00Z"/>
          <w:strike/>
        </w:rPr>
        <w:pPrChange w:id="1538" w:author="user" w:date="2023-07-26T12:09:00Z">
          <w:pPr>
            <w:pStyle w:val="NoSpacing"/>
            <w:numPr>
              <w:ilvl w:val="1"/>
              <w:numId w:val="12"/>
            </w:numPr>
            <w:ind w:left="1440" w:hanging="360"/>
          </w:pPr>
        </w:pPrChange>
      </w:pPr>
      <w:del w:id="1539" w:author="user" w:date="2023-07-26T12:09:00Z">
        <w:r w:rsidRPr="001A6568" w:rsidDel="00DE4988">
          <w:rPr>
            <w:rFonts w:hint="cs"/>
            <w:strike/>
            <w:rtl/>
          </w:rPr>
          <w:delText xml:space="preserve">טופס הסכמה </w:delText>
        </w:r>
        <w:r w:rsidRPr="001A6568" w:rsidDel="00DE4988">
          <w:rPr>
            <w:strike/>
            <w:rtl/>
          </w:rPr>
          <w:delText>–</w:delText>
        </w:r>
        <w:r w:rsidRPr="001A6568" w:rsidDel="00DE4988">
          <w:rPr>
            <w:rFonts w:hint="cs"/>
            <w:strike/>
            <w:rtl/>
          </w:rPr>
          <w:delText xml:space="preserve"> לעדכן גם מספר נבדקים.</w:delText>
        </w:r>
      </w:del>
    </w:p>
    <w:p w14:paraId="0A64840D" w14:textId="0F7DE129" w:rsidR="006840BF" w:rsidRPr="001A6568" w:rsidDel="00DE4988" w:rsidRDefault="006840BF" w:rsidP="00DE4988">
      <w:pPr>
        <w:pStyle w:val="NoSpacing"/>
        <w:bidi w:val="0"/>
        <w:rPr>
          <w:del w:id="1540" w:author="user" w:date="2023-07-26T12:09:00Z"/>
          <w:strike/>
        </w:rPr>
        <w:pPrChange w:id="1541" w:author="user" w:date="2023-07-26T12:09:00Z">
          <w:pPr>
            <w:pStyle w:val="NoSpacing"/>
            <w:numPr>
              <w:ilvl w:val="1"/>
              <w:numId w:val="12"/>
            </w:numPr>
            <w:ind w:left="1440" w:hanging="360"/>
          </w:pPr>
        </w:pPrChange>
      </w:pPr>
      <w:del w:id="1542" w:author="user" w:date="2023-07-26T12:09:00Z">
        <w:r w:rsidRPr="001A6568" w:rsidDel="00DE4988">
          <w:rPr>
            <w:rFonts w:hint="cs"/>
            <w:strike/>
          </w:rPr>
          <w:delText>SOP</w:delText>
        </w:r>
      </w:del>
    </w:p>
    <w:p w14:paraId="65C6E51D" w14:textId="338BFF7B" w:rsidR="00623778" w:rsidRPr="001A6568" w:rsidDel="00DE4988" w:rsidRDefault="00623778" w:rsidP="00DE4988">
      <w:pPr>
        <w:pStyle w:val="NoSpacing"/>
        <w:bidi w:val="0"/>
        <w:rPr>
          <w:del w:id="1543" w:author="user" w:date="2023-07-26T12:09:00Z"/>
          <w:strike/>
        </w:rPr>
        <w:pPrChange w:id="1544" w:author="user" w:date="2023-07-26T12:09:00Z">
          <w:pPr>
            <w:pStyle w:val="NoSpacing"/>
            <w:numPr>
              <w:ilvl w:val="1"/>
              <w:numId w:val="12"/>
            </w:numPr>
            <w:ind w:left="1440" w:hanging="360"/>
          </w:pPr>
        </w:pPrChange>
      </w:pPr>
      <w:del w:id="1545" w:author="user" w:date="2023-07-26T12:09:00Z">
        <w:r w:rsidRPr="001A6568" w:rsidDel="00DE4988">
          <w:rPr>
            <w:rFonts w:hint="cs"/>
            <w:strike/>
            <w:rtl/>
          </w:rPr>
          <w:delText>טופס לסינון נבדקים</w:delText>
        </w:r>
      </w:del>
    </w:p>
    <w:p w14:paraId="092A693D" w14:textId="475E3B10" w:rsidR="0027076A" w:rsidRPr="00556681" w:rsidDel="00DE4988" w:rsidRDefault="0027076A" w:rsidP="00DE4988">
      <w:pPr>
        <w:pStyle w:val="NoSpacing"/>
        <w:bidi w:val="0"/>
        <w:rPr>
          <w:del w:id="1546" w:author="user" w:date="2023-07-26T12:09:00Z"/>
          <w:strike/>
        </w:rPr>
        <w:pPrChange w:id="1547" w:author="user" w:date="2023-07-26T12:09:00Z">
          <w:pPr>
            <w:pStyle w:val="NoSpacing"/>
            <w:numPr>
              <w:numId w:val="12"/>
            </w:numPr>
            <w:ind w:left="720" w:hanging="360"/>
          </w:pPr>
        </w:pPrChange>
      </w:pPr>
      <w:del w:id="1548" w:author="user" w:date="2023-07-26T12:09:00Z">
        <w:r w:rsidRPr="00556681" w:rsidDel="00DE4988">
          <w:rPr>
            <w:rFonts w:hint="cs"/>
            <w:strike/>
            <w:rtl/>
          </w:rPr>
          <w:delText xml:space="preserve">תשלח בקשה לועדת האתיקה שיפתחו לך ניסוי בסונה </w:delText>
        </w:r>
        <w:r w:rsidR="00033251" w:rsidRPr="00556681" w:rsidDel="00DE4988">
          <w:rPr>
            <w:rFonts w:hint="cs"/>
            <w:strike/>
            <w:rtl/>
          </w:rPr>
          <w:delText xml:space="preserve">ויתנו מספר ניסוי </w:delText>
        </w:r>
        <w:r w:rsidRPr="00556681" w:rsidDel="00DE4988">
          <w:rPr>
            <w:rFonts w:hint="cs"/>
            <w:strike/>
            <w:rtl/>
          </w:rPr>
          <w:delText>(לפי המחברת של המעבדה).</w:delText>
        </w:r>
      </w:del>
    </w:p>
    <w:p w14:paraId="49DC2691" w14:textId="50D1CE1B" w:rsidR="008411FB" w:rsidRPr="003B502A" w:rsidDel="00DE4988" w:rsidRDefault="008411FB" w:rsidP="00DE4988">
      <w:pPr>
        <w:pStyle w:val="NoSpacing"/>
        <w:bidi w:val="0"/>
        <w:rPr>
          <w:del w:id="1549" w:author="user" w:date="2023-07-26T12:09:00Z"/>
          <w:strike/>
        </w:rPr>
        <w:pPrChange w:id="1550" w:author="user" w:date="2023-07-26T12:09:00Z">
          <w:pPr>
            <w:pStyle w:val="NoSpacing"/>
            <w:numPr>
              <w:numId w:val="12"/>
            </w:numPr>
            <w:ind w:left="720" w:hanging="360"/>
          </w:pPr>
        </w:pPrChange>
      </w:pPr>
      <w:del w:id="1551" w:author="user" w:date="2023-07-26T12:09:00Z">
        <w:r w:rsidRPr="003B502A" w:rsidDel="00DE4988">
          <w:rPr>
            <w:rFonts w:hint="cs"/>
            <w:strike/>
            <w:rtl/>
          </w:rPr>
          <w:delText>תדפיס טפסי הסכמה.</w:delText>
        </w:r>
      </w:del>
    </w:p>
    <w:p w14:paraId="1DC06477" w14:textId="0647F8C3" w:rsidR="008411FB" w:rsidRPr="003B502A" w:rsidDel="00DE4988" w:rsidRDefault="008411FB" w:rsidP="00DE4988">
      <w:pPr>
        <w:pStyle w:val="NoSpacing"/>
        <w:bidi w:val="0"/>
        <w:rPr>
          <w:del w:id="1552" w:author="user" w:date="2023-07-26T12:09:00Z"/>
          <w:strike/>
        </w:rPr>
        <w:pPrChange w:id="1553" w:author="user" w:date="2023-07-26T12:09:00Z">
          <w:pPr>
            <w:pStyle w:val="NoSpacing"/>
            <w:numPr>
              <w:numId w:val="12"/>
            </w:numPr>
            <w:ind w:left="720" w:hanging="360"/>
          </w:pPr>
        </w:pPrChange>
      </w:pPr>
      <w:del w:id="1554" w:author="user" w:date="2023-07-26T12:09:00Z">
        <w:r w:rsidRPr="003B502A" w:rsidDel="00DE4988">
          <w:rPr>
            <w:rFonts w:hint="cs"/>
            <w:strike/>
            <w:rtl/>
          </w:rPr>
          <w:delText>תדפיס קבל</w:delText>
        </w:r>
        <w:r w:rsidR="00592668" w:rsidRPr="003B502A" w:rsidDel="00DE4988">
          <w:rPr>
            <w:rFonts w:hint="cs"/>
            <w:strike/>
            <w:rtl/>
          </w:rPr>
          <w:delText>ה</w:delText>
        </w:r>
        <w:r w:rsidRPr="003B502A" w:rsidDel="00DE4988">
          <w:rPr>
            <w:rFonts w:hint="cs"/>
            <w:strike/>
            <w:rtl/>
          </w:rPr>
          <w:delText>.</w:delText>
        </w:r>
      </w:del>
    </w:p>
    <w:p w14:paraId="0D1710F6" w14:textId="6946EADC" w:rsidR="00CB13F6" w:rsidRPr="004810B2" w:rsidDel="00DE4988" w:rsidRDefault="00032BD4" w:rsidP="00DE4988">
      <w:pPr>
        <w:pStyle w:val="NoSpacing"/>
        <w:bidi w:val="0"/>
        <w:rPr>
          <w:del w:id="1555" w:author="user" w:date="2023-07-26T12:09:00Z"/>
          <w:strike/>
        </w:rPr>
        <w:pPrChange w:id="1556" w:author="user" w:date="2023-07-26T12:09:00Z">
          <w:pPr>
            <w:pStyle w:val="NoSpacing"/>
            <w:numPr>
              <w:numId w:val="12"/>
            </w:numPr>
            <w:ind w:left="720" w:hanging="360"/>
          </w:pPr>
        </w:pPrChange>
      </w:pPr>
      <w:del w:id="1557" w:author="user" w:date="2023-07-26T12:09:00Z">
        <w:r w:rsidRPr="004810B2" w:rsidDel="00DE4988">
          <w:rPr>
            <w:rFonts w:hint="cs"/>
            <w:strike/>
            <w:rtl/>
          </w:rPr>
          <w:delText>תשלום</w:delText>
        </w:r>
        <w:r w:rsidR="005B6C08" w:rsidRPr="004810B2" w:rsidDel="00DE4988">
          <w:rPr>
            <w:rFonts w:hint="cs"/>
            <w:strike/>
            <w:rtl/>
          </w:rPr>
          <w:delText>:</w:delText>
        </w:r>
      </w:del>
    </w:p>
    <w:p w14:paraId="36D13797" w14:textId="63895763" w:rsidR="002218C6" w:rsidRPr="003B502A" w:rsidDel="00DE4988" w:rsidRDefault="00302643" w:rsidP="00DE4988">
      <w:pPr>
        <w:pStyle w:val="NoSpacing"/>
        <w:bidi w:val="0"/>
        <w:rPr>
          <w:del w:id="1558" w:author="user" w:date="2023-07-26T12:09:00Z"/>
          <w:strike/>
        </w:rPr>
        <w:pPrChange w:id="1559" w:author="user" w:date="2023-07-26T12:09:00Z">
          <w:pPr>
            <w:pStyle w:val="NoSpacing"/>
            <w:numPr>
              <w:ilvl w:val="1"/>
              <w:numId w:val="12"/>
            </w:numPr>
            <w:ind w:left="1440" w:hanging="360"/>
          </w:pPr>
        </w:pPrChange>
      </w:pPr>
      <w:del w:id="1560" w:author="user" w:date="2023-07-26T12:09:00Z">
        <w:r w:rsidRPr="003B502A" w:rsidDel="00DE4988">
          <w:rPr>
            <w:rFonts w:hint="cs"/>
            <w:strike/>
            <w:rtl/>
          </w:rPr>
          <w:delText>50 ₪ לשעה, בקפיצות של רבע שעה.</w:delText>
        </w:r>
      </w:del>
    </w:p>
    <w:p w14:paraId="429E2946" w14:textId="0280CD3A" w:rsidR="00302643" w:rsidRPr="003B502A" w:rsidDel="00DE4988" w:rsidRDefault="007E4D48" w:rsidP="00DE4988">
      <w:pPr>
        <w:pStyle w:val="NoSpacing"/>
        <w:bidi w:val="0"/>
        <w:rPr>
          <w:del w:id="1561" w:author="user" w:date="2023-07-26T12:09:00Z"/>
          <w:strike/>
        </w:rPr>
        <w:pPrChange w:id="1562" w:author="user" w:date="2023-07-26T12:09:00Z">
          <w:pPr>
            <w:pStyle w:val="NoSpacing"/>
            <w:numPr>
              <w:ilvl w:val="1"/>
              <w:numId w:val="12"/>
            </w:numPr>
            <w:ind w:left="1440" w:hanging="360"/>
          </w:pPr>
        </w:pPrChange>
      </w:pPr>
      <w:del w:id="1563" w:author="user" w:date="2023-07-26T12:09:00Z">
        <w:r w:rsidRPr="003B502A" w:rsidDel="00DE4988">
          <w:rPr>
            <w:rFonts w:hint="cs"/>
            <w:strike/>
            <w:rtl/>
          </w:rPr>
          <w:delText>לתעד הכל ב-</w:delText>
        </w:r>
        <w:r w:rsidR="000916D0" w:rsidDel="00DE4988">
          <w:fldChar w:fldCharType="begin"/>
        </w:r>
        <w:r w:rsidR="000916D0" w:rsidDel="00DE4988">
          <w:delInstrText xml:space="preserve"> HYPERLINK "https://docs.google.com/spreadsheets/d/1KcEKb-tvckqZbzXEkWQ64xO7Pv37zszO9ZgwMybiIIs/edit" \l "gid=267261638" </w:delInstrText>
        </w:r>
        <w:r w:rsidR="000916D0" w:rsidDel="00DE4988">
          <w:fldChar w:fldCharType="separate"/>
        </w:r>
        <w:r w:rsidRPr="003B502A" w:rsidDel="00DE4988">
          <w:rPr>
            <w:rStyle w:val="Hyperlink"/>
            <w:strike/>
          </w:rPr>
          <w:delText>mudrick cash register</w:delText>
        </w:r>
        <w:r w:rsidR="000916D0" w:rsidDel="00DE4988">
          <w:rPr>
            <w:rStyle w:val="Hyperlink"/>
            <w:strike/>
          </w:rPr>
          <w:fldChar w:fldCharType="end"/>
        </w:r>
      </w:del>
    </w:p>
    <w:p w14:paraId="0AB742EB" w14:textId="0D4C2BF3" w:rsidR="00A342E2" w:rsidRPr="003B502A" w:rsidDel="00DE4988" w:rsidRDefault="00A342E2" w:rsidP="00DE4988">
      <w:pPr>
        <w:pStyle w:val="NoSpacing"/>
        <w:bidi w:val="0"/>
        <w:rPr>
          <w:del w:id="1564" w:author="user" w:date="2023-07-26T12:09:00Z"/>
          <w:strike/>
        </w:rPr>
        <w:pPrChange w:id="1565" w:author="user" w:date="2023-07-26T12:09:00Z">
          <w:pPr>
            <w:pStyle w:val="NoSpacing"/>
            <w:numPr>
              <w:ilvl w:val="1"/>
              <w:numId w:val="12"/>
            </w:numPr>
            <w:ind w:left="1440" w:hanging="360"/>
          </w:pPr>
        </w:pPrChange>
      </w:pPr>
      <w:del w:id="1566" w:author="user" w:date="2023-07-26T12:09:00Z">
        <w:r w:rsidRPr="003B502A" w:rsidDel="00DE4988">
          <w:rPr>
            <w:strike/>
          </w:rPr>
          <w:delText>Documented in past receipts</w:delText>
        </w:r>
        <w:r w:rsidRPr="003B502A" w:rsidDel="00DE4988">
          <w:rPr>
            <w:rFonts w:hint="cs"/>
            <w:strike/>
            <w:rtl/>
          </w:rPr>
          <w:delText xml:space="preserve"> </w:delText>
        </w:r>
        <w:r w:rsidRPr="003B502A" w:rsidDel="00DE4988">
          <w:rPr>
            <w:strike/>
            <w:rtl/>
          </w:rPr>
          <w:delText>–</w:delText>
        </w:r>
        <w:r w:rsidRPr="003B502A" w:rsidDel="00DE4988">
          <w:rPr>
            <w:rFonts w:hint="cs"/>
            <w:strike/>
            <w:rtl/>
          </w:rPr>
          <w:delText xml:space="preserve"> לרשום </w:delText>
        </w:r>
        <w:r w:rsidRPr="003B502A" w:rsidDel="00DE4988">
          <w:rPr>
            <w:rFonts w:hint="cs"/>
            <w:strike/>
          </w:rPr>
          <w:delText>NO</w:delText>
        </w:r>
        <w:r w:rsidRPr="003B502A" w:rsidDel="00DE4988">
          <w:rPr>
            <w:rFonts w:hint="cs"/>
            <w:strike/>
            <w:rtl/>
          </w:rPr>
          <w:delText xml:space="preserve"> כי זה לא תועד ע"י תמרה</w:delText>
        </w:r>
      </w:del>
    </w:p>
    <w:p w14:paraId="4FB7D6D1" w14:textId="6F6CD45F" w:rsidR="004C66D7" w:rsidRPr="003B502A" w:rsidDel="00DE4988" w:rsidRDefault="004C66D7" w:rsidP="00DE4988">
      <w:pPr>
        <w:pStyle w:val="NoSpacing"/>
        <w:bidi w:val="0"/>
        <w:rPr>
          <w:del w:id="1567" w:author="user" w:date="2023-07-26T12:09:00Z"/>
          <w:strike/>
        </w:rPr>
        <w:pPrChange w:id="1568" w:author="user" w:date="2023-07-26T12:09:00Z">
          <w:pPr>
            <w:pStyle w:val="NoSpacing"/>
            <w:numPr>
              <w:ilvl w:val="1"/>
              <w:numId w:val="12"/>
            </w:numPr>
            <w:ind w:left="1440" w:hanging="360"/>
          </w:pPr>
        </w:pPrChange>
      </w:pPr>
      <w:del w:id="1569" w:author="user" w:date="2023-07-26T12:09:00Z">
        <w:r w:rsidRPr="003B502A" w:rsidDel="00DE4988">
          <w:rPr>
            <w:strike/>
          </w:rPr>
          <w:delText>amt experimenter pa</w:delText>
        </w:r>
        <w:r w:rsidR="007431FF" w:rsidRPr="003B502A" w:rsidDel="00DE4988">
          <w:rPr>
            <w:strike/>
          </w:rPr>
          <w:delText>i</w:delText>
        </w:r>
        <w:r w:rsidRPr="003B502A" w:rsidDel="00DE4988">
          <w:rPr>
            <w:strike/>
          </w:rPr>
          <w:delText>d</w:delText>
        </w:r>
        <w:r w:rsidR="007431FF" w:rsidRPr="003B502A" w:rsidDel="00DE4988">
          <w:rPr>
            <w:rFonts w:hint="cs"/>
            <w:strike/>
            <w:rtl/>
          </w:rPr>
          <w:delText xml:space="preserve"> </w:delText>
        </w:r>
        <w:r w:rsidR="007431FF" w:rsidRPr="003B502A" w:rsidDel="00DE4988">
          <w:rPr>
            <w:strike/>
            <w:rtl/>
          </w:rPr>
          <w:delText>–</w:delText>
        </w:r>
        <w:r w:rsidR="007431FF" w:rsidRPr="003B502A" w:rsidDel="00DE4988">
          <w:rPr>
            <w:rFonts w:hint="cs"/>
            <w:strike/>
            <w:rtl/>
          </w:rPr>
          <w:delText xml:space="preserve"> כמה כסף אתה שמת מעצמך.</w:delText>
        </w:r>
      </w:del>
    </w:p>
    <w:p w14:paraId="5466DE1F" w14:textId="75022FEC" w:rsidR="009827F3" w:rsidDel="00DE4988" w:rsidRDefault="009827F3" w:rsidP="00DE4988">
      <w:pPr>
        <w:pStyle w:val="NoSpacing"/>
        <w:bidi w:val="0"/>
        <w:rPr>
          <w:del w:id="1570" w:author="user" w:date="2023-07-26T12:09:00Z"/>
        </w:rPr>
        <w:pPrChange w:id="1571" w:author="user" w:date="2023-07-26T12:09:00Z">
          <w:pPr>
            <w:pStyle w:val="NoSpacing"/>
            <w:numPr>
              <w:ilvl w:val="1"/>
              <w:numId w:val="12"/>
            </w:numPr>
            <w:ind w:left="1440" w:hanging="360"/>
          </w:pPr>
        </w:pPrChange>
      </w:pPr>
      <w:del w:id="1572" w:author="user" w:date="2023-07-26T12:09:00Z">
        <w:r w:rsidRPr="003B502A" w:rsidDel="00DE4988">
          <w:rPr>
            <w:strike/>
          </w:rPr>
          <w:delText>Total new receipt</w:delText>
        </w:r>
        <w:r w:rsidRPr="003B502A" w:rsidDel="00DE4988">
          <w:rPr>
            <w:rFonts w:hint="cs"/>
            <w:strike/>
            <w:rtl/>
          </w:rPr>
          <w:delText xml:space="preserve"> </w:delText>
        </w:r>
        <w:r w:rsidRPr="003B502A" w:rsidDel="00DE4988">
          <w:rPr>
            <w:strike/>
            <w:rtl/>
          </w:rPr>
          <w:delText>–</w:delText>
        </w:r>
        <w:r w:rsidRPr="003B502A" w:rsidDel="00DE4988">
          <w:rPr>
            <w:rFonts w:hint="cs"/>
            <w:strike/>
            <w:rtl/>
          </w:rPr>
          <w:delText xml:space="preserve"> צריך לתאום את הסכום שמופיע בקבלות</w:delText>
        </w:r>
      </w:del>
    </w:p>
    <w:p w14:paraId="78DAF042" w14:textId="7BE6B26A" w:rsidR="008411FB" w:rsidRPr="0009182D" w:rsidDel="00DE4988" w:rsidRDefault="008411FB" w:rsidP="00DE4988">
      <w:pPr>
        <w:pStyle w:val="NoSpacing"/>
        <w:bidi w:val="0"/>
        <w:rPr>
          <w:del w:id="1573" w:author="user" w:date="2023-07-26T12:09:00Z"/>
          <w:rStyle w:val="Hyperlink"/>
          <w:strike/>
          <w:color w:val="auto"/>
          <w:u w:val="none"/>
        </w:rPr>
        <w:pPrChange w:id="1574" w:author="user" w:date="2023-07-26T12:09:00Z">
          <w:pPr>
            <w:pStyle w:val="NoSpacing"/>
            <w:numPr>
              <w:numId w:val="12"/>
            </w:numPr>
            <w:ind w:left="720" w:hanging="360"/>
          </w:pPr>
        </w:pPrChange>
      </w:pPr>
      <w:del w:id="1575" w:author="user" w:date="2023-07-26T12:09:00Z">
        <w:r w:rsidRPr="0009182D" w:rsidDel="00DE4988">
          <w:rPr>
            <w:rFonts w:hint="cs"/>
            <w:strike/>
            <w:rtl/>
          </w:rPr>
          <w:delText xml:space="preserve">להוסיף שאלון אישיות לנבדק לפי: </w:delText>
        </w:r>
        <w:r w:rsidRPr="0009182D" w:rsidDel="00DE4988">
          <w:rPr>
            <w:strike/>
          </w:rPr>
          <w:delText>section 4.5 (Lab’s personality questionnaire) of the </w:delText>
        </w:r>
        <w:r w:rsidR="000916D0" w:rsidDel="00DE4988">
          <w:fldChar w:fldCharType="begin"/>
        </w:r>
        <w:r w:rsidR="000916D0" w:rsidDel="00DE4988">
          <w:delInstrText xml:space="preserve"> HYPERLINK "https://docs.google.com/document/d/1DcfLo1H1qZKBmqlkNASB9jb9mB-FYzR0NuAtoq1i4qY/edit?usp=sharing" \t "_blank" </w:delInstrText>
        </w:r>
        <w:r w:rsidR="000916D0" w:rsidDel="00DE4988">
          <w:fldChar w:fldCharType="separate"/>
        </w:r>
        <w:r w:rsidRPr="0009182D" w:rsidDel="00DE4988">
          <w:rPr>
            <w:rStyle w:val="Hyperlink"/>
            <w:strike/>
          </w:rPr>
          <w:delText>Lab handbook</w:delText>
        </w:r>
        <w:r w:rsidR="000916D0" w:rsidDel="00DE4988">
          <w:rPr>
            <w:rStyle w:val="Hyperlink"/>
            <w:strike/>
          </w:rPr>
          <w:fldChar w:fldCharType="end"/>
        </w:r>
      </w:del>
    </w:p>
    <w:p w14:paraId="7DA65F75" w14:textId="253C99C3" w:rsidR="00032BD4" w:rsidRPr="0009182D" w:rsidDel="00DE4988" w:rsidRDefault="00E95A7F" w:rsidP="00DE4988">
      <w:pPr>
        <w:pStyle w:val="NoSpacing"/>
        <w:bidi w:val="0"/>
        <w:rPr>
          <w:del w:id="1576" w:author="user" w:date="2023-07-26T12:09:00Z"/>
          <w:strike/>
        </w:rPr>
        <w:pPrChange w:id="1577" w:author="user" w:date="2023-07-26T12:09:00Z">
          <w:pPr>
            <w:pStyle w:val="NoSpacing"/>
            <w:numPr>
              <w:ilvl w:val="1"/>
              <w:numId w:val="12"/>
            </w:numPr>
            <w:ind w:left="1440" w:hanging="360"/>
          </w:pPr>
        </w:pPrChange>
      </w:pPr>
      <w:del w:id="1578" w:author="user" w:date="2023-07-26T12:09:00Z">
        <w:r w:rsidRPr="0009182D" w:rsidDel="00DE4988">
          <w:rPr>
            <w:rFonts w:hint="cs"/>
            <w:strike/>
            <w:rtl/>
          </w:rPr>
          <w:delText>כרגע אין שאלון רשמי, ניתן לעקוב אחר:</w:delText>
        </w:r>
      </w:del>
    </w:p>
    <w:p w14:paraId="5A634D41" w14:textId="0CE7E306" w:rsidR="00E95A7F" w:rsidRPr="00557C70" w:rsidDel="00DE4988" w:rsidRDefault="00E95A7F" w:rsidP="00DE4988">
      <w:pPr>
        <w:pStyle w:val="NoSpacing"/>
        <w:bidi w:val="0"/>
        <w:rPr>
          <w:del w:id="1579" w:author="user" w:date="2023-07-26T12:09:00Z"/>
          <w:strike/>
          <w:sz w:val="18"/>
          <w:szCs w:val="18"/>
        </w:rPr>
        <w:pPrChange w:id="1580" w:author="user" w:date="2023-07-26T12:09:00Z">
          <w:pPr>
            <w:pStyle w:val="NoSpacing"/>
            <w:ind w:left="1440"/>
          </w:pPr>
        </w:pPrChange>
      </w:pPr>
      <w:del w:id="1581" w:author="user" w:date="2023-07-26T12:09:00Z">
        <w:r w:rsidRPr="00557C70" w:rsidDel="00DE4988">
          <w:rPr>
            <w:strike/>
            <w:sz w:val="18"/>
            <w:szCs w:val="18"/>
          </w:rPr>
          <w:delText xml:space="preserve">Common resources </w:delText>
        </w:r>
        <w:r w:rsidRPr="00557C70" w:rsidDel="00DE4988">
          <w:rPr>
            <w:rFonts w:ascii="Wingdings" w:eastAsia="Wingdings" w:hAnsi="Wingdings" w:cs="Wingdings"/>
            <w:strike/>
            <w:sz w:val="18"/>
            <w:szCs w:val="18"/>
          </w:rPr>
          <w:delText></w:delText>
        </w:r>
        <w:r w:rsidRPr="00557C70" w:rsidDel="00DE4988">
          <w:rPr>
            <w:strike/>
            <w:sz w:val="18"/>
            <w:szCs w:val="18"/>
          </w:rPr>
          <w:delText xml:space="preserve"> experiment templates </w:delText>
        </w:r>
        <w:r w:rsidRPr="00557C70" w:rsidDel="00DE4988">
          <w:rPr>
            <w:rFonts w:ascii="Wingdings" w:eastAsia="Wingdings" w:hAnsi="Wingdings" w:cs="Wingdings"/>
            <w:strike/>
            <w:sz w:val="18"/>
            <w:szCs w:val="18"/>
          </w:rPr>
          <w:delText></w:delText>
        </w:r>
        <w:r w:rsidRPr="00557C70" w:rsidDel="00DE4988">
          <w:rPr>
            <w:strike/>
            <w:sz w:val="18"/>
            <w:szCs w:val="18"/>
          </w:rPr>
          <w:delText xml:space="preserve"> lab file system </w:delText>
        </w:r>
        <w:r w:rsidRPr="00557C70" w:rsidDel="00DE4988">
          <w:rPr>
            <w:rFonts w:ascii="Wingdings" w:eastAsia="Wingdings" w:hAnsi="Wingdings" w:cs="Wingdings"/>
            <w:strike/>
            <w:sz w:val="18"/>
            <w:szCs w:val="18"/>
          </w:rPr>
          <w:delText></w:delText>
        </w:r>
        <w:r w:rsidRPr="00557C70" w:rsidDel="00DE4988">
          <w:rPr>
            <w:strike/>
            <w:sz w:val="18"/>
            <w:szCs w:val="18"/>
          </w:rPr>
          <w:delText xml:space="preserve"> behavioral templates </w:delText>
        </w:r>
        <w:r w:rsidRPr="00557C70" w:rsidDel="00DE4988">
          <w:rPr>
            <w:rFonts w:ascii="Wingdings" w:eastAsia="Wingdings" w:hAnsi="Wingdings" w:cs="Wingdings"/>
            <w:strike/>
            <w:sz w:val="18"/>
            <w:szCs w:val="18"/>
          </w:rPr>
          <w:delText></w:delText>
        </w:r>
        <w:r w:rsidRPr="00557C70" w:rsidDel="00DE4988">
          <w:rPr>
            <w:strike/>
            <w:sz w:val="18"/>
            <w:szCs w:val="18"/>
          </w:rPr>
          <w:delText xml:space="preserve"> </w:delText>
        </w:r>
        <w:r w:rsidR="00616FF8" w:rsidRPr="00557C70" w:rsidDel="00DE4988">
          <w:rPr>
            <w:strike/>
            <w:sz w:val="18"/>
            <w:szCs w:val="18"/>
          </w:rPr>
          <w:delText xml:space="preserve">experiment </w:delText>
        </w:r>
        <w:r w:rsidR="00616FF8" w:rsidRPr="00557C70" w:rsidDel="00DE4988">
          <w:rPr>
            <w:rFonts w:ascii="Wingdings" w:eastAsia="Wingdings" w:hAnsi="Wingdings" w:cs="Wingdings"/>
            <w:strike/>
            <w:sz w:val="18"/>
            <w:szCs w:val="18"/>
          </w:rPr>
          <w:delText></w:delText>
        </w:r>
        <w:r w:rsidR="00616FF8" w:rsidRPr="00557C70" w:rsidDel="00DE4988">
          <w:rPr>
            <w:strike/>
            <w:sz w:val="18"/>
            <w:szCs w:val="18"/>
          </w:rPr>
          <w:delText xml:space="preserve"> subject log.xlsx</w:delText>
        </w:r>
      </w:del>
    </w:p>
    <w:p w14:paraId="07DD8395" w14:textId="270A1C78" w:rsidR="00E95A7F" w:rsidRPr="00557C70" w:rsidDel="00DE4988" w:rsidRDefault="0072346A" w:rsidP="00DE4988">
      <w:pPr>
        <w:pStyle w:val="NoSpacing"/>
        <w:bidi w:val="0"/>
        <w:rPr>
          <w:del w:id="1582" w:author="user" w:date="2023-07-26T12:09:00Z"/>
          <w:strike/>
        </w:rPr>
        <w:pPrChange w:id="1583" w:author="user" w:date="2023-07-26T12:09:00Z">
          <w:pPr>
            <w:pStyle w:val="NoSpacing"/>
            <w:numPr>
              <w:ilvl w:val="1"/>
              <w:numId w:val="12"/>
            </w:numPr>
            <w:ind w:left="1440" w:hanging="360"/>
          </w:pPr>
        </w:pPrChange>
      </w:pPr>
      <w:del w:id="1584" w:author="user" w:date="2023-07-26T12:09:00Z">
        <w:r w:rsidRPr="00557C70" w:rsidDel="00DE4988">
          <w:rPr>
            <w:rFonts w:hint="cs"/>
            <w:strike/>
            <w:rtl/>
          </w:rPr>
          <w:delText>יש לתעד תז בקובץ נפרד.</w:delText>
        </w:r>
      </w:del>
    </w:p>
    <w:p w14:paraId="02401BAD" w14:textId="0878A180" w:rsidR="008411FB" w:rsidRPr="000F513A" w:rsidDel="00DE4988" w:rsidRDefault="008411FB" w:rsidP="00DE4988">
      <w:pPr>
        <w:pStyle w:val="NoSpacing"/>
        <w:bidi w:val="0"/>
        <w:rPr>
          <w:del w:id="1585" w:author="user" w:date="2023-07-26T12:09:00Z"/>
          <w:strike/>
        </w:rPr>
        <w:pPrChange w:id="1586" w:author="user" w:date="2023-07-26T12:09:00Z">
          <w:pPr>
            <w:pStyle w:val="NoSpacing"/>
            <w:numPr>
              <w:numId w:val="12"/>
            </w:numPr>
            <w:ind w:left="720" w:hanging="360"/>
          </w:pPr>
        </w:pPrChange>
      </w:pPr>
      <w:del w:id="1587" w:author="user" w:date="2023-07-26T12:09:00Z">
        <w:r w:rsidRPr="000F513A" w:rsidDel="00DE4988">
          <w:rPr>
            <w:rFonts w:hint="cs"/>
            <w:strike/>
            <w:rtl/>
          </w:rPr>
          <w:delText xml:space="preserve">לוודא שעברת </w:delText>
        </w:r>
        <w:r w:rsidR="002348D5" w:rsidRPr="000F513A" w:rsidDel="00DE4988">
          <w:rPr>
            <w:rFonts w:hint="cs"/>
            <w:strike/>
            <w:rtl/>
          </w:rPr>
          <w:delText>ע</w:delText>
        </w:r>
        <w:r w:rsidRPr="000F513A" w:rsidDel="00DE4988">
          <w:rPr>
            <w:rFonts w:hint="cs"/>
            <w:strike/>
            <w:rtl/>
          </w:rPr>
          <w:delText xml:space="preserve">ל כל הצ'ק ליסט של הרצת ניסוי ב: </w:delText>
        </w:r>
        <w:r w:rsidRPr="000F513A" w:rsidDel="00DE4988">
          <w:rPr>
            <w:strike/>
          </w:rPr>
          <w:delText> </w:delText>
        </w:r>
        <w:r w:rsidRPr="000F513A" w:rsidDel="00DE4988">
          <w:rPr>
            <w:b/>
            <w:bCs/>
            <w:i/>
            <w:iCs/>
            <w:strike/>
          </w:rPr>
          <w:delText>the checklist</w:delText>
        </w:r>
        <w:r w:rsidRPr="000F513A" w:rsidDel="00DE4988">
          <w:rPr>
            <w:strike/>
          </w:rPr>
          <w:delText> on to chapter 4 (Running an Experiment).</w:delText>
        </w:r>
      </w:del>
    </w:p>
    <w:p w14:paraId="5BFB1555" w14:textId="09429DE9" w:rsidR="00F25E20" w:rsidRPr="000F513A" w:rsidDel="00DE4988" w:rsidRDefault="003D3BAF" w:rsidP="00DE4988">
      <w:pPr>
        <w:pStyle w:val="NoSpacing"/>
        <w:bidi w:val="0"/>
        <w:rPr>
          <w:del w:id="1588" w:author="user" w:date="2023-07-26T12:09:00Z"/>
          <w:strike/>
        </w:rPr>
        <w:pPrChange w:id="1589" w:author="user" w:date="2023-07-26T12:09:00Z">
          <w:pPr>
            <w:pStyle w:val="NoSpacing"/>
            <w:numPr>
              <w:ilvl w:val="1"/>
              <w:numId w:val="12"/>
            </w:numPr>
            <w:ind w:left="1440" w:hanging="360"/>
          </w:pPr>
        </w:pPrChange>
      </w:pPr>
      <w:del w:id="1590" w:author="user" w:date="2023-07-26T12:09:00Z">
        <w:r w:rsidRPr="000F513A" w:rsidDel="00DE4988">
          <w:rPr>
            <w:rFonts w:hint="cs"/>
            <w:strike/>
            <w:rtl/>
          </w:rPr>
          <w:delText xml:space="preserve">סינון נבדקים: </w:delText>
        </w:r>
        <w:r w:rsidR="00BD4DB7" w:rsidRPr="000F513A" w:rsidDel="00DE4988">
          <w:rPr>
            <w:rFonts w:hint="cs"/>
            <w:strike/>
            <w:rtl/>
          </w:rPr>
          <w:delText xml:space="preserve">ללא בעיות כתפיים, </w:delText>
        </w:r>
        <w:r w:rsidRPr="000F513A" w:rsidDel="00DE4988">
          <w:rPr>
            <w:rFonts w:hint="cs"/>
            <w:strike/>
            <w:rtl/>
          </w:rPr>
          <w:delText xml:space="preserve">18-35, ימניים, ראיה רגילה או מתוקנת, ללא בעיות פסיכולוגיות או נוירולוגיות (כולל </w:delText>
        </w:r>
        <w:r w:rsidRPr="000F513A" w:rsidDel="00DE4988">
          <w:rPr>
            <w:rFonts w:hint="cs"/>
            <w:strike/>
          </w:rPr>
          <w:delText>ADHD</w:delText>
        </w:r>
        <w:r w:rsidRPr="000F513A" w:rsidDel="00DE4988">
          <w:rPr>
            <w:rFonts w:hint="cs"/>
            <w:strike/>
            <w:rtl/>
          </w:rPr>
          <w:delText>), עברית כשפת אם</w:delText>
        </w:r>
        <w:r w:rsidR="00BD4DB7" w:rsidRPr="000F513A" w:rsidDel="00DE4988">
          <w:rPr>
            <w:rFonts w:hint="cs"/>
            <w:strike/>
            <w:rtl/>
          </w:rPr>
          <w:delText>.</w:delText>
        </w:r>
      </w:del>
    </w:p>
    <w:p w14:paraId="4D2A93D9" w14:textId="25D101DD" w:rsidR="00AB5FF8" w:rsidRPr="00502E53" w:rsidDel="00DE4988" w:rsidRDefault="00AB5FF8" w:rsidP="00DE4988">
      <w:pPr>
        <w:pStyle w:val="NoSpacing"/>
        <w:bidi w:val="0"/>
        <w:rPr>
          <w:del w:id="1591" w:author="user" w:date="2023-07-26T12:09:00Z"/>
          <w:strike/>
        </w:rPr>
        <w:pPrChange w:id="1592" w:author="user" w:date="2023-07-26T12:09:00Z">
          <w:pPr>
            <w:pStyle w:val="NoSpacing"/>
            <w:numPr>
              <w:numId w:val="12"/>
            </w:numPr>
            <w:ind w:left="720" w:hanging="360"/>
          </w:pPr>
        </w:pPrChange>
      </w:pPr>
      <w:del w:id="1593" w:author="user" w:date="2023-07-26T12:09:00Z">
        <w:r w:rsidRPr="00502E53" w:rsidDel="00DE4988">
          <w:rPr>
            <w:rFonts w:hint="cs"/>
            <w:strike/>
            <w:rtl/>
          </w:rPr>
          <w:delText>ממשק יישור מסך בהתחלת ניסוי.</w:delText>
        </w:r>
      </w:del>
    </w:p>
    <w:p w14:paraId="340ACE92" w14:textId="13C44181" w:rsidR="00AB5FF8" w:rsidDel="00DE4988" w:rsidRDefault="00AB5FF8" w:rsidP="00DE4988">
      <w:pPr>
        <w:pStyle w:val="NoSpacing"/>
        <w:bidi w:val="0"/>
        <w:rPr>
          <w:del w:id="1594" w:author="user" w:date="2023-07-26T12:09:00Z"/>
          <w:strike/>
        </w:rPr>
        <w:pPrChange w:id="1595" w:author="user" w:date="2023-07-26T12:09:00Z">
          <w:pPr>
            <w:pStyle w:val="NoSpacing"/>
            <w:numPr>
              <w:numId w:val="12"/>
            </w:numPr>
            <w:ind w:left="720" w:hanging="360"/>
          </w:pPr>
        </w:pPrChange>
      </w:pPr>
      <w:del w:id="1596" w:author="user" w:date="2023-07-26T12:09:00Z">
        <w:r w:rsidRPr="00502E53" w:rsidDel="00DE4988">
          <w:rPr>
            <w:rFonts w:hint="cs"/>
            <w:strike/>
            <w:rtl/>
          </w:rPr>
          <w:delText>הוסף דוגמה ל</w:delText>
        </w:r>
        <w:r w:rsidRPr="00502E53" w:rsidDel="00DE4988">
          <w:rPr>
            <w:strike/>
          </w:rPr>
          <w:delText>trial</w:delText>
        </w:r>
        <w:r w:rsidRPr="00502E53" w:rsidDel="00DE4988">
          <w:rPr>
            <w:rFonts w:hint="cs"/>
            <w:strike/>
            <w:rtl/>
          </w:rPr>
          <w:delText xml:space="preserve"> בודד בתחילת ניסוי.</w:delText>
        </w:r>
      </w:del>
    </w:p>
    <w:p w14:paraId="3B281266" w14:textId="20AFF8E1" w:rsidR="00556681" w:rsidRPr="00173F64" w:rsidDel="00DE4988" w:rsidRDefault="00556681" w:rsidP="00DE4988">
      <w:pPr>
        <w:pStyle w:val="NoSpacing"/>
        <w:bidi w:val="0"/>
        <w:rPr>
          <w:del w:id="1597" w:author="user" w:date="2023-07-26T12:09:00Z"/>
          <w:strike/>
        </w:rPr>
        <w:pPrChange w:id="1598" w:author="user" w:date="2023-07-26T12:09:00Z">
          <w:pPr>
            <w:pStyle w:val="NoSpacing"/>
            <w:numPr>
              <w:numId w:val="12"/>
            </w:numPr>
            <w:ind w:left="720" w:hanging="360"/>
          </w:pPr>
        </w:pPrChange>
      </w:pPr>
      <w:del w:id="1599" w:author="user" w:date="2023-07-26T12:09:00Z">
        <w:r w:rsidRPr="00173F64" w:rsidDel="00DE4988">
          <w:rPr>
            <w:rFonts w:hint="cs"/>
            <w:strike/>
            <w:rtl/>
          </w:rPr>
          <w:delText>לבדוק 2 פלטים של מטלאב ב2 הרצות:</w:delText>
        </w:r>
      </w:del>
    </w:p>
    <w:p w14:paraId="0B56B4B1" w14:textId="562B1E84" w:rsidR="00556681" w:rsidRPr="00173F64" w:rsidDel="00DE4988" w:rsidRDefault="00556681" w:rsidP="00DE4988">
      <w:pPr>
        <w:pStyle w:val="NoSpacing"/>
        <w:bidi w:val="0"/>
        <w:rPr>
          <w:del w:id="1600" w:author="user" w:date="2023-07-26T12:09:00Z"/>
          <w:strike/>
        </w:rPr>
        <w:pPrChange w:id="1601" w:author="user" w:date="2023-07-26T12:09:00Z">
          <w:pPr>
            <w:pStyle w:val="NoSpacing"/>
            <w:numPr>
              <w:ilvl w:val="1"/>
              <w:numId w:val="12"/>
            </w:numPr>
            <w:ind w:left="1440" w:hanging="360"/>
          </w:pPr>
        </w:pPrChange>
      </w:pPr>
      <w:del w:id="1602" w:author="user" w:date="2023-07-26T12:09:00Z">
        <w:r w:rsidRPr="00173F64" w:rsidDel="00DE4988">
          <w:rPr>
            <w:rFonts w:hint="cs"/>
            <w:strike/>
            <w:rtl/>
          </w:rPr>
          <w:delText xml:space="preserve">הרצה עם מסך </w:delText>
        </w:r>
        <w:r w:rsidRPr="00173F64" w:rsidDel="00DE4988">
          <w:rPr>
            <w:rFonts w:hint="cs"/>
            <w:strike/>
          </w:rPr>
          <w:delText>VPIXX</w:delText>
        </w:r>
        <w:r w:rsidRPr="00173F64" w:rsidDel="00DE4988">
          <w:rPr>
            <w:rFonts w:hint="cs"/>
            <w:strike/>
            <w:rtl/>
          </w:rPr>
          <w:delText xml:space="preserve"> קירטעה לקראת הסוף.</w:delText>
        </w:r>
      </w:del>
    </w:p>
    <w:p w14:paraId="185E916B" w14:textId="5E8B2DB0" w:rsidR="00556681" w:rsidRPr="00173F64" w:rsidDel="00DE4988" w:rsidRDefault="00556681" w:rsidP="00DE4988">
      <w:pPr>
        <w:pStyle w:val="NoSpacing"/>
        <w:bidi w:val="0"/>
        <w:rPr>
          <w:del w:id="1603" w:author="user" w:date="2023-07-26T12:09:00Z"/>
          <w:strike/>
        </w:rPr>
        <w:pPrChange w:id="1604" w:author="user" w:date="2023-07-26T12:09:00Z">
          <w:pPr>
            <w:pStyle w:val="NoSpacing"/>
            <w:numPr>
              <w:ilvl w:val="1"/>
              <w:numId w:val="12"/>
            </w:numPr>
            <w:ind w:left="1440" w:hanging="360"/>
          </w:pPr>
        </w:pPrChange>
      </w:pPr>
      <w:del w:id="1605" w:author="user" w:date="2023-07-26T12:09:00Z">
        <w:r w:rsidRPr="00173F64" w:rsidDel="00DE4988">
          <w:rPr>
            <w:rFonts w:hint="cs"/>
            <w:strike/>
            <w:rtl/>
          </w:rPr>
          <w:delText xml:space="preserve">הרצה עם מסך </w:delText>
        </w:r>
        <w:r w:rsidRPr="00173F64" w:rsidDel="00DE4988">
          <w:rPr>
            <w:rFonts w:hint="cs"/>
            <w:strike/>
          </w:rPr>
          <w:delText>ASUS</w:delText>
        </w:r>
        <w:r w:rsidRPr="00173F64" w:rsidDel="00DE4988">
          <w:rPr>
            <w:rFonts w:hint="cs"/>
            <w:strike/>
            <w:rtl/>
          </w:rPr>
          <w:delText xml:space="preserve"> רצה בסדר גמור.</w:delText>
        </w:r>
      </w:del>
    </w:p>
    <w:p w14:paraId="4BBDE90D" w14:textId="5A4E433B" w:rsidR="003D6738" w:rsidRPr="00C93111" w:rsidDel="00DE4988" w:rsidRDefault="003D6738" w:rsidP="00DE4988">
      <w:pPr>
        <w:pStyle w:val="ListParagraph"/>
        <w:bidi w:val="0"/>
        <w:ind w:left="0"/>
        <w:rPr>
          <w:del w:id="1606" w:author="user" w:date="2023-07-26T12:09:00Z"/>
          <w:strike/>
        </w:rPr>
        <w:pPrChange w:id="1607" w:author="user" w:date="2023-07-26T12:09:00Z">
          <w:pPr>
            <w:pStyle w:val="ListParagraph"/>
            <w:numPr>
              <w:numId w:val="12"/>
            </w:numPr>
            <w:ind w:hanging="360"/>
          </w:pPr>
        </w:pPrChange>
      </w:pPr>
      <w:del w:id="1608" w:author="user" w:date="2023-07-26T12:09:00Z">
        <w:r w:rsidRPr="00C93111" w:rsidDel="00DE4988">
          <w:rPr>
            <w:rFonts w:hint="cs"/>
            <w:strike/>
            <w:rtl/>
          </w:rPr>
          <w:delText>תריץ ניסוי עם הושטה מלאה וזמן תגובה מלא עם מסך אחר.</w:delText>
        </w:r>
      </w:del>
    </w:p>
    <w:p w14:paraId="4FA27B4D" w14:textId="66045A7F" w:rsidR="003D6738" w:rsidRPr="00C93111" w:rsidDel="00DE4988" w:rsidRDefault="003D6738" w:rsidP="00DE4988">
      <w:pPr>
        <w:pStyle w:val="ListParagraph"/>
        <w:bidi w:val="0"/>
        <w:ind w:left="0"/>
        <w:rPr>
          <w:del w:id="1609" w:author="user" w:date="2023-07-26T12:09:00Z"/>
          <w:strike/>
          <w:rtl/>
        </w:rPr>
        <w:pPrChange w:id="1610" w:author="user" w:date="2023-07-26T12:09:00Z">
          <w:pPr>
            <w:pStyle w:val="ListParagraph"/>
          </w:pPr>
        </w:pPrChange>
      </w:pPr>
      <w:del w:id="1611" w:author="user" w:date="2023-07-26T12:09:00Z">
        <w:r w:rsidRPr="00C93111" w:rsidDel="00DE4988">
          <w:rPr>
            <w:rFonts w:hint="cs"/>
            <w:strike/>
            <w:rtl/>
          </w:rPr>
          <w:delText xml:space="preserve">תריץ ניתוחי טיימינג על הרצה זו, הרצה קודמת איתו ועל הרצה עם </w:delText>
        </w:r>
        <w:r w:rsidRPr="00C93111" w:rsidDel="00DE4988">
          <w:rPr>
            <w:strike/>
          </w:rPr>
          <w:delText>VPIX</w:delText>
        </w:r>
        <w:r w:rsidRPr="00C93111" w:rsidDel="00DE4988">
          <w:rPr>
            <w:rFonts w:hint="cs"/>
            <w:strike/>
            <w:rtl/>
          </w:rPr>
          <w:delText>.</w:delText>
        </w:r>
      </w:del>
    </w:p>
    <w:p w14:paraId="28331BCA" w14:textId="16043EF8" w:rsidR="003D6738" w:rsidRPr="00173F64" w:rsidDel="00DE4988" w:rsidRDefault="003D6738" w:rsidP="00DE4988">
      <w:pPr>
        <w:pStyle w:val="ListParagraph"/>
        <w:bidi w:val="0"/>
        <w:ind w:left="0"/>
        <w:rPr>
          <w:del w:id="1612" w:author="user" w:date="2023-07-26T12:09:00Z"/>
          <w:strike/>
        </w:rPr>
        <w:pPrChange w:id="1613" w:author="user" w:date="2023-07-26T12:09:00Z">
          <w:pPr>
            <w:pStyle w:val="ListParagraph"/>
          </w:pPr>
        </w:pPrChange>
      </w:pPr>
      <w:del w:id="1614" w:author="user" w:date="2023-07-26T12:09:00Z">
        <w:r w:rsidRPr="00173F64" w:rsidDel="00DE4988">
          <w:rPr>
            <w:rFonts w:hint="cs"/>
            <w:strike/>
            <w:rtl/>
          </w:rPr>
          <w:delText xml:space="preserve">אם יש בעיה, תתייעץ עם </w:delText>
        </w:r>
        <w:r w:rsidRPr="00173F64" w:rsidDel="00DE4988">
          <w:rPr>
            <w:rFonts w:hint="cs"/>
            <w:strike/>
          </w:rPr>
          <w:delText>VPIX</w:delText>
        </w:r>
        <w:r w:rsidRPr="00173F64" w:rsidDel="00DE4988">
          <w:rPr>
            <w:rFonts w:hint="cs"/>
            <w:strike/>
            <w:rtl/>
          </w:rPr>
          <w:delText>.</w:delText>
        </w:r>
      </w:del>
    </w:p>
    <w:p w14:paraId="6B4B19C2" w14:textId="7FF740C4" w:rsidR="00556681" w:rsidDel="00DE4988" w:rsidRDefault="00556681" w:rsidP="00DE4988">
      <w:pPr>
        <w:pStyle w:val="NoSpacing"/>
        <w:bidi w:val="0"/>
        <w:rPr>
          <w:del w:id="1615" w:author="user" w:date="2023-07-26T12:09:00Z"/>
          <w:strike/>
        </w:rPr>
        <w:pPrChange w:id="1616" w:author="user" w:date="2023-07-26T12:09:00Z">
          <w:pPr>
            <w:pStyle w:val="NoSpacing"/>
            <w:numPr>
              <w:numId w:val="12"/>
            </w:numPr>
            <w:ind w:left="720" w:hanging="360"/>
          </w:pPr>
        </w:pPrChange>
      </w:pPr>
      <w:del w:id="1617" w:author="user" w:date="2023-07-26T12:09:00Z">
        <w:r w:rsidRPr="00F668EF" w:rsidDel="00DE4988">
          <w:rPr>
            <w:rFonts w:hint="cs"/>
            <w:strike/>
            <w:rtl/>
          </w:rPr>
          <w:delText>תיצור ניסוי ב</w:delText>
        </w:r>
        <w:r w:rsidRPr="00F668EF" w:rsidDel="00DE4988">
          <w:rPr>
            <w:rFonts w:hint="cs"/>
            <w:strike/>
          </w:rPr>
          <w:delText>SONA</w:delText>
        </w:r>
        <w:r w:rsidRPr="00F668EF" w:rsidDel="00DE4988">
          <w:rPr>
            <w:rFonts w:hint="cs"/>
            <w:strike/>
            <w:rtl/>
          </w:rPr>
          <w:delText xml:space="preserve"> ותפתח חלונות הרשמה.</w:delText>
        </w:r>
      </w:del>
    </w:p>
    <w:p w14:paraId="5B1F8D56" w14:textId="07E22030" w:rsidR="0056549C" w:rsidRPr="0056549C" w:rsidDel="00DE4988" w:rsidRDefault="0056549C" w:rsidP="00DE4988">
      <w:pPr>
        <w:pStyle w:val="ListParagraph"/>
        <w:bidi w:val="0"/>
        <w:ind w:left="0"/>
        <w:rPr>
          <w:del w:id="1618" w:author="user" w:date="2023-07-26T12:09:00Z"/>
          <w:strike/>
        </w:rPr>
        <w:pPrChange w:id="1619" w:author="user" w:date="2023-07-26T12:09:00Z">
          <w:pPr>
            <w:pStyle w:val="ListParagraph"/>
            <w:numPr>
              <w:numId w:val="12"/>
            </w:numPr>
            <w:ind w:hanging="360"/>
          </w:pPr>
        </w:pPrChange>
      </w:pPr>
      <w:del w:id="1620" w:author="user" w:date="2023-07-26T12:09:00Z">
        <w:r w:rsidDel="00DE4988">
          <w:rPr>
            <w:rFonts w:hint="cs"/>
            <w:b/>
            <w:bCs/>
            <w:strike/>
            <w:u w:val="single"/>
            <w:rtl/>
          </w:rPr>
          <w:delText>שיחה קרייג</w:delText>
        </w:r>
      </w:del>
    </w:p>
    <w:p w14:paraId="74EE9D8B" w14:textId="64FD12BE" w:rsidR="0056549C" w:rsidRPr="00F94284" w:rsidDel="00DE4988" w:rsidRDefault="0056549C" w:rsidP="00DE4988">
      <w:pPr>
        <w:pStyle w:val="ListParagraph"/>
        <w:bidi w:val="0"/>
        <w:ind w:left="0"/>
        <w:rPr>
          <w:del w:id="1621" w:author="user" w:date="2023-07-26T12:09:00Z"/>
          <w:strike/>
        </w:rPr>
        <w:pPrChange w:id="1622" w:author="user" w:date="2023-07-26T12:09:00Z">
          <w:pPr>
            <w:pStyle w:val="ListParagraph"/>
            <w:numPr>
              <w:ilvl w:val="1"/>
              <w:numId w:val="12"/>
            </w:numPr>
            <w:ind w:left="1440" w:hanging="360"/>
          </w:pPr>
        </w:pPrChange>
      </w:pPr>
      <w:del w:id="1623" w:author="user" w:date="2023-07-26T12:09:00Z">
        <w:r w:rsidRPr="00F94284" w:rsidDel="00DE4988">
          <w:rPr>
            <w:rFonts w:hint="cs"/>
            <w:strike/>
            <w:rtl/>
          </w:rPr>
          <w:delText>ניסוי שגוי?</w:delText>
        </w:r>
      </w:del>
    </w:p>
    <w:p w14:paraId="011ED7C9" w14:textId="2C11A82C" w:rsidR="0056549C" w:rsidRPr="004C2863" w:rsidDel="00DE4988" w:rsidRDefault="0056549C" w:rsidP="00DE4988">
      <w:pPr>
        <w:pStyle w:val="ListParagraph"/>
        <w:bidi w:val="0"/>
        <w:ind w:left="0"/>
        <w:rPr>
          <w:del w:id="1624" w:author="user" w:date="2023-07-26T12:09:00Z"/>
          <w:strike/>
        </w:rPr>
        <w:pPrChange w:id="1625" w:author="user" w:date="2023-07-26T12:09:00Z">
          <w:pPr>
            <w:pStyle w:val="ListParagraph"/>
            <w:numPr>
              <w:ilvl w:val="2"/>
              <w:numId w:val="12"/>
            </w:numPr>
            <w:ind w:left="2160" w:hanging="360"/>
          </w:pPr>
        </w:pPrChange>
      </w:pPr>
      <w:del w:id="1626" w:author="user" w:date="2023-07-26T12:09:00Z">
        <w:r w:rsidRPr="004C2863" w:rsidDel="00DE4988">
          <w:rPr>
            <w:rFonts w:hint="cs"/>
            <w:strike/>
            <w:rtl/>
          </w:rPr>
          <w:delText>לפצל ולקצר את זמני ההושטה</w:delText>
        </w:r>
      </w:del>
    </w:p>
    <w:p w14:paraId="1748D7EB" w14:textId="6522B649" w:rsidR="0056549C" w:rsidRPr="004C2863" w:rsidDel="00DE4988" w:rsidRDefault="0056549C" w:rsidP="00DE4988">
      <w:pPr>
        <w:pStyle w:val="ListParagraph"/>
        <w:bidi w:val="0"/>
        <w:ind w:left="0"/>
        <w:rPr>
          <w:del w:id="1627" w:author="user" w:date="2023-07-26T12:09:00Z"/>
          <w:strike/>
          <w:rtl/>
        </w:rPr>
        <w:pPrChange w:id="1628" w:author="user" w:date="2023-07-26T12:09:00Z">
          <w:pPr>
            <w:pStyle w:val="ListParagraph"/>
            <w:ind w:left="2160"/>
          </w:pPr>
        </w:pPrChange>
      </w:pPr>
      <w:del w:id="1629" w:author="user" w:date="2023-07-26T12:09:00Z">
        <w:r w:rsidRPr="004C2863" w:rsidDel="00DE4988">
          <w:rPr>
            <w:rFonts w:hint="cs"/>
            <w:strike/>
            <w:rtl/>
          </w:rPr>
          <w:delText xml:space="preserve">קרייג מצא אפקט עד </w:delText>
        </w:r>
        <w:r w:rsidRPr="004C2863" w:rsidDel="00DE4988">
          <w:rPr>
            <w:strike/>
          </w:rPr>
          <w:delText>700ms</w:delText>
        </w:r>
        <w:r w:rsidRPr="004C2863" w:rsidDel="00DE4988">
          <w:rPr>
            <w:rFonts w:hint="cs"/>
            <w:strike/>
            <w:rtl/>
          </w:rPr>
          <w:delText>. סביר שאפקט לא מודע לא ישרוד הרבה זמן.</w:delText>
        </w:r>
      </w:del>
    </w:p>
    <w:p w14:paraId="6090180E" w14:textId="4E980869" w:rsidR="0056549C" w:rsidDel="00DE4988" w:rsidRDefault="0056549C" w:rsidP="00DE4988">
      <w:pPr>
        <w:pStyle w:val="ListParagraph"/>
        <w:bidi w:val="0"/>
        <w:ind w:left="0"/>
        <w:rPr>
          <w:del w:id="1630" w:author="user" w:date="2023-07-26T12:09:00Z"/>
          <w:strike/>
        </w:rPr>
        <w:pPrChange w:id="1631" w:author="user" w:date="2023-07-26T12:09:00Z">
          <w:pPr>
            <w:pStyle w:val="ListParagraph"/>
            <w:ind w:left="2160"/>
          </w:pPr>
        </w:pPrChange>
      </w:pPr>
      <w:del w:id="1632" w:author="user" w:date="2023-07-26T12:09:00Z">
        <w:r w:rsidRPr="004C2863" w:rsidDel="00DE4988">
          <w:rPr>
            <w:rFonts w:hint="cs"/>
            <w:strike/>
            <w:rtl/>
          </w:rPr>
          <w:delText xml:space="preserve">להגביל את </w:delText>
        </w:r>
        <w:r w:rsidRPr="004C2863" w:rsidDel="00DE4988">
          <w:rPr>
            <w:strike/>
          </w:rPr>
          <w:delText>Reaction time</w:delText>
        </w:r>
        <w:r w:rsidRPr="004C2863" w:rsidDel="00DE4988">
          <w:rPr>
            <w:rFonts w:hint="cs"/>
            <w:strike/>
            <w:rtl/>
          </w:rPr>
          <w:delText xml:space="preserve"> ל-</w:delText>
        </w:r>
        <w:r w:rsidRPr="004C2863" w:rsidDel="00DE4988">
          <w:rPr>
            <w:strike/>
          </w:rPr>
          <w:delText>400ms</w:delText>
        </w:r>
        <w:r w:rsidRPr="004C2863" w:rsidDel="00DE4988">
          <w:rPr>
            <w:rFonts w:hint="cs"/>
            <w:strike/>
            <w:rtl/>
          </w:rPr>
          <w:delText xml:space="preserve"> ואת </w:delText>
        </w:r>
        <w:r w:rsidRPr="004C2863" w:rsidDel="00DE4988">
          <w:rPr>
            <w:strike/>
          </w:rPr>
          <w:delText>Movement time</w:delText>
        </w:r>
        <w:r w:rsidRPr="004C2863" w:rsidDel="00DE4988">
          <w:rPr>
            <w:rFonts w:hint="cs"/>
            <w:strike/>
            <w:rtl/>
          </w:rPr>
          <w:delText xml:space="preserve"> ל-</w:delText>
        </w:r>
        <w:r w:rsidRPr="004C2863" w:rsidDel="00DE4988">
          <w:rPr>
            <w:strike/>
          </w:rPr>
          <w:delText>300ms</w:delText>
        </w:r>
        <w:r w:rsidRPr="004C2863" w:rsidDel="00DE4988">
          <w:rPr>
            <w:rFonts w:hint="cs"/>
            <w:strike/>
            <w:rtl/>
          </w:rPr>
          <w:delText xml:space="preserve"> (תבדוק זמנים במאמרים שלו).</w:delText>
        </w:r>
      </w:del>
    </w:p>
    <w:p w14:paraId="12F7B395" w14:textId="1CFC099A" w:rsidR="0056549C" w:rsidRPr="00DA0CE4" w:rsidDel="00DE4988" w:rsidRDefault="0056549C" w:rsidP="00DE4988">
      <w:pPr>
        <w:pStyle w:val="ListParagraph"/>
        <w:bidi w:val="0"/>
        <w:ind w:left="0"/>
        <w:rPr>
          <w:del w:id="1633" w:author="user" w:date="2023-07-26T12:09:00Z"/>
          <w:strike/>
        </w:rPr>
        <w:pPrChange w:id="1634" w:author="user" w:date="2023-07-26T12:09:00Z">
          <w:pPr>
            <w:pStyle w:val="ListParagraph"/>
            <w:numPr>
              <w:ilvl w:val="3"/>
              <w:numId w:val="12"/>
            </w:numPr>
            <w:ind w:left="2880" w:hanging="360"/>
          </w:pPr>
        </w:pPrChange>
      </w:pPr>
      <w:del w:id="1635" w:author="user" w:date="2023-07-26T12:09:00Z">
        <w:r w:rsidRPr="00DA0CE4" w:rsidDel="00DE4988">
          <w:rPr>
            <w:rFonts w:hint="cs"/>
            <w:strike/>
            <w:rtl/>
          </w:rPr>
          <w:delText xml:space="preserve">מה החלוקה הנכונה לזמנים? </w:delText>
        </w:r>
      </w:del>
    </w:p>
    <w:p w14:paraId="43B118DF" w14:textId="5F3AA1B3" w:rsidR="0056549C" w:rsidRPr="00DA0CE4" w:rsidDel="00DE4988" w:rsidRDefault="0056549C" w:rsidP="00DE4988">
      <w:pPr>
        <w:pStyle w:val="ListParagraph"/>
        <w:bidi w:val="0"/>
        <w:ind w:left="0"/>
        <w:rPr>
          <w:del w:id="1636" w:author="user" w:date="2023-07-26T12:09:00Z"/>
          <w:strike/>
          <w:rtl/>
        </w:rPr>
        <w:pPrChange w:id="1637" w:author="user" w:date="2023-07-26T12:09:00Z">
          <w:pPr>
            <w:pStyle w:val="ListParagraph"/>
            <w:ind w:left="2880"/>
          </w:pPr>
        </w:pPrChange>
      </w:pPr>
      <w:del w:id="1638" w:author="user" w:date="2023-07-26T12:09:00Z">
        <w:r w:rsidRPr="00DA0CE4" w:rsidDel="00DE4988">
          <w:rPr>
            <w:strike/>
          </w:rPr>
          <w:delText>Dotan 2018</w:delText>
        </w:r>
        <w:r w:rsidRPr="00DA0CE4" w:rsidDel="00DE4988">
          <w:rPr>
            <w:rFonts w:hint="cs"/>
            <w:strike/>
            <w:rtl/>
          </w:rPr>
          <w:delText xml:space="preserve"> </w:delText>
        </w:r>
        <w:r w:rsidRPr="00DA0CE4" w:rsidDel="00DE4988">
          <w:rPr>
            <w:strike/>
            <w:rtl/>
          </w:rPr>
          <w:delText>–</w:delText>
        </w:r>
        <w:r w:rsidRPr="00DA0CE4" w:rsidDel="00DE4988">
          <w:rPr>
            <w:rFonts w:hint="cs"/>
            <w:strike/>
            <w:rtl/>
          </w:rPr>
          <w:delText xml:space="preserve"> לא ברור. בפרדיגמה הגירוי ממשיך להשתנות עד 1200</w:delText>
        </w:r>
        <w:r w:rsidRPr="00DA0CE4" w:rsidDel="00DE4988">
          <w:rPr>
            <w:strike/>
          </w:rPr>
          <w:delText>ms</w:delText>
        </w:r>
        <w:r w:rsidRPr="00DA0CE4" w:rsidDel="00DE4988">
          <w:rPr>
            <w:rFonts w:hint="cs"/>
            <w:strike/>
            <w:rtl/>
          </w:rPr>
          <w:delText xml:space="preserve">, אז אין בדיוק </w:delText>
        </w:r>
      </w:del>
    </w:p>
    <w:p w14:paraId="7C13F042" w14:textId="09C87288" w:rsidR="0056549C" w:rsidRPr="00DA0CE4" w:rsidDel="00DE4988" w:rsidRDefault="0056549C" w:rsidP="00DE4988">
      <w:pPr>
        <w:pStyle w:val="ListParagraph"/>
        <w:bidi w:val="0"/>
        <w:ind w:left="0"/>
        <w:rPr>
          <w:del w:id="1639" w:author="user" w:date="2023-07-26T12:09:00Z"/>
          <w:strike/>
          <w:rtl/>
        </w:rPr>
        <w:pPrChange w:id="1640" w:author="user" w:date="2023-07-26T12:09:00Z">
          <w:pPr>
            <w:pStyle w:val="ListParagraph"/>
            <w:ind w:left="3600" w:firstLine="720"/>
          </w:pPr>
        </w:pPrChange>
      </w:pPr>
      <w:del w:id="1641" w:author="user" w:date="2023-07-26T12:09:00Z">
        <w:r w:rsidRPr="00DA0CE4" w:rsidDel="00DE4988">
          <w:rPr>
            <w:rFonts w:hint="cs"/>
            <w:strike/>
            <w:rtl/>
          </w:rPr>
          <w:delText>הגבלה.</w:delText>
        </w:r>
      </w:del>
    </w:p>
    <w:p w14:paraId="23F51E99" w14:textId="4DCFD54F" w:rsidR="0056549C" w:rsidRPr="00DA0CE4" w:rsidDel="00DE4988" w:rsidRDefault="0056549C" w:rsidP="00DE4988">
      <w:pPr>
        <w:pStyle w:val="ListParagraph"/>
        <w:bidi w:val="0"/>
        <w:ind w:left="0"/>
        <w:rPr>
          <w:del w:id="1642" w:author="user" w:date="2023-07-26T12:09:00Z"/>
          <w:strike/>
          <w:rtl/>
        </w:rPr>
        <w:pPrChange w:id="1643" w:author="user" w:date="2023-07-26T12:09:00Z">
          <w:pPr>
            <w:pStyle w:val="ListParagraph"/>
            <w:ind w:left="2880"/>
          </w:pPr>
        </w:pPrChange>
      </w:pPr>
      <w:del w:id="1644" w:author="user" w:date="2023-07-26T12:09:00Z">
        <w:r w:rsidRPr="00DA0CE4" w:rsidDel="00DE4988">
          <w:rPr>
            <w:strike/>
          </w:rPr>
          <w:delText>Gallivan 2014</w:delText>
        </w:r>
        <w:r w:rsidRPr="00DA0CE4" w:rsidDel="00DE4988">
          <w:rPr>
            <w:rFonts w:hint="cs"/>
            <w:strike/>
            <w:rtl/>
          </w:rPr>
          <w:delText xml:space="preserve"> </w:delText>
        </w:r>
        <w:r w:rsidRPr="00DA0CE4" w:rsidDel="00DE4988">
          <w:rPr>
            <w:strike/>
            <w:rtl/>
          </w:rPr>
          <w:delText>–</w:delText>
        </w:r>
        <w:r w:rsidRPr="00DA0CE4" w:rsidDel="00DE4988">
          <w:rPr>
            <w:rFonts w:hint="cs"/>
            <w:strike/>
            <w:rtl/>
          </w:rPr>
          <w:delText xml:space="preserve"> תחילת תנועה עד </w:delText>
        </w:r>
        <w:r w:rsidRPr="00DA0CE4" w:rsidDel="00DE4988">
          <w:rPr>
            <w:strike/>
          </w:rPr>
          <w:delText>325ms</w:delText>
        </w:r>
        <w:r w:rsidRPr="00DA0CE4" w:rsidDel="00DE4988">
          <w:rPr>
            <w:rFonts w:hint="cs"/>
            <w:strike/>
            <w:rtl/>
          </w:rPr>
          <w:delText xml:space="preserve">, משך תנועה עוד </w:delText>
        </w:r>
        <w:r w:rsidRPr="00DA0CE4" w:rsidDel="00DE4988">
          <w:rPr>
            <w:strike/>
          </w:rPr>
          <w:delText>425ms</w:delText>
        </w:r>
        <w:r w:rsidRPr="00DA0CE4" w:rsidDel="00DE4988">
          <w:rPr>
            <w:rFonts w:hint="cs"/>
            <w:strike/>
            <w:rtl/>
          </w:rPr>
          <w:delText>.</w:delText>
        </w:r>
      </w:del>
    </w:p>
    <w:p w14:paraId="0DA3888F" w14:textId="113329AE" w:rsidR="0056549C" w:rsidRPr="00DA0CE4" w:rsidDel="00DE4988" w:rsidRDefault="0056549C" w:rsidP="00DE4988">
      <w:pPr>
        <w:pStyle w:val="ListParagraph"/>
        <w:bidi w:val="0"/>
        <w:ind w:left="0"/>
        <w:rPr>
          <w:del w:id="1645" w:author="user" w:date="2023-07-26T12:09:00Z"/>
          <w:strike/>
          <w:rtl/>
        </w:rPr>
        <w:pPrChange w:id="1646" w:author="user" w:date="2023-07-26T12:09:00Z">
          <w:pPr>
            <w:pStyle w:val="ListParagraph"/>
            <w:ind w:left="2880"/>
          </w:pPr>
        </w:pPrChange>
      </w:pPr>
      <w:del w:id="1647" w:author="user" w:date="2023-07-26T12:09:00Z">
        <w:r w:rsidRPr="00DA0CE4" w:rsidDel="00DE4988">
          <w:rPr>
            <w:strike/>
          </w:rPr>
          <w:delText>Cressman 2007</w:delText>
        </w:r>
        <w:r w:rsidRPr="00DA0CE4" w:rsidDel="00DE4988">
          <w:rPr>
            <w:rFonts w:hint="cs"/>
            <w:strike/>
            <w:rtl/>
          </w:rPr>
          <w:delText xml:space="preserve"> הגביל את כל התנועה ל-300-500</w:delText>
        </w:r>
        <w:r w:rsidRPr="00DA0CE4" w:rsidDel="00DE4988">
          <w:rPr>
            <w:strike/>
          </w:rPr>
          <w:delText>ms</w:delText>
        </w:r>
        <w:r w:rsidRPr="00DA0CE4" w:rsidDel="00DE4988">
          <w:rPr>
            <w:rFonts w:hint="cs"/>
            <w:strike/>
            <w:rtl/>
          </w:rPr>
          <w:delText>, אצלו נבדקים התחילו תנועה מתי שרצו.</w:delText>
        </w:r>
      </w:del>
    </w:p>
    <w:p w14:paraId="55BA9989" w14:textId="15E37E31" w:rsidR="0056549C" w:rsidRPr="00C0095A" w:rsidDel="00DE4988" w:rsidRDefault="0056549C" w:rsidP="00DE4988">
      <w:pPr>
        <w:pStyle w:val="ListParagraph"/>
        <w:bidi w:val="0"/>
        <w:ind w:left="0"/>
        <w:rPr>
          <w:del w:id="1648" w:author="user" w:date="2023-07-26T12:09:00Z"/>
          <w:strike/>
        </w:rPr>
        <w:pPrChange w:id="1649" w:author="user" w:date="2023-07-26T12:09:00Z">
          <w:pPr>
            <w:pStyle w:val="ListParagraph"/>
            <w:numPr>
              <w:ilvl w:val="2"/>
              <w:numId w:val="12"/>
            </w:numPr>
            <w:ind w:left="2160" w:hanging="360"/>
          </w:pPr>
        </w:pPrChange>
      </w:pPr>
      <w:del w:id="1650" w:author="user" w:date="2023-07-26T12:09:00Z">
        <w:r w:rsidRPr="00C0095A" w:rsidDel="00DE4988">
          <w:rPr>
            <w:rFonts w:hint="cs"/>
            <w:strike/>
            <w:rtl/>
          </w:rPr>
          <w:delText>הצגת הקטגוריות כבר עם המטרה כך שהם לא יצטרכו לעבד את זה.</w:delText>
        </w:r>
      </w:del>
    </w:p>
    <w:p w14:paraId="72A0F076" w14:textId="1232109F" w:rsidR="0056549C" w:rsidRPr="00246027" w:rsidDel="00DE4988" w:rsidRDefault="0056549C" w:rsidP="00DE4988">
      <w:pPr>
        <w:pStyle w:val="ListParagraph"/>
        <w:bidi w:val="0"/>
        <w:ind w:left="0"/>
        <w:rPr>
          <w:del w:id="1651" w:author="user" w:date="2023-07-26T12:09:00Z"/>
          <w:strike/>
          <w:rtl/>
        </w:rPr>
        <w:pPrChange w:id="1652" w:author="user" w:date="2023-07-26T12:09:00Z">
          <w:pPr>
            <w:pStyle w:val="ListParagraph"/>
            <w:numPr>
              <w:ilvl w:val="3"/>
              <w:numId w:val="12"/>
            </w:numPr>
            <w:ind w:left="2880" w:hanging="360"/>
          </w:pPr>
        </w:pPrChange>
      </w:pPr>
      <w:del w:id="1653" w:author="user" w:date="2023-07-26T12:09:00Z">
        <w:r w:rsidRPr="00246027" w:rsidDel="00DE4988">
          <w:rPr>
            <w:rFonts w:hint="cs"/>
            <w:strike/>
            <w:rtl/>
          </w:rPr>
          <w:delText>צור מסיכות חדשות.</w:delText>
        </w:r>
      </w:del>
    </w:p>
    <w:p w14:paraId="641D6E52" w14:textId="4F2BE8D3" w:rsidR="0056549C" w:rsidRPr="006513C1" w:rsidDel="00DE4988" w:rsidRDefault="0056549C" w:rsidP="00DE4988">
      <w:pPr>
        <w:pStyle w:val="ListParagraph"/>
        <w:bidi w:val="0"/>
        <w:ind w:left="0"/>
        <w:rPr>
          <w:del w:id="1654" w:author="user" w:date="2023-07-26T12:09:00Z"/>
          <w:strike/>
          <w:rtl/>
        </w:rPr>
        <w:pPrChange w:id="1655" w:author="user" w:date="2023-07-26T12:09:00Z">
          <w:pPr>
            <w:pStyle w:val="ListParagraph"/>
            <w:numPr>
              <w:ilvl w:val="2"/>
              <w:numId w:val="12"/>
            </w:numPr>
            <w:ind w:left="2160" w:hanging="360"/>
          </w:pPr>
        </w:pPrChange>
      </w:pPr>
      <w:del w:id="1656" w:author="user" w:date="2023-07-26T12:09:00Z">
        <w:r w:rsidRPr="006513C1" w:rsidDel="00DE4988">
          <w:rPr>
            <w:rFonts w:hint="cs"/>
            <w:strike/>
            <w:rtl/>
          </w:rPr>
          <w:delText xml:space="preserve">הוספת בלוק אימון ללא </w:delText>
        </w:r>
        <w:r w:rsidRPr="006513C1" w:rsidDel="00DE4988">
          <w:rPr>
            <w:strike/>
          </w:rPr>
          <w:delText>prime</w:delText>
        </w:r>
        <w:r w:rsidRPr="006513C1" w:rsidDel="00DE4988">
          <w:rPr>
            <w:rFonts w:hint="cs"/>
            <w:strike/>
            <w:rtl/>
          </w:rPr>
          <w:delText>, כדי לתרגל תגובה מהירה.</w:delText>
        </w:r>
      </w:del>
    </w:p>
    <w:p w14:paraId="581E3C05" w14:textId="3F65789E" w:rsidR="0056549C" w:rsidRPr="00B47A30" w:rsidDel="00DE4988" w:rsidRDefault="0056549C" w:rsidP="00DE4988">
      <w:pPr>
        <w:pStyle w:val="ListParagraph"/>
        <w:bidi w:val="0"/>
        <w:ind w:left="0"/>
        <w:rPr>
          <w:del w:id="1657" w:author="user" w:date="2023-07-26T12:09:00Z"/>
          <w:strike/>
          <w:rtl/>
        </w:rPr>
        <w:pPrChange w:id="1658" w:author="user" w:date="2023-07-26T12:09:00Z">
          <w:pPr>
            <w:pStyle w:val="ListParagraph"/>
            <w:numPr>
              <w:ilvl w:val="2"/>
              <w:numId w:val="12"/>
            </w:numPr>
            <w:ind w:left="2160" w:hanging="360"/>
          </w:pPr>
        </w:pPrChange>
      </w:pPr>
      <w:del w:id="1659" w:author="user" w:date="2023-07-26T12:09:00Z">
        <w:r w:rsidRPr="00B47A30" w:rsidDel="00DE4988">
          <w:rPr>
            <w:rFonts w:hint="cs"/>
            <w:strike/>
            <w:rtl/>
          </w:rPr>
          <w:delText>לקצר את מרחק ההושטה ל-35 (כי אין הרבה זמן).</w:delText>
        </w:r>
      </w:del>
    </w:p>
    <w:p w14:paraId="1AF16BCD" w14:textId="1D4BE5F4" w:rsidR="0056549C" w:rsidRPr="006513C1" w:rsidDel="00DE4988" w:rsidRDefault="0056549C" w:rsidP="00DE4988">
      <w:pPr>
        <w:pStyle w:val="ListParagraph"/>
        <w:bidi w:val="0"/>
        <w:ind w:left="0"/>
        <w:rPr>
          <w:del w:id="1660" w:author="user" w:date="2023-07-26T12:09:00Z"/>
          <w:strike/>
        </w:rPr>
        <w:pPrChange w:id="1661" w:author="user" w:date="2023-07-26T12:09:00Z">
          <w:pPr>
            <w:pStyle w:val="ListParagraph"/>
            <w:numPr>
              <w:ilvl w:val="2"/>
              <w:numId w:val="12"/>
            </w:numPr>
            <w:ind w:left="2160" w:hanging="360"/>
          </w:pPr>
        </w:pPrChange>
      </w:pPr>
      <w:del w:id="1662" w:author="user" w:date="2023-07-26T12:09:00Z">
        <w:r w:rsidRPr="006513C1" w:rsidDel="00DE4988">
          <w:rPr>
            <w:rFonts w:hint="cs"/>
            <w:strike/>
            <w:rtl/>
          </w:rPr>
          <w:delText>להגדיל מטרה</w:delText>
        </w:r>
      </w:del>
    </w:p>
    <w:p w14:paraId="3AC16519" w14:textId="467B2E5F" w:rsidR="0056549C" w:rsidRPr="006513C1" w:rsidDel="00DE4988" w:rsidRDefault="0056549C" w:rsidP="00DE4988">
      <w:pPr>
        <w:pStyle w:val="ListParagraph"/>
        <w:bidi w:val="0"/>
        <w:ind w:left="0"/>
        <w:rPr>
          <w:del w:id="1663" w:author="user" w:date="2023-07-26T12:09:00Z"/>
          <w:strike/>
          <w:rtl/>
        </w:rPr>
        <w:pPrChange w:id="1664" w:author="user" w:date="2023-07-26T12:09:00Z">
          <w:pPr>
            <w:pStyle w:val="ListParagraph"/>
            <w:ind w:left="2160"/>
          </w:pPr>
        </w:pPrChange>
      </w:pPr>
      <w:del w:id="1665" w:author="user" w:date="2023-07-26T12:09:00Z">
        <w:r w:rsidRPr="006513C1" w:rsidDel="00DE4988">
          <w:rPr>
            <w:rFonts w:hint="cs"/>
            <w:strike/>
            <w:rtl/>
          </w:rPr>
          <w:delText>התכנון והריכוז הדרוש לתנועה מדויקת יכול לדרוס אפקט לא מודעים.</w:delText>
        </w:r>
      </w:del>
    </w:p>
    <w:p w14:paraId="285050D1" w14:textId="14273BC2" w:rsidR="0056549C" w:rsidRPr="00DA0CE4" w:rsidDel="00DE4988" w:rsidRDefault="0056549C" w:rsidP="00DE4988">
      <w:pPr>
        <w:pStyle w:val="ListParagraph"/>
        <w:bidi w:val="0"/>
        <w:ind w:left="0"/>
        <w:rPr>
          <w:del w:id="1666" w:author="user" w:date="2023-07-26T12:09:00Z"/>
          <w:strike/>
          <w:rtl/>
        </w:rPr>
        <w:pPrChange w:id="1667" w:author="user" w:date="2023-07-26T12:09:00Z">
          <w:pPr>
            <w:pStyle w:val="ListParagraph"/>
            <w:numPr>
              <w:ilvl w:val="2"/>
              <w:numId w:val="12"/>
            </w:numPr>
            <w:ind w:left="2160" w:hanging="360"/>
          </w:pPr>
        </w:pPrChange>
      </w:pPr>
      <w:del w:id="1668" w:author="user" w:date="2023-07-26T12:09:00Z">
        <w:r w:rsidRPr="00DA0CE4" w:rsidDel="00DE4988">
          <w:rPr>
            <w:rFonts w:hint="cs"/>
            <w:strike/>
            <w:rtl/>
          </w:rPr>
          <w:delText>ניסוי המשך אפשר לשנות מטרה תוך כדי תנועה ואז לראות אם אפשר להשפיע עליהם אחרי שהם כבר התחילו.</w:delText>
        </w:r>
      </w:del>
    </w:p>
    <w:p w14:paraId="3B02C93B" w14:textId="7A1DD023" w:rsidR="0056549C" w:rsidDel="00DE4988" w:rsidRDefault="0056549C" w:rsidP="00DE4988">
      <w:pPr>
        <w:pStyle w:val="ListParagraph"/>
        <w:bidi w:val="0"/>
        <w:ind w:left="0"/>
        <w:rPr>
          <w:del w:id="1669" w:author="user" w:date="2023-07-26T12:09:00Z"/>
          <w:strike/>
        </w:rPr>
        <w:pPrChange w:id="1670" w:author="user" w:date="2023-07-26T12:09:00Z">
          <w:pPr>
            <w:pStyle w:val="ListParagraph"/>
            <w:numPr>
              <w:ilvl w:val="2"/>
              <w:numId w:val="12"/>
            </w:numPr>
            <w:ind w:left="2160" w:hanging="360"/>
          </w:pPr>
        </w:pPrChange>
      </w:pPr>
      <w:del w:id="1671" w:author="user" w:date="2023-07-26T12:09:00Z">
        <w:r w:rsidRPr="002E6EFF" w:rsidDel="00DE4988">
          <w:rPr>
            <w:rFonts w:hint="cs"/>
            <w:strike/>
            <w:rtl/>
          </w:rPr>
          <w:delText>לעדכן פריים של מצגת שהקטגוריזציה והמטרה מופיעים יחד.</w:delText>
        </w:r>
      </w:del>
    </w:p>
    <w:p w14:paraId="725E9250" w14:textId="3ADD1508" w:rsidR="00F94284" w:rsidRPr="00F94284" w:rsidDel="00DE4988" w:rsidRDefault="00F94284" w:rsidP="00DE4988">
      <w:pPr>
        <w:pStyle w:val="ListParagraph"/>
        <w:bidi w:val="0"/>
        <w:ind w:left="0"/>
        <w:rPr>
          <w:del w:id="1672" w:author="user" w:date="2023-07-26T12:09:00Z"/>
        </w:rPr>
        <w:pPrChange w:id="1673" w:author="user" w:date="2023-07-26T12:09:00Z">
          <w:pPr>
            <w:pStyle w:val="ListParagraph"/>
            <w:numPr>
              <w:ilvl w:val="2"/>
              <w:numId w:val="12"/>
            </w:numPr>
            <w:ind w:left="2160" w:hanging="360"/>
          </w:pPr>
        </w:pPrChange>
      </w:pPr>
      <w:del w:id="1674" w:author="user" w:date="2023-07-26T12:09:00Z">
        <w:r w:rsidDel="00DE4988">
          <w:rPr>
            <w:rFonts w:hint="cs"/>
            <w:rtl/>
          </w:rPr>
          <w:delText>להכניס סיגנל אודיאוטורי של התחלת תנועה?</w:delText>
        </w:r>
      </w:del>
    </w:p>
    <w:p w14:paraId="00F45E7F" w14:textId="6A751BD6" w:rsidR="00E2739A" w:rsidDel="00DE4988" w:rsidRDefault="00093D57" w:rsidP="00DE4988">
      <w:pPr>
        <w:pStyle w:val="ListParagraph"/>
        <w:bidi w:val="0"/>
        <w:ind w:left="0"/>
        <w:rPr>
          <w:del w:id="1675" w:author="user" w:date="2023-07-26T12:09:00Z"/>
        </w:rPr>
        <w:pPrChange w:id="1676" w:author="user" w:date="2023-07-26T12:09:00Z">
          <w:pPr>
            <w:pStyle w:val="ListParagraph"/>
            <w:numPr>
              <w:numId w:val="12"/>
            </w:numPr>
            <w:ind w:hanging="360"/>
          </w:pPr>
        </w:pPrChange>
      </w:pPr>
      <w:del w:id="1677" w:author="user" w:date="2023-07-26T12:09:00Z">
        <w:r w:rsidRPr="003D74C3" w:rsidDel="00DE4988">
          <w:rPr>
            <w:rFonts w:hint="cs"/>
            <w:strike/>
            <w:rtl/>
          </w:rPr>
          <w:delText>למה יש החמצות בהקלטת התנועה?</w:delText>
        </w:r>
        <w:r w:rsidR="00CF3540" w:rsidRPr="003D74C3" w:rsidDel="00DE4988">
          <w:rPr>
            <w:rFonts w:hint="cs"/>
            <w:strike/>
            <w:rtl/>
          </w:rPr>
          <w:delText xml:space="preserve"> כנראה בגלל </w:delText>
        </w:r>
        <w:r w:rsidR="003D74C3" w:rsidRPr="003D74C3" w:rsidDel="00DE4988">
          <w:rPr>
            <w:rFonts w:hint="cs"/>
            <w:strike/>
            <w:rtl/>
          </w:rPr>
          <w:delText xml:space="preserve">שהמערכת היתה על </w:delText>
        </w:r>
        <w:r w:rsidR="003D74C3" w:rsidRPr="003D74C3" w:rsidDel="00DE4988">
          <w:rPr>
            <w:strike/>
          </w:rPr>
          <w:delText>active+passive</w:delText>
        </w:r>
        <w:r w:rsidR="003D74C3" w:rsidDel="00DE4988">
          <w:rPr>
            <w:rFonts w:hint="cs"/>
            <w:rtl/>
          </w:rPr>
          <w:delText>.</w:delText>
        </w:r>
      </w:del>
    </w:p>
    <w:p w14:paraId="769D8A47" w14:textId="5ABB184D" w:rsidR="00DA5137" w:rsidDel="00DE4988" w:rsidRDefault="00DA5137" w:rsidP="00DE4988">
      <w:pPr>
        <w:pStyle w:val="ListParagraph"/>
        <w:bidi w:val="0"/>
        <w:ind w:left="0"/>
        <w:rPr>
          <w:del w:id="1678" w:author="user" w:date="2023-07-26T12:09:00Z"/>
        </w:rPr>
        <w:pPrChange w:id="1679" w:author="user" w:date="2023-07-26T12:09:00Z">
          <w:pPr>
            <w:pStyle w:val="ListParagraph"/>
            <w:numPr>
              <w:ilvl w:val="1"/>
              <w:numId w:val="12"/>
            </w:numPr>
            <w:ind w:left="1440" w:hanging="360"/>
          </w:pPr>
        </w:pPrChange>
      </w:pPr>
      <w:del w:id="1680" w:author="user" w:date="2023-07-26T12:09:00Z">
        <w:r w:rsidRPr="00F82507" w:rsidDel="00DE4988">
          <w:rPr>
            <w:rFonts w:hint="cs"/>
            <w:strike/>
            <w:rtl/>
          </w:rPr>
          <w:delText>האם יש פריימים מפוספסים של המצלמה גם בהקלטות שאני עשיתי? כן ב-1013.</w:delText>
        </w:r>
      </w:del>
    </w:p>
    <w:p w14:paraId="2A5953F7" w14:textId="65BB7002" w:rsidR="00093D57" w:rsidRPr="00CF3540" w:rsidDel="00DE4988" w:rsidRDefault="00093D57" w:rsidP="00DE4988">
      <w:pPr>
        <w:pStyle w:val="ListParagraph"/>
        <w:bidi w:val="0"/>
        <w:ind w:left="0"/>
        <w:rPr>
          <w:del w:id="1681" w:author="user" w:date="2023-07-26T12:09:00Z"/>
          <w:strike/>
        </w:rPr>
        <w:pPrChange w:id="1682" w:author="user" w:date="2023-07-26T12:09:00Z">
          <w:pPr>
            <w:pStyle w:val="ListParagraph"/>
            <w:numPr>
              <w:ilvl w:val="1"/>
              <w:numId w:val="12"/>
            </w:numPr>
            <w:ind w:left="1440" w:hanging="360"/>
          </w:pPr>
        </w:pPrChange>
      </w:pPr>
      <w:del w:id="1683" w:author="user" w:date="2023-07-26T12:09:00Z">
        <w:r w:rsidRPr="00CF3540" w:rsidDel="00DE4988">
          <w:rPr>
            <w:rFonts w:hint="cs"/>
            <w:strike/>
            <w:rtl/>
          </w:rPr>
          <w:delText>צריך מספר סיריאלי של רשיון כדי לשלוח מייל ל-</w:delText>
        </w:r>
        <w:r w:rsidRPr="00CF3540" w:rsidDel="00DE4988">
          <w:rPr>
            <w:strike/>
          </w:rPr>
          <w:delText>optitrack</w:delText>
        </w:r>
        <w:r w:rsidRPr="00CF3540" w:rsidDel="00DE4988">
          <w:rPr>
            <w:rFonts w:hint="cs"/>
            <w:strike/>
            <w:rtl/>
          </w:rPr>
          <w:delText>.</w:delText>
        </w:r>
      </w:del>
    </w:p>
    <w:p w14:paraId="19BBDEB1" w14:textId="35511FE0" w:rsidR="00584584" w:rsidDel="00DE4988" w:rsidRDefault="00584584" w:rsidP="00DE4988">
      <w:pPr>
        <w:pStyle w:val="NoSpacing"/>
        <w:bidi w:val="0"/>
        <w:rPr>
          <w:del w:id="1684" w:author="user" w:date="2023-07-26T12:09:00Z"/>
          <w:strike/>
        </w:rPr>
        <w:pPrChange w:id="1685" w:author="user" w:date="2023-07-26T12:09:00Z">
          <w:pPr>
            <w:pStyle w:val="NoSpacing"/>
            <w:numPr>
              <w:numId w:val="12"/>
            </w:numPr>
            <w:ind w:left="720" w:hanging="360"/>
          </w:pPr>
        </w:pPrChange>
      </w:pPr>
      <w:del w:id="1686" w:author="user" w:date="2023-07-26T12:09:00Z">
        <w:r w:rsidRPr="00584584" w:rsidDel="00DE4988">
          <w:rPr>
            <w:rFonts w:hint="cs"/>
            <w:strike/>
            <w:rtl/>
          </w:rPr>
          <w:delText>להתחיל הקלטת תנועה מרגע הצגת גירוי ראשון</w:delText>
        </w:r>
      </w:del>
    </w:p>
    <w:p w14:paraId="4DAE7D6E" w14:textId="32007908" w:rsidR="00584584" w:rsidRPr="00584584" w:rsidDel="00DE4988" w:rsidRDefault="00584584" w:rsidP="00DE4988">
      <w:pPr>
        <w:pStyle w:val="NoSpacing"/>
        <w:bidi w:val="0"/>
        <w:rPr>
          <w:del w:id="1687" w:author="user" w:date="2023-07-26T12:09:00Z"/>
          <w:strike/>
        </w:rPr>
        <w:pPrChange w:id="1688" w:author="user" w:date="2023-07-26T12:09:00Z">
          <w:pPr>
            <w:pStyle w:val="NoSpacing"/>
            <w:numPr>
              <w:numId w:val="12"/>
            </w:numPr>
            <w:ind w:left="720" w:hanging="360"/>
          </w:pPr>
        </w:pPrChange>
      </w:pPr>
      <w:del w:id="1689" w:author="user" w:date="2023-07-26T12:09:00Z">
        <w:r w:rsidRPr="00584584" w:rsidDel="00DE4988">
          <w:rPr>
            <w:rFonts w:hint="cs"/>
            <w:strike/>
            <w:rtl/>
          </w:rPr>
          <w:delText xml:space="preserve">למה לוקח </w:delText>
        </w:r>
        <w:r w:rsidRPr="00584584" w:rsidDel="00DE4988">
          <w:rPr>
            <w:strike/>
          </w:rPr>
          <w:delText>20ms</w:delText>
        </w:r>
        <w:r w:rsidRPr="00584584" w:rsidDel="00DE4988">
          <w:rPr>
            <w:rFonts w:hint="cs"/>
            <w:strike/>
            <w:rtl/>
          </w:rPr>
          <w:delText xml:space="preserve"> לעבור מ-</w:delText>
        </w:r>
        <w:r w:rsidRPr="00584584" w:rsidDel="00DE4988">
          <w:rPr>
            <w:strike/>
          </w:rPr>
          <w:delText>to</w:delText>
        </w:r>
        <w:r w:rsidRPr="00584584" w:rsidDel="00DE4988">
          <w:rPr>
            <w:rFonts w:hint="cs"/>
            <w:strike/>
            <w:rtl/>
          </w:rPr>
          <w:delText xml:space="preserve"> ל-</w:delText>
        </w:r>
        <w:r w:rsidRPr="00584584" w:rsidDel="00DE4988">
          <w:rPr>
            <w:strike/>
          </w:rPr>
          <w:delText>from</w:delText>
        </w:r>
        <w:r w:rsidRPr="00584584" w:rsidDel="00DE4988">
          <w:rPr>
            <w:rFonts w:hint="cs"/>
            <w:strike/>
            <w:rtl/>
          </w:rPr>
          <w:delText>?</w:delText>
        </w:r>
      </w:del>
    </w:p>
    <w:p w14:paraId="1CC567D4" w14:textId="3C192252" w:rsidR="000B1540" w:rsidRPr="00705AFE" w:rsidDel="00DE4988" w:rsidRDefault="000B1540" w:rsidP="00DE4988">
      <w:pPr>
        <w:pStyle w:val="NoSpacing"/>
        <w:bidi w:val="0"/>
        <w:rPr>
          <w:del w:id="1690" w:author="user" w:date="2023-07-26T12:09:00Z"/>
          <w:strike/>
        </w:rPr>
        <w:pPrChange w:id="1691" w:author="user" w:date="2023-07-26T12:09:00Z">
          <w:pPr>
            <w:pStyle w:val="NoSpacing"/>
            <w:numPr>
              <w:numId w:val="12"/>
            </w:numPr>
            <w:ind w:left="720" w:hanging="360"/>
          </w:pPr>
        </w:pPrChange>
      </w:pPr>
      <w:del w:id="1692" w:author="user" w:date="2023-07-26T12:09:00Z">
        <w:r w:rsidRPr="00705AFE" w:rsidDel="00DE4988">
          <w:rPr>
            <w:rFonts w:hint="cs"/>
            <w:strike/>
            <w:rtl/>
          </w:rPr>
          <w:delText xml:space="preserve">בעיות </w:delText>
        </w:r>
        <w:r w:rsidRPr="00705AFE" w:rsidDel="00DE4988">
          <w:rPr>
            <w:strike/>
          </w:rPr>
          <w:delText>timing</w:delText>
        </w:r>
        <w:r w:rsidRPr="00705AFE" w:rsidDel="00DE4988">
          <w:rPr>
            <w:rFonts w:hint="cs"/>
            <w:strike/>
            <w:rtl/>
          </w:rPr>
          <w:delText>:</w:delText>
        </w:r>
      </w:del>
    </w:p>
    <w:p w14:paraId="5C2CE237" w14:textId="4290B624" w:rsidR="000B1540" w:rsidRPr="009E5E26" w:rsidDel="00DE4988" w:rsidRDefault="000B1540" w:rsidP="00DE4988">
      <w:pPr>
        <w:pStyle w:val="NoSpacing"/>
        <w:bidi w:val="0"/>
        <w:rPr>
          <w:del w:id="1693" w:author="user" w:date="2023-07-26T12:09:00Z"/>
          <w:strike/>
        </w:rPr>
        <w:pPrChange w:id="1694" w:author="user" w:date="2023-07-26T12:09:00Z">
          <w:pPr>
            <w:pStyle w:val="NoSpacing"/>
            <w:numPr>
              <w:ilvl w:val="1"/>
              <w:numId w:val="12"/>
            </w:numPr>
            <w:ind w:left="1440" w:hanging="360"/>
          </w:pPr>
        </w:pPrChange>
      </w:pPr>
      <w:del w:id="1695" w:author="user" w:date="2023-07-26T12:09:00Z">
        <w:r w:rsidRPr="009E5E26" w:rsidDel="00DE4988">
          <w:rPr>
            <w:rFonts w:hint="cs"/>
            <w:strike/>
            <w:rtl/>
          </w:rPr>
          <w:delText xml:space="preserve">תנסה לעשות את החישוב של </w:delText>
        </w:r>
        <w:r w:rsidRPr="009E5E26" w:rsidDel="00DE4988">
          <w:rPr>
            <w:strike/>
          </w:rPr>
          <w:delText>event duration</w:delText>
        </w:r>
        <w:r w:rsidRPr="009E5E26" w:rsidDel="00DE4988">
          <w:rPr>
            <w:rFonts w:hint="cs"/>
            <w:strike/>
            <w:rtl/>
          </w:rPr>
          <w:delText xml:space="preserve"> מראש לפני הכל.</w:delText>
        </w:r>
      </w:del>
    </w:p>
    <w:p w14:paraId="40EF4CA5" w14:textId="13A25450" w:rsidR="000B1540" w:rsidRPr="0090680F" w:rsidDel="00DE4988" w:rsidRDefault="000B1540" w:rsidP="00DE4988">
      <w:pPr>
        <w:pStyle w:val="NoSpacing"/>
        <w:bidi w:val="0"/>
        <w:rPr>
          <w:del w:id="1696" w:author="user" w:date="2023-07-26T12:09:00Z"/>
          <w:rStyle w:val="Hyperlink"/>
          <w:strike/>
          <w:color w:val="auto"/>
          <w:u w:val="none"/>
        </w:rPr>
        <w:pPrChange w:id="1697" w:author="user" w:date="2023-07-26T12:09:00Z">
          <w:pPr>
            <w:pStyle w:val="NoSpacing"/>
            <w:numPr>
              <w:ilvl w:val="1"/>
              <w:numId w:val="12"/>
            </w:numPr>
            <w:ind w:left="1440" w:hanging="360"/>
          </w:pPr>
        </w:pPrChange>
      </w:pPr>
      <w:del w:id="1698" w:author="user" w:date="2023-07-26T12:09:00Z">
        <w:r w:rsidRPr="0090680F" w:rsidDel="00DE4988">
          <w:rPr>
            <w:rFonts w:hint="cs"/>
            <w:strike/>
            <w:rtl/>
          </w:rPr>
          <w:delText xml:space="preserve">תקרא את האתר הזה: </w:delText>
        </w:r>
        <w:r w:rsidR="000916D0" w:rsidDel="00DE4988">
          <w:fldChar w:fldCharType="begin"/>
        </w:r>
        <w:r w:rsidR="000916D0" w:rsidDel="00DE4988">
          <w:delInstrText xml:space="preserve"> HYPERLINK "http://psychtoolbox.org/docs/SyncTrouble" </w:delInstrText>
        </w:r>
        <w:r w:rsidR="000916D0" w:rsidDel="00DE4988">
          <w:fldChar w:fldCharType="separate"/>
        </w:r>
        <w:r w:rsidRPr="0090680F" w:rsidDel="00DE4988">
          <w:rPr>
            <w:rStyle w:val="Hyperlink"/>
            <w:strike/>
          </w:rPr>
          <w:delText>http://psychtoolbox.org/docs/SyncTrouble</w:delText>
        </w:r>
        <w:r w:rsidR="000916D0" w:rsidDel="00DE4988">
          <w:rPr>
            <w:rStyle w:val="Hyperlink"/>
            <w:strike/>
          </w:rPr>
          <w:fldChar w:fldCharType="end"/>
        </w:r>
      </w:del>
    </w:p>
    <w:p w14:paraId="375C28AA" w14:textId="095D800A" w:rsidR="000B1540" w:rsidDel="00DE4988" w:rsidRDefault="000B1540" w:rsidP="00DE4988">
      <w:pPr>
        <w:bidi w:val="0"/>
        <w:rPr>
          <w:del w:id="1699" w:author="user" w:date="2023-07-26T12:09:00Z"/>
          <w:strike/>
          <w:rtl/>
        </w:rPr>
        <w:pPrChange w:id="1700" w:author="user" w:date="2023-07-26T12:09:00Z">
          <w:pPr>
            <w:ind w:left="720" w:firstLine="720"/>
          </w:pPr>
        </w:pPrChange>
      </w:pPr>
      <w:del w:id="1701" w:author="user" w:date="2023-07-26T12:09:00Z">
        <w:r w:rsidRPr="00DA5137" w:rsidDel="00DE4988">
          <w:rPr>
            <w:rFonts w:hint="cs"/>
            <w:strike/>
            <w:rtl/>
          </w:rPr>
          <w:delText>הומלץ להוריד את מספר ה-</w:delText>
        </w:r>
        <w:r w:rsidRPr="00DA5137" w:rsidDel="00DE4988">
          <w:rPr>
            <w:strike/>
          </w:rPr>
          <w:delText>textures</w:delText>
        </w:r>
        <w:r w:rsidRPr="00DA5137" w:rsidDel="00DE4988">
          <w:rPr>
            <w:rFonts w:hint="cs"/>
            <w:strike/>
            <w:rtl/>
          </w:rPr>
          <w:delText xml:space="preserve"> השמורות, וכך עשיתי</w:delText>
        </w:r>
        <w:r w:rsidDel="00DE4988">
          <w:rPr>
            <w:rFonts w:hint="cs"/>
            <w:strike/>
            <w:rtl/>
          </w:rPr>
          <w:delText>.</w:delText>
        </w:r>
      </w:del>
    </w:p>
    <w:p w14:paraId="6590C99D" w14:textId="1C9376D1" w:rsidR="000B1540" w:rsidRPr="00662999" w:rsidDel="00DE4988" w:rsidRDefault="000B1540" w:rsidP="00DE4988">
      <w:pPr>
        <w:pStyle w:val="ListParagraph"/>
        <w:bidi w:val="0"/>
        <w:ind w:left="0"/>
        <w:rPr>
          <w:del w:id="1702" w:author="user" w:date="2023-07-26T12:09:00Z"/>
          <w:strike/>
        </w:rPr>
        <w:pPrChange w:id="1703" w:author="user" w:date="2023-07-26T12:09:00Z">
          <w:pPr>
            <w:pStyle w:val="ListParagraph"/>
            <w:ind w:left="1440"/>
          </w:pPr>
        </w:pPrChange>
      </w:pPr>
      <w:del w:id="1704" w:author="user" w:date="2023-07-26T12:09:00Z">
        <w:r w:rsidRPr="00662999" w:rsidDel="00DE4988">
          <w:rPr>
            <w:rFonts w:hint="cs"/>
            <w:strike/>
            <w:rtl/>
          </w:rPr>
          <w:delText xml:space="preserve">האם השינוי הוריד את כמות הפריימים המפוספסים? </w:delText>
        </w:r>
        <w:r w:rsidDel="00DE4988">
          <w:rPr>
            <w:rFonts w:hint="cs"/>
            <w:strike/>
            <w:rtl/>
          </w:rPr>
          <w:delText>לא, אבל זה עזר עם בעיות משכי הזמן השגויים של הגיורים</w:delText>
        </w:r>
        <w:r w:rsidRPr="00662999" w:rsidDel="00DE4988">
          <w:rPr>
            <w:rFonts w:hint="cs"/>
            <w:strike/>
            <w:rtl/>
          </w:rPr>
          <w:delText>.</w:delText>
        </w:r>
      </w:del>
    </w:p>
    <w:p w14:paraId="7E936D4A" w14:textId="578B4404" w:rsidR="000B1540" w:rsidDel="00DE4988" w:rsidRDefault="000B1540" w:rsidP="00DE4988">
      <w:pPr>
        <w:pStyle w:val="ListParagraph"/>
        <w:bidi w:val="0"/>
        <w:ind w:left="0"/>
        <w:rPr>
          <w:del w:id="1705" w:author="user" w:date="2023-07-26T12:09:00Z"/>
          <w:strike/>
        </w:rPr>
        <w:pPrChange w:id="1706" w:author="user" w:date="2023-07-26T12:09:00Z">
          <w:pPr>
            <w:pStyle w:val="ListParagraph"/>
            <w:numPr>
              <w:ilvl w:val="1"/>
              <w:numId w:val="12"/>
            </w:numPr>
            <w:ind w:left="1440" w:hanging="360"/>
          </w:pPr>
        </w:pPrChange>
      </w:pPr>
      <w:del w:id="1707" w:author="user" w:date="2023-07-26T12:09:00Z">
        <w:r w:rsidRPr="00D8310E" w:rsidDel="00DE4988">
          <w:rPr>
            <w:rFonts w:hint="cs"/>
            <w:strike/>
            <w:rtl/>
          </w:rPr>
          <w:delText>לשלוח מייל ל-</w:delText>
        </w:r>
        <w:r w:rsidRPr="00D8310E" w:rsidDel="00DE4988">
          <w:rPr>
            <w:strike/>
          </w:rPr>
          <w:delText>VPIXX</w:delText>
        </w:r>
        <w:r w:rsidRPr="00D8310E" w:rsidDel="00DE4988">
          <w:rPr>
            <w:rFonts w:hint="cs"/>
            <w:strike/>
            <w:rtl/>
          </w:rPr>
          <w:delText xml:space="preserve"> לגבי פספוס </w:delText>
        </w:r>
        <w:r w:rsidRPr="00D8310E" w:rsidDel="00DE4988">
          <w:rPr>
            <w:strike/>
          </w:rPr>
          <w:delText>flips</w:delText>
        </w:r>
        <w:r w:rsidRPr="00D8310E" w:rsidDel="00DE4988">
          <w:rPr>
            <w:rFonts w:hint="cs"/>
            <w:strike/>
            <w:rtl/>
          </w:rPr>
          <w:delText>. שלחתי</w:delText>
        </w:r>
        <w:r w:rsidDel="00DE4988">
          <w:rPr>
            <w:rFonts w:hint="cs"/>
            <w:strike/>
            <w:rtl/>
          </w:rPr>
          <w:delText>, והם אמרו ש:</w:delText>
        </w:r>
      </w:del>
    </w:p>
    <w:p w14:paraId="78D4A73E" w14:textId="2DB60F48" w:rsidR="000B1540" w:rsidDel="00DE4988" w:rsidRDefault="000B1540" w:rsidP="00DE4988">
      <w:pPr>
        <w:pStyle w:val="ListParagraph"/>
        <w:bidi w:val="0"/>
        <w:ind w:left="0"/>
        <w:rPr>
          <w:del w:id="1708" w:author="user" w:date="2023-07-26T12:09:00Z"/>
          <w:strike/>
        </w:rPr>
        <w:pPrChange w:id="1709" w:author="user" w:date="2023-07-26T12:09:00Z">
          <w:pPr>
            <w:pStyle w:val="ListParagraph"/>
            <w:numPr>
              <w:ilvl w:val="2"/>
              <w:numId w:val="12"/>
            </w:numPr>
            <w:ind w:left="2160" w:hanging="360"/>
          </w:pPr>
        </w:pPrChange>
      </w:pPr>
      <w:del w:id="1710" w:author="user" w:date="2023-07-26T12:09:00Z">
        <w:r w:rsidDel="00DE4988">
          <w:rPr>
            <w:rFonts w:hint="cs"/>
            <w:strike/>
            <w:rtl/>
          </w:rPr>
          <w:delText>או שזה נובע משימוש ב-</w:delText>
        </w:r>
        <w:r w:rsidDel="00DE4988">
          <w:rPr>
            <w:strike/>
          </w:rPr>
          <w:delText>windows 7</w:delText>
        </w:r>
        <w:r w:rsidDel="00DE4988">
          <w:rPr>
            <w:rFonts w:hint="cs"/>
            <w:strike/>
            <w:rtl/>
          </w:rPr>
          <w:delText>, והחברה במעבדה אמרו שיעבירו את המחשב ל-</w:delText>
        </w:r>
        <w:r w:rsidDel="00DE4988">
          <w:rPr>
            <w:strike/>
          </w:rPr>
          <w:delText>windows 10</w:delText>
        </w:r>
        <w:r w:rsidDel="00DE4988">
          <w:rPr>
            <w:rFonts w:hint="cs"/>
            <w:strike/>
            <w:rtl/>
          </w:rPr>
          <w:delText xml:space="preserve"> מתישהו.</w:delText>
        </w:r>
      </w:del>
    </w:p>
    <w:p w14:paraId="1120DD01" w14:textId="74F6AE69" w:rsidR="000B1540" w:rsidDel="00DE4988" w:rsidRDefault="000B1540" w:rsidP="00DE4988">
      <w:pPr>
        <w:pStyle w:val="ListParagraph"/>
        <w:bidi w:val="0"/>
        <w:ind w:left="0"/>
        <w:rPr>
          <w:del w:id="1711" w:author="user" w:date="2023-07-26T12:09:00Z"/>
          <w:strike/>
        </w:rPr>
        <w:pPrChange w:id="1712" w:author="user" w:date="2023-07-26T12:09:00Z">
          <w:pPr>
            <w:pStyle w:val="ListParagraph"/>
            <w:numPr>
              <w:ilvl w:val="2"/>
              <w:numId w:val="12"/>
            </w:numPr>
            <w:ind w:left="2160" w:hanging="360"/>
          </w:pPr>
        </w:pPrChange>
      </w:pPr>
      <w:del w:id="1713" w:author="user" w:date="2023-07-26T12:09:00Z">
        <w:r w:rsidDel="00DE4988">
          <w:rPr>
            <w:rFonts w:hint="cs"/>
            <w:strike/>
            <w:rtl/>
          </w:rPr>
          <w:delText>לסגור הליכים אחרים שרצים ברקע.</w:delText>
        </w:r>
      </w:del>
    </w:p>
    <w:p w14:paraId="34CB1CFF" w14:textId="1B2D1340" w:rsidR="000B1540" w:rsidRPr="00D8310E" w:rsidDel="00DE4988" w:rsidRDefault="000B1540" w:rsidP="00DE4988">
      <w:pPr>
        <w:pStyle w:val="ListParagraph"/>
        <w:bidi w:val="0"/>
        <w:ind w:left="0"/>
        <w:rPr>
          <w:del w:id="1714" w:author="user" w:date="2023-07-26T12:09:00Z"/>
          <w:strike/>
        </w:rPr>
        <w:pPrChange w:id="1715" w:author="user" w:date="2023-07-26T12:09:00Z">
          <w:pPr>
            <w:pStyle w:val="ListParagraph"/>
            <w:numPr>
              <w:ilvl w:val="2"/>
              <w:numId w:val="12"/>
            </w:numPr>
            <w:ind w:left="2160" w:hanging="360"/>
          </w:pPr>
        </w:pPrChange>
      </w:pPr>
      <w:del w:id="1716" w:author="user" w:date="2023-07-26T12:09:00Z">
        <w:r w:rsidDel="00DE4988">
          <w:rPr>
            <w:strike/>
          </w:rPr>
          <w:delText>VBL sybc problems</w:delText>
        </w:r>
        <w:r w:rsidDel="00DE4988">
          <w:rPr>
            <w:rFonts w:hint="cs"/>
            <w:strike/>
          </w:rPr>
          <w:delText xml:space="preserve"> </w:delText>
        </w:r>
        <w:r w:rsidDel="00DE4988">
          <w:rPr>
            <w:rFonts w:hint="cs"/>
            <w:strike/>
            <w:rtl/>
          </w:rPr>
          <w:delText xml:space="preserve">קורה עם </w:delText>
        </w:r>
        <w:r w:rsidDel="00DE4988">
          <w:rPr>
            <w:strike/>
          </w:rPr>
          <w:delText>psychtoolbox</w:delText>
        </w:r>
        <w:r w:rsidDel="00DE4988">
          <w:rPr>
            <w:rFonts w:hint="cs"/>
            <w:strike/>
            <w:rtl/>
          </w:rPr>
          <w:delText xml:space="preserve"> ואין הרבה מה לעשות עם זה.</w:delText>
        </w:r>
      </w:del>
    </w:p>
    <w:p w14:paraId="6F242DDD" w14:textId="36FCA51F" w:rsidR="000B1540" w:rsidRPr="00804D38" w:rsidDel="00DE4988" w:rsidRDefault="000B1540" w:rsidP="00DE4988">
      <w:pPr>
        <w:pStyle w:val="NoSpacing"/>
        <w:bidi w:val="0"/>
        <w:rPr>
          <w:del w:id="1717" w:author="user" w:date="2023-07-26T12:09:00Z"/>
          <w:strike/>
        </w:rPr>
        <w:pPrChange w:id="1718" w:author="user" w:date="2023-07-26T12:09:00Z">
          <w:pPr>
            <w:pStyle w:val="NoSpacing"/>
            <w:numPr>
              <w:ilvl w:val="1"/>
              <w:numId w:val="12"/>
            </w:numPr>
            <w:ind w:left="1440" w:hanging="360"/>
          </w:pPr>
        </w:pPrChange>
      </w:pPr>
      <w:del w:id="1719" w:author="user" w:date="2023-07-26T12:09:00Z">
        <w:r w:rsidRPr="00804D38" w:rsidDel="00DE4988">
          <w:rPr>
            <w:rFonts w:hint="cs"/>
            <w:strike/>
            <w:rtl/>
          </w:rPr>
          <w:delText>לשאול את אורי ואיתי לגבי הקוד שלי? או אולי להריץ משהו במשך שעה כשהוא מאוד יעיל ולראות אם יש בעיה.</w:delText>
        </w:r>
        <w:r w:rsidDel="00DE4988">
          <w:rPr>
            <w:rFonts w:hint="cs"/>
            <w:strike/>
            <w:rtl/>
          </w:rPr>
          <w:delText xml:space="preserve"> לא שאלתי אותם כי הדברים דיי הסתדרו אחרי שצמצמתי את כמות ה-</w:delText>
        </w:r>
        <w:r w:rsidDel="00DE4988">
          <w:rPr>
            <w:strike/>
          </w:rPr>
          <w:delText>textures</w:delText>
        </w:r>
        <w:r w:rsidDel="00DE4988">
          <w:rPr>
            <w:rFonts w:hint="cs"/>
            <w:strike/>
            <w:rtl/>
          </w:rPr>
          <w:delText>.</w:delText>
        </w:r>
      </w:del>
    </w:p>
    <w:p w14:paraId="5A005F36" w14:textId="4A7B120D" w:rsidR="000B1540" w:rsidRPr="00D8310E" w:rsidDel="00DE4988" w:rsidRDefault="000B1540" w:rsidP="00DE4988">
      <w:pPr>
        <w:pStyle w:val="NoSpacing"/>
        <w:bidi w:val="0"/>
        <w:rPr>
          <w:del w:id="1720" w:author="user" w:date="2023-07-26T12:09:00Z"/>
          <w:strike/>
        </w:rPr>
        <w:pPrChange w:id="1721" w:author="user" w:date="2023-07-26T12:09:00Z">
          <w:pPr>
            <w:pStyle w:val="NoSpacing"/>
            <w:numPr>
              <w:numId w:val="12"/>
            </w:numPr>
            <w:ind w:left="720" w:hanging="360"/>
          </w:pPr>
        </w:pPrChange>
      </w:pPr>
      <w:del w:id="1722" w:author="user" w:date="2023-07-26T12:09:00Z">
        <w:r w:rsidRPr="00D8310E" w:rsidDel="00DE4988">
          <w:rPr>
            <w:rFonts w:hint="cs"/>
            <w:strike/>
            <w:rtl/>
          </w:rPr>
          <w:delText>היות ו-</w:delText>
        </w:r>
        <w:r w:rsidRPr="00D8310E" w:rsidDel="00DE4988">
          <w:rPr>
            <w:rFonts w:hint="cs"/>
            <w:strike/>
          </w:rPr>
          <w:delText>MT</w:delText>
        </w:r>
        <w:r w:rsidRPr="00D8310E" w:rsidDel="00DE4988">
          <w:rPr>
            <w:rFonts w:hint="cs"/>
            <w:strike/>
            <w:rtl/>
          </w:rPr>
          <w:delText xml:space="preserve"> נמדד מתחילת התנועה, אשר כעת יכולה לקרות לפני הצגת המטרה (ז"א שיכול להיות מוצג להם מסך "זזת לאט מדי" עוד לפני שבכלל הוצגה המטרה), חשוב להסביר לנבדקים שמסך זה מסמל שהם היו רחוקים מנקודת ההתחלה ליותר מדי זמן. אם הם התחילו לזוז, הם חייבם לסיים את התנועה בזמן קצר אחרת יגיע מסך זה.</w:delText>
        </w:r>
      </w:del>
    </w:p>
    <w:p w14:paraId="5B51720F" w14:textId="6856713B" w:rsidR="000B1540" w:rsidRPr="00D8310E" w:rsidDel="00DE4988" w:rsidRDefault="000B1540" w:rsidP="00DE4988">
      <w:pPr>
        <w:pStyle w:val="NoSpacing"/>
        <w:bidi w:val="0"/>
        <w:rPr>
          <w:del w:id="1723" w:author="user" w:date="2023-07-26T12:09:00Z"/>
          <w:strike/>
        </w:rPr>
        <w:pPrChange w:id="1724" w:author="user" w:date="2023-07-26T12:09:00Z">
          <w:pPr>
            <w:pStyle w:val="NoSpacing"/>
            <w:numPr>
              <w:numId w:val="12"/>
            </w:numPr>
            <w:ind w:left="720" w:hanging="360"/>
          </w:pPr>
        </w:pPrChange>
      </w:pPr>
      <w:del w:id="1725" w:author="user" w:date="2023-07-26T12:09:00Z">
        <w:r w:rsidRPr="00D8310E" w:rsidDel="00DE4988">
          <w:rPr>
            <w:rFonts w:hint="cs"/>
            <w:strike/>
            <w:rtl/>
          </w:rPr>
          <w:delText>כשאתה מגייס נבדקים תשתמש רק במייל שלך.</w:delText>
        </w:r>
      </w:del>
    </w:p>
    <w:p w14:paraId="5E918250" w14:textId="06060DF5" w:rsidR="000B1540" w:rsidRPr="00D8310E" w:rsidDel="00DE4988" w:rsidRDefault="000B1540" w:rsidP="00DE4988">
      <w:pPr>
        <w:pStyle w:val="NoSpacing"/>
        <w:bidi w:val="0"/>
        <w:rPr>
          <w:del w:id="1726" w:author="user" w:date="2023-07-26T12:09:00Z"/>
          <w:strike/>
          <w:rtl/>
        </w:rPr>
        <w:pPrChange w:id="1727" w:author="user" w:date="2023-07-26T12:09:00Z">
          <w:pPr>
            <w:pStyle w:val="NoSpacing"/>
            <w:ind w:left="720"/>
          </w:pPr>
        </w:pPrChange>
      </w:pPr>
      <w:del w:id="1728" w:author="user" w:date="2023-07-26T12:09:00Z">
        <w:r w:rsidRPr="00D8310E" w:rsidDel="00DE4988">
          <w:rPr>
            <w:rFonts w:hint="cs"/>
            <w:strike/>
            <w:rtl/>
          </w:rPr>
          <w:delText>אפשר גם להשתמש ב-</w:delText>
        </w:r>
        <w:r w:rsidRPr="00D8310E" w:rsidDel="00DE4988">
          <w:rPr>
            <w:strike/>
          </w:rPr>
          <w:delText>Microsoft forms</w:delText>
        </w:r>
        <w:r w:rsidRPr="00D8310E" w:rsidDel="00DE4988">
          <w:rPr>
            <w:rFonts w:hint="cs"/>
            <w:strike/>
            <w:rtl/>
          </w:rPr>
          <w:delText>.</w:delText>
        </w:r>
      </w:del>
    </w:p>
    <w:p w14:paraId="0F41213D" w14:textId="1D1C96D9" w:rsidR="000B1540" w:rsidRPr="00D8310E" w:rsidDel="00DE4988" w:rsidRDefault="000B1540" w:rsidP="00DE4988">
      <w:pPr>
        <w:pStyle w:val="NoSpacing"/>
        <w:bidi w:val="0"/>
        <w:rPr>
          <w:del w:id="1729" w:author="user" w:date="2023-07-26T12:09:00Z"/>
          <w:strike/>
        </w:rPr>
        <w:pPrChange w:id="1730" w:author="user" w:date="2023-07-26T12:09:00Z">
          <w:pPr>
            <w:pStyle w:val="NoSpacing"/>
            <w:numPr>
              <w:numId w:val="12"/>
            </w:numPr>
            <w:ind w:left="720" w:hanging="360"/>
          </w:pPr>
        </w:pPrChange>
      </w:pPr>
      <w:del w:id="1731" w:author="user" w:date="2023-07-26T12:09:00Z">
        <w:r w:rsidRPr="00D8310E" w:rsidDel="00DE4988">
          <w:rPr>
            <w:rFonts w:hint="cs"/>
            <w:strike/>
            <w:rtl/>
          </w:rPr>
          <w:delText xml:space="preserve">תשים ססמא לקובץ </w:delText>
        </w:r>
        <w:r w:rsidRPr="00D8310E" w:rsidDel="00DE4988">
          <w:rPr>
            <w:strike/>
          </w:rPr>
          <w:delText>sub_log</w:delText>
        </w:r>
        <w:r w:rsidRPr="00D8310E" w:rsidDel="00DE4988">
          <w:rPr>
            <w:rFonts w:hint="cs"/>
            <w:strike/>
            <w:rtl/>
          </w:rPr>
          <w:delText xml:space="preserve">: </w:delText>
        </w:r>
        <w:r w:rsidRPr="00D8310E" w:rsidDel="00DE4988">
          <w:rPr>
            <w:strike/>
          </w:rPr>
          <w:delText>khen123</w:delText>
        </w:r>
      </w:del>
    </w:p>
    <w:p w14:paraId="50A4E365" w14:textId="143621A5" w:rsidR="000B1540" w:rsidDel="00DE4988" w:rsidRDefault="000B1540" w:rsidP="00DE4988">
      <w:pPr>
        <w:pStyle w:val="NoSpacing"/>
        <w:bidi w:val="0"/>
        <w:rPr>
          <w:del w:id="1732" w:author="user" w:date="2023-07-26T12:09:00Z"/>
          <w:strike/>
        </w:rPr>
        <w:pPrChange w:id="1733" w:author="user" w:date="2023-07-26T12:09:00Z">
          <w:pPr>
            <w:pStyle w:val="NoSpacing"/>
            <w:numPr>
              <w:numId w:val="12"/>
            </w:numPr>
            <w:ind w:left="720" w:hanging="360"/>
          </w:pPr>
        </w:pPrChange>
      </w:pPr>
      <w:del w:id="1734" w:author="user" w:date="2023-07-26T12:09:00Z">
        <w:r w:rsidRPr="00D8310E" w:rsidDel="00DE4988">
          <w:rPr>
            <w:rFonts w:hint="cs"/>
            <w:strike/>
            <w:rtl/>
          </w:rPr>
          <w:delText>תפתח קובץ למיילים של נבדקים.</w:delText>
        </w:r>
      </w:del>
    </w:p>
    <w:p w14:paraId="60B48968" w14:textId="680059CA" w:rsidR="000B1540" w:rsidRPr="00B14DA1" w:rsidDel="00DE4988" w:rsidRDefault="000B1540" w:rsidP="00DE4988">
      <w:pPr>
        <w:pStyle w:val="NoSpacing"/>
        <w:bidi w:val="0"/>
        <w:rPr>
          <w:del w:id="1735" w:author="user" w:date="2023-07-26T12:09:00Z"/>
          <w:strike/>
        </w:rPr>
        <w:pPrChange w:id="1736" w:author="user" w:date="2023-07-26T12:09:00Z">
          <w:pPr>
            <w:pStyle w:val="NoSpacing"/>
            <w:numPr>
              <w:numId w:val="12"/>
            </w:numPr>
            <w:ind w:left="720" w:hanging="360"/>
          </w:pPr>
        </w:pPrChange>
      </w:pPr>
      <w:del w:id="1737" w:author="user" w:date="2023-07-26T12:09:00Z">
        <w:r w:rsidRPr="00B14DA1" w:rsidDel="00DE4988">
          <w:rPr>
            <w:rFonts w:hint="cs"/>
            <w:strike/>
            <w:rtl/>
          </w:rPr>
          <w:delText>לעדכן שקף קליברציה בהתחלה שיהיה בגודל של מטרה אמיתית כי אני משתמש בו כדי לבדוק באנליזה האם הנבדק פספס את המטרה.</w:delText>
        </w:r>
        <w:r w:rsidDel="00DE4988">
          <w:rPr>
            <w:rFonts w:hint="cs"/>
            <w:strike/>
            <w:rtl/>
          </w:rPr>
          <w:delText xml:space="preserve"> לא עשיתי את זה, כי המטרות בשקף המקורי נמצאות במרכז המטרות הגדולות גם ככה.</w:delText>
        </w:r>
      </w:del>
    </w:p>
    <w:p w14:paraId="09085452" w14:textId="361FE928" w:rsidR="000B1540" w:rsidRPr="001250A2" w:rsidDel="00DE4988" w:rsidRDefault="000B1540" w:rsidP="00DE4988">
      <w:pPr>
        <w:pStyle w:val="NoSpacing"/>
        <w:bidi w:val="0"/>
        <w:rPr>
          <w:del w:id="1738" w:author="user" w:date="2023-07-26T12:09:00Z"/>
          <w:strike/>
        </w:rPr>
        <w:pPrChange w:id="1739" w:author="user" w:date="2023-07-26T12:09:00Z">
          <w:pPr>
            <w:pStyle w:val="NoSpacing"/>
            <w:numPr>
              <w:numId w:val="12"/>
            </w:numPr>
            <w:ind w:left="720" w:hanging="360"/>
          </w:pPr>
        </w:pPrChange>
      </w:pPr>
      <w:del w:id="1740" w:author="user" w:date="2023-07-26T12:09:00Z">
        <w:r w:rsidRPr="001250A2" w:rsidDel="00DE4988">
          <w:rPr>
            <w:rFonts w:hint="cs"/>
            <w:strike/>
            <w:rtl/>
          </w:rPr>
          <w:delText>צריך ליצור מתקן מעץ עם נקודת התחלה, ובלוק שמוודא את הגובה של המסך.</w:delText>
        </w:r>
      </w:del>
    </w:p>
    <w:p w14:paraId="1F9772BB" w14:textId="07F4C4B1" w:rsidR="000B1540" w:rsidRPr="000271AD" w:rsidDel="00DE4988" w:rsidRDefault="000B1540" w:rsidP="00DE4988">
      <w:pPr>
        <w:pStyle w:val="NoSpacing"/>
        <w:bidi w:val="0"/>
        <w:rPr>
          <w:del w:id="1741" w:author="user" w:date="2023-07-26T12:09:00Z"/>
          <w:strike/>
        </w:rPr>
        <w:pPrChange w:id="1742" w:author="user" w:date="2023-07-26T12:09:00Z">
          <w:pPr>
            <w:pStyle w:val="NoSpacing"/>
            <w:numPr>
              <w:numId w:val="12"/>
            </w:numPr>
            <w:ind w:left="720" w:hanging="360"/>
          </w:pPr>
        </w:pPrChange>
      </w:pPr>
      <w:del w:id="1743" w:author="user" w:date="2023-07-26T12:09:00Z">
        <w:r w:rsidRPr="000271AD" w:rsidDel="00DE4988">
          <w:rPr>
            <w:rFonts w:hint="cs"/>
            <w:strike/>
            <w:rtl/>
          </w:rPr>
          <w:delText>בתחילת הניסוי יש ליידע את הנבדקים על כך שמטלת הסיווג עצמה היא קלה, ולכן אנו מצפים שיצליחו לעשות אותה. ליידע אותם שאנו בוחנים את הביצועים שלהם ובסוף הניסוי ניידע אותם אם הם ביצעו לא טוב ולכן נאלץ לפסול אותם.</w:delText>
        </w:r>
      </w:del>
    </w:p>
    <w:p w14:paraId="10193878" w14:textId="78794748" w:rsidR="000B1540" w:rsidRPr="001929B5" w:rsidDel="00DE4988" w:rsidRDefault="000B1540" w:rsidP="00DE4988">
      <w:pPr>
        <w:pStyle w:val="NoSpacing"/>
        <w:bidi w:val="0"/>
        <w:rPr>
          <w:del w:id="1744" w:author="user" w:date="2023-07-26T12:09:00Z"/>
          <w:strike/>
        </w:rPr>
        <w:pPrChange w:id="1745" w:author="user" w:date="2023-07-26T12:09:00Z">
          <w:pPr>
            <w:pStyle w:val="NoSpacing"/>
            <w:numPr>
              <w:numId w:val="12"/>
            </w:numPr>
            <w:ind w:left="720" w:hanging="360"/>
          </w:pPr>
        </w:pPrChange>
      </w:pPr>
      <w:del w:id="1746" w:author="user" w:date="2023-07-26T12:09:00Z">
        <w:r w:rsidRPr="001929B5" w:rsidDel="00DE4988">
          <w:rPr>
            <w:rFonts w:hint="cs"/>
            <w:strike/>
            <w:rtl/>
          </w:rPr>
          <w:delText>צריך לוודא שנבדקים תמיד מניחים את האצבע בנקודת ההתחלה ככה שהסממן מעל נקודת ההתחלה, שנקודת ההתחלה תמיד במרחק 35 ס"מ, שהסממן ממש בקצה של האצבע שלהם.</w:delText>
        </w:r>
      </w:del>
    </w:p>
    <w:p w14:paraId="3298007A" w14:textId="2C76BD57" w:rsidR="000B1540" w:rsidRPr="00AA3CB8" w:rsidDel="00DE4988" w:rsidRDefault="000B1540" w:rsidP="00DE4988">
      <w:pPr>
        <w:pStyle w:val="NoSpacing"/>
        <w:bidi w:val="0"/>
        <w:rPr>
          <w:del w:id="1747" w:author="user" w:date="2023-07-26T12:09:00Z"/>
          <w:strike/>
        </w:rPr>
        <w:pPrChange w:id="1748" w:author="user" w:date="2023-07-26T12:09:00Z">
          <w:pPr>
            <w:pStyle w:val="NoSpacing"/>
            <w:numPr>
              <w:numId w:val="12"/>
            </w:numPr>
            <w:ind w:left="720" w:hanging="360"/>
          </w:pPr>
        </w:pPrChange>
      </w:pPr>
      <w:del w:id="1749" w:author="user" w:date="2023-07-26T12:09:00Z">
        <w:r w:rsidRPr="00AA3CB8" w:rsidDel="00DE4988">
          <w:rPr>
            <w:rFonts w:hint="cs"/>
            <w:strike/>
            <w:rtl/>
          </w:rPr>
          <w:delText xml:space="preserve">תוודא שזמני הצגה של גירויים נכונים (תריץ על עצמך ואז תריץ </w:delText>
        </w:r>
        <w:r w:rsidRPr="00AA3CB8" w:rsidDel="00DE4988">
          <w:rPr>
            <w:strike/>
          </w:rPr>
          <w:delText>test</w:delText>
        </w:r>
        <w:r w:rsidRPr="00AA3CB8" w:rsidDel="00DE4988">
          <w:rPr>
            <w:rFonts w:hint="cs"/>
            <w:strike/>
            <w:rtl/>
          </w:rPr>
          <w:delText xml:space="preserve"> ותראה שהממוצע טוב).</w:delText>
        </w:r>
      </w:del>
    </w:p>
    <w:p w14:paraId="0C571A98" w14:textId="5D06F09B" w:rsidR="000B1540" w:rsidDel="00DE4988" w:rsidRDefault="000B1540" w:rsidP="00DE4988">
      <w:pPr>
        <w:pStyle w:val="NoSpacing"/>
        <w:bidi w:val="0"/>
        <w:rPr>
          <w:del w:id="1750" w:author="user" w:date="2023-07-26T12:09:00Z"/>
          <w:strike/>
        </w:rPr>
        <w:pPrChange w:id="1751" w:author="user" w:date="2023-07-26T12:09:00Z">
          <w:pPr>
            <w:pStyle w:val="NoSpacing"/>
            <w:numPr>
              <w:ilvl w:val="1"/>
              <w:numId w:val="12"/>
            </w:numPr>
            <w:ind w:left="1440" w:hanging="360"/>
          </w:pPr>
        </w:pPrChange>
      </w:pPr>
      <w:del w:id="1752" w:author="user" w:date="2023-07-26T12:09:00Z">
        <w:r w:rsidRPr="00AA3CB8" w:rsidDel="00DE4988">
          <w:rPr>
            <w:rFonts w:hint="cs"/>
            <w:strike/>
            <w:rtl/>
          </w:rPr>
          <w:delText>לבדוק שאם זזים בזמן הצגת גירויים (ז"א כבר לא בנקודת התחלה כאשר מוצגת המטרה) אז מתריע "מוקדם מדי".</w:delText>
        </w:r>
      </w:del>
    </w:p>
    <w:p w14:paraId="283D2713" w14:textId="1062C275" w:rsidR="003D587F" w:rsidRPr="00BE5CED" w:rsidDel="00DE4988" w:rsidRDefault="003D587F" w:rsidP="00DE4988">
      <w:pPr>
        <w:pStyle w:val="NoSpacing"/>
        <w:bidi w:val="0"/>
        <w:rPr>
          <w:del w:id="1753" w:author="user" w:date="2023-07-26T12:09:00Z"/>
          <w:strike/>
        </w:rPr>
        <w:pPrChange w:id="1754" w:author="user" w:date="2023-07-26T12:09:00Z">
          <w:pPr>
            <w:pStyle w:val="NoSpacing"/>
            <w:numPr>
              <w:numId w:val="12"/>
            </w:numPr>
            <w:ind w:left="720" w:hanging="360"/>
          </w:pPr>
        </w:pPrChange>
      </w:pPr>
      <w:del w:id="1755" w:author="user" w:date="2023-07-26T12:09:00Z">
        <w:r w:rsidRPr="00BE5CED" w:rsidDel="00DE4988">
          <w:rPr>
            <w:rFonts w:hint="cs"/>
            <w:strike/>
            <w:rtl/>
          </w:rPr>
          <w:delText>להוסיף הודעות: "זזת מוקדם מדי" ו"תשובה שגויה".</w:delText>
        </w:r>
      </w:del>
    </w:p>
    <w:p w14:paraId="4D10CF48" w14:textId="7663B379" w:rsidR="003D587F" w:rsidRPr="00BE5CED" w:rsidDel="00DE4988" w:rsidRDefault="003D587F" w:rsidP="00DE4988">
      <w:pPr>
        <w:pStyle w:val="NoSpacing"/>
        <w:bidi w:val="0"/>
        <w:rPr>
          <w:del w:id="1756" w:author="user" w:date="2023-07-26T12:09:00Z"/>
          <w:strike/>
        </w:rPr>
        <w:pPrChange w:id="1757" w:author="user" w:date="2023-07-26T12:09:00Z">
          <w:pPr>
            <w:pStyle w:val="NoSpacing"/>
            <w:ind w:left="720"/>
          </w:pPr>
        </w:pPrChange>
      </w:pPr>
      <w:del w:id="1758" w:author="user" w:date="2023-07-26T12:09:00Z">
        <w:r w:rsidRPr="00BE5CED" w:rsidDel="00DE4988">
          <w:rPr>
            <w:rFonts w:hint="cs"/>
            <w:strike/>
            <w:rtl/>
          </w:rPr>
          <w:delText>לקצר הודעות קיימות.</w:delText>
        </w:r>
      </w:del>
    </w:p>
    <w:p w14:paraId="18ECCCA8" w14:textId="6EE909A2" w:rsidR="003D587F" w:rsidRPr="00BE5CED" w:rsidDel="00DE4988" w:rsidRDefault="003D587F" w:rsidP="00DE4988">
      <w:pPr>
        <w:pStyle w:val="NoSpacing"/>
        <w:bidi w:val="0"/>
        <w:rPr>
          <w:del w:id="1759" w:author="user" w:date="2023-07-26T12:09:00Z"/>
          <w:strike/>
          <w:rtl/>
        </w:rPr>
        <w:pPrChange w:id="1760" w:author="user" w:date="2023-07-26T12:09:00Z">
          <w:pPr>
            <w:pStyle w:val="NoSpacing"/>
            <w:ind w:left="720"/>
          </w:pPr>
        </w:pPrChange>
      </w:pPr>
      <w:del w:id="1761" w:author="user" w:date="2023-07-26T12:09:00Z">
        <w:r w:rsidRPr="00BE5CED" w:rsidDel="00DE4988">
          <w:rPr>
            <w:rFonts w:hint="cs"/>
            <w:strike/>
            <w:rtl/>
          </w:rPr>
          <w:delText>זזת מוקדם מדי יטפל גם במקרים בהם הנבדק התחיל לנוע לפני הזמן ואז חזר להתחלה והתחיל שוב לנוע, כל זה לפני שנגמר הטרייל (</w:delText>
        </w:r>
        <w:r w:rsidRPr="00BE5CED" w:rsidDel="00DE4988">
          <w:rPr>
            <w:strike/>
          </w:rPr>
          <w:delText>sub 11 trial 87</w:delText>
        </w:r>
        <w:r w:rsidRPr="00BE5CED" w:rsidDel="00DE4988">
          <w:rPr>
            <w:rFonts w:hint="cs"/>
            <w:strike/>
            <w:rtl/>
          </w:rPr>
          <w:delText>).</w:delText>
        </w:r>
      </w:del>
    </w:p>
    <w:p w14:paraId="4F741828" w14:textId="13486A4D" w:rsidR="003D587F" w:rsidRPr="0060291F" w:rsidDel="00DE4988" w:rsidRDefault="003D587F" w:rsidP="00DE4988">
      <w:pPr>
        <w:pStyle w:val="NoSpacing"/>
        <w:bidi w:val="0"/>
        <w:rPr>
          <w:del w:id="1762" w:author="user" w:date="2023-07-26T12:09:00Z"/>
          <w:strike/>
        </w:rPr>
        <w:pPrChange w:id="1763" w:author="user" w:date="2023-07-26T12:09:00Z">
          <w:pPr>
            <w:pStyle w:val="NoSpacing"/>
            <w:numPr>
              <w:numId w:val="12"/>
            </w:numPr>
            <w:ind w:left="720" w:hanging="360"/>
          </w:pPr>
        </w:pPrChange>
      </w:pPr>
      <w:del w:id="1764" w:author="user" w:date="2023-07-26T12:09:00Z">
        <w:r w:rsidRPr="0060291F" w:rsidDel="00DE4988">
          <w:rPr>
            <w:rFonts w:hint="cs"/>
            <w:strike/>
            <w:rtl/>
          </w:rPr>
          <w:delText>חשוב דחוף בהול! להוסיף ל-</w:delText>
        </w:r>
        <w:r w:rsidRPr="0060291F" w:rsidDel="00DE4988">
          <w:rPr>
            <w:rFonts w:hint="cs"/>
            <w:strike/>
          </w:rPr>
          <w:delText>SOP</w:delText>
        </w:r>
        <w:r w:rsidRPr="0060291F" w:rsidDel="00DE4988">
          <w:rPr>
            <w:rFonts w:hint="cs"/>
            <w:strike/>
            <w:rtl/>
          </w:rPr>
          <w:delText xml:space="preserve"> סממן בקצה קצה קצה של האצבע ותמיד נוגע במסך! גם תמיד חוזר שהסממן על נקודת ההתחלה.</w:delText>
        </w:r>
      </w:del>
    </w:p>
    <w:p w14:paraId="33CF892E" w14:textId="522DF187" w:rsidR="003D587F" w:rsidRPr="0060291F" w:rsidDel="00DE4988" w:rsidRDefault="003D587F" w:rsidP="00DE4988">
      <w:pPr>
        <w:pStyle w:val="NoSpacing"/>
        <w:bidi w:val="0"/>
        <w:rPr>
          <w:del w:id="1765" w:author="user" w:date="2023-07-26T12:09:00Z"/>
          <w:strike/>
          <w:rtl/>
        </w:rPr>
        <w:pPrChange w:id="1766" w:author="user" w:date="2023-07-26T12:09:00Z">
          <w:pPr>
            <w:pStyle w:val="NoSpacing"/>
            <w:ind w:left="720"/>
          </w:pPr>
        </w:pPrChange>
      </w:pPr>
      <w:del w:id="1767" w:author="user" w:date="2023-07-26T12:09:00Z">
        <w:r w:rsidRPr="0060291F" w:rsidDel="00DE4988">
          <w:rPr>
            <w:rFonts w:hint="cs"/>
            <w:strike/>
            <w:rtl/>
          </w:rPr>
          <w:delText>אחרת יקרה מצב בו הנבדק נוגע במסך אבל התשובה לא נקלטת, ואז באנליזה כשאני מחפש את נקודת המגע אני אקבל ערך שגוי (למשל ב-</w:delText>
        </w:r>
        <w:r w:rsidRPr="0060291F" w:rsidDel="00DE4988">
          <w:rPr>
            <w:strike/>
          </w:rPr>
          <w:delText>testMissTarget.m</w:delText>
        </w:r>
        <w:r w:rsidRPr="0060291F" w:rsidDel="00DE4988">
          <w:rPr>
            <w:rFonts w:hint="cs"/>
            <w:strike/>
            <w:rtl/>
          </w:rPr>
          <w:delText>).</w:delText>
        </w:r>
      </w:del>
    </w:p>
    <w:p w14:paraId="3BCE6A99" w14:textId="04BEBB5A" w:rsidR="003D587F" w:rsidRPr="009D114B" w:rsidDel="00DE4988" w:rsidRDefault="003D587F" w:rsidP="00DE4988">
      <w:pPr>
        <w:pStyle w:val="NoSpacing"/>
        <w:bidi w:val="0"/>
        <w:rPr>
          <w:del w:id="1768" w:author="user" w:date="2023-07-26T12:09:00Z"/>
          <w:strike/>
        </w:rPr>
        <w:pPrChange w:id="1769" w:author="user" w:date="2023-07-26T12:09:00Z">
          <w:pPr>
            <w:pStyle w:val="NoSpacing"/>
            <w:numPr>
              <w:numId w:val="12"/>
            </w:numPr>
            <w:ind w:left="720" w:hanging="360"/>
          </w:pPr>
        </w:pPrChange>
      </w:pPr>
      <w:del w:id="1770" w:author="user" w:date="2023-07-26T12:09:00Z">
        <w:r w:rsidRPr="009D114B" w:rsidDel="00DE4988">
          <w:rPr>
            <w:rFonts w:hint="cs"/>
            <w:strike/>
            <w:rtl/>
          </w:rPr>
          <w:delText>ב-</w:delText>
        </w:r>
        <w:r w:rsidRPr="009D114B" w:rsidDel="00DE4988">
          <w:rPr>
            <w:strike/>
          </w:rPr>
          <w:delText>tests</w:delText>
        </w:r>
        <w:r w:rsidRPr="009D114B" w:rsidDel="00DE4988">
          <w:rPr>
            <w:rFonts w:hint="cs"/>
            <w:strike/>
            <w:rtl/>
          </w:rPr>
          <w:delText xml:space="preserve"> תתאים את זה כך שהפרמטר של </w:delText>
        </w:r>
        <w:r w:rsidRPr="009D114B" w:rsidDel="00DE4988">
          <w:rPr>
            <w:strike/>
          </w:rPr>
          <w:delText>type</w:delText>
        </w:r>
        <w:r w:rsidRPr="009D114B" w:rsidDel="00DE4988">
          <w:rPr>
            <w:rFonts w:hint="cs"/>
            <w:strike/>
            <w:rtl/>
          </w:rPr>
          <w:delText xml:space="preserve"> ישנה את הכל ככה שזה יתאים להרצה גם על </w:delText>
        </w:r>
        <w:r w:rsidRPr="009D114B" w:rsidDel="00DE4988">
          <w:rPr>
            <w:strike/>
          </w:rPr>
          <w:delText>trials lists</w:delText>
        </w:r>
        <w:r w:rsidRPr="009D114B" w:rsidDel="00DE4988">
          <w:rPr>
            <w:rFonts w:hint="cs"/>
            <w:strike/>
          </w:rPr>
          <w:delText xml:space="preserve"> </w:delText>
        </w:r>
        <w:r w:rsidRPr="009D114B" w:rsidDel="00DE4988">
          <w:rPr>
            <w:rFonts w:hint="cs"/>
            <w:strike/>
            <w:rtl/>
          </w:rPr>
          <w:delText xml:space="preserve">וגם על </w:delText>
        </w:r>
        <w:r w:rsidRPr="009D114B" w:rsidDel="00DE4988">
          <w:rPr>
            <w:strike/>
          </w:rPr>
          <w:delText>practice trial lists</w:delText>
        </w:r>
        <w:r w:rsidRPr="009D114B" w:rsidDel="00DE4988">
          <w:rPr>
            <w:rFonts w:hint="cs"/>
            <w:strike/>
            <w:rtl/>
          </w:rPr>
          <w:delText>. מבחינת נגיד מספר התנאים שזה מצפה לראות.</w:delText>
        </w:r>
        <w:r w:rsidRPr="009D114B" w:rsidDel="00DE4988">
          <w:rPr>
            <w:strike/>
          </w:rPr>
          <w:delText xml:space="preserve"> </w:delText>
        </w:r>
        <w:r w:rsidRPr="009D114B" w:rsidDel="00DE4988">
          <w:rPr>
            <w:rFonts w:hint="cs"/>
            <w:strike/>
            <w:rtl/>
          </w:rPr>
          <w:delText xml:space="preserve"> תעשה מדריך איך להשתמש בזה כדי לבדוק </w:delText>
        </w:r>
        <w:r w:rsidRPr="009D114B" w:rsidDel="00DE4988">
          <w:rPr>
            <w:strike/>
          </w:rPr>
          <w:delText>trials list</w:delText>
        </w:r>
        <w:r w:rsidRPr="009D114B" w:rsidDel="00DE4988">
          <w:rPr>
            <w:rFonts w:hint="cs"/>
            <w:strike/>
          </w:rPr>
          <w:delText xml:space="preserve"> </w:delText>
        </w:r>
        <w:r w:rsidRPr="009D114B" w:rsidDel="00DE4988">
          <w:rPr>
            <w:rFonts w:hint="cs"/>
            <w:strike/>
            <w:rtl/>
          </w:rPr>
          <w:delText xml:space="preserve">וגם איך לבדוק </w:delText>
        </w:r>
        <w:r w:rsidRPr="009D114B" w:rsidDel="00DE4988">
          <w:rPr>
            <w:strike/>
          </w:rPr>
          <w:delText>practice trials lists</w:delText>
        </w:r>
        <w:r w:rsidRPr="009D114B" w:rsidDel="00DE4988">
          <w:rPr>
            <w:rFonts w:hint="cs"/>
            <w:strike/>
            <w:rtl/>
          </w:rPr>
          <w:delText>.</w:delText>
        </w:r>
      </w:del>
    </w:p>
    <w:p w14:paraId="78DC54F5" w14:textId="44EDB359" w:rsidR="003D587F" w:rsidRPr="00811605" w:rsidDel="00DE4988" w:rsidRDefault="003D587F" w:rsidP="00DE4988">
      <w:pPr>
        <w:pStyle w:val="NoSpacing"/>
        <w:bidi w:val="0"/>
        <w:rPr>
          <w:del w:id="1771" w:author="user" w:date="2023-07-26T12:09:00Z"/>
          <w:strike/>
        </w:rPr>
        <w:pPrChange w:id="1772" w:author="user" w:date="2023-07-26T12:09:00Z">
          <w:pPr>
            <w:pStyle w:val="NoSpacing"/>
            <w:numPr>
              <w:numId w:val="12"/>
            </w:numPr>
            <w:ind w:left="720" w:hanging="360"/>
          </w:pPr>
        </w:pPrChange>
      </w:pPr>
      <w:del w:id="1773" w:author="user" w:date="2023-07-26T12:09:00Z">
        <w:r w:rsidRPr="00811605" w:rsidDel="00DE4988">
          <w:rPr>
            <w:rFonts w:hint="cs"/>
            <w:strike/>
            <w:rtl/>
          </w:rPr>
          <w:delText xml:space="preserve">תעדכן במסמך </w:delText>
        </w:r>
        <w:r w:rsidRPr="00811605" w:rsidDel="00DE4988">
          <w:rPr>
            <w:strike/>
          </w:rPr>
          <w:delText>sub log</w:delText>
        </w:r>
        <w:r w:rsidRPr="00811605" w:rsidDel="00DE4988">
          <w:rPr>
            <w:rFonts w:hint="cs"/>
            <w:strike/>
            <w:rtl/>
          </w:rPr>
          <w:delText>, נבדקים 11-20:</w:delText>
        </w:r>
      </w:del>
    </w:p>
    <w:p w14:paraId="37B431FE" w14:textId="00C9F5CA" w:rsidR="003D587F" w:rsidRPr="00811605" w:rsidDel="00DE4988" w:rsidRDefault="003D587F" w:rsidP="00DE4988">
      <w:pPr>
        <w:pStyle w:val="NoSpacing"/>
        <w:bidi w:val="0"/>
        <w:rPr>
          <w:del w:id="1774" w:author="user" w:date="2023-07-26T12:09:00Z"/>
          <w:strike/>
        </w:rPr>
        <w:pPrChange w:id="1775" w:author="user" w:date="2023-07-26T12:09:00Z">
          <w:pPr>
            <w:pStyle w:val="NoSpacing"/>
            <w:numPr>
              <w:ilvl w:val="1"/>
              <w:numId w:val="12"/>
            </w:numPr>
            <w:ind w:left="1440" w:hanging="360"/>
          </w:pPr>
        </w:pPrChange>
      </w:pPr>
      <w:del w:id="1776" w:author="user" w:date="2023-07-26T12:09:00Z">
        <w:r w:rsidRPr="00811605" w:rsidDel="00DE4988">
          <w:rPr>
            <w:rFonts w:hint="cs"/>
            <w:strike/>
            <w:rtl/>
          </w:rPr>
          <w:delText>ז"ת קצר יותר, מפוצל לזמן התחלת תנועה וזמן הושטה.</w:delText>
        </w:r>
      </w:del>
    </w:p>
    <w:p w14:paraId="16EEA1D6" w14:textId="5BF596A6" w:rsidR="003D587F" w:rsidRPr="00811605" w:rsidDel="00DE4988" w:rsidRDefault="003D587F" w:rsidP="00DE4988">
      <w:pPr>
        <w:pStyle w:val="NoSpacing"/>
        <w:bidi w:val="0"/>
        <w:rPr>
          <w:del w:id="1777" w:author="user" w:date="2023-07-26T12:09:00Z"/>
          <w:strike/>
        </w:rPr>
        <w:pPrChange w:id="1778" w:author="user" w:date="2023-07-26T12:09:00Z">
          <w:pPr>
            <w:pStyle w:val="NoSpacing"/>
            <w:numPr>
              <w:ilvl w:val="1"/>
              <w:numId w:val="12"/>
            </w:numPr>
            <w:ind w:left="1440" w:hanging="360"/>
          </w:pPr>
        </w:pPrChange>
      </w:pPr>
      <w:del w:id="1779" w:author="user" w:date="2023-07-26T12:09:00Z">
        <w:r w:rsidRPr="00811605" w:rsidDel="00DE4988">
          <w:rPr>
            <w:rFonts w:hint="cs"/>
            <w:strike/>
            <w:rtl/>
          </w:rPr>
          <w:delText>מרחק הושטה קצר יותר</w:delText>
        </w:r>
      </w:del>
    </w:p>
    <w:p w14:paraId="5BC349EF" w14:textId="007D8366" w:rsidR="003D587F" w:rsidRPr="00811605" w:rsidDel="00DE4988" w:rsidRDefault="003D587F" w:rsidP="00DE4988">
      <w:pPr>
        <w:pStyle w:val="NoSpacing"/>
        <w:bidi w:val="0"/>
        <w:rPr>
          <w:del w:id="1780" w:author="user" w:date="2023-07-26T12:09:00Z"/>
          <w:strike/>
        </w:rPr>
        <w:pPrChange w:id="1781" w:author="user" w:date="2023-07-26T12:09:00Z">
          <w:pPr>
            <w:pStyle w:val="NoSpacing"/>
            <w:numPr>
              <w:ilvl w:val="1"/>
              <w:numId w:val="12"/>
            </w:numPr>
            <w:ind w:left="1440" w:hanging="360"/>
          </w:pPr>
        </w:pPrChange>
      </w:pPr>
      <w:del w:id="1782" w:author="user" w:date="2023-07-26T12:09:00Z">
        <w:r w:rsidRPr="00811605" w:rsidDel="00DE4988">
          <w:rPr>
            <w:rFonts w:hint="cs"/>
            <w:strike/>
            <w:rtl/>
          </w:rPr>
          <w:delText>מטרה גדולה יותר, אין הנחיה לגעת במרכז העיגול</w:delText>
        </w:r>
      </w:del>
    </w:p>
    <w:p w14:paraId="1DDFA802" w14:textId="54BC05DB" w:rsidR="003D587F" w:rsidRPr="003D587F" w:rsidDel="00DE4988" w:rsidRDefault="003D587F" w:rsidP="00DE4988">
      <w:pPr>
        <w:pStyle w:val="NoSpacing"/>
        <w:bidi w:val="0"/>
        <w:rPr>
          <w:del w:id="1783" w:author="user" w:date="2023-07-26T12:09:00Z"/>
          <w:strike/>
        </w:rPr>
        <w:pPrChange w:id="1784" w:author="user" w:date="2023-07-26T12:09:00Z">
          <w:pPr>
            <w:pStyle w:val="NoSpacing"/>
            <w:numPr>
              <w:ilvl w:val="1"/>
              <w:numId w:val="12"/>
            </w:numPr>
            <w:ind w:left="1440" w:hanging="360"/>
          </w:pPr>
        </w:pPrChange>
      </w:pPr>
      <w:del w:id="1785" w:author="user" w:date="2023-07-26T12:09:00Z">
        <w:r w:rsidRPr="00811605" w:rsidDel="00DE4988">
          <w:rPr>
            <w:rFonts w:hint="cs"/>
            <w:strike/>
            <w:rtl/>
          </w:rPr>
          <w:delText>קטגוריות מוצגות כבר עם ה-</w:delText>
        </w:r>
        <w:r w:rsidRPr="00811605" w:rsidDel="00DE4988">
          <w:rPr>
            <w:strike/>
          </w:rPr>
          <w:delText>fixation</w:delText>
        </w:r>
      </w:del>
    </w:p>
    <w:p w14:paraId="04A3FDA2" w14:textId="5451CD7B" w:rsidR="000B1540" w:rsidDel="00DE4988" w:rsidRDefault="000B1540" w:rsidP="00DE4988">
      <w:pPr>
        <w:pStyle w:val="NoSpacing"/>
        <w:bidi w:val="0"/>
        <w:rPr>
          <w:del w:id="1786" w:author="user" w:date="2023-07-26T12:09:00Z"/>
        </w:rPr>
        <w:pPrChange w:id="1787" w:author="user" w:date="2023-07-26T12:09:00Z">
          <w:pPr>
            <w:pStyle w:val="NoSpacing"/>
            <w:numPr>
              <w:numId w:val="12"/>
            </w:numPr>
            <w:ind w:left="720" w:hanging="360"/>
          </w:pPr>
        </w:pPrChange>
      </w:pPr>
      <w:del w:id="1788" w:author="user" w:date="2023-07-26T12:09:00Z">
        <w:r w:rsidDel="00DE4988">
          <w:rPr>
            <w:rFonts w:hint="cs"/>
            <w:rtl/>
          </w:rPr>
          <w:delText xml:space="preserve">צמצמת טווח </w:delText>
        </w:r>
        <w:r w:rsidDel="00DE4988">
          <w:delText>finInStartPoint</w:delText>
        </w:r>
        <w:r w:rsidDel="00DE4988">
          <w:rPr>
            <w:rFonts w:hint="cs"/>
            <w:rtl/>
          </w:rPr>
          <w:delText>, תוודא שלא קטן מדי, אך גם לא מאפשר חופש יותר מדי.</w:delText>
        </w:r>
      </w:del>
    </w:p>
    <w:p w14:paraId="2245DD1C" w14:textId="27F749E0" w:rsidR="000B1540" w:rsidDel="00DE4988" w:rsidRDefault="000B1540" w:rsidP="00DE4988">
      <w:pPr>
        <w:pStyle w:val="NoSpacing"/>
        <w:bidi w:val="0"/>
        <w:rPr>
          <w:del w:id="1789" w:author="user" w:date="2023-07-26T12:09:00Z"/>
        </w:rPr>
        <w:pPrChange w:id="1790" w:author="user" w:date="2023-07-26T12:09:00Z">
          <w:pPr>
            <w:pStyle w:val="NoSpacing"/>
            <w:numPr>
              <w:numId w:val="12"/>
            </w:numPr>
            <w:ind w:left="720" w:hanging="360"/>
          </w:pPr>
        </w:pPrChange>
      </w:pPr>
      <w:del w:id="1791" w:author="user" w:date="2023-07-26T12:09:00Z">
        <w:r w:rsidDel="00DE4988">
          <w:rPr>
            <w:rFonts w:hint="cs"/>
            <w:rtl/>
          </w:rPr>
          <w:delText>להוסיף עוד סשן של אימון יום לפני.</w:delText>
        </w:r>
      </w:del>
    </w:p>
    <w:p w14:paraId="6D4049EB" w14:textId="46E16B2A" w:rsidR="000B1540" w:rsidDel="00DE4988" w:rsidRDefault="000B1540" w:rsidP="00DE4988">
      <w:pPr>
        <w:pStyle w:val="NoSpacing"/>
        <w:bidi w:val="0"/>
        <w:rPr>
          <w:del w:id="1792" w:author="user" w:date="2023-07-26T12:09:00Z"/>
          <w:strike/>
        </w:rPr>
        <w:pPrChange w:id="1793" w:author="user" w:date="2023-07-26T12:09:00Z">
          <w:pPr>
            <w:pStyle w:val="NoSpacing"/>
            <w:numPr>
              <w:ilvl w:val="1"/>
              <w:numId w:val="12"/>
            </w:numPr>
            <w:ind w:left="1440" w:hanging="360"/>
          </w:pPr>
        </w:pPrChange>
      </w:pPr>
      <w:del w:id="1794" w:author="user" w:date="2023-07-26T12:09:00Z">
        <w:r w:rsidRPr="008310D8" w:rsidDel="00DE4988">
          <w:rPr>
            <w:rFonts w:hint="cs"/>
            <w:strike/>
            <w:rtl/>
          </w:rPr>
          <w:delText>למצוא מילים לעוד סשן</w:delText>
        </w:r>
      </w:del>
    </w:p>
    <w:p w14:paraId="5660B8E7" w14:textId="59D914D9" w:rsidR="000B1540" w:rsidRPr="000C5400" w:rsidDel="00DE4988" w:rsidRDefault="000B1540" w:rsidP="00DE4988">
      <w:pPr>
        <w:pStyle w:val="NoSpacing"/>
        <w:bidi w:val="0"/>
        <w:rPr>
          <w:del w:id="1795" w:author="user" w:date="2023-07-26T12:09:00Z"/>
          <w:strike/>
        </w:rPr>
        <w:pPrChange w:id="1796" w:author="user" w:date="2023-07-26T12:09:00Z">
          <w:pPr>
            <w:pStyle w:val="NoSpacing"/>
            <w:numPr>
              <w:ilvl w:val="1"/>
              <w:numId w:val="12"/>
            </w:numPr>
            <w:ind w:left="1440" w:hanging="360"/>
          </w:pPr>
        </w:pPrChange>
      </w:pPr>
      <w:del w:id="1797" w:author="user" w:date="2023-07-26T12:09:00Z">
        <w:r w:rsidRPr="000C5400" w:rsidDel="00DE4988">
          <w:rPr>
            <w:rFonts w:hint="cs"/>
            <w:strike/>
            <w:rtl/>
          </w:rPr>
          <w:delText>לוודא שכיחות של מילים</w:delText>
        </w:r>
        <w:r w:rsidR="000C5400" w:rsidRPr="000C5400" w:rsidDel="00DE4988">
          <w:rPr>
            <w:rFonts w:hint="cs"/>
            <w:strike/>
            <w:rtl/>
          </w:rPr>
          <w:delText xml:space="preserve">. לא עשיתי זאת, כי </w:delText>
        </w:r>
        <w:r w:rsidR="000C5400" w:rsidDel="00DE4988">
          <w:rPr>
            <w:rFonts w:hint="cs"/>
            <w:strike/>
            <w:rtl/>
          </w:rPr>
          <w:delText>השכיחות בעיקר חשובה ל-</w:delText>
        </w:r>
        <w:r w:rsidR="000C5400" w:rsidDel="00DE4988">
          <w:rPr>
            <w:strike/>
          </w:rPr>
          <w:delText>Prime</w:delText>
        </w:r>
        <w:r w:rsidR="000C5400" w:rsidDel="00DE4988">
          <w:rPr>
            <w:rFonts w:hint="cs"/>
            <w:strike/>
            <w:rtl/>
          </w:rPr>
          <w:delText xml:space="preserve"> (כדי שיהיה סיכוי שיעורר עיבוד לא מודע חזק מספיק), וביום הראשון אין </w:delText>
        </w:r>
        <w:r w:rsidR="000C5400" w:rsidDel="00DE4988">
          <w:rPr>
            <w:strike/>
          </w:rPr>
          <w:delText>Prime</w:delText>
        </w:r>
        <w:r w:rsidR="000C5400" w:rsidDel="00DE4988">
          <w:rPr>
            <w:rFonts w:hint="cs"/>
            <w:strike/>
            <w:rtl/>
          </w:rPr>
          <w:delText>.</w:delText>
        </w:r>
      </w:del>
    </w:p>
    <w:p w14:paraId="57A24B8F" w14:textId="730C63AB" w:rsidR="000B1540" w:rsidRPr="009A5C8B" w:rsidDel="00DE4988" w:rsidRDefault="000B1540" w:rsidP="00DE4988">
      <w:pPr>
        <w:pStyle w:val="NoSpacing"/>
        <w:bidi w:val="0"/>
        <w:rPr>
          <w:del w:id="1798" w:author="user" w:date="2023-07-26T12:09:00Z"/>
          <w:strike/>
        </w:rPr>
        <w:pPrChange w:id="1799" w:author="user" w:date="2023-07-26T12:09:00Z">
          <w:pPr>
            <w:pStyle w:val="NoSpacing"/>
            <w:numPr>
              <w:ilvl w:val="1"/>
              <w:numId w:val="12"/>
            </w:numPr>
            <w:ind w:left="1440" w:hanging="360"/>
          </w:pPr>
        </w:pPrChange>
      </w:pPr>
      <w:del w:id="1800" w:author="user" w:date="2023-07-26T12:09:00Z">
        <w:r w:rsidRPr="009A5C8B" w:rsidDel="00DE4988">
          <w:rPr>
            <w:rFonts w:hint="cs"/>
            <w:strike/>
            <w:rtl/>
          </w:rPr>
          <w:delText>לכתוב קוד של עוד סשן.</w:delText>
        </w:r>
      </w:del>
    </w:p>
    <w:p w14:paraId="08399E65" w14:textId="0A789F7D" w:rsidR="000B1540" w:rsidDel="00DE4988" w:rsidRDefault="000B1540" w:rsidP="00DE4988">
      <w:pPr>
        <w:pStyle w:val="NoSpacing"/>
        <w:bidi w:val="0"/>
        <w:rPr>
          <w:del w:id="1801" w:author="user" w:date="2023-07-26T12:09:00Z"/>
        </w:rPr>
        <w:pPrChange w:id="1802" w:author="user" w:date="2023-07-26T12:09:00Z">
          <w:pPr>
            <w:pStyle w:val="NoSpacing"/>
            <w:numPr>
              <w:ilvl w:val="1"/>
              <w:numId w:val="12"/>
            </w:numPr>
            <w:ind w:left="1440" w:hanging="360"/>
          </w:pPr>
        </w:pPrChange>
      </w:pPr>
      <w:del w:id="1803" w:author="user" w:date="2023-07-26T12:09:00Z">
        <w:r w:rsidDel="00DE4988">
          <w:rPr>
            <w:rFonts w:hint="cs"/>
            <w:rtl/>
          </w:rPr>
          <w:delText>אורך סשן:</w:delText>
        </w:r>
      </w:del>
    </w:p>
    <w:p w14:paraId="257E3C52" w14:textId="08DA2E0F" w:rsidR="000B1540" w:rsidDel="00DE4988" w:rsidRDefault="000B1540" w:rsidP="00DE4988">
      <w:pPr>
        <w:pStyle w:val="NoSpacing"/>
        <w:bidi w:val="0"/>
        <w:rPr>
          <w:del w:id="1804" w:author="user" w:date="2023-07-26T12:09:00Z"/>
        </w:rPr>
        <w:pPrChange w:id="1805" w:author="user" w:date="2023-07-26T12:09:00Z">
          <w:pPr>
            <w:pStyle w:val="NoSpacing"/>
            <w:ind w:left="1440"/>
          </w:pPr>
        </w:pPrChange>
      </w:pPr>
      <w:del w:id="1806" w:author="user" w:date="2023-07-26T12:09:00Z">
        <w:r w:rsidDel="00DE4988">
          <w:rPr>
            <w:rFonts w:hint="cs"/>
            <w:rtl/>
          </w:rPr>
          <w:delText>התחלתי לקרוא את המאמר הזה וסימנתי בו פסקה בצהוב שבה עצמרתי ואחריה כנראה יופיע מה שאני צריך (כמה זמן לקח להם להשתפר):</w:delText>
        </w:r>
      </w:del>
    </w:p>
    <w:p w14:paraId="76DCCF08" w14:textId="4F18B097" w:rsidR="000B1540" w:rsidDel="00DE4988" w:rsidRDefault="000B1540" w:rsidP="00DE4988">
      <w:pPr>
        <w:pStyle w:val="NoSpacing"/>
        <w:bidi w:val="0"/>
        <w:rPr>
          <w:del w:id="1807" w:author="user" w:date="2023-07-26T12:09:00Z"/>
          <w:b/>
          <w:bCs/>
          <w:rtl/>
        </w:rPr>
        <w:pPrChange w:id="1808" w:author="user" w:date="2023-07-26T12:09:00Z">
          <w:pPr>
            <w:pStyle w:val="NoSpacing"/>
            <w:ind w:left="1440"/>
          </w:pPr>
        </w:pPrChange>
      </w:pPr>
      <w:del w:id="1809" w:author="user" w:date="2023-07-26T12:09:00Z">
        <w:r w:rsidRPr="0056221E" w:rsidDel="00DE4988">
          <w:rPr>
            <w:b/>
            <w:bCs/>
          </w:rPr>
          <w:delText>The serial reaction time task revisited: a study on motor sequence</w:delText>
        </w:r>
        <w:r w:rsidDel="00DE4988">
          <w:rPr>
            <w:b/>
            <w:bCs/>
          </w:rPr>
          <w:delText xml:space="preserve"> </w:delText>
        </w:r>
        <w:r w:rsidRPr="0056221E" w:rsidDel="00DE4988">
          <w:rPr>
            <w:b/>
            <w:bCs/>
          </w:rPr>
          <w:delText>learning with an arm-reaching task</w:delText>
        </w:r>
      </w:del>
    </w:p>
    <w:p w14:paraId="0FFF5D6C" w14:textId="5FBDFD3B" w:rsidR="000B1540" w:rsidRPr="0056221E" w:rsidDel="00DE4988" w:rsidRDefault="000B1540" w:rsidP="00DE4988">
      <w:pPr>
        <w:pStyle w:val="NoSpacing"/>
        <w:bidi w:val="0"/>
        <w:rPr>
          <w:del w:id="1810" w:author="user" w:date="2023-07-26T12:09:00Z"/>
          <w:rtl/>
        </w:rPr>
        <w:pPrChange w:id="1811" w:author="user" w:date="2023-07-26T12:09:00Z">
          <w:pPr>
            <w:pStyle w:val="NoSpacing"/>
            <w:ind w:left="1440"/>
          </w:pPr>
        </w:pPrChange>
      </w:pPr>
      <w:del w:id="1812" w:author="user" w:date="2023-07-26T12:09:00Z">
        <w:r w:rsidRPr="0056221E" w:rsidDel="00DE4988">
          <w:rPr>
            <w:rFonts w:hint="cs"/>
            <w:rtl/>
          </w:rPr>
          <w:delText>ויש עוד מקומות שחיפשתי:</w:delText>
        </w:r>
      </w:del>
    </w:p>
    <w:p w14:paraId="52AFA0EB" w14:textId="38A320A2" w:rsidR="000B1540" w:rsidDel="00DE4988" w:rsidRDefault="000916D0" w:rsidP="00DE4988">
      <w:pPr>
        <w:pStyle w:val="NoSpacing"/>
        <w:bidi w:val="0"/>
        <w:rPr>
          <w:del w:id="1813" w:author="user" w:date="2023-07-26T12:09:00Z"/>
          <w:rtl/>
        </w:rPr>
        <w:pPrChange w:id="1814" w:author="user" w:date="2023-07-26T12:09:00Z">
          <w:pPr>
            <w:pStyle w:val="NoSpacing"/>
            <w:ind w:left="1440"/>
          </w:pPr>
        </w:pPrChange>
      </w:pPr>
      <w:del w:id="1815" w:author="user" w:date="2023-07-26T12:09:00Z">
        <w:r w:rsidDel="00DE4988">
          <w:fldChar w:fldCharType="begin"/>
        </w:r>
        <w:r w:rsidDel="00DE4988">
          <w:delInstrText xml:space="preserve"> HYPERLINK "https://www.google.com/search?q=Ghilardi+MF%2C+Silvestri+G%2C+Feigin+A%2C+Mattis+P%2C+Zgaljardic+D%2C+Moisello+C%2C+Crupi+D%2C+Marinelli+L%2C+Dirocco+A%2C+Eidelberg+D+(2008)+Implicit+and+explicit+aspects+of+sequence+learning+in+pre-symptomatic+Huntington%E2%80%99s+disease.&amp;oq=Ghilardi+MF%2C+Silvestri+G%2C+Feigin+A%2C+Mattis+P%2C+Zgaljardic+D%2C+Moisello+C%2C+Crupi+D%2C+Marinelli+L%2C+Dirocco+A%2C+Eidelberg+D+(2008)+Implicit+and+explicit+aspects+of+sequence+learning+in+pre-symptomatic+Huntington%E2%80%99s+disease.&amp;aqs=chrome..69i57.179j0j7&amp;sourceid=chrome&amp;ie=UTF-8" </w:delInstrText>
        </w:r>
        <w:r w:rsidDel="00DE4988">
          <w:fldChar w:fldCharType="separate"/>
        </w:r>
        <w:r w:rsidR="000B1540" w:rsidRPr="00CE0384" w:rsidDel="00DE4988">
          <w:rPr>
            <w:rStyle w:val="Hyperlink"/>
            <w:rFonts w:hint="cs"/>
            <w:rtl/>
          </w:rPr>
          <w:delText>כאן</w:delText>
        </w:r>
        <w:r w:rsidDel="00DE4988">
          <w:rPr>
            <w:rStyle w:val="Hyperlink"/>
          </w:rPr>
          <w:fldChar w:fldCharType="end"/>
        </w:r>
      </w:del>
    </w:p>
    <w:p w14:paraId="36BD496A" w14:textId="431791E5" w:rsidR="000B1540" w:rsidDel="00DE4988" w:rsidRDefault="000916D0" w:rsidP="00DE4988">
      <w:pPr>
        <w:pStyle w:val="NoSpacing"/>
        <w:bidi w:val="0"/>
        <w:rPr>
          <w:del w:id="1816" w:author="user" w:date="2023-07-26T12:09:00Z"/>
          <w:rtl/>
        </w:rPr>
        <w:pPrChange w:id="1817" w:author="user" w:date="2023-07-26T12:09:00Z">
          <w:pPr>
            <w:pStyle w:val="NoSpacing"/>
            <w:ind w:left="1440"/>
          </w:pPr>
        </w:pPrChange>
      </w:pPr>
      <w:del w:id="1818" w:author="user" w:date="2023-07-26T12:09:00Z">
        <w:r w:rsidDel="00DE4988">
          <w:fldChar w:fldCharType="begin"/>
        </w:r>
        <w:r w:rsidDel="00DE4988">
          <w:delInstrText xml:space="preserve"> HYPERLINK "https://www.google.com/search?q=Ghilardi+MF%2C+Eidelberg+D%2C+Silvestri+G%2C+Ghez+C+(2003)+The+diVerential+eVect+of+PD+and+normal+aging+on+early+explicit+sequence+learning.+Neurology&amp;oq=Ghilardi+MF%2C+Eidelberg+D%2C+Silvestri+G%2C+Ghez+C+(2003)+The+diVerential+eVect+of+PD+and+normal+aging+on+early+explicit+sequence+learning.+Neurology&amp;aqs=chrome..69i57.546j0j7&amp;sourceid=chrome&amp;ie=UTF-8" </w:delInstrText>
        </w:r>
        <w:r w:rsidDel="00DE4988">
          <w:fldChar w:fldCharType="separate"/>
        </w:r>
        <w:r w:rsidR="000B1540" w:rsidRPr="00CE0384" w:rsidDel="00DE4988">
          <w:rPr>
            <w:rStyle w:val="Hyperlink"/>
            <w:rFonts w:hint="cs"/>
            <w:rtl/>
          </w:rPr>
          <w:delText>כאן</w:delText>
        </w:r>
        <w:r w:rsidDel="00DE4988">
          <w:rPr>
            <w:rStyle w:val="Hyperlink"/>
          </w:rPr>
          <w:fldChar w:fldCharType="end"/>
        </w:r>
      </w:del>
    </w:p>
    <w:p w14:paraId="16B62C85" w14:textId="41DCA3C9" w:rsidR="000B1540" w:rsidDel="00DE4988" w:rsidRDefault="000916D0" w:rsidP="00DE4988">
      <w:pPr>
        <w:pStyle w:val="NoSpacing"/>
        <w:bidi w:val="0"/>
        <w:rPr>
          <w:del w:id="1819" w:author="user" w:date="2023-07-26T12:09:00Z"/>
          <w:rtl/>
        </w:rPr>
        <w:pPrChange w:id="1820" w:author="user" w:date="2023-07-26T12:09:00Z">
          <w:pPr>
            <w:pStyle w:val="NoSpacing"/>
            <w:ind w:left="1440"/>
          </w:pPr>
        </w:pPrChange>
      </w:pPr>
      <w:del w:id="1821" w:author="user" w:date="2023-07-26T12:09:00Z">
        <w:r w:rsidDel="00DE4988">
          <w:fldChar w:fldCharType="begin"/>
        </w:r>
        <w:r w:rsidDel="00DE4988">
          <w:delInstrText xml:space="preserve"> HYPERLINK "https://link.springer.com/content/pdf/10.1007/s00221-008-1681-5.pdf" </w:delInstrText>
        </w:r>
        <w:r w:rsidDel="00DE4988">
          <w:fldChar w:fldCharType="separate"/>
        </w:r>
        <w:r w:rsidR="000B1540" w:rsidRPr="00CE0384" w:rsidDel="00DE4988">
          <w:rPr>
            <w:rStyle w:val="Hyperlink"/>
            <w:rFonts w:hint="cs"/>
            <w:rtl/>
          </w:rPr>
          <w:delText>כאן</w:delText>
        </w:r>
        <w:r w:rsidDel="00DE4988">
          <w:rPr>
            <w:rStyle w:val="Hyperlink"/>
          </w:rPr>
          <w:fldChar w:fldCharType="end"/>
        </w:r>
      </w:del>
    </w:p>
    <w:p w14:paraId="65D6A8F4" w14:textId="1CC2EAB3" w:rsidR="000B1540" w:rsidDel="00DE4988" w:rsidRDefault="000916D0" w:rsidP="00DE4988">
      <w:pPr>
        <w:pStyle w:val="NoSpacing"/>
        <w:bidi w:val="0"/>
        <w:rPr>
          <w:del w:id="1822" w:author="user" w:date="2023-07-26T12:09:00Z"/>
          <w:rtl/>
        </w:rPr>
        <w:pPrChange w:id="1823" w:author="user" w:date="2023-07-26T12:09:00Z">
          <w:pPr>
            <w:pStyle w:val="NoSpacing"/>
            <w:ind w:left="1440"/>
          </w:pPr>
        </w:pPrChange>
      </w:pPr>
      <w:del w:id="1824" w:author="user" w:date="2023-07-26T12:09:00Z">
        <w:r w:rsidDel="00DE4988">
          <w:fldChar w:fldCharType="begin"/>
        </w:r>
        <w:r w:rsidDel="00DE4988">
          <w:delInstrText xml:space="preserve"> HYPERLINK "https://journals.physiology.org/doi/pdf/10.1152/jn.00778.2010" </w:delInstrText>
        </w:r>
        <w:r w:rsidDel="00DE4988">
          <w:fldChar w:fldCharType="separate"/>
        </w:r>
        <w:r w:rsidR="000B1540" w:rsidRPr="009831FC" w:rsidDel="00DE4988">
          <w:rPr>
            <w:rStyle w:val="Hyperlink"/>
            <w:rFonts w:hint="cs"/>
            <w:rtl/>
          </w:rPr>
          <w:delText>כאן</w:delText>
        </w:r>
        <w:r w:rsidDel="00DE4988">
          <w:rPr>
            <w:rStyle w:val="Hyperlink"/>
          </w:rPr>
          <w:fldChar w:fldCharType="end"/>
        </w:r>
      </w:del>
    </w:p>
    <w:p w14:paraId="771C9325" w14:textId="40665660" w:rsidR="000B1540" w:rsidDel="00DE4988" w:rsidRDefault="000916D0" w:rsidP="00DE4988">
      <w:pPr>
        <w:pStyle w:val="NoSpacing"/>
        <w:bidi w:val="0"/>
        <w:rPr>
          <w:del w:id="1825" w:author="user" w:date="2023-07-26T12:09:00Z"/>
          <w:rtl/>
        </w:rPr>
        <w:pPrChange w:id="1826" w:author="user" w:date="2023-07-26T12:09:00Z">
          <w:pPr>
            <w:pStyle w:val="NoSpacing"/>
            <w:ind w:left="1440"/>
          </w:pPr>
        </w:pPrChange>
      </w:pPr>
      <w:del w:id="1827" w:author="user" w:date="2023-07-26T12:09:00Z">
        <w:r w:rsidDel="00DE4988">
          <w:fldChar w:fldCharType="begin"/>
        </w:r>
        <w:r w:rsidDel="00DE4988">
          <w:delInstrText xml:space="preserve"> HYPERLINK "https://sci-hub.do/https:/iopscience.iop.org/article/10.1088/1741-2552/ab937f/pdf" </w:delInstrText>
        </w:r>
        <w:r w:rsidDel="00DE4988">
          <w:fldChar w:fldCharType="separate"/>
        </w:r>
        <w:r w:rsidR="000B1540" w:rsidRPr="009831FC" w:rsidDel="00DE4988">
          <w:rPr>
            <w:rStyle w:val="Hyperlink"/>
            <w:rFonts w:hint="cs"/>
            <w:rtl/>
          </w:rPr>
          <w:delText>כאן</w:delText>
        </w:r>
        <w:r w:rsidDel="00DE4988">
          <w:rPr>
            <w:rStyle w:val="Hyperlink"/>
          </w:rPr>
          <w:fldChar w:fldCharType="end"/>
        </w:r>
      </w:del>
    </w:p>
    <w:p w14:paraId="1E45F1F9" w14:textId="3A25258B" w:rsidR="000B1540" w:rsidDel="00DE4988" w:rsidRDefault="000916D0" w:rsidP="00DE4988">
      <w:pPr>
        <w:pStyle w:val="NoSpacing"/>
        <w:bidi w:val="0"/>
        <w:rPr>
          <w:del w:id="1828" w:author="user" w:date="2023-07-26T12:09:00Z"/>
          <w:rtl/>
        </w:rPr>
        <w:pPrChange w:id="1829" w:author="user" w:date="2023-07-26T12:09:00Z">
          <w:pPr>
            <w:pStyle w:val="NoSpacing"/>
            <w:ind w:left="1440"/>
          </w:pPr>
        </w:pPrChange>
      </w:pPr>
      <w:del w:id="1830" w:author="user" w:date="2023-07-26T12:09:00Z">
        <w:r w:rsidDel="00DE4988">
          <w:fldChar w:fldCharType="begin"/>
        </w:r>
        <w:r w:rsidDel="00DE4988">
          <w:delInstrText xml:space="preserve"> HYPERLINK "https://sci-hub.do/https:/www.sciencedirect.com/science/article/abs/pii/S0001691811000588" </w:delInstrText>
        </w:r>
        <w:r w:rsidDel="00DE4988">
          <w:fldChar w:fldCharType="separate"/>
        </w:r>
        <w:r w:rsidR="000B1540" w:rsidRPr="009831FC" w:rsidDel="00DE4988">
          <w:rPr>
            <w:rStyle w:val="Hyperlink"/>
            <w:rFonts w:hint="cs"/>
            <w:rtl/>
          </w:rPr>
          <w:delText>כאן</w:delText>
        </w:r>
        <w:r w:rsidDel="00DE4988">
          <w:rPr>
            <w:rStyle w:val="Hyperlink"/>
          </w:rPr>
          <w:fldChar w:fldCharType="end"/>
        </w:r>
      </w:del>
    </w:p>
    <w:p w14:paraId="7C6096EC" w14:textId="0AE1CC19" w:rsidR="000B1540" w:rsidDel="00DE4988" w:rsidRDefault="000916D0" w:rsidP="00DE4988">
      <w:pPr>
        <w:pStyle w:val="NoSpacing"/>
        <w:bidi w:val="0"/>
        <w:rPr>
          <w:del w:id="1831" w:author="user" w:date="2023-07-26T12:09:00Z"/>
        </w:rPr>
        <w:pPrChange w:id="1832" w:author="user" w:date="2023-07-26T12:09:00Z">
          <w:pPr>
            <w:pStyle w:val="NoSpacing"/>
            <w:ind w:left="1440"/>
          </w:pPr>
        </w:pPrChange>
      </w:pPr>
      <w:del w:id="1833" w:author="user" w:date="2023-07-26T12:09:00Z">
        <w:r w:rsidDel="00DE4988">
          <w:fldChar w:fldCharType="begin"/>
        </w:r>
        <w:r w:rsidDel="00DE4988">
          <w:delInstrText xml:space="preserve"> HYPERLINK "https://research.clps.brown.edu/songlab/documents/Tics_Song_2009.pdf" </w:delInstrText>
        </w:r>
        <w:r w:rsidDel="00DE4988">
          <w:fldChar w:fldCharType="separate"/>
        </w:r>
        <w:r w:rsidR="000B1540" w:rsidRPr="009831FC" w:rsidDel="00DE4988">
          <w:rPr>
            <w:rStyle w:val="Hyperlink"/>
            <w:rFonts w:hint="cs"/>
            <w:rtl/>
          </w:rPr>
          <w:delText>כאן</w:delText>
        </w:r>
        <w:r w:rsidDel="00DE4988">
          <w:rPr>
            <w:rStyle w:val="Hyperlink"/>
          </w:rPr>
          <w:fldChar w:fldCharType="end"/>
        </w:r>
      </w:del>
    </w:p>
    <w:p w14:paraId="449264FE" w14:textId="4878681E" w:rsidR="003D587F" w:rsidDel="00DE4988" w:rsidRDefault="003D587F" w:rsidP="00DE4988">
      <w:pPr>
        <w:pStyle w:val="ListParagraph"/>
        <w:bidi w:val="0"/>
        <w:ind w:left="0"/>
        <w:rPr>
          <w:del w:id="1834" w:author="user" w:date="2023-07-26T12:09:00Z"/>
        </w:rPr>
        <w:pPrChange w:id="1835" w:author="user" w:date="2023-07-26T12:09:00Z">
          <w:pPr>
            <w:pStyle w:val="ListParagraph"/>
            <w:numPr>
              <w:numId w:val="12"/>
            </w:numPr>
            <w:ind w:hanging="360"/>
          </w:pPr>
        </w:pPrChange>
      </w:pPr>
      <w:del w:id="1836" w:author="user" w:date="2023-07-26T12:09:00Z">
        <w:r w:rsidDel="00DE4988">
          <w:rPr>
            <w:rFonts w:hint="cs"/>
            <w:rtl/>
          </w:rPr>
          <w:delText xml:space="preserve">לקרוא </w:delText>
        </w:r>
        <w:r w:rsidRPr="003D587F" w:rsidDel="00DE4988">
          <w:delText>“Hidden cognitive states revealed in choice reaching tasks”</w:delText>
        </w:r>
      </w:del>
    </w:p>
    <w:p w14:paraId="71EF8420" w14:textId="19D95094" w:rsidR="003D587F" w:rsidRPr="003D587F" w:rsidDel="00DE4988" w:rsidRDefault="003D587F" w:rsidP="00DE4988">
      <w:pPr>
        <w:pStyle w:val="ListParagraph"/>
        <w:bidi w:val="0"/>
        <w:ind w:left="0"/>
        <w:rPr>
          <w:del w:id="1837" w:author="user" w:date="2023-07-26T12:09:00Z"/>
        </w:rPr>
        <w:pPrChange w:id="1838" w:author="user" w:date="2023-07-26T12:09:00Z">
          <w:pPr>
            <w:pStyle w:val="ListParagraph"/>
            <w:numPr>
              <w:numId w:val="12"/>
            </w:numPr>
            <w:ind w:hanging="360"/>
          </w:pPr>
        </w:pPrChange>
      </w:pPr>
      <w:del w:id="1839" w:author="user" w:date="2023-07-26T12:09:00Z">
        <w:r w:rsidDel="00DE4988">
          <w:rPr>
            <w:rFonts w:hint="cs"/>
            <w:rtl/>
          </w:rPr>
          <w:delText>לחפש מאמרים שציטטו את : "</w:delText>
        </w:r>
        <w:r w:rsidRPr="003D587F" w:rsidDel="00DE4988">
          <w:rPr>
            <w:rFonts w:ascii="Arial" w:hAnsi="Arial" w:cs="Arial"/>
            <w:strike/>
            <w:color w:val="000000"/>
            <w:sz w:val="22"/>
            <w:szCs w:val="22"/>
          </w:rPr>
          <w:delText xml:space="preserve"> </w:delText>
        </w:r>
        <w:r w:rsidRPr="003D587F" w:rsidDel="00DE4988">
          <w:delText>Engaging the motor system with masked orthographic primes: A kinematic analysis</w:delText>
        </w:r>
        <w:r w:rsidDel="00DE4988">
          <w:rPr>
            <w:rFonts w:hint="cs"/>
            <w:rtl/>
          </w:rPr>
          <w:delText>".</w:delText>
        </w:r>
      </w:del>
    </w:p>
    <w:p w14:paraId="6EE6A153" w14:textId="10FFBBE1" w:rsidR="00817D87" w:rsidDel="00DE4988" w:rsidRDefault="006F5849" w:rsidP="00DE4988">
      <w:pPr>
        <w:pStyle w:val="Heading3"/>
        <w:bidi w:val="0"/>
        <w:rPr>
          <w:del w:id="1840" w:author="user" w:date="2023-07-26T12:09:00Z"/>
          <w:rtl/>
        </w:rPr>
        <w:pPrChange w:id="1841" w:author="user" w:date="2023-07-26T12:09:00Z">
          <w:pPr>
            <w:pStyle w:val="Heading3"/>
          </w:pPr>
        </w:pPrChange>
      </w:pPr>
      <w:del w:id="1842" w:author="user" w:date="2023-07-26T12:09:00Z">
        <w:r w:rsidDel="00DE4988">
          <w:rPr>
            <w:rFonts w:hint="cs"/>
            <w:rtl/>
          </w:rPr>
          <w:delText>אנליזות</w:delText>
        </w:r>
      </w:del>
    </w:p>
    <w:p w14:paraId="6F3476F3" w14:textId="3891BEC4" w:rsidR="00C70D9E" w:rsidRPr="006866DB" w:rsidDel="00DE4988" w:rsidRDefault="00C70D9E" w:rsidP="00DE4988">
      <w:pPr>
        <w:pStyle w:val="ListParagraph"/>
        <w:bidi w:val="0"/>
        <w:ind w:left="0"/>
        <w:rPr>
          <w:del w:id="1843" w:author="user" w:date="2023-07-26T12:09:00Z"/>
          <w:strike/>
        </w:rPr>
        <w:pPrChange w:id="1844" w:author="user" w:date="2023-07-26T12:09:00Z">
          <w:pPr>
            <w:pStyle w:val="ListParagraph"/>
            <w:numPr>
              <w:numId w:val="12"/>
            </w:numPr>
            <w:ind w:hanging="360"/>
          </w:pPr>
        </w:pPrChange>
      </w:pPr>
      <w:del w:id="1845" w:author="user" w:date="2023-07-26T12:09:00Z">
        <w:r w:rsidRPr="006866DB" w:rsidDel="00DE4988">
          <w:rPr>
            <w:rFonts w:hint="cs"/>
            <w:strike/>
            <w:rtl/>
          </w:rPr>
          <w:delText xml:space="preserve">תחליט מה פונקצית </w:delText>
        </w:r>
        <w:r w:rsidRPr="006866DB" w:rsidDel="00DE4988">
          <w:rPr>
            <w:strike/>
          </w:rPr>
          <w:delText>Bspline</w:delText>
        </w:r>
        <w:r w:rsidRPr="006866DB" w:rsidDel="00DE4988">
          <w:rPr>
            <w:rFonts w:hint="cs"/>
            <w:strike/>
            <w:rtl/>
          </w:rPr>
          <w:delText xml:space="preserve"> מקבלת ומה היא מחזירה, תעדכן בהתאם את התיאור שלה</w:delText>
        </w:r>
      </w:del>
    </w:p>
    <w:p w14:paraId="5734E580" w14:textId="0FD7AB7D" w:rsidR="00040AF2" w:rsidRPr="00C371E4" w:rsidDel="00DE4988" w:rsidRDefault="00040AF2" w:rsidP="00DE4988">
      <w:pPr>
        <w:pStyle w:val="ListParagraph"/>
        <w:bidi w:val="0"/>
        <w:ind w:left="0"/>
        <w:rPr>
          <w:del w:id="1846" w:author="user" w:date="2023-07-26T12:09:00Z"/>
          <w:strike/>
        </w:rPr>
        <w:pPrChange w:id="1847" w:author="user" w:date="2023-07-26T12:09:00Z">
          <w:pPr>
            <w:pStyle w:val="ListParagraph"/>
            <w:numPr>
              <w:numId w:val="12"/>
            </w:numPr>
            <w:ind w:hanging="360"/>
          </w:pPr>
        </w:pPrChange>
      </w:pPr>
      <w:del w:id="1848" w:author="user" w:date="2023-07-26T12:09:00Z">
        <w:r w:rsidRPr="00C371E4" w:rsidDel="00DE4988">
          <w:rPr>
            <w:rFonts w:hint="cs"/>
            <w:strike/>
            <w:rtl/>
          </w:rPr>
          <w:delText xml:space="preserve">להריץ בדיקות על </w:delText>
        </w:r>
        <w:r w:rsidRPr="00C371E4" w:rsidDel="00DE4988">
          <w:rPr>
            <w:strike/>
          </w:rPr>
          <w:delText>1009</w:delText>
        </w:r>
      </w:del>
    </w:p>
    <w:p w14:paraId="059ECD82" w14:textId="6AA3D0C3" w:rsidR="00040AF2" w:rsidDel="00DE4988" w:rsidRDefault="00040AF2" w:rsidP="00DE4988">
      <w:pPr>
        <w:pStyle w:val="ListParagraph"/>
        <w:bidi w:val="0"/>
        <w:ind w:left="0"/>
        <w:rPr>
          <w:del w:id="1849" w:author="user" w:date="2023-07-26T12:09:00Z"/>
          <w:strike/>
        </w:rPr>
        <w:pPrChange w:id="1850" w:author="user" w:date="2023-07-26T12:09:00Z">
          <w:pPr>
            <w:pStyle w:val="ListParagraph"/>
            <w:numPr>
              <w:numId w:val="12"/>
            </w:numPr>
            <w:ind w:hanging="360"/>
          </w:pPr>
        </w:pPrChange>
      </w:pPr>
      <w:del w:id="1851" w:author="user" w:date="2023-07-26T12:09:00Z">
        <w:r w:rsidRPr="004D7F31" w:rsidDel="00DE4988">
          <w:rPr>
            <w:rFonts w:hint="cs"/>
            <w:strike/>
            <w:rtl/>
          </w:rPr>
          <w:delText xml:space="preserve">לבדוק האם </w:delText>
        </w:r>
        <w:r w:rsidRPr="004D7F31" w:rsidDel="00DE4988">
          <w:rPr>
            <w:strike/>
          </w:rPr>
          <w:delText>normalizeFDA</w:delText>
        </w:r>
        <w:r w:rsidRPr="004D7F31" w:rsidDel="00DE4988">
          <w:rPr>
            <w:rFonts w:hint="cs"/>
            <w:strike/>
            <w:rtl/>
          </w:rPr>
          <w:delText xml:space="preserve"> מצליח למדל שם דברים כמו שצריך</w:delText>
        </w:r>
        <w:r w:rsidR="00A11023" w:rsidRPr="004D7F31" w:rsidDel="00DE4988">
          <w:rPr>
            <w:rFonts w:hint="cs"/>
            <w:strike/>
            <w:rtl/>
          </w:rPr>
          <w:delText xml:space="preserve"> </w:delText>
        </w:r>
        <w:r w:rsidR="00A11023" w:rsidRPr="004D7F31" w:rsidDel="00DE4988">
          <w:rPr>
            <w:strike/>
            <w:rtl/>
          </w:rPr>
          <w:delText>–</w:delText>
        </w:r>
        <w:r w:rsidR="00A11023" w:rsidRPr="004D7F31" w:rsidDel="00DE4988">
          <w:rPr>
            <w:rFonts w:hint="cs"/>
            <w:strike/>
            <w:rtl/>
          </w:rPr>
          <w:delText xml:space="preserve"> אם לא, לכתוב מייל לקרייג</w:delText>
        </w:r>
        <w:r w:rsidR="004D7F31" w:rsidRPr="004D7F31" w:rsidDel="00DE4988">
          <w:rPr>
            <w:rFonts w:hint="cs"/>
            <w:strike/>
            <w:rtl/>
          </w:rPr>
          <w:delText xml:space="preserve">@@ הצליח, בטעות התעלמתי מהנרמול בציר </w:delText>
        </w:r>
        <w:r w:rsidR="004D7F31" w:rsidRPr="004D7F31" w:rsidDel="00DE4988">
          <w:rPr>
            <w:rFonts w:hint="cs"/>
            <w:strike/>
          </w:rPr>
          <w:delText>Z</w:delText>
        </w:r>
        <w:r w:rsidR="004D7F31" w:rsidRPr="004D7F31" w:rsidDel="00DE4988">
          <w:rPr>
            <w:rFonts w:hint="cs"/>
            <w:strike/>
            <w:rtl/>
          </w:rPr>
          <w:delText>.</w:delText>
        </w:r>
      </w:del>
    </w:p>
    <w:p w14:paraId="27C446F5" w14:textId="69D6E2C4" w:rsidR="00A6080C" w:rsidRPr="00F733A1" w:rsidDel="00DE4988" w:rsidRDefault="00A6080C" w:rsidP="00DE4988">
      <w:pPr>
        <w:pStyle w:val="ListParagraph"/>
        <w:bidi w:val="0"/>
        <w:ind w:left="0"/>
        <w:rPr>
          <w:del w:id="1852" w:author="user" w:date="2023-07-26T12:09:00Z"/>
          <w:strike/>
        </w:rPr>
        <w:pPrChange w:id="1853" w:author="user" w:date="2023-07-26T12:09:00Z">
          <w:pPr>
            <w:pStyle w:val="ListParagraph"/>
            <w:numPr>
              <w:numId w:val="12"/>
            </w:numPr>
            <w:ind w:hanging="360"/>
          </w:pPr>
        </w:pPrChange>
      </w:pPr>
      <w:del w:id="1854" w:author="user" w:date="2023-07-26T12:09:00Z">
        <w:r w:rsidRPr="00F733A1" w:rsidDel="00DE4988">
          <w:rPr>
            <w:rFonts w:hint="cs"/>
            <w:strike/>
            <w:rtl/>
          </w:rPr>
          <w:delText xml:space="preserve">צריך למחוק טריילים בהם הנבדק לא זז </w:delText>
        </w:r>
        <w:r w:rsidRPr="00F733A1" w:rsidDel="00DE4988">
          <w:rPr>
            <w:strike/>
            <w:rtl/>
          </w:rPr>
          <w:delText>–</w:delText>
        </w:r>
        <w:r w:rsidRPr="00F733A1" w:rsidDel="00DE4988">
          <w:rPr>
            <w:rFonts w:hint="cs"/>
            <w:strike/>
            <w:rtl/>
          </w:rPr>
          <w:delText xml:space="preserve"> כנראה להפעיל סף מרחק שמי שלא עובר אותו נמחק.</w:delText>
        </w:r>
      </w:del>
    </w:p>
    <w:p w14:paraId="7B437B71" w14:textId="73C66EC3" w:rsidR="00347764" w:rsidRPr="00B77E89" w:rsidDel="00DE4988" w:rsidRDefault="00347764" w:rsidP="00DE4988">
      <w:pPr>
        <w:pStyle w:val="ListParagraph"/>
        <w:bidi w:val="0"/>
        <w:ind w:left="0"/>
        <w:rPr>
          <w:del w:id="1855" w:author="user" w:date="2023-07-26T12:09:00Z"/>
          <w:strike/>
        </w:rPr>
        <w:pPrChange w:id="1856" w:author="user" w:date="2023-07-26T12:09:00Z">
          <w:pPr>
            <w:pStyle w:val="ListParagraph"/>
            <w:numPr>
              <w:numId w:val="12"/>
            </w:numPr>
            <w:ind w:hanging="360"/>
          </w:pPr>
        </w:pPrChange>
      </w:pPr>
      <w:del w:id="1857" w:author="user" w:date="2023-07-26T12:09:00Z">
        <w:r w:rsidRPr="00B77E89" w:rsidDel="00DE4988">
          <w:rPr>
            <w:strike/>
          </w:rPr>
          <w:delText>Preprocessing</w:delText>
        </w:r>
      </w:del>
    </w:p>
    <w:p w14:paraId="15F061B3" w14:textId="35D4EB0F" w:rsidR="00347764" w:rsidRPr="00B77E89" w:rsidDel="00DE4988" w:rsidRDefault="00347764" w:rsidP="00DE4988">
      <w:pPr>
        <w:pStyle w:val="ListParagraph"/>
        <w:bidi w:val="0"/>
        <w:ind w:left="0"/>
        <w:rPr>
          <w:del w:id="1858" w:author="user" w:date="2023-07-26T12:09:00Z"/>
          <w:strike/>
        </w:rPr>
        <w:pPrChange w:id="1859" w:author="user" w:date="2023-07-26T12:09:00Z">
          <w:pPr>
            <w:pStyle w:val="ListParagraph"/>
            <w:numPr>
              <w:ilvl w:val="1"/>
              <w:numId w:val="12"/>
            </w:numPr>
            <w:ind w:left="1440" w:hanging="360"/>
          </w:pPr>
        </w:pPrChange>
      </w:pPr>
      <w:del w:id="1860" w:author="user" w:date="2023-07-26T12:09:00Z">
        <w:r w:rsidRPr="00B77E89" w:rsidDel="00DE4988">
          <w:rPr>
            <w:rFonts w:hint="cs"/>
            <w:strike/>
            <w:rtl/>
          </w:rPr>
          <w:delText>מילוי נתונים חסרים</w:delText>
        </w:r>
      </w:del>
    </w:p>
    <w:p w14:paraId="697784F8" w14:textId="73FECE34" w:rsidR="00347764" w:rsidRPr="00B77E89" w:rsidDel="00DE4988" w:rsidRDefault="00347764" w:rsidP="00DE4988">
      <w:pPr>
        <w:pStyle w:val="ListParagraph"/>
        <w:bidi w:val="0"/>
        <w:ind w:left="0"/>
        <w:rPr>
          <w:del w:id="1861" w:author="user" w:date="2023-07-26T12:09:00Z"/>
          <w:strike/>
        </w:rPr>
        <w:pPrChange w:id="1862" w:author="user" w:date="2023-07-26T12:09:00Z">
          <w:pPr>
            <w:pStyle w:val="ListParagraph"/>
            <w:numPr>
              <w:ilvl w:val="1"/>
              <w:numId w:val="12"/>
            </w:numPr>
            <w:ind w:left="1440" w:hanging="360"/>
          </w:pPr>
        </w:pPrChange>
      </w:pPr>
      <w:del w:id="1863" w:author="user" w:date="2023-07-26T12:09:00Z">
        <w:r w:rsidRPr="00B77E89" w:rsidDel="00DE4988">
          <w:rPr>
            <w:strike/>
          </w:rPr>
          <w:delText>Low pass filter</w:delText>
        </w:r>
      </w:del>
    </w:p>
    <w:p w14:paraId="76ED2A48" w14:textId="7DED6789" w:rsidR="00D01D4C" w:rsidRPr="00B77E89" w:rsidDel="00DE4988" w:rsidRDefault="000A37A9" w:rsidP="00DE4988">
      <w:pPr>
        <w:pStyle w:val="ListParagraph"/>
        <w:bidi w:val="0"/>
        <w:ind w:left="0"/>
        <w:rPr>
          <w:del w:id="1864" w:author="user" w:date="2023-07-26T12:09:00Z"/>
          <w:strike/>
        </w:rPr>
        <w:pPrChange w:id="1865" w:author="user" w:date="2023-07-26T12:09:00Z">
          <w:pPr>
            <w:pStyle w:val="ListParagraph"/>
            <w:numPr>
              <w:ilvl w:val="1"/>
              <w:numId w:val="12"/>
            </w:numPr>
            <w:ind w:left="1440" w:hanging="360"/>
          </w:pPr>
        </w:pPrChange>
      </w:pPr>
      <w:del w:id="1866" w:author="user" w:date="2023-07-26T12:09:00Z">
        <w:r w:rsidRPr="00B77E89" w:rsidDel="00DE4988">
          <w:rPr>
            <w:rFonts w:hint="cs"/>
            <w:strike/>
            <w:rtl/>
          </w:rPr>
          <w:delText xml:space="preserve">נרמול כל הדגימות לדגימה הראשונה </w:delText>
        </w:r>
        <w:r w:rsidRPr="00B77E89" w:rsidDel="00DE4988">
          <w:rPr>
            <w:strike/>
            <w:rtl/>
          </w:rPr>
          <w:delText>–</w:delText>
        </w:r>
        <w:r w:rsidRPr="00B77E89" w:rsidDel="00DE4988">
          <w:rPr>
            <w:rFonts w:hint="cs"/>
            <w:strike/>
            <w:rtl/>
          </w:rPr>
          <w:delText xml:space="preserve"> מבחינת זמן ומקום.</w:delText>
        </w:r>
      </w:del>
    </w:p>
    <w:p w14:paraId="658AFA89" w14:textId="28800D24" w:rsidR="00C70D9E" w:rsidRPr="00B77E89" w:rsidDel="00DE4988" w:rsidRDefault="000E15F7" w:rsidP="00DE4988">
      <w:pPr>
        <w:pStyle w:val="ListParagraph"/>
        <w:bidi w:val="0"/>
        <w:ind w:left="0"/>
        <w:rPr>
          <w:del w:id="1867" w:author="user" w:date="2023-07-26T12:09:00Z"/>
          <w:strike/>
        </w:rPr>
        <w:pPrChange w:id="1868" w:author="user" w:date="2023-07-26T12:09:00Z">
          <w:pPr>
            <w:pStyle w:val="ListParagraph"/>
            <w:numPr>
              <w:ilvl w:val="1"/>
              <w:numId w:val="12"/>
            </w:numPr>
            <w:ind w:left="1440" w:hanging="360"/>
          </w:pPr>
        </w:pPrChange>
      </w:pPr>
      <w:del w:id="1869" w:author="user" w:date="2023-07-26T12:09:00Z">
        <w:r w:rsidRPr="00B77E89" w:rsidDel="00DE4988">
          <w:rPr>
            <w:rFonts w:hint="cs"/>
            <w:strike/>
            <w:rtl/>
          </w:rPr>
          <w:delText xml:space="preserve">מציאת </w:delText>
        </w:r>
        <w:r w:rsidR="00A47A87" w:rsidRPr="00B77E89" w:rsidDel="00DE4988">
          <w:rPr>
            <w:rFonts w:hint="cs"/>
            <w:strike/>
            <w:rtl/>
          </w:rPr>
          <w:delText>תחילת וסוף תנועה</w:delText>
        </w:r>
        <w:r w:rsidRPr="00B77E89" w:rsidDel="00DE4988">
          <w:rPr>
            <w:rFonts w:hint="cs"/>
            <w:strike/>
            <w:rtl/>
          </w:rPr>
          <w:delText xml:space="preserve"> וקיצור המידע בהתאם.</w:delText>
        </w:r>
      </w:del>
    </w:p>
    <w:p w14:paraId="1FBA3BA1" w14:textId="3CF664A5" w:rsidR="00C70D9E" w:rsidRPr="00E4578A" w:rsidDel="00DE4988" w:rsidRDefault="00C70D9E" w:rsidP="00DE4988">
      <w:pPr>
        <w:pStyle w:val="ListParagraph"/>
        <w:bidi w:val="0"/>
        <w:ind w:left="0"/>
        <w:rPr>
          <w:del w:id="1870" w:author="user" w:date="2023-07-26T12:09:00Z"/>
          <w:strike/>
        </w:rPr>
        <w:pPrChange w:id="1871" w:author="user" w:date="2023-07-26T12:09:00Z">
          <w:pPr>
            <w:pStyle w:val="ListParagraph"/>
            <w:numPr>
              <w:numId w:val="12"/>
            </w:numPr>
            <w:ind w:hanging="360"/>
          </w:pPr>
        </w:pPrChange>
      </w:pPr>
      <w:del w:id="1872" w:author="user" w:date="2023-07-26T12:09:00Z">
        <w:r w:rsidRPr="00E4578A" w:rsidDel="00DE4988">
          <w:rPr>
            <w:rFonts w:hint="cs"/>
            <w:strike/>
            <w:rtl/>
          </w:rPr>
          <w:delText xml:space="preserve">מיצוע של הנתונים לפי </w:delText>
        </w:r>
        <w:r w:rsidRPr="00E4578A" w:rsidDel="00DE4988">
          <w:rPr>
            <w:strike/>
          </w:rPr>
          <w:delText>condition</w:delText>
        </w:r>
        <w:r w:rsidR="00347764" w:rsidRPr="00E4578A" w:rsidDel="00DE4988">
          <w:rPr>
            <w:rFonts w:hint="cs"/>
            <w:strike/>
            <w:rtl/>
          </w:rPr>
          <w:delText>.</w:delText>
        </w:r>
      </w:del>
    </w:p>
    <w:p w14:paraId="680FAD98" w14:textId="25A20EB0" w:rsidR="00B339F7" w:rsidRPr="00E4578A" w:rsidDel="00DE4988" w:rsidRDefault="00B339F7" w:rsidP="00DE4988">
      <w:pPr>
        <w:pStyle w:val="ListParagraph"/>
        <w:bidi w:val="0"/>
        <w:ind w:left="0"/>
        <w:rPr>
          <w:del w:id="1873" w:author="user" w:date="2023-07-26T12:09:00Z"/>
          <w:strike/>
        </w:rPr>
        <w:pPrChange w:id="1874" w:author="user" w:date="2023-07-26T12:09:00Z">
          <w:pPr>
            <w:pStyle w:val="ListParagraph"/>
            <w:numPr>
              <w:numId w:val="12"/>
            </w:numPr>
            <w:ind w:hanging="360"/>
          </w:pPr>
        </w:pPrChange>
      </w:pPr>
      <w:del w:id="1875" w:author="user" w:date="2023-07-26T12:09:00Z">
        <w:r w:rsidRPr="00E4578A" w:rsidDel="00DE4988">
          <w:rPr>
            <w:rFonts w:hint="cs"/>
            <w:strike/>
            <w:rtl/>
          </w:rPr>
          <w:delText>תשנה את כל ה-</w:delText>
        </w:r>
        <w:r w:rsidRPr="00E4578A" w:rsidDel="00DE4988">
          <w:rPr>
            <w:strike/>
          </w:rPr>
          <w:delText>analysis</w:delText>
        </w:r>
        <w:r w:rsidRPr="00E4578A" w:rsidDel="00DE4988">
          <w:rPr>
            <w:rFonts w:hint="cs"/>
            <w:strike/>
            <w:rtl/>
          </w:rPr>
          <w:delText xml:space="preserve"> ככה שבהתחלה מכניסים לו סוג </w:delText>
        </w:r>
        <w:r w:rsidRPr="00E4578A" w:rsidDel="00DE4988">
          <w:rPr>
            <w:strike/>
          </w:rPr>
          <w:delText>traj</w:delText>
        </w:r>
        <w:r w:rsidRPr="00E4578A" w:rsidDel="00DE4988">
          <w:rPr>
            <w:rFonts w:hint="cs"/>
            <w:strike/>
            <w:rtl/>
          </w:rPr>
          <w:delText xml:space="preserve"> ואז הוא עושה חישובים רק עליו.</w:delText>
        </w:r>
      </w:del>
    </w:p>
    <w:p w14:paraId="4E3EFC4B" w14:textId="2A6D5377" w:rsidR="004B51BA" w:rsidRPr="002E15ED" w:rsidDel="00DE4988" w:rsidRDefault="004B51BA" w:rsidP="00DE4988">
      <w:pPr>
        <w:pStyle w:val="ListParagraph"/>
        <w:bidi w:val="0"/>
        <w:ind w:left="0"/>
        <w:rPr>
          <w:del w:id="1876" w:author="user" w:date="2023-07-26T12:09:00Z"/>
          <w:strike/>
        </w:rPr>
        <w:pPrChange w:id="1877" w:author="user" w:date="2023-07-26T12:09:00Z">
          <w:pPr>
            <w:pStyle w:val="ListParagraph"/>
            <w:numPr>
              <w:numId w:val="12"/>
            </w:numPr>
            <w:ind w:hanging="360"/>
          </w:pPr>
        </w:pPrChange>
      </w:pPr>
      <w:del w:id="1878" w:author="user" w:date="2023-07-26T12:09:00Z">
        <w:r w:rsidRPr="002E15ED" w:rsidDel="00DE4988">
          <w:rPr>
            <w:rFonts w:hint="cs"/>
            <w:strike/>
            <w:rtl/>
          </w:rPr>
          <w:delText xml:space="preserve">לנתח </w:delText>
        </w:r>
        <w:r w:rsidRPr="002E15ED" w:rsidDel="00DE4988">
          <w:rPr>
            <w:strike/>
          </w:rPr>
          <w:delText>variance</w:delText>
        </w:r>
        <w:r w:rsidRPr="002E15ED" w:rsidDel="00DE4988">
          <w:rPr>
            <w:rFonts w:hint="cs"/>
            <w:strike/>
            <w:rtl/>
          </w:rPr>
          <w:delText xml:space="preserve"> של מסלול.</w:delText>
        </w:r>
      </w:del>
    </w:p>
    <w:p w14:paraId="616660F2" w14:textId="1762C2F1" w:rsidR="004810B2" w:rsidRPr="0030735D" w:rsidDel="00DE4988" w:rsidRDefault="004810B2" w:rsidP="00DE4988">
      <w:pPr>
        <w:pStyle w:val="ListParagraph"/>
        <w:bidi w:val="0"/>
        <w:ind w:left="0"/>
        <w:rPr>
          <w:del w:id="1879" w:author="user" w:date="2023-07-26T12:09:00Z"/>
          <w:strike/>
        </w:rPr>
        <w:pPrChange w:id="1880" w:author="user" w:date="2023-07-26T12:09:00Z">
          <w:pPr>
            <w:pStyle w:val="ListParagraph"/>
            <w:numPr>
              <w:numId w:val="12"/>
            </w:numPr>
            <w:ind w:hanging="360"/>
          </w:pPr>
        </w:pPrChange>
      </w:pPr>
      <w:del w:id="1881" w:author="user" w:date="2023-07-26T12:09:00Z">
        <w:r w:rsidRPr="0030735D" w:rsidDel="00DE4988">
          <w:rPr>
            <w:rFonts w:hint="cs"/>
            <w:strike/>
            <w:rtl/>
          </w:rPr>
          <w:delText xml:space="preserve">לנתח </w:delText>
        </w:r>
        <w:r w:rsidRPr="0030735D" w:rsidDel="00DE4988">
          <w:rPr>
            <w:rFonts w:hint="cs"/>
            <w:strike/>
          </w:rPr>
          <w:delText>RT</w:delText>
        </w:r>
        <w:r w:rsidRPr="0030735D" w:rsidDel="00DE4988">
          <w:rPr>
            <w:rFonts w:hint="cs"/>
            <w:strike/>
            <w:rtl/>
          </w:rPr>
          <w:delText xml:space="preserve"> ב-</w:delText>
        </w:r>
        <w:r w:rsidRPr="0030735D" w:rsidDel="00DE4988">
          <w:rPr>
            <w:strike/>
          </w:rPr>
          <w:delText>congruent</w:delText>
        </w:r>
        <w:r w:rsidRPr="0030735D" w:rsidDel="00DE4988">
          <w:rPr>
            <w:rFonts w:hint="cs"/>
            <w:strike/>
            <w:rtl/>
          </w:rPr>
          <w:delText xml:space="preserve"> מול </w:delText>
        </w:r>
        <w:r w:rsidRPr="0030735D" w:rsidDel="00DE4988">
          <w:rPr>
            <w:strike/>
          </w:rPr>
          <w:delText>Incongruent</w:delText>
        </w:r>
        <w:r w:rsidRPr="0030735D" w:rsidDel="00DE4988">
          <w:rPr>
            <w:rFonts w:hint="cs"/>
            <w:strike/>
            <w:rtl/>
          </w:rPr>
          <w:delText>.</w:delText>
        </w:r>
      </w:del>
    </w:p>
    <w:p w14:paraId="55952903" w14:textId="4A2B398F" w:rsidR="00E16DB9" w:rsidRPr="0030735D" w:rsidDel="00DE4988" w:rsidRDefault="00E16DB9" w:rsidP="00DE4988">
      <w:pPr>
        <w:pStyle w:val="ListParagraph"/>
        <w:bidi w:val="0"/>
        <w:ind w:left="0"/>
        <w:rPr>
          <w:del w:id="1882" w:author="user" w:date="2023-07-26T12:09:00Z"/>
          <w:strike/>
        </w:rPr>
        <w:pPrChange w:id="1883" w:author="user" w:date="2023-07-26T12:09:00Z">
          <w:pPr>
            <w:pStyle w:val="ListParagraph"/>
            <w:numPr>
              <w:ilvl w:val="1"/>
              <w:numId w:val="12"/>
            </w:numPr>
            <w:ind w:left="1440" w:hanging="360"/>
          </w:pPr>
        </w:pPrChange>
      </w:pPr>
      <w:del w:id="1884" w:author="user" w:date="2023-07-26T12:09:00Z">
        <w:r w:rsidRPr="0030735D" w:rsidDel="00DE4988">
          <w:rPr>
            <w:rFonts w:hint="cs"/>
            <w:strike/>
            <w:rtl/>
          </w:rPr>
          <w:delText xml:space="preserve">ההבדל בין שמאל ימין קטן יותר בתנאי </w:delText>
        </w:r>
        <w:r w:rsidRPr="0030735D" w:rsidDel="00DE4988">
          <w:rPr>
            <w:strike/>
          </w:rPr>
          <w:delText>diff</w:delText>
        </w:r>
        <w:r w:rsidRPr="0030735D" w:rsidDel="00DE4988">
          <w:rPr>
            <w:rFonts w:hint="cs"/>
            <w:strike/>
            <w:rtl/>
          </w:rPr>
          <w:delText xml:space="preserve"> מאשר </w:delText>
        </w:r>
        <w:r w:rsidRPr="0030735D" w:rsidDel="00DE4988">
          <w:rPr>
            <w:strike/>
          </w:rPr>
          <w:delText>same</w:delText>
        </w:r>
        <w:r w:rsidRPr="0030735D" w:rsidDel="00DE4988">
          <w:rPr>
            <w:rFonts w:hint="cs"/>
            <w:strike/>
            <w:rtl/>
          </w:rPr>
          <w:delText>.</w:delText>
        </w:r>
      </w:del>
    </w:p>
    <w:p w14:paraId="11926C22" w14:textId="1C29203B" w:rsidR="00596970" w:rsidRPr="0030735D" w:rsidDel="00DE4988" w:rsidRDefault="00596970" w:rsidP="00DE4988">
      <w:pPr>
        <w:pStyle w:val="ListParagraph"/>
        <w:bidi w:val="0"/>
        <w:ind w:left="0"/>
        <w:rPr>
          <w:del w:id="1885" w:author="user" w:date="2023-07-26T12:09:00Z"/>
          <w:strike/>
        </w:rPr>
        <w:pPrChange w:id="1886" w:author="user" w:date="2023-07-26T12:09:00Z">
          <w:pPr>
            <w:pStyle w:val="ListParagraph"/>
            <w:numPr>
              <w:ilvl w:val="1"/>
              <w:numId w:val="12"/>
            </w:numPr>
            <w:ind w:left="1440" w:hanging="360"/>
          </w:pPr>
        </w:pPrChange>
      </w:pPr>
      <w:del w:id="1887" w:author="user" w:date="2023-07-26T12:09:00Z">
        <w:r w:rsidRPr="0030735D" w:rsidDel="00DE4988">
          <w:rPr>
            <w:rFonts w:hint="cs"/>
            <w:strike/>
            <w:rtl/>
          </w:rPr>
          <w:delText xml:space="preserve">ניסית להדפיס </w:delText>
        </w:r>
        <w:r w:rsidRPr="0030735D" w:rsidDel="00DE4988">
          <w:rPr>
            <w:strike/>
          </w:rPr>
          <w:delText>beeswarm</w:delText>
        </w:r>
        <w:r w:rsidRPr="0030735D" w:rsidDel="00DE4988">
          <w:rPr>
            <w:rFonts w:hint="cs"/>
            <w:strike/>
            <w:rtl/>
          </w:rPr>
          <w:delText xml:space="preserve"> אבל יש בעיה בשמות של הקטגוריות.</w:delText>
        </w:r>
      </w:del>
    </w:p>
    <w:p w14:paraId="0876EDAC" w14:textId="7CB27067" w:rsidR="00B401C9" w:rsidRPr="0030735D" w:rsidDel="00DE4988" w:rsidRDefault="00D525C4" w:rsidP="00DE4988">
      <w:pPr>
        <w:pStyle w:val="ListParagraph"/>
        <w:bidi w:val="0"/>
        <w:ind w:left="0"/>
        <w:rPr>
          <w:del w:id="1888" w:author="user" w:date="2023-07-26T12:09:00Z"/>
          <w:strike/>
        </w:rPr>
        <w:pPrChange w:id="1889" w:author="user" w:date="2023-07-26T12:09:00Z">
          <w:pPr>
            <w:pStyle w:val="ListParagraph"/>
            <w:numPr>
              <w:ilvl w:val="1"/>
              <w:numId w:val="12"/>
            </w:numPr>
            <w:ind w:left="1440" w:hanging="360"/>
          </w:pPr>
        </w:pPrChange>
      </w:pPr>
      <w:del w:id="1890" w:author="user" w:date="2023-07-26T12:09:00Z">
        <w:r w:rsidRPr="0030735D" w:rsidDel="00DE4988">
          <w:rPr>
            <w:rFonts w:hint="cs"/>
            <w:strike/>
            <w:rtl/>
          </w:rPr>
          <w:delText xml:space="preserve">תהפוך את הדפסת </w:delText>
        </w:r>
        <w:r w:rsidRPr="0030735D" w:rsidDel="00DE4988">
          <w:rPr>
            <w:strike/>
          </w:rPr>
          <w:delText>beeswarm</w:delText>
        </w:r>
        <w:r w:rsidRPr="0030735D" w:rsidDel="00DE4988">
          <w:rPr>
            <w:rFonts w:hint="cs"/>
            <w:strike/>
            <w:rtl/>
          </w:rPr>
          <w:delText xml:space="preserve"> לפונקציה</w:delText>
        </w:r>
        <w:r w:rsidR="0030735D" w:rsidRPr="0030735D" w:rsidDel="00DE4988">
          <w:rPr>
            <w:rFonts w:hint="cs"/>
            <w:strike/>
            <w:rtl/>
          </w:rPr>
          <w:delText>.</w:delText>
        </w:r>
      </w:del>
    </w:p>
    <w:p w14:paraId="3B47125D" w14:textId="1FF3F0C9" w:rsidR="00397EC6" w:rsidRPr="00073E1C" w:rsidDel="00DE4988" w:rsidRDefault="00AD149F" w:rsidP="00DE4988">
      <w:pPr>
        <w:pStyle w:val="ListParagraph"/>
        <w:bidi w:val="0"/>
        <w:ind w:left="0"/>
        <w:rPr>
          <w:del w:id="1891" w:author="user" w:date="2023-07-26T12:09:00Z"/>
          <w:strike/>
        </w:rPr>
        <w:pPrChange w:id="1892" w:author="user" w:date="2023-07-26T12:09:00Z">
          <w:pPr>
            <w:pStyle w:val="ListParagraph"/>
            <w:numPr>
              <w:numId w:val="12"/>
            </w:numPr>
            <w:ind w:hanging="360"/>
          </w:pPr>
        </w:pPrChange>
      </w:pPr>
      <w:del w:id="1893" w:author="user" w:date="2023-07-26T12:09:00Z">
        <w:r w:rsidRPr="00073E1C" w:rsidDel="00DE4988">
          <w:rPr>
            <w:rFonts w:hint="cs"/>
            <w:strike/>
            <w:rtl/>
          </w:rPr>
          <w:delText>תעדכן את ליעד</w:delText>
        </w:r>
        <w:r w:rsidR="004D302C" w:rsidRPr="00073E1C" w:rsidDel="00DE4988">
          <w:rPr>
            <w:rFonts w:hint="cs"/>
            <w:strike/>
            <w:rtl/>
          </w:rPr>
          <w:delText xml:space="preserve"> </w:delText>
        </w:r>
        <w:r w:rsidR="004D302C" w:rsidRPr="00073E1C" w:rsidDel="00DE4988">
          <w:rPr>
            <w:strike/>
            <w:rtl/>
          </w:rPr>
          <w:delText>–</w:delText>
        </w:r>
        <w:r w:rsidR="004D302C" w:rsidRPr="00073E1C" w:rsidDel="00DE4988">
          <w:rPr>
            <w:rFonts w:hint="cs"/>
            <w:strike/>
            <w:rtl/>
          </w:rPr>
          <w:delText xml:space="preserve"> הנבדקת ראתה הרבה מהגירויים (220 </w:delText>
        </w:r>
        <w:r w:rsidR="004D302C" w:rsidRPr="00073E1C" w:rsidDel="00DE4988">
          <w:rPr>
            <w:rFonts w:hint="cs"/>
            <w:strike/>
          </w:rPr>
          <w:delText>PAS</w:delText>
        </w:r>
        <w:r w:rsidR="004D302C" w:rsidRPr="00073E1C" w:rsidDel="00DE4988">
          <w:rPr>
            <w:rFonts w:hint="cs"/>
            <w:strike/>
            <w:rtl/>
          </w:rPr>
          <w:delText xml:space="preserve">1, 214 </w:delText>
        </w:r>
        <w:r w:rsidR="004D302C" w:rsidRPr="00073E1C" w:rsidDel="00DE4988">
          <w:rPr>
            <w:rFonts w:hint="cs"/>
            <w:strike/>
          </w:rPr>
          <w:delText>PAS</w:delText>
        </w:r>
        <w:r w:rsidR="004D302C" w:rsidRPr="00073E1C" w:rsidDel="00DE4988">
          <w:rPr>
            <w:rFonts w:hint="cs"/>
            <w:strike/>
            <w:rtl/>
          </w:rPr>
          <w:delText>2)</w:delText>
        </w:r>
        <w:r w:rsidR="009E0C12" w:rsidRPr="00073E1C" w:rsidDel="00DE4988">
          <w:rPr>
            <w:rFonts w:hint="cs"/>
            <w:strike/>
            <w:rtl/>
          </w:rPr>
          <w:delText xml:space="preserve">, לעומת עדי ויוני (466, 418 דירוגים של </w:delText>
        </w:r>
      </w:del>
    </w:p>
    <w:p w14:paraId="3F0007C1" w14:textId="606EBC3F" w:rsidR="00AD149F" w:rsidRPr="00073E1C" w:rsidDel="00DE4988" w:rsidRDefault="009E0C12" w:rsidP="00DE4988">
      <w:pPr>
        <w:pStyle w:val="ListParagraph"/>
        <w:bidi w:val="0"/>
        <w:ind w:left="0"/>
        <w:rPr>
          <w:del w:id="1894" w:author="user" w:date="2023-07-26T12:09:00Z"/>
          <w:strike/>
        </w:rPr>
        <w:pPrChange w:id="1895" w:author="user" w:date="2023-07-26T12:09:00Z">
          <w:pPr>
            <w:pStyle w:val="ListParagraph"/>
            <w:ind w:left="1440" w:firstLine="720"/>
          </w:pPr>
        </w:pPrChange>
      </w:pPr>
      <w:del w:id="1896" w:author="user" w:date="2023-07-26T12:09:00Z">
        <w:r w:rsidRPr="00073E1C" w:rsidDel="00DE4988">
          <w:rPr>
            <w:strike/>
          </w:rPr>
          <w:delText>PAS1</w:delText>
        </w:r>
        <w:r w:rsidRPr="00073E1C" w:rsidDel="00DE4988">
          <w:rPr>
            <w:rFonts w:hint="cs"/>
            <w:strike/>
            <w:rtl/>
          </w:rPr>
          <w:delText>).</w:delText>
        </w:r>
      </w:del>
    </w:p>
    <w:p w14:paraId="59A4E9C7" w14:textId="02171467" w:rsidR="005462B6" w:rsidRPr="00230B4D" w:rsidDel="00DE4988" w:rsidRDefault="005462B6" w:rsidP="00DE4988">
      <w:pPr>
        <w:pStyle w:val="ListParagraph"/>
        <w:bidi w:val="0"/>
        <w:ind w:left="0"/>
        <w:rPr>
          <w:del w:id="1897" w:author="user" w:date="2023-07-26T12:09:00Z"/>
          <w:strike/>
        </w:rPr>
        <w:pPrChange w:id="1898" w:author="user" w:date="2023-07-26T12:09:00Z">
          <w:pPr>
            <w:pStyle w:val="ListParagraph"/>
            <w:numPr>
              <w:numId w:val="12"/>
            </w:numPr>
            <w:ind w:hanging="360"/>
          </w:pPr>
        </w:pPrChange>
      </w:pPr>
      <w:del w:id="1899" w:author="user" w:date="2023-07-26T12:09:00Z">
        <w:r w:rsidRPr="00230B4D" w:rsidDel="00DE4988">
          <w:rPr>
            <w:rFonts w:hint="cs"/>
            <w:strike/>
            <w:rtl/>
          </w:rPr>
          <w:delText>בקוד:</w:delText>
        </w:r>
      </w:del>
    </w:p>
    <w:p w14:paraId="748370ED" w14:textId="150F79EE" w:rsidR="005462B6" w:rsidRPr="00230B4D" w:rsidDel="00DE4988" w:rsidRDefault="005462B6" w:rsidP="00DE4988">
      <w:pPr>
        <w:pStyle w:val="ListParagraph"/>
        <w:bidi w:val="0"/>
        <w:ind w:left="0"/>
        <w:rPr>
          <w:del w:id="1900" w:author="user" w:date="2023-07-26T12:09:00Z"/>
          <w:strike/>
        </w:rPr>
        <w:pPrChange w:id="1901" w:author="user" w:date="2023-07-26T12:09:00Z">
          <w:pPr>
            <w:pStyle w:val="ListParagraph"/>
            <w:numPr>
              <w:ilvl w:val="1"/>
              <w:numId w:val="12"/>
            </w:numPr>
            <w:ind w:left="1440" w:hanging="360"/>
          </w:pPr>
        </w:pPrChange>
      </w:pPr>
      <w:del w:id="1902" w:author="user" w:date="2023-07-26T12:09:00Z">
        <w:r w:rsidRPr="00230B4D" w:rsidDel="00DE4988">
          <w:rPr>
            <w:rFonts w:hint="cs"/>
            <w:strike/>
            <w:rtl/>
          </w:rPr>
          <w:delText xml:space="preserve">תחליף </w:delText>
        </w:r>
        <w:r w:rsidRPr="00230B4D" w:rsidDel="00DE4988">
          <w:rPr>
            <w:strike/>
          </w:rPr>
          <w:delText>readtable</w:delText>
        </w:r>
        <w:r w:rsidRPr="00230B4D" w:rsidDel="00DE4988">
          <w:rPr>
            <w:rFonts w:hint="cs"/>
            <w:strike/>
            <w:rtl/>
          </w:rPr>
          <w:delText xml:space="preserve"> ב-</w:delText>
        </w:r>
        <w:r w:rsidRPr="00230B4D" w:rsidDel="00DE4988">
          <w:rPr>
            <w:strike/>
          </w:rPr>
          <w:delText>Load</w:delText>
        </w:r>
      </w:del>
    </w:p>
    <w:p w14:paraId="58468B03" w14:textId="66780284" w:rsidR="005462B6" w:rsidRPr="00230B4D" w:rsidDel="00DE4988" w:rsidRDefault="005462B6" w:rsidP="00DE4988">
      <w:pPr>
        <w:pStyle w:val="ListParagraph"/>
        <w:bidi w:val="0"/>
        <w:ind w:left="0"/>
        <w:rPr>
          <w:del w:id="1903" w:author="user" w:date="2023-07-26T12:09:00Z"/>
          <w:strike/>
        </w:rPr>
        <w:pPrChange w:id="1904" w:author="user" w:date="2023-07-26T12:09:00Z">
          <w:pPr>
            <w:pStyle w:val="ListParagraph"/>
            <w:numPr>
              <w:ilvl w:val="1"/>
              <w:numId w:val="12"/>
            </w:numPr>
            <w:ind w:left="1440" w:hanging="360"/>
          </w:pPr>
        </w:pPrChange>
      </w:pPr>
      <w:del w:id="1905" w:author="user" w:date="2023-07-26T12:09:00Z">
        <w:r w:rsidRPr="00230B4D" w:rsidDel="00DE4988">
          <w:rPr>
            <w:rFonts w:hint="cs"/>
            <w:strike/>
            <w:rtl/>
          </w:rPr>
          <w:delText xml:space="preserve">בחלק של </w:delText>
        </w:r>
        <w:r w:rsidRPr="00230B4D" w:rsidDel="00DE4988">
          <w:rPr>
            <w:strike/>
          </w:rPr>
          <w:delText>preprocessing</w:delText>
        </w:r>
        <w:r w:rsidRPr="00230B4D" w:rsidDel="00DE4988">
          <w:rPr>
            <w:rFonts w:hint="cs"/>
            <w:strike/>
            <w:rtl/>
          </w:rPr>
          <w:delText xml:space="preserve"> תוריד אימון גם מ-</w:delText>
        </w:r>
        <w:r w:rsidRPr="00230B4D" w:rsidDel="00DE4988">
          <w:rPr>
            <w:strike/>
          </w:rPr>
          <w:delText>data_table</w:delText>
        </w:r>
      </w:del>
    </w:p>
    <w:p w14:paraId="2D17AAD3" w14:textId="3A20B21B" w:rsidR="005462B6" w:rsidRPr="00B06A87" w:rsidDel="00DE4988" w:rsidRDefault="005462B6" w:rsidP="00DE4988">
      <w:pPr>
        <w:pStyle w:val="ListParagraph"/>
        <w:bidi w:val="0"/>
        <w:ind w:left="0"/>
        <w:rPr>
          <w:del w:id="1906" w:author="user" w:date="2023-07-26T12:09:00Z"/>
        </w:rPr>
        <w:pPrChange w:id="1907" w:author="user" w:date="2023-07-26T12:09:00Z">
          <w:pPr>
            <w:pStyle w:val="ListParagraph"/>
            <w:numPr>
              <w:ilvl w:val="1"/>
              <w:numId w:val="12"/>
            </w:numPr>
            <w:ind w:left="1440" w:hanging="360"/>
          </w:pPr>
        </w:pPrChange>
      </w:pPr>
      <w:del w:id="1908" w:author="user" w:date="2023-07-26T12:09:00Z">
        <w:r w:rsidRPr="00230B4D" w:rsidDel="00DE4988">
          <w:rPr>
            <w:rFonts w:hint="cs"/>
            <w:strike/>
            <w:rtl/>
          </w:rPr>
          <w:delText>תוודא ש-</w:delText>
        </w:r>
        <w:r w:rsidRPr="00230B4D" w:rsidDel="00DE4988">
          <w:rPr>
            <w:strike/>
          </w:rPr>
          <w:delText>subject screening</w:delText>
        </w:r>
        <w:r w:rsidRPr="00230B4D" w:rsidDel="00DE4988">
          <w:rPr>
            <w:rFonts w:hint="cs"/>
            <w:strike/>
            <w:rtl/>
          </w:rPr>
          <w:delText xml:space="preserve"> עובד</w:delText>
        </w:r>
      </w:del>
    </w:p>
    <w:p w14:paraId="6A065478" w14:textId="0648B165" w:rsidR="00B06A87" w:rsidRPr="00230B4D" w:rsidDel="00DE4988" w:rsidRDefault="00B06A87" w:rsidP="00DE4988">
      <w:pPr>
        <w:pStyle w:val="ListParagraph"/>
        <w:bidi w:val="0"/>
        <w:ind w:left="0"/>
        <w:rPr>
          <w:del w:id="1909" w:author="user" w:date="2023-07-26T12:09:00Z"/>
          <w:strike/>
        </w:rPr>
        <w:pPrChange w:id="1910" w:author="user" w:date="2023-07-26T12:09:00Z">
          <w:pPr>
            <w:pStyle w:val="ListParagraph"/>
            <w:numPr>
              <w:numId w:val="12"/>
            </w:numPr>
            <w:ind w:hanging="360"/>
          </w:pPr>
        </w:pPrChange>
      </w:pPr>
      <w:del w:id="1911" w:author="user" w:date="2023-07-26T12:09:00Z">
        <w:r w:rsidRPr="00230B4D" w:rsidDel="00DE4988">
          <w:rPr>
            <w:rFonts w:hint="cs"/>
            <w:strike/>
            <w:rtl/>
          </w:rPr>
          <w:delText>לסנן נבדקים ש:</w:delText>
        </w:r>
      </w:del>
    </w:p>
    <w:p w14:paraId="0FE36247" w14:textId="22F2C2AB" w:rsidR="00B06A87" w:rsidRPr="00230B4D" w:rsidDel="00DE4988" w:rsidRDefault="00B06A87" w:rsidP="00DE4988">
      <w:pPr>
        <w:pStyle w:val="NoSpacing"/>
        <w:bidi w:val="0"/>
        <w:rPr>
          <w:del w:id="1912" w:author="user" w:date="2023-07-26T12:09:00Z"/>
          <w:strike/>
        </w:rPr>
        <w:pPrChange w:id="1913" w:author="user" w:date="2023-07-26T12:09:00Z">
          <w:pPr>
            <w:pStyle w:val="NoSpacing"/>
            <w:numPr>
              <w:ilvl w:val="1"/>
              <w:numId w:val="12"/>
            </w:numPr>
            <w:ind w:left="1440" w:hanging="360"/>
          </w:pPr>
        </w:pPrChange>
      </w:pPr>
      <w:del w:id="1914" w:author="user" w:date="2023-07-26T12:09:00Z">
        <w:r w:rsidRPr="00230B4D" w:rsidDel="00DE4988">
          <w:rPr>
            <w:rFonts w:hint="cs"/>
            <w:strike/>
            <w:rtl/>
          </w:rPr>
          <w:delText>פחות מ-50% מהמידע שלהם עבר את הסינון (</w:delText>
        </w:r>
        <w:r w:rsidRPr="00230B4D" w:rsidDel="00DE4988">
          <w:rPr>
            <w:strike/>
          </w:rPr>
          <w:delText>screening</w:delText>
        </w:r>
        <w:r w:rsidRPr="00230B4D" w:rsidDel="00DE4988">
          <w:rPr>
            <w:rFonts w:hint="cs"/>
            <w:strike/>
            <w:rtl/>
          </w:rPr>
          <w:delText>).</w:delText>
        </w:r>
      </w:del>
    </w:p>
    <w:p w14:paraId="213DF9BD" w14:textId="13161726" w:rsidR="00B06A87" w:rsidRPr="00230B4D" w:rsidDel="00DE4988" w:rsidRDefault="00B06A87" w:rsidP="00DE4988">
      <w:pPr>
        <w:pStyle w:val="NoSpacing"/>
        <w:bidi w:val="0"/>
        <w:rPr>
          <w:del w:id="1915" w:author="user" w:date="2023-07-26T12:09:00Z"/>
          <w:strike/>
        </w:rPr>
        <w:pPrChange w:id="1916" w:author="user" w:date="2023-07-26T12:09:00Z">
          <w:pPr>
            <w:pStyle w:val="NoSpacing"/>
            <w:numPr>
              <w:ilvl w:val="1"/>
              <w:numId w:val="12"/>
            </w:numPr>
            <w:ind w:left="1440" w:hanging="360"/>
          </w:pPr>
        </w:pPrChange>
      </w:pPr>
      <w:del w:id="1917" w:author="user" w:date="2023-07-26T12:09:00Z">
        <w:r w:rsidRPr="00230B4D" w:rsidDel="00DE4988">
          <w:rPr>
            <w:rFonts w:hint="cs"/>
            <w:strike/>
            <w:rtl/>
          </w:rPr>
          <w:delText>פחת מ-100 טריילים בכל תנאי (אני החלטתי 100) עברו את הסינון.</w:delText>
        </w:r>
      </w:del>
    </w:p>
    <w:p w14:paraId="79270C0D" w14:textId="6BEE1612" w:rsidR="00B06A87" w:rsidRPr="00460C69" w:rsidDel="00DE4988" w:rsidRDefault="00B06A87" w:rsidP="00DE4988">
      <w:pPr>
        <w:pStyle w:val="ListParagraph"/>
        <w:bidi w:val="0"/>
        <w:ind w:left="0"/>
        <w:rPr>
          <w:del w:id="1918" w:author="user" w:date="2023-07-26T12:09:00Z"/>
        </w:rPr>
        <w:pPrChange w:id="1919" w:author="user" w:date="2023-07-26T12:09:00Z">
          <w:pPr>
            <w:pStyle w:val="ListParagraph"/>
            <w:numPr>
              <w:ilvl w:val="1"/>
              <w:numId w:val="12"/>
            </w:numPr>
            <w:ind w:left="1440" w:hanging="360"/>
          </w:pPr>
        </w:pPrChange>
      </w:pPr>
      <w:del w:id="1920" w:author="user" w:date="2023-07-26T12:09:00Z">
        <w:r w:rsidRPr="00602D4E" w:rsidDel="00DE4988">
          <w:rPr>
            <w:rFonts w:hint="cs"/>
            <w:strike/>
            <w:rtl/>
          </w:rPr>
          <w:delText>עשו הרבה טעויות סיווג? (קריטריון שאני הוספתי). (הם ברמת ניחוש בתשובות)</w:delText>
        </w:r>
      </w:del>
    </w:p>
    <w:p w14:paraId="401067A7" w14:textId="2D8293E1" w:rsidR="00460C69" w:rsidRPr="00460C69" w:rsidDel="00DE4988" w:rsidRDefault="00460C69" w:rsidP="00DE4988">
      <w:pPr>
        <w:pStyle w:val="NoSpacing"/>
        <w:bidi w:val="0"/>
        <w:rPr>
          <w:del w:id="1921" w:author="user" w:date="2023-07-26T12:09:00Z"/>
          <w:strike/>
          <w:rtl/>
        </w:rPr>
        <w:pPrChange w:id="1922" w:author="user" w:date="2023-07-26T12:09:00Z">
          <w:pPr>
            <w:pStyle w:val="NoSpacing"/>
            <w:numPr>
              <w:numId w:val="12"/>
            </w:numPr>
            <w:ind w:left="720" w:hanging="360"/>
          </w:pPr>
        </w:pPrChange>
      </w:pPr>
      <w:del w:id="1923" w:author="user" w:date="2023-07-26T12:09:00Z">
        <w:r w:rsidRPr="00460C69" w:rsidDel="00DE4988">
          <w:rPr>
            <w:rFonts w:hint="cs"/>
            <w:strike/>
            <w:rtl/>
          </w:rPr>
          <w:delText>לכתוב קוד שממצע מעבר לנבדקים</w:delText>
        </w:r>
      </w:del>
    </w:p>
    <w:p w14:paraId="57CE31FE" w14:textId="48D6EC5D" w:rsidR="007603B2" w:rsidRPr="00173F64" w:rsidDel="00DE4988" w:rsidRDefault="007603B2" w:rsidP="00DE4988">
      <w:pPr>
        <w:pStyle w:val="ListParagraph"/>
        <w:bidi w:val="0"/>
        <w:ind w:left="0"/>
        <w:rPr>
          <w:del w:id="1924" w:author="user" w:date="2023-07-26T12:09:00Z"/>
          <w:strike/>
        </w:rPr>
        <w:pPrChange w:id="1925" w:author="user" w:date="2023-07-26T12:09:00Z">
          <w:pPr>
            <w:pStyle w:val="ListParagraph"/>
            <w:numPr>
              <w:numId w:val="12"/>
            </w:numPr>
            <w:ind w:hanging="360"/>
          </w:pPr>
        </w:pPrChange>
      </w:pPr>
      <w:del w:id="1926" w:author="user" w:date="2023-07-26T12:09:00Z">
        <w:r w:rsidRPr="00173F64" w:rsidDel="00DE4988">
          <w:rPr>
            <w:rFonts w:hint="cs"/>
            <w:strike/>
            <w:rtl/>
          </w:rPr>
          <w:delText xml:space="preserve">תבחן </w:delText>
        </w:r>
        <w:r w:rsidRPr="00173F64" w:rsidDel="00DE4988">
          <w:rPr>
            <w:rFonts w:hint="cs"/>
            <w:strike/>
          </w:rPr>
          <w:delText>RT</w:delText>
        </w:r>
        <w:r w:rsidRPr="00173F64" w:rsidDel="00DE4988">
          <w:rPr>
            <w:rFonts w:hint="cs"/>
            <w:strike/>
            <w:rtl/>
          </w:rPr>
          <w:delText xml:space="preserve"> של נבדק 2 בטריילים של </w:delText>
        </w:r>
        <w:r w:rsidRPr="00173F64" w:rsidDel="00DE4988">
          <w:rPr>
            <w:strike/>
          </w:rPr>
          <w:delText>PAS=2</w:delText>
        </w:r>
        <w:r w:rsidRPr="00173F64" w:rsidDel="00DE4988">
          <w:rPr>
            <w:rFonts w:hint="cs"/>
            <w:strike/>
            <w:rtl/>
          </w:rPr>
          <w:delText>.</w:delText>
        </w:r>
      </w:del>
    </w:p>
    <w:p w14:paraId="5CA47D1F" w14:textId="657B127A" w:rsidR="007D4564" w:rsidDel="00DE4988" w:rsidRDefault="00F26652" w:rsidP="00DE4988">
      <w:pPr>
        <w:pStyle w:val="ListParagraph"/>
        <w:bidi w:val="0"/>
        <w:ind w:left="0"/>
        <w:rPr>
          <w:del w:id="1927" w:author="user" w:date="2023-07-26T12:09:00Z"/>
          <w:strike/>
        </w:rPr>
        <w:pPrChange w:id="1928" w:author="user" w:date="2023-07-26T12:09:00Z">
          <w:pPr>
            <w:pStyle w:val="ListParagraph"/>
            <w:numPr>
              <w:numId w:val="12"/>
            </w:numPr>
            <w:ind w:hanging="360"/>
          </w:pPr>
        </w:pPrChange>
      </w:pPr>
      <w:del w:id="1929" w:author="user" w:date="2023-07-26T12:09:00Z">
        <w:r w:rsidRPr="00173F64" w:rsidDel="00DE4988">
          <w:rPr>
            <w:rFonts w:hint="cs"/>
            <w:strike/>
            <w:rtl/>
          </w:rPr>
          <w:delText xml:space="preserve">לנתח </w:delText>
        </w:r>
        <w:r w:rsidRPr="00173F64" w:rsidDel="00DE4988">
          <w:rPr>
            <w:strike/>
          </w:rPr>
          <w:delText>forced choice</w:delText>
        </w:r>
        <w:r w:rsidRPr="00173F64" w:rsidDel="00DE4988">
          <w:rPr>
            <w:rFonts w:hint="cs"/>
            <w:strike/>
            <w:rtl/>
          </w:rPr>
          <w:delText xml:space="preserve"> (בכללי, לעומת בטריילים של </w:delText>
        </w:r>
        <w:r w:rsidRPr="00173F64" w:rsidDel="00DE4988">
          <w:rPr>
            <w:strike/>
          </w:rPr>
          <w:delText>visibility 1</w:delText>
        </w:r>
        <w:r w:rsidRPr="00173F64" w:rsidDel="00DE4988">
          <w:rPr>
            <w:rFonts w:hint="cs"/>
            <w:strike/>
            <w:rtl/>
          </w:rPr>
          <w:delText xml:space="preserve">). בנפרד עבור טריילים של </w:delText>
        </w:r>
        <w:r w:rsidRPr="00173F64" w:rsidDel="00DE4988">
          <w:rPr>
            <w:strike/>
          </w:rPr>
          <w:delText>diff</w:delText>
        </w:r>
        <w:r w:rsidRPr="00173F64" w:rsidDel="00DE4988">
          <w:rPr>
            <w:rFonts w:hint="cs"/>
            <w:strike/>
            <w:rtl/>
          </w:rPr>
          <w:delText xml:space="preserve"> ושל </w:delText>
        </w:r>
        <w:r w:rsidRPr="00173F64" w:rsidDel="00DE4988">
          <w:rPr>
            <w:strike/>
          </w:rPr>
          <w:delText>same</w:delText>
        </w:r>
        <w:r w:rsidRPr="00173F64" w:rsidDel="00DE4988">
          <w:rPr>
            <w:rFonts w:hint="cs"/>
            <w:strike/>
            <w:rtl/>
          </w:rPr>
          <w:delText>.</w:delText>
        </w:r>
      </w:del>
    </w:p>
    <w:p w14:paraId="1436E31F" w14:textId="0E4D9C11" w:rsidR="007217AA" w:rsidRPr="005D6761" w:rsidDel="00DE4988" w:rsidRDefault="007217AA" w:rsidP="00DE4988">
      <w:pPr>
        <w:pStyle w:val="ListParagraph"/>
        <w:bidi w:val="0"/>
        <w:ind w:left="0"/>
        <w:rPr>
          <w:del w:id="1930" w:author="user" w:date="2023-07-26T12:09:00Z"/>
          <w:strike/>
        </w:rPr>
        <w:pPrChange w:id="1931" w:author="user" w:date="2023-07-26T12:09:00Z">
          <w:pPr>
            <w:pStyle w:val="ListParagraph"/>
            <w:numPr>
              <w:numId w:val="12"/>
            </w:numPr>
            <w:ind w:hanging="360"/>
          </w:pPr>
        </w:pPrChange>
      </w:pPr>
      <w:del w:id="1932" w:author="user" w:date="2023-07-26T12:09:00Z">
        <w:r w:rsidRPr="005D6761" w:rsidDel="00DE4988">
          <w:rPr>
            <w:rFonts w:hint="cs"/>
            <w:strike/>
            <w:rtl/>
          </w:rPr>
          <w:delText>סרטון לקרייג</w:delText>
        </w:r>
      </w:del>
    </w:p>
    <w:p w14:paraId="4B0EFD14" w14:textId="0E97BD61" w:rsidR="003A5D72" w:rsidRPr="005D6761" w:rsidDel="00DE4988" w:rsidRDefault="003A5D72" w:rsidP="00DE4988">
      <w:pPr>
        <w:pStyle w:val="ListParagraph"/>
        <w:bidi w:val="0"/>
        <w:ind w:left="0"/>
        <w:rPr>
          <w:del w:id="1933" w:author="user" w:date="2023-07-26T12:09:00Z"/>
          <w:strike/>
        </w:rPr>
        <w:pPrChange w:id="1934" w:author="user" w:date="2023-07-26T12:09:00Z">
          <w:pPr>
            <w:pStyle w:val="ListParagraph"/>
            <w:numPr>
              <w:ilvl w:val="1"/>
              <w:numId w:val="12"/>
            </w:numPr>
            <w:ind w:left="1440" w:hanging="360"/>
          </w:pPr>
        </w:pPrChange>
      </w:pPr>
      <w:del w:id="1935" w:author="user" w:date="2023-07-26T12:09:00Z">
        <w:r w:rsidRPr="005D6761" w:rsidDel="00DE4988">
          <w:rPr>
            <w:rFonts w:hint="cs"/>
            <w:strike/>
            <w:rtl/>
          </w:rPr>
          <w:delText>סרטון שלי עושה טרייל</w:delText>
        </w:r>
      </w:del>
    </w:p>
    <w:p w14:paraId="7A19BDEE" w14:textId="7EACC31F" w:rsidR="003A5D72" w:rsidRPr="005D6761" w:rsidDel="00DE4988" w:rsidRDefault="003A5D72" w:rsidP="00DE4988">
      <w:pPr>
        <w:pStyle w:val="ListParagraph"/>
        <w:bidi w:val="0"/>
        <w:ind w:left="0"/>
        <w:rPr>
          <w:del w:id="1936" w:author="user" w:date="2023-07-26T12:09:00Z"/>
          <w:strike/>
        </w:rPr>
        <w:pPrChange w:id="1937" w:author="user" w:date="2023-07-26T12:09:00Z">
          <w:pPr>
            <w:pStyle w:val="ListParagraph"/>
            <w:numPr>
              <w:ilvl w:val="1"/>
              <w:numId w:val="12"/>
            </w:numPr>
            <w:ind w:left="1440" w:hanging="360"/>
          </w:pPr>
        </w:pPrChange>
      </w:pPr>
      <w:del w:id="1938" w:author="user" w:date="2023-07-26T12:09:00Z">
        <w:r w:rsidRPr="005D6761" w:rsidDel="00DE4988">
          <w:rPr>
            <w:rFonts w:hint="cs"/>
            <w:strike/>
            <w:rtl/>
          </w:rPr>
          <w:delText>תמונה של הסטאם עפ מרחקים מצוירים</w:delText>
        </w:r>
      </w:del>
    </w:p>
    <w:p w14:paraId="1BA03DEB" w14:textId="0DA1B2FB" w:rsidR="003A5D72" w:rsidRPr="005D6761" w:rsidDel="00DE4988" w:rsidRDefault="003A5D72" w:rsidP="00DE4988">
      <w:pPr>
        <w:pStyle w:val="ListParagraph"/>
        <w:bidi w:val="0"/>
        <w:ind w:left="0"/>
        <w:rPr>
          <w:del w:id="1939" w:author="user" w:date="2023-07-26T12:09:00Z"/>
          <w:strike/>
        </w:rPr>
        <w:pPrChange w:id="1940" w:author="user" w:date="2023-07-26T12:09:00Z">
          <w:pPr>
            <w:pStyle w:val="ListParagraph"/>
            <w:numPr>
              <w:ilvl w:val="1"/>
              <w:numId w:val="12"/>
            </w:numPr>
            <w:ind w:left="1440" w:hanging="360"/>
          </w:pPr>
        </w:pPrChange>
      </w:pPr>
      <w:del w:id="1941" w:author="user" w:date="2023-07-26T12:09:00Z">
        <w:r w:rsidRPr="005D6761" w:rsidDel="00DE4988">
          <w:rPr>
            <w:rFonts w:hint="cs"/>
            <w:strike/>
            <w:rtl/>
          </w:rPr>
          <w:delText>גודל של גירויים מצויר גם (לא חייב תמונה ממש)</w:delText>
        </w:r>
      </w:del>
    </w:p>
    <w:p w14:paraId="48BCCADC" w14:textId="57A60BD0" w:rsidR="007217AA" w:rsidRPr="002368DB" w:rsidDel="00DE4988" w:rsidRDefault="00903A98" w:rsidP="00DE4988">
      <w:pPr>
        <w:pStyle w:val="ListParagraph"/>
        <w:bidi w:val="0"/>
        <w:ind w:left="0"/>
        <w:rPr>
          <w:del w:id="1942" w:author="user" w:date="2023-07-26T12:09:00Z"/>
          <w:strike/>
        </w:rPr>
        <w:pPrChange w:id="1943" w:author="user" w:date="2023-07-26T12:09:00Z">
          <w:pPr>
            <w:pStyle w:val="ListParagraph"/>
            <w:numPr>
              <w:numId w:val="12"/>
            </w:numPr>
            <w:ind w:hanging="360"/>
          </w:pPr>
        </w:pPrChange>
      </w:pPr>
      <w:del w:id="1944" w:author="user" w:date="2023-07-26T12:09:00Z">
        <w:r w:rsidRPr="002368DB" w:rsidDel="00DE4988">
          <w:rPr>
            <w:rFonts w:hint="cs"/>
            <w:strike/>
            <w:rtl/>
          </w:rPr>
          <w:delText>מצגת קרייג</w:delText>
        </w:r>
      </w:del>
    </w:p>
    <w:p w14:paraId="36DD983F" w14:textId="23076A8B" w:rsidR="00903A98" w:rsidRPr="002368DB" w:rsidDel="00DE4988" w:rsidRDefault="00903A98" w:rsidP="00DE4988">
      <w:pPr>
        <w:pStyle w:val="ListParagraph"/>
        <w:bidi w:val="0"/>
        <w:ind w:left="0"/>
        <w:rPr>
          <w:del w:id="1945" w:author="user" w:date="2023-07-26T12:09:00Z"/>
          <w:strike/>
        </w:rPr>
        <w:pPrChange w:id="1946" w:author="user" w:date="2023-07-26T12:09:00Z">
          <w:pPr>
            <w:pStyle w:val="ListParagraph"/>
            <w:numPr>
              <w:ilvl w:val="1"/>
              <w:numId w:val="12"/>
            </w:numPr>
            <w:ind w:left="1440" w:hanging="360"/>
          </w:pPr>
        </w:pPrChange>
      </w:pPr>
      <w:del w:id="1947" w:author="user" w:date="2023-07-26T12:09:00Z">
        <w:r w:rsidRPr="002368DB" w:rsidDel="00DE4988">
          <w:rPr>
            <w:rFonts w:hint="cs"/>
            <w:strike/>
            <w:rtl/>
          </w:rPr>
          <w:delText>כותרות</w:delText>
        </w:r>
      </w:del>
    </w:p>
    <w:p w14:paraId="7C95B5AD" w14:textId="0435DC53" w:rsidR="00903A98" w:rsidRPr="002368DB" w:rsidDel="00DE4988" w:rsidRDefault="00903A98" w:rsidP="00DE4988">
      <w:pPr>
        <w:pStyle w:val="ListParagraph"/>
        <w:bidi w:val="0"/>
        <w:ind w:left="0"/>
        <w:rPr>
          <w:del w:id="1948" w:author="user" w:date="2023-07-26T12:09:00Z"/>
          <w:strike/>
        </w:rPr>
        <w:pPrChange w:id="1949" w:author="user" w:date="2023-07-26T12:09:00Z">
          <w:pPr>
            <w:pStyle w:val="ListParagraph"/>
            <w:numPr>
              <w:ilvl w:val="1"/>
              <w:numId w:val="12"/>
            </w:numPr>
            <w:ind w:left="1440" w:hanging="360"/>
          </w:pPr>
        </w:pPrChange>
      </w:pPr>
      <w:del w:id="1950" w:author="user" w:date="2023-07-26T12:09:00Z">
        <w:r w:rsidRPr="002368DB" w:rsidDel="00DE4988">
          <w:rPr>
            <w:rFonts w:hint="cs"/>
            <w:strike/>
            <w:rtl/>
          </w:rPr>
          <w:delText>שקופית עם שיטה</w:delText>
        </w:r>
      </w:del>
    </w:p>
    <w:p w14:paraId="74A24BA4" w14:textId="03FB8304" w:rsidR="00903A98" w:rsidDel="00DE4988" w:rsidRDefault="00903A98" w:rsidP="00DE4988">
      <w:pPr>
        <w:pStyle w:val="ListParagraph"/>
        <w:bidi w:val="0"/>
        <w:ind w:left="0"/>
        <w:rPr>
          <w:del w:id="1951" w:author="user" w:date="2023-07-26T12:09:00Z"/>
          <w:strike/>
        </w:rPr>
        <w:pPrChange w:id="1952" w:author="user" w:date="2023-07-26T12:09:00Z">
          <w:pPr>
            <w:pStyle w:val="ListParagraph"/>
            <w:numPr>
              <w:ilvl w:val="1"/>
              <w:numId w:val="12"/>
            </w:numPr>
            <w:ind w:left="1440" w:hanging="360"/>
          </w:pPr>
        </w:pPrChange>
      </w:pPr>
      <w:del w:id="1953" w:author="user" w:date="2023-07-26T12:09:00Z">
        <w:r w:rsidRPr="002368DB" w:rsidDel="00DE4988">
          <w:rPr>
            <w:strike/>
          </w:rPr>
          <w:delText>Pas rating</w:delText>
        </w:r>
        <w:r w:rsidRPr="008D555C" w:rsidDel="00DE4988">
          <w:rPr>
            <w:rFonts w:hint="cs"/>
            <w:strike/>
            <w:rtl/>
          </w:rPr>
          <w:delText xml:space="preserve"> לנבדק יחיד, וממוצע.</w:delText>
        </w:r>
      </w:del>
    </w:p>
    <w:p w14:paraId="417A06B3" w14:textId="4940B63C" w:rsidR="00034B0F" w:rsidRPr="00FD36AE" w:rsidDel="00DE4988" w:rsidRDefault="00034B0F" w:rsidP="00DE4988">
      <w:pPr>
        <w:pStyle w:val="ListParagraph"/>
        <w:bidi w:val="0"/>
        <w:ind w:left="0"/>
        <w:rPr>
          <w:del w:id="1954" w:author="user" w:date="2023-07-26T12:09:00Z"/>
          <w:strike/>
        </w:rPr>
        <w:pPrChange w:id="1955" w:author="user" w:date="2023-07-26T12:09:00Z">
          <w:pPr>
            <w:pStyle w:val="ListParagraph"/>
            <w:numPr>
              <w:numId w:val="12"/>
            </w:numPr>
            <w:ind w:hanging="360"/>
          </w:pPr>
        </w:pPrChange>
      </w:pPr>
      <w:del w:id="1956" w:author="user" w:date="2023-07-26T12:09:00Z">
        <w:r w:rsidRPr="00FD36AE" w:rsidDel="00DE4988">
          <w:rPr>
            <w:rFonts w:hint="cs"/>
            <w:strike/>
            <w:rtl/>
          </w:rPr>
          <w:delText xml:space="preserve">ניסית להוסיף </w:delText>
        </w:r>
        <w:r w:rsidRPr="00FD36AE" w:rsidDel="00DE4988">
          <w:rPr>
            <w:rFonts w:hint="cs"/>
            <w:strike/>
          </w:rPr>
          <w:delText>CI</w:delText>
        </w:r>
        <w:r w:rsidRPr="00FD36AE" w:rsidDel="00DE4988">
          <w:rPr>
            <w:rFonts w:hint="cs"/>
            <w:strike/>
            <w:rtl/>
          </w:rPr>
          <w:delText xml:space="preserve"> ל-</w:delText>
        </w:r>
        <w:r w:rsidRPr="00FD36AE" w:rsidDel="00DE4988">
          <w:rPr>
            <w:strike/>
          </w:rPr>
          <w:delText>data</w:delText>
        </w:r>
        <w:r w:rsidRPr="00FD36AE" w:rsidDel="00DE4988">
          <w:rPr>
            <w:rFonts w:hint="cs"/>
            <w:strike/>
            <w:rtl/>
          </w:rPr>
          <w:delText xml:space="preserve"> במקום </w:delText>
        </w:r>
        <w:r w:rsidRPr="00FD36AE" w:rsidDel="00DE4988">
          <w:rPr>
            <w:rFonts w:hint="cs"/>
            <w:strike/>
          </w:rPr>
          <w:delText>STD</w:delText>
        </w:r>
        <w:r w:rsidRPr="00FD36AE" w:rsidDel="00DE4988">
          <w:rPr>
            <w:rFonts w:hint="cs"/>
            <w:strike/>
            <w:rtl/>
          </w:rPr>
          <w:delText>.</w:delText>
        </w:r>
      </w:del>
    </w:p>
    <w:p w14:paraId="0127FB09" w14:textId="2413E5B4" w:rsidR="00034B0F" w:rsidRPr="00FD36AE" w:rsidDel="00DE4988" w:rsidRDefault="00034B0F" w:rsidP="00DE4988">
      <w:pPr>
        <w:pStyle w:val="ListParagraph"/>
        <w:bidi w:val="0"/>
        <w:ind w:left="0"/>
        <w:rPr>
          <w:del w:id="1957" w:author="user" w:date="2023-07-26T12:09:00Z"/>
          <w:strike/>
        </w:rPr>
        <w:pPrChange w:id="1958" w:author="user" w:date="2023-07-26T12:09:00Z">
          <w:pPr>
            <w:pStyle w:val="ListParagraph"/>
            <w:numPr>
              <w:ilvl w:val="1"/>
              <w:numId w:val="12"/>
            </w:numPr>
            <w:ind w:left="1440" w:hanging="360"/>
          </w:pPr>
        </w:pPrChange>
      </w:pPr>
      <w:del w:id="1959" w:author="user" w:date="2023-07-26T12:09:00Z">
        <w:r w:rsidRPr="00FD36AE" w:rsidDel="00DE4988">
          <w:rPr>
            <w:rFonts w:hint="cs"/>
            <w:strike/>
            <w:rtl/>
          </w:rPr>
          <w:delText>איזו דרגת חופש עליך להשתמש?</w:delText>
        </w:r>
        <w:r w:rsidR="0034615E" w:rsidRPr="00FD36AE" w:rsidDel="00DE4988">
          <w:rPr>
            <w:rFonts w:hint="cs"/>
            <w:strike/>
            <w:rtl/>
          </w:rPr>
          <w:delText xml:space="preserve"> האם מדובר ב-</w:delText>
        </w:r>
        <w:r w:rsidR="0034615E" w:rsidRPr="00FD36AE" w:rsidDel="00DE4988">
          <w:rPr>
            <w:strike/>
          </w:rPr>
          <w:delText>paired t test</w:delText>
        </w:r>
        <w:r w:rsidR="0034615E" w:rsidRPr="00FD36AE" w:rsidDel="00DE4988">
          <w:rPr>
            <w:rFonts w:hint="cs"/>
            <w:strike/>
            <w:rtl/>
          </w:rPr>
          <w:delText xml:space="preserve"> או לא?</w:delText>
        </w:r>
      </w:del>
    </w:p>
    <w:p w14:paraId="58411424" w14:textId="3E86D484" w:rsidR="00615857" w:rsidRPr="0059392E" w:rsidDel="00DE4988" w:rsidRDefault="00615857" w:rsidP="00DE4988">
      <w:pPr>
        <w:pStyle w:val="ListParagraph"/>
        <w:bidi w:val="0"/>
        <w:ind w:left="0"/>
        <w:rPr>
          <w:del w:id="1960" w:author="user" w:date="2023-07-26T12:09:00Z"/>
          <w:strike/>
        </w:rPr>
        <w:pPrChange w:id="1961" w:author="user" w:date="2023-07-26T12:09:00Z">
          <w:pPr>
            <w:pStyle w:val="ListParagraph"/>
            <w:numPr>
              <w:numId w:val="12"/>
            </w:numPr>
            <w:ind w:hanging="360"/>
          </w:pPr>
        </w:pPrChange>
      </w:pPr>
      <w:del w:id="1962" w:author="user" w:date="2023-07-26T12:09:00Z">
        <w:r w:rsidRPr="0059392E" w:rsidDel="00DE4988">
          <w:rPr>
            <w:strike/>
          </w:rPr>
          <w:delText>Add paired t test to reach area and MAD.</w:delText>
        </w:r>
      </w:del>
    </w:p>
    <w:p w14:paraId="6D84F935" w14:textId="55938FFD" w:rsidR="00615857" w:rsidRPr="00DA7234" w:rsidDel="00DE4988" w:rsidRDefault="00615857" w:rsidP="00DE4988">
      <w:pPr>
        <w:pStyle w:val="ListParagraph"/>
        <w:bidi w:val="0"/>
        <w:ind w:left="0"/>
        <w:rPr>
          <w:del w:id="1963" w:author="user" w:date="2023-07-26T12:09:00Z"/>
          <w:strike/>
        </w:rPr>
        <w:pPrChange w:id="1964" w:author="user" w:date="2023-07-26T12:09:00Z">
          <w:pPr>
            <w:pStyle w:val="ListParagraph"/>
            <w:numPr>
              <w:numId w:val="12"/>
            </w:numPr>
            <w:ind w:hanging="360"/>
          </w:pPr>
        </w:pPrChange>
      </w:pPr>
      <w:del w:id="1965" w:author="user" w:date="2023-07-26T12:09:00Z">
        <w:r w:rsidRPr="00DA7234" w:rsidDel="00DE4988">
          <w:rPr>
            <w:strike/>
          </w:rPr>
          <w:delText>Add lines connecting sub's points to reach are and MAD</w:delText>
        </w:r>
      </w:del>
    </w:p>
    <w:p w14:paraId="038BC0F4" w14:textId="4627E58F" w:rsidR="00615857" w:rsidRPr="00FD36AE" w:rsidDel="00DE4988" w:rsidRDefault="00615857" w:rsidP="00DE4988">
      <w:pPr>
        <w:pStyle w:val="ListParagraph"/>
        <w:bidi w:val="0"/>
        <w:ind w:left="0"/>
        <w:rPr>
          <w:del w:id="1966" w:author="user" w:date="2023-07-26T12:09:00Z"/>
          <w:strike/>
        </w:rPr>
        <w:pPrChange w:id="1967" w:author="user" w:date="2023-07-26T12:09:00Z">
          <w:pPr>
            <w:pStyle w:val="ListParagraph"/>
            <w:numPr>
              <w:numId w:val="12"/>
            </w:numPr>
            <w:ind w:hanging="360"/>
          </w:pPr>
        </w:pPrChange>
      </w:pPr>
      <w:del w:id="1968" w:author="user" w:date="2023-07-26T12:09:00Z">
        <w:r w:rsidRPr="00FD36AE" w:rsidDel="00DE4988">
          <w:rPr>
            <w:strike/>
          </w:rPr>
          <w:delText xml:space="preserve">Split MAD </w:delText>
        </w:r>
        <w:r w:rsidR="007B66DC" w:rsidRPr="00FD36AE" w:rsidDel="00DE4988">
          <w:rPr>
            <w:strike/>
          </w:rPr>
          <w:delText xml:space="preserve">points </w:delText>
        </w:r>
        <w:r w:rsidRPr="00FD36AE" w:rsidDel="00DE4988">
          <w:rPr>
            <w:strike/>
          </w:rPr>
          <w:delText>graph to left and right</w:delText>
        </w:r>
      </w:del>
    </w:p>
    <w:p w14:paraId="2BD010FE" w14:textId="6656161A" w:rsidR="00B5330C" w:rsidRPr="005C4E9C" w:rsidDel="00DE4988" w:rsidRDefault="00B5330C" w:rsidP="00DE4988">
      <w:pPr>
        <w:pStyle w:val="NoSpacing"/>
        <w:bidi w:val="0"/>
        <w:rPr>
          <w:del w:id="1969" w:author="user" w:date="2023-07-26T12:09:00Z"/>
          <w:strike/>
        </w:rPr>
        <w:pPrChange w:id="1970" w:author="user" w:date="2023-07-26T12:09:00Z">
          <w:pPr>
            <w:pStyle w:val="NoSpacing"/>
            <w:numPr>
              <w:numId w:val="12"/>
            </w:numPr>
            <w:ind w:left="720" w:hanging="360"/>
          </w:pPr>
        </w:pPrChange>
      </w:pPr>
      <w:del w:id="1971" w:author="user" w:date="2023-07-26T12:09:00Z">
        <w:r w:rsidRPr="005C4E9C" w:rsidDel="00DE4988">
          <w:rPr>
            <w:rFonts w:hint="cs"/>
            <w:strike/>
            <w:rtl/>
          </w:rPr>
          <w:delText xml:space="preserve">איך </w:delText>
        </w:r>
        <w:r w:rsidRPr="005C4E9C" w:rsidDel="00DE4988">
          <w:rPr>
            <w:strike/>
          </w:rPr>
          <w:delText>Inpaint nans</w:delText>
        </w:r>
        <w:r w:rsidRPr="005C4E9C" w:rsidDel="00DE4988">
          <w:rPr>
            <w:rFonts w:hint="cs"/>
            <w:strike/>
            <w:rtl/>
          </w:rPr>
          <w:delText xml:space="preserve"> משלים חוסרים? תצייר עם טרייל מקורי שיש בו חור ב</w:delText>
        </w:r>
        <w:r w:rsidRPr="005C4E9C" w:rsidDel="00DE4988">
          <w:rPr>
            <w:strike/>
          </w:rPr>
          <w:delText>nan</w:delText>
        </w:r>
        <w:r w:rsidRPr="005C4E9C" w:rsidDel="00DE4988">
          <w:rPr>
            <w:rFonts w:hint="cs"/>
            <w:strike/>
            <w:rtl/>
          </w:rPr>
          <w:delText>.</w:delText>
        </w:r>
      </w:del>
    </w:p>
    <w:p w14:paraId="68289ACA" w14:textId="6C9DB6E9" w:rsidR="00B5330C" w:rsidRPr="00E06F2D" w:rsidDel="00DE4988" w:rsidRDefault="00B5330C" w:rsidP="00DE4988">
      <w:pPr>
        <w:pStyle w:val="NoSpacing"/>
        <w:bidi w:val="0"/>
        <w:rPr>
          <w:del w:id="1972" w:author="user" w:date="2023-07-26T12:09:00Z"/>
          <w:strike/>
        </w:rPr>
        <w:pPrChange w:id="1973" w:author="user" w:date="2023-07-26T12:09:00Z">
          <w:pPr>
            <w:pStyle w:val="NoSpacing"/>
            <w:numPr>
              <w:numId w:val="12"/>
            </w:numPr>
            <w:ind w:left="720" w:hanging="360"/>
          </w:pPr>
        </w:pPrChange>
      </w:pPr>
      <w:del w:id="1974" w:author="user" w:date="2023-07-26T12:09:00Z">
        <w:r w:rsidRPr="00E06F2D" w:rsidDel="00DE4988">
          <w:rPr>
            <w:rFonts w:hint="cs"/>
            <w:strike/>
            <w:rtl/>
          </w:rPr>
          <w:delText>להוסיף בדיקה ב-</w:delText>
        </w:r>
        <w:r w:rsidRPr="00E06F2D" w:rsidDel="00DE4988">
          <w:rPr>
            <w:strike/>
          </w:rPr>
          <w:delText>analysis</w:delText>
        </w:r>
        <w:r w:rsidRPr="00E06F2D" w:rsidDel="00DE4988">
          <w:rPr>
            <w:rFonts w:hint="cs"/>
            <w:strike/>
            <w:rtl/>
          </w:rPr>
          <w:delText xml:space="preserve"> שפוסלת טריילים בהם </w:delText>
        </w:r>
        <w:r w:rsidRPr="00E06F2D" w:rsidDel="00DE4988">
          <w:rPr>
            <w:strike/>
          </w:rPr>
          <w:delText>react time</w:delText>
        </w:r>
        <w:r w:rsidRPr="00E06F2D" w:rsidDel="00DE4988">
          <w:rPr>
            <w:rFonts w:hint="cs"/>
            <w:strike/>
            <w:rtl/>
          </w:rPr>
          <w:delText xml:space="preserve"> או </w:delText>
        </w:r>
        <w:r w:rsidRPr="00E06F2D" w:rsidDel="00DE4988">
          <w:rPr>
            <w:strike/>
          </w:rPr>
          <w:delText>MT</w:delText>
        </w:r>
        <w:r w:rsidRPr="00E06F2D" w:rsidDel="00DE4988">
          <w:rPr>
            <w:rFonts w:hint="cs"/>
            <w:strike/>
            <w:rtl/>
          </w:rPr>
          <w:delText xml:space="preserve"> היו ארוכים מדי.</w:delText>
        </w:r>
      </w:del>
    </w:p>
    <w:p w14:paraId="095B9FBD" w14:textId="797F0506" w:rsidR="008125AE" w:rsidRPr="00B2465E" w:rsidDel="00DE4988" w:rsidRDefault="008125AE" w:rsidP="00DE4988">
      <w:pPr>
        <w:pStyle w:val="ListParagraph"/>
        <w:bidi w:val="0"/>
        <w:ind w:left="0"/>
        <w:rPr>
          <w:del w:id="1975" w:author="user" w:date="2023-07-26T12:09:00Z"/>
        </w:rPr>
        <w:pPrChange w:id="1976" w:author="user" w:date="2023-07-26T12:09:00Z">
          <w:pPr>
            <w:pStyle w:val="ListParagraph"/>
            <w:numPr>
              <w:numId w:val="12"/>
            </w:numPr>
            <w:ind w:hanging="360"/>
          </w:pPr>
        </w:pPrChange>
      </w:pPr>
    </w:p>
    <w:p w14:paraId="6CFCB0AA" w14:textId="62FA9BE7" w:rsidR="002045A3" w:rsidRPr="00B5330C" w:rsidDel="00DE4988" w:rsidRDefault="00396328" w:rsidP="00DE4988">
      <w:pPr>
        <w:pStyle w:val="ListParagraph"/>
        <w:bidi w:val="0"/>
        <w:ind w:left="0"/>
        <w:rPr>
          <w:del w:id="1977" w:author="user" w:date="2023-07-26T12:09:00Z"/>
          <w:b/>
          <w:bCs/>
          <w:strike/>
          <w:u w:val="single"/>
        </w:rPr>
        <w:pPrChange w:id="1978" w:author="user" w:date="2023-07-26T12:09:00Z">
          <w:pPr>
            <w:pStyle w:val="ListParagraph"/>
            <w:numPr>
              <w:numId w:val="12"/>
            </w:numPr>
            <w:ind w:hanging="360"/>
          </w:pPr>
        </w:pPrChange>
      </w:pPr>
      <w:del w:id="1979" w:author="user" w:date="2023-07-26T12:09:00Z">
        <w:r w:rsidRPr="00B5330C" w:rsidDel="00DE4988">
          <w:rPr>
            <w:rFonts w:hint="cs"/>
            <w:b/>
            <w:bCs/>
            <w:strike/>
            <w:u w:val="single"/>
            <w:rtl/>
          </w:rPr>
          <w:delText>שיחה קרייג:</w:delText>
        </w:r>
      </w:del>
    </w:p>
    <w:p w14:paraId="6BA938AB" w14:textId="697558ED" w:rsidR="00396328" w:rsidRPr="00B5330C" w:rsidDel="00DE4988" w:rsidRDefault="007951A5" w:rsidP="00DE4988">
      <w:pPr>
        <w:pStyle w:val="ListParagraph"/>
        <w:bidi w:val="0"/>
        <w:ind w:left="0"/>
        <w:rPr>
          <w:del w:id="1980" w:author="user" w:date="2023-07-26T12:09:00Z"/>
          <w:strike/>
        </w:rPr>
        <w:pPrChange w:id="1981" w:author="user" w:date="2023-07-26T12:09:00Z">
          <w:pPr>
            <w:pStyle w:val="ListParagraph"/>
            <w:numPr>
              <w:ilvl w:val="1"/>
              <w:numId w:val="12"/>
            </w:numPr>
            <w:ind w:left="1440" w:hanging="360"/>
          </w:pPr>
        </w:pPrChange>
      </w:pPr>
      <w:del w:id="1982" w:author="user" w:date="2023-07-26T12:09:00Z">
        <w:r w:rsidRPr="00B5330C" w:rsidDel="00DE4988">
          <w:rPr>
            <w:rFonts w:hint="cs"/>
            <w:strike/>
            <w:rtl/>
          </w:rPr>
          <w:delText>אפקט לא קיים?</w:delText>
        </w:r>
      </w:del>
    </w:p>
    <w:p w14:paraId="7BEB9FE4" w14:textId="701E1153" w:rsidR="00BB7538" w:rsidRPr="00B5330C" w:rsidDel="00DE4988" w:rsidRDefault="007951A5" w:rsidP="00DE4988">
      <w:pPr>
        <w:pStyle w:val="ListParagraph"/>
        <w:bidi w:val="0"/>
        <w:ind w:left="0"/>
        <w:rPr>
          <w:del w:id="1983" w:author="user" w:date="2023-07-26T12:09:00Z"/>
          <w:strike/>
          <w:rtl/>
        </w:rPr>
        <w:pPrChange w:id="1984" w:author="user" w:date="2023-07-26T12:09:00Z">
          <w:pPr>
            <w:pStyle w:val="ListParagraph"/>
            <w:ind w:left="1440"/>
          </w:pPr>
        </w:pPrChange>
      </w:pPr>
      <w:del w:id="1985" w:author="user" w:date="2023-07-26T12:09:00Z">
        <w:r w:rsidRPr="00B5330C" w:rsidDel="00DE4988">
          <w:rPr>
            <w:rFonts w:hint="cs"/>
            <w:strike/>
            <w:rtl/>
          </w:rPr>
          <w:delText xml:space="preserve">עפ"י קרייג קיימים מאמרים שהראו אפקט של </w:delText>
        </w:r>
        <w:r w:rsidRPr="00B5330C" w:rsidDel="00DE4988">
          <w:rPr>
            <w:strike/>
          </w:rPr>
          <w:delText>arrow priming</w:delText>
        </w:r>
        <w:r w:rsidRPr="00B5330C" w:rsidDel="00DE4988">
          <w:rPr>
            <w:rFonts w:hint="cs"/>
            <w:strike/>
            <w:rtl/>
          </w:rPr>
          <w:delText xml:space="preserve"> על </w:delText>
        </w:r>
        <w:r w:rsidR="00026257" w:rsidRPr="00B5330C" w:rsidDel="00DE4988">
          <w:rPr>
            <w:strike/>
          </w:rPr>
          <w:delText>trajectory</w:delText>
        </w:r>
        <w:r w:rsidR="00026257" w:rsidRPr="00B5330C" w:rsidDel="00DE4988">
          <w:rPr>
            <w:rFonts w:hint="cs"/>
            <w:strike/>
            <w:rtl/>
          </w:rPr>
          <w:delText>.</w:delText>
        </w:r>
      </w:del>
    </w:p>
    <w:p w14:paraId="3D70BA30" w14:textId="0CFEDD2D" w:rsidR="00C13AEA" w:rsidRPr="00B5330C" w:rsidDel="00DE4988" w:rsidRDefault="00C13AEA" w:rsidP="00DE4988">
      <w:pPr>
        <w:pStyle w:val="ListParagraph"/>
        <w:bidi w:val="0"/>
        <w:ind w:left="0"/>
        <w:rPr>
          <w:del w:id="1986" w:author="user" w:date="2023-07-26T12:09:00Z"/>
          <w:strike/>
          <w:rtl/>
        </w:rPr>
        <w:pPrChange w:id="1987" w:author="user" w:date="2023-07-26T12:09:00Z">
          <w:pPr>
            <w:pStyle w:val="ListParagraph"/>
            <w:ind w:left="1440"/>
          </w:pPr>
        </w:pPrChange>
      </w:pPr>
      <w:del w:id="1988" w:author="user" w:date="2023-07-26T12:09:00Z">
        <w:r w:rsidRPr="00B5330C" w:rsidDel="00DE4988">
          <w:rPr>
            <w:rFonts w:hint="cs"/>
            <w:strike/>
            <w:rtl/>
          </w:rPr>
          <w:delText>אם לא רואים את אפקט ה</w:delText>
        </w:r>
        <w:r w:rsidRPr="00B5330C" w:rsidDel="00DE4988">
          <w:rPr>
            <w:rFonts w:hint="cs"/>
            <w:strike/>
          </w:rPr>
          <w:delText>RT</w:delText>
        </w:r>
        <w:r w:rsidRPr="00B5330C" w:rsidDel="00DE4988">
          <w:rPr>
            <w:rFonts w:hint="cs"/>
            <w:strike/>
            <w:rtl/>
          </w:rPr>
          <w:delText xml:space="preserve"> אז קרייג לא מצפה לראות את אפקט המסלול.</w:delText>
        </w:r>
      </w:del>
    </w:p>
    <w:p w14:paraId="0A3C5E74" w14:textId="12FC7133" w:rsidR="00026257" w:rsidRPr="00B5330C" w:rsidDel="00DE4988" w:rsidRDefault="00026257" w:rsidP="00DE4988">
      <w:pPr>
        <w:pStyle w:val="ListParagraph"/>
        <w:bidi w:val="0"/>
        <w:ind w:left="0"/>
        <w:rPr>
          <w:del w:id="1989" w:author="user" w:date="2023-07-26T12:09:00Z"/>
          <w:strike/>
        </w:rPr>
        <w:pPrChange w:id="1990" w:author="user" w:date="2023-07-26T12:09:00Z">
          <w:pPr>
            <w:pStyle w:val="ListParagraph"/>
            <w:numPr>
              <w:ilvl w:val="1"/>
              <w:numId w:val="12"/>
            </w:numPr>
            <w:ind w:left="1440" w:hanging="360"/>
          </w:pPr>
        </w:pPrChange>
      </w:pPr>
      <w:del w:id="1991" w:author="user" w:date="2023-07-26T12:09:00Z">
        <w:r w:rsidRPr="00B5330C" w:rsidDel="00DE4988">
          <w:rPr>
            <w:rFonts w:hint="cs"/>
            <w:strike/>
            <w:rtl/>
          </w:rPr>
          <w:delText>ניתוח שגוי?</w:delText>
        </w:r>
      </w:del>
    </w:p>
    <w:p w14:paraId="2789BD1E" w14:textId="3EE2CEFB" w:rsidR="00DD5F15" w:rsidRPr="00D268E9" w:rsidDel="00DE4988" w:rsidRDefault="00807AA3" w:rsidP="00DE4988">
      <w:pPr>
        <w:pStyle w:val="ListParagraph"/>
        <w:bidi w:val="0"/>
        <w:ind w:left="0"/>
        <w:rPr>
          <w:del w:id="1992" w:author="user" w:date="2023-07-26T12:09:00Z"/>
          <w:strike/>
        </w:rPr>
        <w:pPrChange w:id="1993" w:author="user" w:date="2023-07-26T12:09:00Z">
          <w:pPr>
            <w:pStyle w:val="ListParagraph"/>
            <w:numPr>
              <w:ilvl w:val="2"/>
              <w:numId w:val="12"/>
            </w:numPr>
            <w:ind w:left="2160" w:hanging="360"/>
          </w:pPr>
        </w:pPrChange>
      </w:pPr>
      <w:bookmarkStart w:id="1994" w:name="_Hlk71472504"/>
      <w:del w:id="1995" w:author="user" w:date="2023-07-26T12:09:00Z">
        <w:r w:rsidRPr="00D268E9" w:rsidDel="00DE4988">
          <w:rPr>
            <w:rFonts w:hint="cs"/>
            <w:strike/>
            <w:rtl/>
          </w:rPr>
          <w:delText>לפרק א</w:delText>
        </w:r>
        <w:r w:rsidR="00A25EF6" w:rsidRPr="00D268E9" w:rsidDel="00DE4988">
          <w:rPr>
            <w:rFonts w:hint="cs"/>
            <w:strike/>
            <w:rtl/>
          </w:rPr>
          <w:delText xml:space="preserve">ת </w:delText>
        </w:r>
        <w:r w:rsidRPr="00D268E9" w:rsidDel="00DE4988">
          <w:rPr>
            <w:strike/>
          </w:rPr>
          <w:delText>response tim</w:delText>
        </w:r>
        <w:r w:rsidR="00A25EF6" w:rsidRPr="00D268E9" w:rsidDel="00DE4988">
          <w:rPr>
            <w:strike/>
          </w:rPr>
          <w:delText>e</w:delText>
        </w:r>
      </w:del>
    </w:p>
    <w:p w14:paraId="01702F7E" w14:textId="7F67927D" w:rsidR="005A7447" w:rsidRPr="00D268E9" w:rsidDel="00DE4988" w:rsidRDefault="00807AA3" w:rsidP="00DE4988">
      <w:pPr>
        <w:pStyle w:val="ListParagraph"/>
        <w:bidi w:val="0"/>
        <w:ind w:left="0"/>
        <w:rPr>
          <w:del w:id="1996" w:author="user" w:date="2023-07-26T12:09:00Z"/>
          <w:strike/>
          <w:rtl/>
        </w:rPr>
        <w:pPrChange w:id="1997" w:author="user" w:date="2023-07-26T12:09:00Z">
          <w:pPr>
            <w:pStyle w:val="ListParagraph"/>
            <w:ind w:left="2160"/>
          </w:pPr>
        </w:pPrChange>
      </w:pPr>
      <w:del w:id="1998" w:author="user" w:date="2023-07-26T12:09:00Z">
        <w:r w:rsidRPr="00D268E9" w:rsidDel="00DE4988">
          <w:rPr>
            <w:rFonts w:hint="cs"/>
            <w:strike/>
            <w:rtl/>
          </w:rPr>
          <w:delText>ל-</w:delText>
        </w:r>
        <w:r w:rsidRPr="00D268E9" w:rsidDel="00DE4988">
          <w:rPr>
            <w:strike/>
          </w:rPr>
          <w:delText>reaction time</w:delText>
        </w:r>
        <w:r w:rsidRPr="00D268E9" w:rsidDel="00DE4988">
          <w:rPr>
            <w:rFonts w:hint="cs"/>
            <w:strike/>
            <w:rtl/>
          </w:rPr>
          <w:delText xml:space="preserve"> (זמן עד תחילת תנועה) ו-</w:delText>
        </w:r>
        <w:r w:rsidRPr="00D268E9" w:rsidDel="00DE4988">
          <w:rPr>
            <w:strike/>
          </w:rPr>
          <w:delText>movement time</w:delText>
        </w:r>
        <w:r w:rsidRPr="00D268E9" w:rsidDel="00DE4988">
          <w:rPr>
            <w:rFonts w:hint="cs"/>
            <w:strike/>
            <w:rtl/>
          </w:rPr>
          <w:delText xml:space="preserve"> (משך התנועה).</w:delText>
        </w:r>
      </w:del>
    </w:p>
    <w:p w14:paraId="6B80F1B6" w14:textId="61172F84" w:rsidR="006153C7" w:rsidRPr="00D268E9" w:rsidDel="00DE4988" w:rsidRDefault="006153C7" w:rsidP="00DE4988">
      <w:pPr>
        <w:pStyle w:val="ListParagraph"/>
        <w:bidi w:val="0"/>
        <w:ind w:left="0"/>
        <w:rPr>
          <w:del w:id="1999" w:author="user" w:date="2023-07-26T12:09:00Z"/>
          <w:strike/>
          <w:rtl/>
        </w:rPr>
        <w:pPrChange w:id="2000" w:author="user" w:date="2023-07-26T12:09:00Z">
          <w:pPr>
            <w:pStyle w:val="ListParagraph"/>
            <w:ind w:left="2160"/>
          </w:pPr>
        </w:pPrChange>
      </w:pPr>
      <w:del w:id="2001" w:author="user" w:date="2023-07-26T12:09:00Z">
        <w:r w:rsidRPr="00D268E9" w:rsidDel="00DE4988">
          <w:rPr>
            <w:strike/>
          </w:rPr>
          <w:delText>Reaction time</w:delText>
        </w:r>
        <w:r w:rsidR="00E75B51" w:rsidRPr="00D268E9" w:rsidDel="00DE4988">
          <w:rPr>
            <w:strike/>
          </w:rPr>
          <w:delText xml:space="preserve"> + </w:delText>
        </w:r>
        <w:r w:rsidRPr="00D268E9" w:rsidDel="00DE4988">
          <w:rPr>
            <w:strike/>
          </w:rPr>
          <w:delText>movement ti</w:delText>
        </w:r>
        <w:r w:rsidR="00E75B51" w:rsidRPr="00D268E9" w:rsidDel="00DE4988">
          <w:rPr>
            <w:strike/>
          </w:rPr>
          <w:delText xml:space="preserve">me = </w:delText>
        </w:r>
        <w:r w:rsidRPr="00D268E9" w:rsidDel="00DE4988">
          <w:rPr>
            <w:strike/>
          </w:rPr>
          <w:delText>response time</w:delText>
        </w:r>
        <w:r w:rsidRPr="00D268E9" w:rsidDel="00DE4988">
          <w:rPr>
            <w:rFonts w:hint="cs"/>
            <w:strike/>
            <w:rtl/>
          </w:rPr>
          <w:delText>.</w:delText>
        </w:r>
      </w:del>
    </w:p>
    <w:p w14:paraId="75F39CCC" w14:textId="7AED4006" w:rsidR="005A6926" w:rsidRPr="00D268E9" w:rsidDel="00DE4988" w:rsidRDefault="002E2322" w:rsidP="00DE4988">
      <w:pPr>
        <w:pStyle w:val="ListParagraph"/>
        <w:bidi w:val="0"/>
        <w:ind w:left="0"/>
        <w:rPr>
          <w:del w:id="2002" w:author="user" w:date="2023-07-26T12:09:00Z"/>
          <w:strike/>
          <w:rtl/>
        </w:rPr>
        <w:pPrChange w:id="2003" w:author="user" w:date="2023-07-26T12:09:00Z">
          <w:pPr>
            <w:pStyle w:val="ListParagraph"/>
            <w:ind w:left="2160"/>
          </w:pPr>
        </w:pPrChange>
      </w:pPr>
      <w:del w:id="2004" w:author="user" w:date="2023-07-26T12:09:00Z">
        <w:r w:rsidRPr="00D268E9" w:rsidDel="00DE4988">
          <w:rPr>
            <w:rFonts w:hint="cs"/>
            <w:strike/>
            <w:rtl/>
          </w:rPr>
          <w:delText>ב-</w:delText>
        </w:r>
        <w:r w:rsidRPr="00D268E9" w:rsidDel="00DE4988">
          <w:rPr>
            <w:strike/>
          </w:rPr>
          <w:delText>reaction time</w:delText>
        </w:r>
        <w:r w:rsidRPr="00D268E9" w:rsidDel="00DE4988">
          <w:rPr>
            <w:rFonts w:hint="cs"/>
            <w:strike/>
            <w:rtl/>
          </w:rPr>
          <w:delText xml:space="preserve"> אין צורך להפריד בין שמאל לימין.</w:delText>
        </w:r>
      </w:del>
    </w:p>
    <w:p w14:paraId="706B1EE4" w14:textId="699A28F4" w:rsidR="00807AA3" w:rsidRPr="00D268E9" w:rsidDel="00DE4988" w:rsidRDefault="008030D9" w:rsidP="00DE4988">
      <w:pPr>
        <w:pStyle w:val="ListParagraph"/>
        <w:bidi w:val="0"/>
        <w:ind w:left="0"/>
        <w:rPr>
          <w:del w:id="2005" w:author="user" w:date="2023-07-26T12:09:00Z"/>
          <w:strike/>
        </w:rPr>
        <w:pPrChange w:id="2006" w:author="user" w:date="2023-07-26T12:09:00Z">
          <w:pPr>
            <w:pStyle w:val="ListParagraph"/>
            <w:numPr>
              <w:ilvl w:val="2"/>
              <w:numId w:val="12"/>
            </w:numPr>
            <w:ind w:left="2160" w:hanging="360"/>
          </w:pPr>
        </w:pPrChange>
      </w:pPr>
      <w:del w:id="2007" w:author="user" w:date="2023-07-26T12:09:00Z">
        <w:r w:rsidRPr="00D268E9" w:rsidDel="00DE4988">
          <w:rPr>
            <w:strike/>
          </w:rPr>
          <w:delText>Maximum absolute deviation</w:delText>
        </w:r>
      </w:del>
    </w:p>
    <w:p w14:paraId="4CCDCC04" w14:textId="4D78E382" w:rsidR="005A6926" w:rsidRPr="00D268E9" w:rsidDel="00DE4988" w:rsidRDefault="00D60443" w:rsidP="00DE4988">
      <w:pPr>
        <w:pStyle w:val="ListParagraph"/>
        <w:bidi w:val="0"/>
        <w:ind w:left="0"/>
        <w:rPr>
          <w:del w:id="2008" w:author="user" w:date="2023-07-26T12:09:00Z"/>
          <w:strike/>
          <w:rtl/>
        </w:rPr>
        <w:pPrChange w:id="2009" w:author="user" w:date="2023-07-26T12:09:00Z">
          <w:pPr>
            <w:pStyle w:val="ListParagraph"/>
            <w:ind w:left="2160"/>
          </w:pPr>
        </w:pPrChange>
      </w:pPr>
      <w:del w:id="2010" w:author="user" w:date="2023-07-26T12:09:00Z">
        <w:r w:rsidRPr="00D268E9" w:rsidDel="00DE4988">
          <w:rPr>
            <w:rFonts w:hint="cs"/>
            <w:strike/>
            <w:rtl/>
          </w:rPr>
          <w:delText xml:space="preserve">מדד לאפקט, </w:delText>
        </w:r>
        <w:r w:rsidR="0059340C" w:rsidRPr="00D268E9" w:rsidDel="00DE4988">
          <w:rPr>
            <w:rFonts w:hint="cs"/>
            <w:strike/>
            <w:rtl/>
          </w:rPr>
          <w:delText xml:space="preserve">הנקודה הכי רחוקה </w:delText>
        </w:r>
        <w:r w:rsidRPr="00D268E9" w:rsidDel="00DE4988">
          <w:rPr>
            <w:rFonts w:hint="cs"/>
            <w:strike/>
            <w:rtl/>
          </w:rPr>
          <w:delText xml:space="preserve">מהקוו </w:delText>
        </w:r>
        <w:r w:rsidR="0059340C" w:rsidRPr="00D268E9" w:rsidDel="00DE4988">
          <w:rPr>
            <w:rFonts w:hint="cs"/>
            <w:strike/>
            <w:rtl/>
          </w:rPr>
          <w:delText>הישר שמחבר בין נקודת ההתחלה לנקודת הסיום.</w:delText>
        </w:r>
      </w:del>
    </w:p>
    <w:p w14:paraId="4BF55526" w14:textId="3460492A" w:rsidR="00335B2C" w:rsidDel="00DE4988" w:rsidRDefault="0059340C" w:rsidP="00DE4988">
      <w:pPr>
        <w:pStyle w:val="ListParagraph"/>
        <w:bidi w:val="0"/>
        <w:ind w:left="0"/>
        <w:rPr>
          <w:del w:id="2011" w:author="user" w:date="2023-07-26T12:09:00Z"/>
          <w:rtl/>
        </w:rPr>
        <w:pPrChange w:id="2012" w:author="user" w:date="2023-07-26T12:09:00Z">
          <w:pPr>
            <w:pStyle w:val="ListParagraph"/>
            <w:ind w:left="2160"/>
          </w:pPr>
        </w:pPrChange>
      </w:pPr>
      <w:del w:id="2013" w:author="user" w:date="2023-07-26T12:09:00Z">
        <w:r w:rsidRPr="0059340C" w:rsidDel="00DE4988">
          <w:rPr>
            <w:noProof/>
            <w:rtl/>
          </w:rPr>
          <w:drawing>
            <wp:inline distT="0" distB="0" distL="0" distR="0" wp14:anchorId="44EB4286" wp14:editId="41F9AA41">
              <wp:extent cx="2719450" cy="150781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69" t="4074" r="2729" b="9705"/>
                      <a:stretch/>
                    </pic:blipFill>
                    <pic:spPr bwMode="auto">
                      <a:xfrm>
                        <a:off x="0" y="0"/>
                        <a:ext cx="2726373" cy="1511652"/>
                      </a:xfrm>
                      <a:prstGeom prst="rect">
                        <a:avLst/>
                      </a:prstGeom>
                      <a:ln>
                        <a:noFill/>
                      </a:ln>
                      <a:extLst>
                        <a:ext uri="{53640926-AAD7-44D8-BBD7-CCE9431645EC}">
                          <a14:shadowObscured xmlns:a14="http://schemas.microsoft.com/office/drawing/2010/main"/>
                        </a:ext>
                      </a:extLst>
                    </pic:spPr>
                  </pic:pic>
                </a:graphicData>
              </a:graphic>
            </wp:inline>
          </w:drawing>
        </w:r>
      </w:del>
    </w:p>
    <w:p w14:paraId="601EA112" w14:textId="75C1EA16" w:rsidR="00EF457F" w:rsidRPr="00B5330C" w:rsidDel="00DE4988" w:rsidRDefault="00EF457F" w:rsidP="00DE4988">
      <w:pPr>
        <w:pStyle w:val="ListParagraph"/>
        <w:bidi w:val="0"/>
        <w:ind w:left="0"/>
        <w:rPr>
          <w:del w:id="2014" w:author="user" w:date="2023-07-26T12:09:00Z"/>
          <w:strike/>
        </w:rPr>
        <w:pPrChange w:id="2015" w:author="user" w:date="2023-07-26T12:09:00Z">
          <w:pPr>
            <w:pStyle w:val="ListParagraph"/>
            <w:numPr>
              <w:ilvl w:val="2"/>
              <w:numId w:val="12"/>
            </w:numPr>
            <w:ind w:left="2160" w:hanging="360"/>
          </w:pPr>
        </w:pPrChange>
      </w:pPr>
      <w:del w:id="2016" w:author="user" w:date="2023-07-26T12:09:00Z">
        <w:r w:rsidRPr="00B5330C" w:rsidDel="00DE4988">
          <w:rPr>
            <w:rFonts w:hint="cs"/>
            <w:strike/>
            <w:rtl/>
          </w:rPr>
          <w:delText>מדדי ערך יחיד</w:delText>
        </w:r>
      </w:del>
    </w:p>
    <w:p w14:paraId="7E4AA829" w14:textId="71A3E397" w:rsidR="00EF457F" w:rsidRPr="00B5330C" w:rsidDel="00DE4988" w:rsidRDefault="00EF457F" w:rsidP="00DE4988">
      <w:pPr>
        <w:pStyle w:val="ListParagraph"/>
        <w:bidi w:val="0"/>
        <w:ind w:left="0"/>
        <w:rPr>
          <w:del w:id="2017" w:author="user" w:date="2023-07-26T12:09:00Z"/>
          <w:strike/>
          <w:rtl/>
        </w:rPr>
        <w:pPrChange w:id="2018" w:author="user" w:date="2023-07-26T12:09:00Z">
          <w:pPr>
            <w:pStyle w:val="ListParagraph"/>
            <w:ind w:left="2160"/>
          </w:pPr>
        </w:pPrChange>
      </w:pPr>
      <w:del w:id="2019" w:author="user" w:date="2023-07-26T12:09:00Z">
        <w:r w:rsidRPr="00B5330C" w:rsidDel="00DE4988">
          <w:rPr>
            <w:rFonts w:hint="cs"/>
            <w:strike/>
            <w:rtl/>
          </w:rPr>
          <w:delText>נותנים ערך יחיד לכל טרייל ואותו משווים.</w:delText>
        </w:r>
      </w:del>
    </w:p>
    <w:p w14:paraId="10DC9247" w14:textId="25117C05" w:rsidR="006067C5" w:rsidRPr="00B5330C" w:rsidDel="00DE4988" w:rsidRDefault="00EF457F" w:rsidP="00DE4988">
      <w:pPr>
        <w:pStyle w:val="ListParagraph"/>
        <w:bidi w:val="0"/>
        <w:ind w:left="0"/>
        <w:rPr>
          <w:del w:id="2020" w:author="user" w:date="2023-07-26T12:09:00Z"/>
          <w:strike/>
          <w:rtl/>
        </w:rPr>
        <w:pPrChange w:id="2021" w:author="user" w:date="2023-07-26T12:09:00Z">
          <w:pPr>
            <w:pStyle w:val="ListParagraph"/>
            <w:ind w:left="2160"/>
          </w:pPr>
        </w:pPrChange>
      </w:pPr>
      <w:del w:id="2022" w:author="user" w:date="2023-07-26T12:09:00Z">
        <w:r w:rsidRPr="00B5330C" w:rsidDel="00DE4988">
          <w:rPr>
            <w:rFonts w:hint="cs"/>
            <w:strike/>
            <w:rtl/>
          </w:rPr>
          <w:delText xml:space="preserve">למשל </w:delText>
        </w:r>
        <w:r w:rsidR="006067C5" w:rsidRPr="00B5330C" w:rsidDel="00DE4988">
          <w:rPr>
            <w:rFonts w:hint="cs"/>
            <w:strike/>
            <w:rtl/>
          </w:rPr>
          <w:delText>הנקודה הכי רחוקה מהמרכז בכל טרייל.</w:delText>
        </w:r>
        <w:r w:rsidR="000D01B7" w:rsidRPr="00B5330C" w:rsidDel="00DE4988">
          <w:rPr>
            <w:strike/>
          </w:rPr>
          <w:delText xml:space="preserve"> </w:delText>
        </w:r>
        <w:r w:rsidR="000D01B7" w:rsidRPr="00B5330C" w:rsidDel="00DE4988">
          <w:rPr>
            <w:rFonts w:hint="cs"/>
            <w:strike/>
            <w:rtl/>
          </w:rPr>
          <w:delText>מה זה נותן? הרי היא תהיה הנקודה הסופית במסלול.</w:delText>
        </w:r>
      </w:del>
    </w:p>
    <w:p w14:paraId="6F8DC20B" w14:textId="43AF90F3" w:rsidR="006067C5" w:rsidRPr="00B5330C" w:rsidDel="00DE4988" w:rsidRDefault="00EE7286" w:rsidP="00DE4988">
      <w:pPr>
        <w:pStyle w:val="ListParagraph"/>
        <w:bidi w:val="0"/>
        <w:ind w:left="0"/>
        <w:rPr>
          <w:del w:id="2023" w:author="user" w:date="2023-07-26T12:09:00Z"/>
          <w:strike/>
          <w:rtl/>
        </w:rPr>
        <w:pPrChange w:id="2024" w:author="user" w:date="2023-07-26T12:09:00Z">
          <w:pPr>
            <w:pStyle w:val="ListParagraph"/>
            <w:numPr>
              <w:ilvl w:val="2"/>
              <w:numId w:val="12"/>
            </w:numPr>
            <w:ind w:left="2160" w:hanging="360"/>
          </w:pPr>
        </w:pPrChange>
      </w:pPr>
      <w:del w:id="2025" w:author="user" w:date="2023-07-26T12:09:00Z">
        <w:r w:rsidRPr="00B5330C" w:rsidDel="00DE4988">
          <w:rPr>
            <w:strike/>
          </w:rPr>
          <w:delText>variability</w:delText>
        </w:r>
        <w:r w:rsidRPr="00B5330C" w:rsidDel="00DE4988">
          <w:rPr>
            <w:rFonts w:hint="cs"/>
            <w:strike/>
            <w:rtl/>
          </w:rPr>
          <w:delText xml:space="preserve"> גבוהה מראה שאנשים מתלבטים</w:delText>
        </w:r>
        <w:r w:rsidR="00B526E3" w:rsidRPr="00B5330C" w:rsidDel="00DE4988">
          <w:rPr>
            <w:rFonts w:hint="cs"/>
            <w:strike/>
            <w:rtl/>
          </w:rPr>
          <w:delText>, אז זה טוב שמצאנו זאת.</w:delText>
        </w:r>
      </w:del>
    </w:p>
    <w:p w14:paraId="4C44BA8D" w14:textId="00C956F5" w:rsidR="00DD5F15" w:rsidRPr="000D01B7" w:rsidDel="00DE4988" w:rsidRDefault="00C2262C" w:rsidP="00DE4988">
      <w:pPr>
        <w:pStyle w:val="ListParagraph"/>
        <w:bidi w:val="0"/>
        <w:ind w:left="0"/>
        <w:rPr>
          <w:del w:id="2026" w:author="user" w:date="2023-07-26T12:09:00Z"/>
          <w:strike/>
        </w:rPr>
        <w:pPrChange w:id="2027" w:author="user" w:date="2023-07-26T12:09:00Z">
          <w:pPr>
            <w:pStyle w:val="ListParagraph"/>
            <w:numPr>
              <w:ilvl w:val="2"/>
              <w:numId w:val="12"/>
            </w:numPr>
            <w:ind w:left="2160" w:hanging="360"/>
          </w:pPr>
        </w:pPrChange>
      </w:pPr>
      <w:del w:id="2028" w:author="user" w:date="2023-07-26T12:09:00Z">
        <w:r w:rsidRPr="000D01B7" w:rsidDel="00DE4988">
          <w:rPr>
            <w:rFonts w:hint="cs"/>
            <w:strike/>
            <w:rtl/>
          </w:rPr>
          <w:delText>אזור בין 2 מסלולים</w:delText>
        </w:r>
      </w:del>
    </w:p>
    <w:p w14:paraId="5F2AC985" w14:textId="6112C3F1" w:rsidR="00C2262C" w:rsidRPr="000D01B7" w:rsidDel="00DE4988" w:rsidRDefault="00DD5F15" w:rsidP="00DE4988">
      <w:pPr>
        <w:pStyle w:val="ListParagraph"/>
        <w:bidi w:val="0"/>
        <w:ind w:left="0"/>
        <w:rPr>
          <w:del w:id="2029" w:author="user" w:date="2023-07-26T12:09:00Z"/>
          <w:strike/>
          <w:rtl/>
        </w:rPr>
        <w:pPrChange w:id="2030" w:author="user" w:date="2023-07-26T12:09:00Z">
          <w:pPr>
            <w:pStyle w:val="ListParagraph"/>
            <w:ind w:left="2160"/>
          </w:pPr>
        </w:pPrChange>
      </w:pPr>
      <w:del w:id="2031" w:author="user" w:date="2023-07-26T12:09:00Z">
        <w:r w:rsidRPr="000D01B7" w:rsidDel="00DE4988">
          <w:rPr>
            <w:rFonts w:hint="cs"/>
            <w:strike/>
            <w:rtl/>
          </w:rPr>
          <w:delText xml:space="preserve">מדד לאפקט, </w:delText>
        </w:r>
        <w:r w:rsidR="00C2262C" w:rsidRPr="000D01B7" w:rsidDel="00DE4988">
          <w:rPr>
            <w:rFonts w:hint="cs"/>
            <w:strike/>
            <w:rtl/>
          </w:rPr>
          <w:delText xml:space="preserve">לחשב אזור בין </w:delText>
        </w:r>
        <w:r w:rsidR="00C2262C" w:rsidRPr="000D01B7" w:rsidDel="00DE4988">
          <w:rPr>
            <w:strike/>
          </w:rPr>
          <w:delText>same</w:delText>
        </w:r>
        <w:r w:rsidR="00C2262C" w:rsidRPr="000D01B7" w:rsidDel="00DE4988">
          <w:rPr>
            <w:rFonts w:hint="cs"/>
            <w:strike/>
            <w:rtl/>
          </w:rPr>
          <w:delText xml:space="preserve"> שמאלה ו-</w:delText>
        </w:r>
        <w:r w:rsidR="00C2262C" w:rsidRPr="000D01B7" w:rsidDel="00DE4988">
          <w:rPr>
            <w:strike/>
          </w:rPr>
          <w:delText>same</w:delText>
        </w:r>
        <w:r w:rsidR="00C2262C" w:rsidRPr="000D01B7" w:rsidDel="00DE4988">
          <w:rPr>
            <w:rFonts w:hint="cs"/>
            <w:strike/>
            <w:rtl/>
          </w:rPr>
          <w:delText xml:space="preserve"> ימינה, ואז להשוות לאותו הדבר ב-</w:delText>
        </w:r>
        <w:r w:rsidR="00C2262C" w:rsidRPr="000D01B7" w:rsidDel="00DE4988">
          <w:rPr>
            <w:strike/>
          </w:rPr>
          <w:delText>diff</w:delText>
        </w:r>
        <w:r w:rsidR="00C2262C" w:rsidRPr="000D01B7" w:rsidDel="00DE4988">
          <w:rPr>
            <w:rFonts w:hint="cs"/>
            <w:strike/>
            <w:rtl/>
          </w:rPr>
          <w:delText>.</w:delText>
        </w:r>
      </w:del>
    </w:p>
    <w:p w14:paraId="61B41E6A" w14:textId="545D8928" w:rsidR="00C7053D" w:rsidDel="00DE4988" w:rsidRDefault="00C7053D" w:rsidP="00DE4988">
      <w:pPr>
        <w:pStyle w:val="ListParagraph"/>
        <w:bidi w:val="0"/>
        <w:ind w:left="0"/>
        <w:rPr>
          <w:del w:id="2032" w:author="user" w:date="2023-07-26T12:09:00Z"/>
          <w:rtl/>
        </w:rPr>
        <w:pPrChange w:id="2033" w:author="user" w:date="2023-07-26T12:09:00Z">
          <w:pPr>
            <w:pStyle w:val="ListParagraph"/>
            <w:ind w:left="2160"/>
          </w:pPr>
        </w:pPrChange>
      </w:pPr>
      <w:del w:id="2034" w:author="user" w:date="2023-07-26T12:09:00Z">
        <w:r w:rsidRPr="00C7053D" w:rsidDel="00DE4988">
          <w:rPr>
            <w:noProof/>
            <w:rtl/>
          </w:rPr>
          <w:drawing>
            <wp:inline distT="0" distB="0" distL="0" distR="0" wp14:anchorId="619D8231" wp14:editId="3CACCB76">
              <wp:extent cx="2264690" cy="1349168"/>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3451" cy="1360345"/>
                      </a:xfrm>
                      <a:prstGeom prst="rect">
                        <a:avLst/>
                      </a:prstGeom>
                    </pic:spPr>
                  </pic:pic>
                </a:graphicData>
              </a:graphic>
            </wp:inline>
          </w:drawing>
        </w:r>
      </w:del>
    </w:p>
    <w:p w14:paraId="27FF0F29" w14:textId="403CEFD0" w:rsidR="00A66EB8" w:rsidDel="00DE4988" w:rsidRDefault="00A66EB8" w:rsidP="00DE4988">
      <w:pPr>
        <w:pStyle w:val="ListParagraph"/>
        <w:bidi w:val="0"/>
        <w:ind w:left="0"/>
        <w:rPr>
          <w:del w:id="2035" w:author="user" w:date="2023-07-26T12:09:00Z"/>
        </w:rPr>
        <w:pPrChange w:id="2036" w:author="user" w:date="2023-07-26T12:09:00Z">
          <w:pPr>
            <w:pStyle w:val="ListParagraph"/>
            <w:numPr>
              <w:ilvl w:val="2"/>
              <w:numId w:val="12"/>
            </w:numPr>
            <w:ind w:left="2160" w:hanging="360"/>
          </w:pPr>
        </w:pPrChange>
      </w:pPr>
      <w:del w:id="2037" w:author="user" w:date="2023-07-26T12:09:00Z">
        <w:r w:rsidDel="00DE4988">
          <w:rPr>
            <w:rFonts w:hint="cs"/>
            <w:rtl/>
          </w:rPr>
          <w:delText>מספר הפעמים שנבדק שינה את דעתו במסלול</w:delText>
        </w:r>
      </w:del>
    </w:p>
    <w:p w14:paraId="6F9C5E98" w14:textId="3F5C6203" w:rsidR="00B526E3" w:rsidDel="00DE4988" w:rsidRDefault="00B526E3" w:rsidP="00DE4988">
      <w:pPr>
        <w:pStyle w:val="ListParagraph"/>
        <w:bidi w:val="0"/>
        <w:ind w:left="0"/>
        <w:rPr>
          <w:del w:id="2038" w:author="user" w:date="2023-07-26T12:09:00Z"/>
          <w:rtl/>
        </w:rPr>
        <w:pPrChange w:id="2039" w:author="user" w:date="2023-07-26T12:09:00Z">
          <w:pPr>
            <w:pStyle w:val="ListParagraph"/>
            <w:ind w:left="2160"/>
          </w:pPr>
        </w:pPrChange>
      </w:pPr>
      <w:del w:id="2040" w:author="user" w:date="2023-07-26T12:09:00Z">
        <w:r w:rsidDel="00DE4988">
          <w:rPr>
            <w:rFonts w:hint="cs"/>
            <w:rtl/>
          </w:rPr>
          <w:delText>מדד לאפקט.</w:delText>
        </w:r>
      </w:del>
    </w:p>
    <w:p w14:paraId="70D02E64" w14:textId="1EF63819" w:rsidR="00A66EB8" w:rsidDel="00DE4988" w:rsidRDefault="00587009" w:rsidP="00DE4988">
      <w:pPr>
        <w:pStyle w:val="ListParagraph"/>
        <w:bidi w:val="0"/>
        <w:ind w:left="0"/>
        <w:rPr>
          <w:del w:id="2041" w:author="user" w:date="2023-07-26T12:09:00Z"/>
          <w:rtl/>
        </w:rPr>
        <w:pPrChange w:id="2042" w:author="user" w:date="2023-07-26T12:09:00Z">
          <w:pPr>
            <w:pStyle w:val="ListParagraph"/>
            <w:ind w:left="2160"/>
          </w:pPr>
        </w:pPrChange>
      </w:pPr>
      <w:del w:id="2043" w:author="user" w:date="2023-07-26T12:09:00Z">
        <w:r w:rsidDel="00DE4988">
          <w:delText>R</w:delText>
        </w:r>
        <w:r w:rsidR="00A66EB8" w:rsidDel="00DE4988">
          <w:delText>esulaj</w:delText>
        </w:r>
        <w:r w:rsidR="00E7315C" w:rsidDel="00DE4988">
          <w:rPr>
            <w:rFonts w:hint="cs"/>
            <w:rtl/>
          </w:rPr>
          <w:delText xml:space="preserve"> עשה את זה.</w:delText>
        </w:r>
      </w:del>
    </w:p>
    <w:p w14:paraId="7C035CBF" w14:textId="3F24C7F5" w:rsidR="00C7053D" w:rsidDel="00DE4988" w:rsidRDefault="00C7053D" w:rsidP="00DE4988">
      <w:pPr>
        <w:pStyle w:val="ListParagraph"/>
        <w:bidi w:val="0"/>
        <w:ind w:left="0"/>
        <w:rPr>
          <w:del w:id="2044" w:author="user" w:date="2023-07-26T12:09:00Z"/>
          <w:rtl/>
        </w:rPr>
        <w:pPrChange w:id="2045" w:author="user" w:date="2023-07-26T12:09:00Z">
          <w:pPr>
            <w:pStyle w:val="ListParagraph"/>
            <w:ind w:left="2160"/>
          </w:pPr>
        </w:pPrChange>
      </w:pPr>
      <w:del w:id="2046" w:author="user" w:date="2023-07-26T12:09:00Z">
        <w:r w:rsidRPr="00C7053D" w:rsidDel="00DE4988">
          <w:rPr>
            <w:noProof/>
            <w:rtl/>
          </w:rPr>
          <w:drawing>
            <wp:inline distT="0" distB="0" distL="0" distR="0" wp14:anchorId="3E5A21E3" wp14:editId="227F119C">
              <wp:extent cx="2580456" cy="159462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4698" cy="1597248"/>
                      </a:xfrm>
                      <a:prstGeom prst="rect">
                        <a:avLst/>
                      </a:prstGeom>
                    </pic:spPr>
                  </pic:pic>
                </a:graphicData>
              </a:graphic>
            </wp:inline>
          </w:drawing>
        </w:r>
      </w:del>
    </w:p>
    <w:p w14:paraId="37174776" w14:textId="1E81FD5E" w:rsidR="00980E57" w:rsidRPr="00B5330C" w:rsidDel="00DE4988" w:rsidRDefault="00587009" w:rsidP="00DE4988">
      <w:pPr>
        <w:pStyle w:val="ListParagraph"/>
        <w:bidi w:val="0"/>
        <w:ind w:left="0"/>
        <w:rPr>
          <w:del w:id="2047" w:author="user" w:date="2023-07-26T12:09:00Z"/>
          <w:strike/>
        </w:rPr>
        <w:pPrChange w:id="2048" w:author="user" w:date="2023-07-26T12:09:00Z">
          <w:pPr>
            <w:pStyle w:val="ListParagraph"/>
            <w:numPr>
              <w:ilvl w:val="2"/>
              <w:numId w:val="12"/>
            </w:numPr>
            <w:ind w:left="2160" w:hanging="360"/>
          </w:pPr>
        </w:pPrChange>
      </w:pPr>
      <w:del w:id="2049" w:author="user" w:date="2023-07-26T12:09:00Z">
        <w:r w:rsidRPr="00B5330C" w:rsidDel="00DE4988">
          <w:rPr>
            <w:rFonts w:hint="cs"/>
            <w:strike/>
            <w:rtl/>
          </w:rPr>
          <w:delText>שונות</w:delText>
        </w:r>
        <w:r w:rsidR="00E7315C" w:rsidRPr="00B5330C" w:rsidDel="00DE4988">
          <w:rPr>
            <w:rFonts w:hint="cs"/>
            <w:strike/>
            <w:rtl/>
          </w:rPr>
          <w:delText xml:space="preserve"> בתור מדד לאפקט.</w:delText>
        </w:r>
      </w:del>
    </w:p>
    <w:p w14:paraId="02136CE4" w14:textId="1E0874CB" w:rsidR="00E7315C" w:rsidRPr="00B306C8" w:rsidDel="00DE4988" w:rsidRDefault="00E7315C" w:rsidP="00DE4988">
      <w:pPr>
        <w:pStyle w:val="ListParagraph"/>
        <w:bidi w:val="0"/>
        <w:ind w:left="0"/>
        <w:rPr>
          <w:del w:id="2050" w:author="user" w:date="2023-07-26T12:09:00Z"/>
          <w:strike/>
        </w:rPr>
        <w:pPrChange w:id="2051" w:author="user" w:date="2023-07-26T12:09:00Z">
          <w:pPr>
            <w:pStyle w:val="ListParagraph"/>
            <w:numPr>
              <w:ilvl w:val="2"/>
              <w:numId w:val="12"/>
            </w:numPr>
            <w:ind w:left="2160" w:hanging="360"/>
          </w:pPr>
        </w:pPrChange>
      </w:pPr>
      <w:del w:id="2052" w:author="user" w:date="2023-07-26T12:09:00Z">
        <w:r w:rsidRPr="00B306C8" w:rsidDel="00DE4988">
          <w:rPr>
            <w:rFonts w:hint="cs"/>
            <w:strike/>
            <w:rtl/>
          </w:rPr>
          <w:delText>הפרש בין מסלולים</w:delText>
        </w:r>
      </w:del>
    </w:p>
    <w:p w14:paraId="77337463" w14:textId="0095858C" w:rsidR="00D712F8" w:rsidRPr="00B306C8" w:rsidDel="00DE4988" w:rsidRDefault="00AE715B" w:rsidP="00DE4988">
      <w:pPr>
        <w:pStyle w:val="ListParagraph"/>
        <w:bidi w:val="0"/>
        <w:ind w:left="0"/>
        <w:rPr>
          <w:del w:id="2053" w:author="user" w:date="2023-07-26T12:09:00Z"/>
          <w:strike/>
          <w:rtl/>
        </w:rPr>
        <w:pPrChange w:id="2054" w:author="user" w:date="2023-07-26T12:09:00Z">
          <w:pPr>
            <w:pStyle w:val="ListParagraph"/>
            <w:ind w:left="2160"/>
          </w:pPr>
        </w:pPrChange>
      </w:pPr>
      <w:del w:id="2055" w:author="user" w:date="2023-07-26T12:09:00Z">
        <w:r w:rsidRPr="00B306C8" w:rsidDel="00DE4988">
          <w:rPr>
            <w:rFonts w:hint="cs"/>
            <w:strike/>
            <w:rtl/>
          </w:rPr>
          <w:delText xml:space="preserve">לחשב </w:delText>
        </w:r>
        <w:r w:rsidR="006842AF" w:rsidRPr="00B306C8" w:rsidDel="00DE4988">
          <w:rPr>
            <w:rFonts w:hint="cs"/>
            <w:strike/>
            <w:rtl/>
          </w:rPr>
          <w:delText xml:space="preserve">מסלול </w:delText>
        </w:r>
        <w:r w:rsidRPr="00B306C8" w:rsidDel="00DE4988">
          <w:rPr>
            <w:rFonts w:hint="cs"/>
            <w:strike/>
            <w:rtl/>
          </w:rPr>
          <w:delText xml:space="preserve">ממוצע לכל </w:delText>
        </w:r>
        <w:r w:rsidR="00D712F8" w:rsidRPr="00B306C8" w:rsidDel="00DE4988">
          <w:rPr>
            <w:rFonts w:hint="cs"/>
            <w:strike/>
            <w:rtl/>
          </w:rPr>
          <w:delText xml:space="preserve">נבדק עבור כל </w:delText>
        </w:r>
        <w:r w:rsidRPr="00B306C8" w:rsidDel="00DE4988">
          <w:rPr>
            <w:rFonts w:hint="cs"/>
            <w:strike/>
            <w:rtl/>
          </w:rPr>
          <w:delText>תנאי, ואז לעשות חיסור לכל נבדק בין 2 התנאים</w:delText>
        </w:r>
        <w:r w:rsidR="00D712F8" w:rsidRPr="00B306C8" w:rsidDel="00DE4988">
          <w:rPr>
            <w:rFonts w:hint="cs"/>
            <w:strike/>
            <w:rtl/>
          </w:rPr>
          <w:delText>.</w:delText>
        </w:r>
      </w:del>
    </w:p>
    <w:p w14:paraId="499CE5E8" w14:textId="5049B30A" w:rsidR="00AE715B" w:rsidRPr="00B306C8" w:rsidDel="00DE4988" w:rsidRDefault="00682B69" w:rsidP="00DE4988">
      <w:pPr>
        <w:pStyle w:val="ListParagraph"/>
        <w:bidi w:val="0"/>
        <w:ind w:left="0"/>
        <w:rPr>
          <w:del w:id="2056" w:author="user" w:date="2023-07-26T12:09:00Z"/>
          <w:strike/>
          <w:color w:val="FF0000"/>
        </w:rPr>
        <w:pPrChange w:id="2057" w:author="user" w:date="2023-07-26T12:09:00Z">
          <w:pPr>
            <w:pStyle w:val="ListParagraph"/>
            <w:ind w:left="2160"/>
          </w:pPr>
        </w:pPrChange>
      </w:pPr>
      <w:del w:id="2058" w:author="user" w:date="2023-07-26T12:09:00Z">
        <w:r w:rsidRPr="00B306C8" w:rsidDel="00DE4988">
          <w:rPr>
            <w:rFonts w:hint="cs"/>
            <w:strike/>
            <w:rtl/>
          </w:rPr>
          <w:delText xml:space="preserve">כעת למצע את ההפרש </w:delText>
        </w:r>
        <w:r w:rsidR="00810263" w:rsidRPr="00B306C8" w:rsidDel="00DE4988">
          <w:rPr>
            <w:rFonts w:hint="cs"/>
            <w:strike/>
            <w:rtl/>
          </w:rPr>
          <w:delText xml:space="preserve">הזה בין נבדקים ולצייר אותו לאורך הזמן. להוסיף </w:delText>
        </w:r>
        <w:r w:rsidR="00810263" w:rsidRPr="00B306C8" w:rsidDel="00DE4988">
          <w:rPr>
            <w:strike/>
          </w:rPr>
          <w:delText>STD</w:delText>
        </w:r>
        <w:r w:rsidR="00810263" w:rsidRPr="00B306C8" w:rsidDel="00DE4988">
          <w:rPr>
            <w:rFonts w:hint="cs"/>
            <w:strike/>
            <w:rtl/>
          </w:rPr>
          <w:delText xml:space="preserve">, ואז מקבלים מבחן </w:delText>
        </w:r>
        <w:r w:rsidR="00810263" w:rsidRPr="00B306C8" w:rsidDel="00DE4988">
          <w:rPr>
            <w:strike/>
          </w:rPr>
          <w:delText>t</w:delText>
        </w:r>
        <w:r w:rsidR="00810263" w:rsidRPr="00B306C8" w:rsidDel="00DE4988">
          <w:rPr>
            <w:rFonts w:hint="cs"/>
            <w:strike/>
            <w:rtl/>
          </w:rPr>
          <w:delText xml:space="preserve"> לאורך זמן.</w:delText>
        </w:r>
        <w:r w:rsidR="007E2385" w:rsidRPr="00B306C8" w:rsidDel="00DE4988">
          <w:rPr>
            <w:strike/>
          </w:rPr>
          <w:delText xml:space="preserve"> </w:delText>
        </w:r>
      </w:del>
    </w:p>
    <w:p w14:paraId="069E26FF" w14:textId="1458880D" w:rsidR="001319E9" w:rsidDel="00DE4988" w:rsidRDefault="001319E9" w:rsidP="00DE4988">
      <w:pPr>
        <w:pStyle w:val="ListParagraph"/>
        <w:bidi w:val="0"/>
        <w:ind w:left="0"/>
        <w:rPr>
          <w:del w:id="2059" w:author="user" w:date="2023-07-26T12:09:00Z"/>
          <w:rtl/>
        </w:rPr>
        <w:pPrChange w:id="2060" w:author="user" w:date="2023-07-26T12:09:00Z">
          <w:pPr>
            <w:pStyle w:val="ListParagraph"/>
            <w:ind w:left="2160"/>
          </w:pPr>
        </w:pPrChange>
      </w:pPr>
      <w:del w:id="2061" w:author="user" w:date="2023-07-26T12:09:00Z">
        <w:r w:rsidRPr="001319E9" w:rsidDel="00DE4988">
          <w:rPr>
            <w:noProof/>
            <w:rtl/>
          </w:rPr>
          <w:drawing>
            <wp:inline distT="0" distB="0" distL="0" distR="0" wp14:anchorId="1E9B99A0" wp14:editId="0796B7DB">
              <wp:extent cx="3466755" cy="225403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4827" cy="2259281"/>
                      </a:xfrm>
                      <a:prstGeom prst="rect">
                        <a:avLst/>
                      </a:prstGeom>
                    </pic:spPr>
                  </pic:pic>
                </a:graphicData>
              </a:graphic>
            </wp:inline>
          </w:drawing>
        </w:r>
      </w:del>
    </w:p>
    <w:p w14:paraId="5E3FD518" w14:textId="68BC3A4B" w:rsidR="00AE715B" w:rsidDel="00DE4988" w:rsidRDefault="00F0510C" w:rsidP="00DE4988">
      <w:pPr>
        <w:pStyle w:val="ListParagraph"/>
        <w:bidi w:val="0"/>
        <w:ind w:left="0"/>
        <w:rPr>
          <w:del w:id="2062" w:author="user" w:date="2023-07-26T12:09:00Z"/>
          <w:rtl/>
        </w:rPr>
        <w:pPrChange w:id="2063" w:author="user" w:date="2023-07-26T12:09:00Z">
          <w:pPr>
            <w:pStyle w:val="ListParagraph"/>
            <w:numPr>
              <w:ilvl w:val="2"/>
              <w:numId w:val="12"/>
            </w:numPr>
            <w:ind w:left="2160" w:hanging="360"/>
          </w:pPr>
        </w:pPrChange>
      </w:pPr>
      <w:del w:id="2064" w:author="user" w:date="2023-07-26T12:09:00Z">
        <w:r w:rsidDel="00DE4988">
          <w:rPr>
            <w:rFonts w:hint="cs"/>
            <w:rtl/>
          </w:rPr>
          <w:delText>ניתוח זווית (כיוון) בכל נקודה בזמן.</w:delText>
        </w:r>
      </w:del>
    </w:p>
    <w:p w14:paraId="02CC56DD" w14:textId="02D83480" w:rsidR="00A138DE" w:rsidDel="00DE4988" w:rsidRDefault="00A138DE" w:rsidP="00DE4988">
      <w:pPr>
        <w:pStyle w:val="ListParagraph"/>
        <w:bidi w:val="0"/>
        <w:ind w:left="0"/>
        <w:rPr>
          <w:del w:id="2065" w:author="user" w:date="2023-07-26T12:09:00Z"/>
          <w:rtl/>
        </w:rPr>
        <w:pPrChange w:id="2066" w:author="user" w:date="2023-07-26T12:09:00Z">
          <w:pPr>
            <w:pStyle w:val="ListParagraph"/>
            <w:ind w:left="2160"/>
          </w:pPr>
        </w:pPrChange>
      </w:pPr>
      <w:del w:id="2067" w:author="user" w:date="2023-07-26T12:09:00Z">
        <w:r w:rsidRPr="00A138DE" w:rsidDel="00DE4988">
          <w:rPr>
            <w:noProof/>
            <w:rtl/>
          </w:rPr>
          <w:drawing>
            <wp:inline distT="0" distB="0" distL="0" distR="0" wp14:anchorId="36F007B1" wp14:editId="6B38DD07">
              <wp:extent cx="2928348" cy="1518945"/>
              <wp:effectExtent l="0" t="0" r="571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2693" cy="1521199"/>
                      </a:xfrm>
                      <a:prstGeom prst="rect">
                        <a:avLst/>
                      </a:prstGeom>
                    </pic:spPr>
                  </pic:pic>
                </a:graphicData>
              </a:graphic>
            </wp:inline>
          </w:drawing>
        </w:r>
      </w:del>
    </w:p>
    <w:bookmarkEnd w:id="1994"/>
    <w:p w14:paraId="4B5A1DCF" w14:textId="4F70D66B" w:rsidR="003E3B37" w:rsidRPr="00054EFC" w:rsidDel="00DE4988" w:rsidRDefault="003E3B37" w:rsidP="00DE4988">
      <w:pPr>
        <w:pStyle w:val="ListParagraph"/>
        <w:bidi w:val="0"/>
        <w:ind w:left="0"/>
        <w:rPr>
          <w:del w:id="2068" w:author="user" w:date="2023-07-26T12:09:00Z"/>
          <w:strike/>
        </w:rPr>
        <w:pPrChange w:id="2069" w:author="user" w:date="2023-07-26T12:09:00Z">
          <w:pPr>
            <w:pStyle w:val="ListParagraph"/>
            <w:numPr>
              <w:numId w:val="12"/>
            </w:numPr>
            <w:ind w:hanging="360"/>
          </w:pPr>
        </w:pPrChange>
      </w:pPr>
      <w:del w:id="2070" w:author="user" w:date="2023-07-26T12:09:00Z">
        <w:r w:rsidRPr="00054EFC" w:rsidDel="00DE4988">
          <w:rPr>
            <w:rFonts w:hint="cs"/>
            <w:strike/>
            <w:rtl/>
          </w:rPr>
          <w:delText>לתקן ב-</w:delText>
        </w:r>
        <w:r w:rsidRPr="00054EFC" w:rsidDel="00DE4988">
          <w:rPr>
            <w:strike/>
          </w:rPr>
          <w:delText>forced response</w:delText>
        </w:r>
        <w:r w:rsidRPr="00054EFC" w:rsidDel="00DE4988">
          <w:rPr>
            <w:rFonts w:hint="cs"/>
            <w:strike/>
          </w:rPr>
          <w:delText xml:space="preserve"> </w:delText>
        </w:r>
        <w:r w:rsidRPr="00054EFC" w:rsidDel="00DE4988">
          <w:rPr>
            <w:strike/>
            <w:rtl/>
          </w:rPr>
          <w:delText>–</w:delText>
        </w:r>
        <w:r w:rsidRPr="00054EFC" w:rsidDel="00DE4988">
          <w:rPr>
            <w:rFonts w:hint="cs"/>
            <w:strike/>
            <w:rtl/>
          </w:rPr>
          <w:delText xml:space="preserve"> הבדיקה של המובהקות אמורה לבדוק הםא זה שונה מ-50%.</w:delText>
        </w:r>
      </w:del>
    </w:p>
    <w:p w14:paraId="215D04C9" w14:textId="40E5FB47" w:rsidR="005C73C2" w:rsidDel="00DE4988" w:rsidRDefault="007F7377" w:rsidP="00DE4988">
      <w:pPr>
        <w:pStyle w:val="ListParagraph"/>
        <w:bidi w:val="0"/>
        <w:ind w:left="0"/>
        <w:rPr>
          <w:del w:id="2071" w:author="user" w:date="2023-07-26T12:09:00Z"/>
          <w:strike/>
        </w:rPr>
        <w:pPrChange w:id="2072" w:author="user" w:date="2023-07-26T12:09:00Z">
          <w:pPr>
            <w:pStyle w:val="ListParagraph"/>
            <w:numPr>
              <w:numId w:val="12"/>
            </w:numPr>
            <w:ind w:hanging="360"/>
          </w:pPr>
        </w:pPrChange>
      </w:pPr>
      <w:del w:id="2073" w:author="user" w:date="2023-07-26T12:09:00Z">
        <w:r w:rsidRPr="00797F54" w:rsidDel="00DE4988">
          <w:rPr>
            <w:rFonts w:hint="cs"/>
            <w:strike/>
            <w:rtl/>
          </w:rPr>
          <w:delText xml:space="preserve">האם יש לחפש </w:delText>
        </w:r>
        <w:r w:rsidRPr="00797F54" w:rsidDel="00DE4988">
          <w:rPr>
            <w:strike/>
          </w:rPr>
          <w:delText>anova</w:delText>
        </w:r>
        <w:r w:rsidRPr="00797F54" w:rsidDel="00DE4988">
          <w:rPr>
            <w:rFonts w:hint="cs"/>
            <w:strike/>
          </w:rPr>
          <w:delText xml:space="preserve"> </w:delText>
        </w:r>
        <w:r w:rsidRPr="00797F54" w:rsidDel="00DE4988">
          <w:rPr>
            <w:rFonts w:hint="cs"/>
            <w:strike/>
            <w:rtl/>
          </w:rPr>
          <w:delText>עבור תנועות לצד ימין בנפרד ותנועות לצד שמאל בנפרד?</w:delText>
        </w:r>
        <w:r w:rsidR="00797F54" w:rsidRPr="00797F54" w:rsidDel="00DE4988">
          <w:rPr>
            <w:rFonts w:hint="cs"/>
            <w:strike/>
            <w:rtl/>
          </w:rPr>
          <w:delText xml:space="preserve"> </w:delText>
        </w:r>
        <w:r w:rsidR="00797F54" w:rsidRPr="00797F54" w:rsidDel="00DE4988">
          <w:rPr>
            <w:strike/>
            <w:rtl/>
          </w:rPr>
          <w:delText>–</w:delText>
        </w:r>
        <w:r w:rsidR="00797F54" w:rsidRPr="00797F54" w:rsidDel="00DE4988">
          <w:rPr>
            <w:rFonts w:hint="cs"/>
            <w:strike/>
            <w:rtl/>
          </w:rPr>
          <w:delText xml:space="preserve"> לא, כי הכנסתי את ימין ושמאל בתור משתנה  נוסף ל-</w:delText>
        </w:r>
        <w:r w:rsidR="00797F54" w:rsidRPr="00797F54" w:rsidDel="00DE4988">
          <w:rPr>
            <w:strike/>
          </w:rPr>
          <w:delText>ANOVA</w:delText>
        </w:r>
        <w:r w:rsidR="00797F54" w:rsidRPr="00797F54" w:rsidDel="00DE4988">
          <w:rPr>
            <w:rFonts w:hint="cs"/>
            <w:strike/>
            <w:rtl/>
          </w:rPr>
          <w:delText xml:space="preserve">, והתוצאה שאני מסתכל עליה היא האפקט רק של </w:delText>
        </w:r>
        <w:r w:rsidR="00797F54" w:rsidRPr="00797F54" w:rsidDel="00DE4988">
          <w:rPr>
            <w:strike/>
          </w:rPr>
          <w:delText>same/diff</w:delText>
        </w:r>
        <w:r w:rsidR="00797F54" w:rsidRPr="00797F54" w:rsidDel="00DE4988">
          <w:rPr>
            <w:rFonts w:hint="cs"/>
            <w:strike/>
            <w:rtl/>
          </w:rPr>
          <w:delText>. אם אני אסתכל על האפקט של ימין/שמאל אני אראה שהוא מובהק.</w:delText>
        </w:r>
      </w:del>
    </w:p>
    <w:p w14:paraId="52C0EE21" w14:textId="6BBE471A" w:rsidR="00774F09" w:rsidRPr="00646889" w:rsidDel="00DE4988" w:rsidRDefault="00774F09" w:rsidP="00DE4988">
      <w:pPr>
        <w:pStyle w:val="ListParagraph"/>
        <w:bidi w:val="0"/>
        <w:ind w:left="0"/>
        <w:rPr>
          <w:del w:id="2074" w:author="user" w:date="2023-07-26T12:09:00Z"/>
          <w:strike/>
        </w:rPr>
        <w:pPrChange w:id="2075" w:author="user" w:date="2023-07-26T12:09:00Z">
          <w:pPr>
            <w:pStyle w:val="ListParagraph"/>
            <w:numPr>
              <w:numId w:val="12"/>
            </w:numPr>
            <w:ind w:hanging="360"/>
          </w:pPr>
        </w:pPrChange>
      </w:pPr>
      <w:del w:id="2076" w:author="user" w:date="2023-07-26T12:09:00Z">
        <w:r w:rsidRPr="00646889" w:rsidDel="00DE4988">
          <w:rPr>
            <w:rFonts w:hint="cs"/>
            <w:strike/>
            <w:rtl/>
          </w:rPr>
          <w:delText xml:space="preserve">בנבדק 11-14 הזמן </w:delText>
        </w:r>
        <w:r w:rsidR="006C2036" w:rsidRPr="00646889" w:rsidDel="00DE4988">
          <w:rPr>
            <w:rFonts w:hint="cs"/>
            <w:strike/>
            <w:rtl/>
          </w:rPr>
          <w:delText xml:space="preserve">הצגה של </w:delText>
        </w:r>
        <w:r w:rsidR="006D4D5C" w:rsidDel="00DE4988">
          <w:rPr>
            <w:rFonts w:hint="cs"/>
            <w:strike/>
            <w:rtl/>
          </w:rPr>
          <w:delText>המטרה</w:delText>
        </w:r>
        <w:r w:rsidR="006C2036" w:rsidRPr="00646889" w:rsidDel="00DE4988">
          <w:rPr>
            <w:rFonts w:hint="cs"/>
            <w:strike/>
            <w:rtl/>
          </w:rPr>
          <w:delText xml:space="preserve"> ארוך ב-10 מילישניות ממה שהוא אמור להיות בגלל שעשיתי 'גדול מ', במקום 'גדול שווה ל'.</w:delText>
        </w:r>
        <w:r w:rsidR="002A2056" w:rsidDel="00DE4988">
          <w:rPr>
            <w:rFonts w:hint="cs"/>
            <w:strike/>
            <w:rtl/>
          </w:rPr>
          <w:delText xml:space="preserve"> לצערי אני לא בטוח למה התכוונתי כאן.</w:delText>
        </w:r>
      </w:del>
    </w:p>
    <w:p w14:paraId="62250DDE" w14:textId="78BBC121" w:rsidR="000F7938" w:rsidRPr="0031095E" w:rsidDel="00DE4988" w:rsidRDefault="000F7938" w:rsidP="00DE4988">
      <w:pPr>
        <w:pStyle w:val="ListParagraph"/>
        <w:bidi w:val="0"/>
        <w:ind w:left="0"/>
        <w:rPr>
          <w:del w:id="2077" w:author="user" w:date="2023-07-26T12:09:00Z"/>
          <w:strike/>
        </w:rPr>
        <w:pPrChange w:id="2078" w:author="user" w:date="2023-07-26T12:09:00Z">
          <w:pPr>
            <w:pStyle w:val="ListParagraph"/>
            <w:numPr>
              <w:numId w:val="12"/>
            </w:numPr>
            <w:ind w:hanging="360"/>
          </w:pPr>
        </w:pPrChange>
      </w:pPr>
      <w:del w:id="2079" w:author="user" w:date="2023-07-26T12:09:00Z">
        <w:r w:rsidRPr="0031095E" w:rsidDel="00DE4988">
          <w:rPr>
            <w:rFonts w:hint="cs"/>
            <w:strike/>
            <w:rtl/>
          </w:rPr>
          <w:delText>נבדק 25, 22, 21, 20, 19, 18, 17, 16, זמן ממוצע של הצגת מטרה חורג מ-</w:delText>
        </w:r>
        <w:r w:rsidRPr="0031095E" w:rsidDel="00DE4988">
          <w:rPr>
            <w:strike/>
          </w:rPr>
          <w:delText>500ms</w:delText>
        </w:r>
        <w:r w:rsidRPr="0031095E" w:rsidDel="00DE4988">
          <w:rPr>
            <w:rFonts w:hint="cs"/>
            <w:strike/>
            <w:rtl/>
          </w:rPr>
          <w:delText>.</w:delText>
        </w:r>
        <w:r w:rsidR="00FB47E4" w:rsidRPr="0031095E" w:rsidDel="00DE4988">
          <w:rPr>
            <w:rFonts w:hint="cs"/>
            <w:strike/>
            <w:rtl/>
          </w:rPr>
          <w:delText xml:space="preserve"> למה?</w:delText>
        </w:r>
      </w:del>
    </w:p>
    <w:p w14:paraId="5A85AFAE" w14:textId="09B9F7F8" w:rsidR="00D117AC" w:rsidDel="00DE4988" w:rsidRDefault="00D117AC" w:rsidP="00DE4988">
      <w:pPr>
        <w:pStyle w:val="ListParagraph"/>
        <w:bidi w:val="0"/>
        <w:ind w:left="0"/>
        <w:rPr>
          <w:del w:id="2080" w:author="user" w:date="2023-07-26T12:09:00Z"/>
          <w:strike/>
          <w:rtl/>
        </w:rPr>
        <w:pPrChange w:id="2081" w:author="user" w:date="2023-07-26T12:09:00Z">
          <w:pPr>
            <w:pStyle w:val="ListParagraph"/>
          </w:pPr>
        </w:pPrChange>
      </w:pPr>
      <w:del w:id="2082" w:author="user" w:date="2023-07-26T12:09:00Z">
        <w:r w:rsidRPr="0031095E" w:rsidDel="00DE4988">
          <w:rPr>
            <w:rFonts w:hint="cs"/>
            <w:strike/>
            <w:rtl/>
          </w:rPr>
          <w:delText>כי ב-</w:delText>
        </w:r>
        <w:r w:rsidRPr="0031095E" w:rsidDel="00DE4988">
          <w:rPr>
            <w:strike/>
          </w:rPr>
          <w:delText>getTraj</w:delText>
        </w:r>
        <w:r w:rsidR="00B44D78" w:rsidRPr="0031095E" w:rsidDel="00DE4988">
          <w:rPr>
            <w:rFonts w:hint="cs"/>
            <w:strike/>
            <w:rtl/>
          </w:rPr>
          <w:delText xml:space="preserve"> בדקתי האם הזמן הנוכחי שווה ל-</w:delText>
        </w:r>
        <w:r w:rsidR="00B44D78" w:rsidRPr="0031095E" w:rsidDel="00DE4988">
          <w:rPr>
            <w:strike/>
          </w:rPr>
          <w:delText>target duration</w:delText>
        </w:r>
        <w:r w:rsidR="00B44D78" w:rsidRPr="0031095E" w:rsidDel="00DE4988">
          <w:rPr>
            <w:rFonts w:hint="cs"/>
            <w:strike/>
            <w:rtl/>
          </w:rPr>
          <w:delText xml:space="preserve"> כדי להחליף אותה, במקום לבדוק האם זה גדול שווה. וה-</w:delText>
        </w:r>
        <w:r w:rsidR="00B44D78" w:rsidRPr="0031095E" w:rsidDel="00DE4988">
          <w:rPr>
            <w:strike/>
          </w:rPr>
          <w:delText>target duration</w:delText>
        </w:r>
        <w:r w:rsidR="00B44D78" w:rsidRPr="0031095E" w:rsidDel="00DE4988">
          <w:rPr>
            <w:rFonts w:hint="cs"/>
            <w:strike/>
            <w:rtl/>
          </w:rPr>
          <w:delText xml:space="preserve"> הוגדר כ-</w:delText>
        </w:r>
        <w:r w:rsidR="00B44D78" w:rsidRPr="0031095E" w:rsidDel="00DE4988">
          <w:rPr>
            <w:strike/>
          </w:rPr>
          <w:delText>0.5-</w:delText>
        </w:r>
        <w:r w:rsidR="00195FB7" w:rsidRPr="0031095E" w:rsidDel="00DE4988">
          <w:rPr>
            <w:strike/>
          </w:rPr>
          <w:delText>3/4refRate</w:delText>
        </w:r>
        <w:r w:rsidR="00195FB7" w:rsidRPr="0031095E" w:rsidDel="00DE4988">
          <w:rPr>
            <w:rFonts w:hint="cs"/>
            <w:strike/>
            <w:rtl/>
          </w:rPr>
          <w:delText>, ואז זה אף פעם לא היה שווה.</w:delText>
        </w:r>
      </w:del>
    </w:p>
    <w:p w14:paraId="7B860D2A" w14:textId="71C7FEBF" w:rsidR="00FB4E6A" w:rsidRPr="000718B8" w:rsidDel="00DE4988" w:rsidRDefault="00FB4E6A" w:rsidP="00DE4988">
      <w:pPr>
        <w:pStyle w:val="ListParagraph"/>
        <w:bidi w:val="0"/>
        <w:ind w:left="0"/>
        <w:rPr>
          <w:del w:id="2083" w:author="user" w:date="2023-07-26T12:09:00Z"/>
          <w:strike/>
        </w:rPr>
        <w:pPrChange w:id="2084" w:author="user" w:date="2023-07-26T12:09:00Z">
          <w:pPr>
            <w:pStyle w:val="ListParagraph"/>
            <w:numPr>
              <w:numId w:val="12"/>
            </w:numPr>
            <w:ind w:hanging="360"/>
          </w:pPr>
        </w:pPrChange>
      </w:pPr>
      <w:del w:id="2085" w:author="user" w:date="2023-07-26T12:09:00Z">
        <w:r w:rsidRPr="000718B8" w:rsidDel="00DE4988">
          <w:rPr>
            <w:strike/>
          </w:rPr>
          <w:delText>addFields</w:delText>
        </w:r>
        <w:r w:rsidRPr="000718B8" w:rsidDel="00DE4988">
          <w:rPr>
            <w:rFonts w:hint="cs"/>
            <w:strike/>
            <w:rtl/>
          </w:rPr>
          <w:delText xml:space="preserve"> שרצה על נבדק שיש לו כבר </w:delText>
        </w:r>
        <w:r w:rsidRPr="000718B8" w:rsidDel="00DE4988">
          <w:rPr>
            <w:strike/>
          </w:rPr>
          <w:delText>late_res</w:delText>
        </w:r>
        <w:r w:rsidRPr="000718B8" w:rsidDel="00DE4988">
          <w:rPr>
            <w:rFonts w:hint="cs"/>
            <w:strike/>
            <w:rtl/>
          </w:rPr>
          <w:delText xml:space="preserve"> ו-</w:delText>
        </w:r>
        <w:r w:rsidRPr="000718B8" w:rsidDel="00DE4988">
          <w:rPr>
            <w:strike/>
          </w:rPr>
          <w:delText>slow_mvmnt</w:delText>
        </w:r>
        <w:r w:rsidRPr="000718B8" w:rsidDel="00DE4988">
          <w:rPr>
            <w:rFonts w:hint="cs"/>
            <w:strike/>
            <w:rtl/>
          </w:rPr>
          <w:delText xml:space="preserve"> לא משחזרת טוב את הערכים של שדות אלו (למשל נבדק 17 טרייל 4).</w:delText>
        </w:r>
      </w:del>
    </w:p>
    <w:p w14:paraId="60B401E9" w14:textId="1F5B05B6" w:rsidR="00FB4E6A" w:rsidRPr="000718B8" w:rsidDel="00DE4988" w:rsidRDefault="00FB4E6A" w:rsidP="00DE4988">
      <w:pPr>
        <w:pStyle w:val="ListParagraph"/>
        <w:bidi w:val="0"/>
        <w:ind w:left="0"/>
        <w:rPr>
          <w:del w:id="2086" w:author="user" w:date="2023-07-26T12:09:00Z"/>
          <w:strike/>
          <w:rtl/>
        </w:rPr>
        <w:pPrChange w:id="2087" w:author="user" w:date="2023-07-26T12:09:00Z">
          <w:pPr>
            <w:pStyle w:val="ListParagraph"/>
          </w:pPr>
        </w:pPrChange>
      </w:pPr>
      <w:del w:id="2088" w:author="user" w:date="2023-07-26T12:09:00Z">
        <w:r w:rsidRPr="000718B8" w:rsidDel="00DE4988">
          <w:rPr>
            <w:rFonts w:hint="cs"/>
            <w:strike/>
            <w:rtl/>
          </w:rPr>
          <w:delText xml:space="preserve">כי הקוד של </w:delText>
        </w:r>
        <w:r w:rsidRPr="000718B8" w:rsidDel="00DE4988">
          <w:rPr>
            <w:strike/>
          </w:rPr>
          <w:delText>getTraj</w:delText>
        </w:r>
        <w:r w:rsidRPr="000718B8" w:rsidDel="00DE4988">
          <w:rPr>
            <w:rFonts w:hint="cs"/>
            <w:strike/>
            <w:rtl/>
          </w:rPr>
          <w:delText xml:space="preserve"> בנבדקים האלה שגוי</w:delText>
        </w:r>
        <w:r w:rsidR="00E924F9" w:rsidDel="00DE4988">
          <w:rPr>
            <w:rFonts w:hint="cs"/>
            <w:strike/>
            <w:rtl/>
          </w:rPr>
          <w:delText xml:space="preserve">, החישוב של </w:delText>
        </w:r>
        <w:r w:rsidR="00E924F9" w:rsidDel="00DE4988">
          <w:rPr>
            <w:strike/>
          </w:rPr>
          <w:delText>react time</w:delText>
        </w:r>
        <w:r w:rsidR="00E924F9" w:rsidDel="00DE4988">
          <w:rPr>
            <w:rFonts w:hint="cs"/>
            <w:strike/>
            <w:rtl/>
          </w:rPr>
          <w:delText xml:space="preserve"> בעצם שגוי</w:delText>
        </w:r>
        <w:r w:rsidRPr="000718B8" w:rsidDel="00DE4988">
          <w:rPr>
            <w:rFonts w:hint="cs"/>
            <w:strike/>
            <w:rtl/>
          </w:rPr>
          <w:delText>, במקום לבדוק האם ה-</w:delText>
        </w:r>
        <w:r w:rsidRPr="000718B8" w:rsidDel="00DE4988">
          <w:rPr>
            <w:strike/>
          </w:rPr>
          <w:delText>i_frame&gt;=max_resp_time</w:delText>
        </w:r>
        <w:r w:rsidRPr="000718B8" w:rsidDel="00DE4988">
          <w:rPr>
            <w:rFonts w:hint="cs"/>
            <w:strike/>
            <w:rtl/>
          </w:rPr>
          <w:delText>, בדקתי רק האם 'גדול מ...'.</w:delText>
        </w:r>
      </w:del>
    </w:p>
    <w:p w14:paraId="74BA3902" w14:textId="3A07FC95" w:rsidR="00FB4E6A" w:rsidRPr="00ED330B" w:rsidDel="00DE4988" w:rsidRDefault="00FB4E6A" w:rsidP="00DE4988">
      <w:pPr>
        <w:pStyle w:val="ListParagraph"/>
        <w:bidi w:val="0"/>
        <w:ind w:left="0"/>
        <w:rPr>
          <w:del w:id="2089" w:author="user" w:date="2023-07-26T12:09:00Z"/>
          <w:strike/>
        </w:rPr>
        <w:pPrChange w:id="2090" w:author="user" w:date="2023-07-26T12:09:00Z">
          <w:pPr>
            <w:pStyle w:val="ListParagraph"/>
            <w:numPr>
              <w:numId w:val="12"/>
            </w:numPr>
            <w:ind w:hanging="360"/>
          </w:pPr>
        </w:pPrChange>
      </w:pPr>
      <w:del w:id="2091" w:author="user" w:date="2023-07-26T12:09:00Z">
        <w:r w:rsidRPr="00ED330B" w:rsidDel="00DE4988">
          <w:rPr>
            <w:rFonts w:hint="cs"/>
            <w:strike/>
            <w:rtl/>
          </w:rPr>
          <w:delText>נבדקים ב-</w:delText>
        </w:r>
        <w:r w:rsidRPr="00ED330B" w:rsidDel="00DE4988">
          <w:rPr>
            <w:strike/>
          </w:rPr>
          <w:delText>chance level</w:delText>
        </w:r>
        <w:r w:rsidRPr="00ED330B" w:rsidDel="00DE4988">
          <w:rPr>
            <w:rFonts w:hint="cs"/>
            <w:strike/>
            <w:rtl/>
          </w:rPr>
          <w:delText xml:space="preserve"> </w:delText>
        </w:r>
        <w:r w:rsidRPr="00ED330B" w:rsidDel="00DE4988">
          <w:rPr>
            <w:strike/>
            <w:rtl/>
          </w:rPr>
          <w:delText>–</w:delText>
        </w:r>
        <w:r w:rsidRPr="00ED330B" w:rsidDel="00DE4988">
          <w:rPr>
            <w:rFonts w:hint="cs"/>
            <w:strike/>
            <w:rtl/>
          </w:rPr>
          <w:delText xml:space="preserve"> נבדקים 23,24, בשאלת קטגוריזציה, מה לעשות איתם?</w:delText>
        </w:r>
      </w:del>
    </w:p>
    <w:p w14:paraId="1B6B3968" w14:textId="260712A7" w:rsidR="00FB4E6A" w:rsidRPr="0031095E" w:rsidDel="00DE4988" w:rsidRDefault="00FB4E6A" w:rsidP="00DE4988">
      <w:pPr>
        <w:pStyle w:val="ListParagraph"/>
        <w:bidi w:val="0"/>
        <w:ind w:left="0"/>
        <w:rPr>
          <w:del w:id="2092" w:author="user" w:date="2023-07-26T12:09:00Z"/>
          <w:strike/>
        </w:rPr>
        <w:pPrChange w:id="2093" w:author="user" w:date="2023-07-26T12:09:00Z">
          <w:pPr>
            <w:pStyle w:val="ListParagraph"/>
          </w:pPr>
        </w:pPrChange>
      </w:pPr>
      <w:del w:id="2094" w:author="user" w:date="2023-07-26T12:09:00Z">
        <w:r w:rsidRPr="00ED330B" w:rsidDel="00DE4988">
          <w:rPr>
            <w:rFonts w:hint="cs"/>
            <w:strike/>
            <w:rtl/>
          </w:rPr>
          <w:delText>ייתכן שנובע מבעיית מוטיבציה, עידכנתי הסבר מוטיבציוני לפני ניסוי והוספתי יום אימון.</w:delText>
        </w:r>
      </w:del>
    </w:p>
    <w:p w14:paraId="528DDDFE" w14:textId="13FD8852" w:rsidR="00476097" w:rsidRPr="00FB4E6A" w:rsidDel="00DE4988" w:rsidRDefault="00476097" w:rsidP="00DE4988">
      <w:pPr>
        <w:pStyle w:val="ListParagraph"/>
        <w:bidi w:val="0"/>
        <w:ind w:left="0"/>
        <w:rPr>
          <w:del w:id="2095" w:author="user" w:date="2023-07-26T12:09:00Z"/>
          <w:strike/>
        </w:rPr>
        <w:pPrChange w:id="2096" w:author="user" w:date="2023-07-26T12:09:00Z">
          <w:pPr>
            <w:pStyle w:val="ListParagraph"/>
            <w:numPr>
              <w:numId w:val="12"/>
            </w:numPr>
            <w:ind w:hanging="360"/>
          </w:pPr>
        </w:pPrChange>
      </w:pPr>
      <w:del w:id="2097" w:author="user" w:date="2023-07-26T12:09:00Z">
        <w:r w:rsidRPr="00FB4E6A" w:rsidDel="00DE4988">
          <w:rPr>
            <w:rFonts w:hint="cs"/>
            <w:strike/>
            <w:rtl/>
          </w:rPr>
          <w:delText>חלק מהנבדקים אין מספיק טריילים בשביל ניתוח:</w:delText>
        </w:r>
      </w:del>
    </w:p>
    <w:p w14:paraId="278A3FDA" w14:textId="2F35ABAD" w:rsidR="00476097" w:rsidRPr="00FB4E6A" w:rsidDel="00DE4988" w:rsidRDefault="00476097" w:rsidP="00DE4988">
      <w:pPr>
        <w:pStyle w:val="ListParagraph"/>
        <w:bidi w:val="0"/>
        <w:ind w:left="0"/>
        <w:rPr>
          <w:del w:id="2098" w:author="user" w:date="2023-07-26T12:09:00Z"/>
          <w:strike/>
        </w:rPr>
        <w:pPrChange w:id="2099" w:author="user" w:date="2023-07-26T12:09:00Z">
          <w:pPr>
            <w:pStyle w:val="ListParagraph"/>
          </w:pPr>
        </w:pPrChange>
      </w:pPr>
      <w:del w:id="2100" w:author="user" w:date="2023-07-26T12:09:00Z">
        <w:r w:rsidRPr="00FB4E6A" w:rsidDel="00DE4988">
          <w:rPr>
            <w:rFonts w:hint="cs"/>
            <w:strike/>
            <w:rtl/>
          </w:rPr>
          <w:delText xml:space="preserve">24 </w:delText>
        </w:r>
        <w:r w:rsidRPr="00FB4E6A" w:rsidDel="00DE4988">
          <w:rPr>
            <w:strike/>
            <w:rtl/>
          </w:rPr>
          <w:delText>–</w:delText>
        </w:r>
        <w:r w:rsidRPr="00FB4E6A" w:rsidDel="00DE4988">
          <w:rPr>
            <w:rFonts w:hint="cs"/>
            <w:strike/>
            <w:rtl/>
          </w:rPr>
          <w:delText xml:space="preserve"> </w:delText>
        </w:r>
      </w:del>
    </w:p>
    <w:p w14:paraId="7DC05B38" w14:textId="72CFA260" w:rsidR="00476097" w:rsidRPr="00FB4E6A" w:rsidDel="00DE4988" w:rsidRDefault="00476097" w:rsidP="00DE4988">
      <w:pPr>
        <w:pStyle w:val="ListParagraph"/>
        <w:bidi w:val="0"/>
        <w:ind w:left="0"/>
        <w:rPr>
          <w:del w:id="2101" w:author="user" w:date="2023-07-26T12:09:00Z"/>
          <w:strike/>
        </w:rPr>
        <w:pPrChange w:id="2102" w:author="user" w:date="2023-07-26T12:09:00Z">
          <w:pPr>
            <w:pStyle w:val="ListParagraph"/>
            <w:numPr>
              <w:ilvl w:val="1"/>
              <w:numId w:val="12"/>
            </w:numPr>
            <w:ind w:left="1440" w:hanging="360"/>
          </w:pPr>
        </w:pPrChange>
      </w:pPr>
      <w:del w:id="2103" w:author="user" w:date="2023-07-26T12:09:00Z">
        <w:r w:rsidRPr="00FB4E6A" w:rsidDel="00DE4988">
          <w:rPr>
            <w:rFonts w:hint="cs"/>
            <w:strike/>
            <w:rtl/>
          </w:rPr>
          <w:delText>לא נכלל בממוצע של כל הנבדקים כי צדק רק ב50%</w:delText>
        </w:r>
        <w:r w:rsidRPr="00FB4E6A" w:rsidDel="00DE4988">
          <w:rPr>
            <w:rFonts w:hint="cs"/>
            <w:strike/>
          </w:rPr>
          <w:delText xml:space="preserve"> </w:delText>
        </w:r>
        <w:r w:rsidRPr="00FB4E6A" w:rsidDel="00DE4988">
          <w:rPr>
            <w:rFonts w:hint="cs"/>
            <w:strike/>
            <w:rtl/>
          </w:rPr>
          <w:delText>בערך מה-</w:delText>
        </w:r>
        <w:r w:rsidRPr="00FB4E6A" w:rsidDel="00DE4988">
          <w:rPr>
            <w:strike/>
          </w:rPr>
          <w:delText>trials</w:delText>
        </w:r>
        <w:r w:rsidRPr="00FB4E6A" w:rsidDel="00DE4988">
          <w:rPr>
            <w:rFonts w:hint="cs"/>
            <w:strike/>
            <w:rtl/>
          </w:rPr>
          <w:delText>.</w:delText>
        </w:r>
      </w:del>
    </w:p>
    <w:p w14:paraId="5778690E" w14:textId="73237A0C" w:rsidR="00476097" w:rsidRPr="00FB4E6A" w:rsidDel="00DE4988" w:rsidRDefault="00476097" w:rsidP="00DE4988">
      <w:pPr>
        <w:pStyle w:val="ListParagraph"/>
        <w:bidi w:val="0"/>
        <w:ind w:left="0"/>
        <w:rPr>
          <w:del w:id="2104" w:author="user" w:date="2023-07-26T12:09:00Z"/>
          <w:strike/>
        </w:rPr>
        <w:pPrChange w:id="2105" w:author="user" w:date="2023-07-26T12:09:00Z">
          <w:pPr>
            <w:pStyle w:val="ListParagraph"/>
            <w:numPr>
              <w:ilvl w:val="1"/>
              <w:numId w:val="12"/>
            </w:numPr>
            <w:ind w:left="1440" w:hanging="360"/>
          </w:pPr>
        </w:pPrChange>
      </w:pPr>
      <w:del w:id="2106" w:author="user" w:date="2023-07-26T12:09:00Z">
        <w:r w:rsidRPr="00FB4E6A" w:rsidDel="00DE4988">
          <w:rPr>
            <w:rFonts w:hint="cs"/>
            <w:strike/>
            <w:rtl/>
          </w:rPr>
          <w:delText>התחיל תנועה לפני הקלטה, ואז המרחק המוקלט קטן מ-</w:delText>
        </w:r>
        <w:r w:rsidRPr="00FB4E6A" w:rsidDel="00DE4988">
          <w:rPr>
            <w:strike/>
          </w:rPr>
          <w:delText>p.MIN_REACH_DUST</w:delText>
        </w:r>
        <w:r w:rsidRPr="00FB4E6A" w:rsidDel="00DE4988">
          <w:rPr>
            <w:rFonts w:hint="cs"/>
            <w:strike/>
            <w:rtl/>
          </w:rPr>
          <w:delText>.</w:delText>
        </w:r>
      </w:del>
    </w:p>
    <w:p w14:paraId="416325B6" w14:textId="00BD7746" w:rsidR="00476097" w:rsidRPr="00FB4E6A" w:rsidDel="00DE4988" w:rsidRDefault="00476097" w:rsidP="00DE4988">
      <w:pPr>
        <w:pStyle w:val="ListParagraph"/>
        <w:bidi w:val="0"/>
        <w:ind w:left="0"/>
        <w:rPr>
          <w:del w:id="2107" w:author="user" w:date="2023-07-26T12:09:00Z"/>
          <w:strike/>
          <w:rtl/>
        </w:rPr>
        <w:pPrChange w:id="2108" w:author="user" w:date="2023-07-26T12:09:00Z">
          <w:pPr>
            <w:pStyle w:val="ListParagraph"/>
            <w:ind w:left="1440"/>
          </w:pPr>
        </w:pPrChange>
      </w:pPr>
      <w:del w:id="2109" w:author="user" w:date="2023-07-26T12:09:00Z">
        <w:r w:rsidRPr="00FB4E6A" w:rsidDel="00DE4988">
          <w:rPr>
            <w:rFonts w:hint="cs"/>
            <w:strike/>
            <w:rtl/>
          </w:rPr>
          <w:delText xml:space="preserve">האם להשלים באמצעות </w:delText>
        </w:r>
        <w:r w:rsidRPr="00FB4E6A" w:rsidDel="00DE4988">
          <w:rPr>
            <w:strike/>
          </w:rPr>
          <w:delText>Fit</w:delText>
        </w:r>
        <w:r w:rsidRPr="00FB4E6A" w:rsidDel="00DE4988">
          <w:rPr>
            <w:rFonts w:hint="cs"/>
            <w:strike/>
            <w:rtl/>
          </w:rPr>
          <w:delText>? תבדוק מה קרייג עשה ותיצור איתו קשר.</w:delText>
        </w:r>
      </w:del>
    </w:p>
    <w:p w14:paraId="13AA98FA" w14:textId="03F67D07" w:rsidR="00476097" w:rsidRPr="00FB4E6A" w:rsidDel="00DE4988" w:rsidRDefault="00476097" w:rsidP="00DE4988">
      <w:pPr>
        <w:pStyle w:val="ListParagraph"/>
        <w:bidi w:val="0"/>
        <w:ind w:left="0"/>
        <w:rPr>
          <w:del w:id="2110" w:author="user" w:date="2023-07-26T12:09:00Z"/>
          <w:strike/>
        </w:rPr>
        <w:pPrChange w:id="2111" w:author="user" w:date="2023-07-26T12:09:00Z">
          <w:pPr>
            <w:pStyle w:val="ListParagraph"/>
            <w:numPr>
              <w:ilvl w:val="1"/>
              <w:numId w:val="12"/>
            </w:numPr>
            <w:ind w:left="1440" w:hanging="360"/>
          </w:pPr>
        </w:pPrChange>
      </w:pPr>
      <w:del w:id="2112" w:author="user" w:date="2023-07-26T12:09:00Z">
        <w:r w:rsidRPr="00FB4E6A" w:rsidDel="00DE4988">
          <w:rPr>
            <w:rFonts w:hint="cs"/>
            <w:strike/>
            <w:rtl/>
          </w:rPr>
          <w:delText xml:space="preserve">פספס מטרה. הגדלתי את הטווח של המטרה (3ס"מ </w:delText>
        </w:r>
        <w:r w:rsidRPr="00FB4E6A" w:rsidDel="00DE4988">
          <w:rPr>
            <w:rFonts w:ascii="Wingdings" w:eastAsia="Wingdings" w:hAnsi="Wingdings" w:cs="Wingdings"/>
            <w:strike/>
          </w:rPr>
          <w:delText></w:delText>
        </w:r>
        <w:r w:rsidRPr="00FB4E6A" w:rsidDel="00DE4988">
          <w:rPr>
            <w:rFonts w:hint="cs"/>
            <w:strike/>
            <w:rtl/>
          </w:rPr>
          <w:delText xml:space="preserve"> 10ס"מ),</w:delText>
        </w:r>
      </w:del>
    </w:p>
    <w:p w14:paraId="12BB6AD7" w14:textId="506698A1" w:rsidR="00476097" w:rsidRPr="00FB4E6A" w:rsidDel="00DE4988" w:rsidRDefault="00476097" w:rsidP="00DE4988">
      <w:pPr>
        <w:pStyle w:val="ListParagraph"/>
        <w:bidi w:val="0"/>
        <w:ind w:left="0"/>
        <w:rPr>
          <w:del w:id="2113" w:author="user" w:date="2023-07-26T12:09:00Z"/>
          <w:strike/>
        </w:rPr>
        <w:pPrChange w:id="2114" w:author="user" w:date="2023-07-26T12:09:00Z">
          <w:pPr>
            <w:pStyle w:val="ListParagraph"/>
            <w:ind w:left="1440"/>
          </w:pPr>
        </w:pPrChange>
      </w:pPr>
      <w:del w:id="2115" w:author="user" w:date="2023-07-26T12:09:00Z">
        <w:r w:rsidRPr="00FB4E6A" w:rsidDel="00DE4988">
          <w:rPr>
            <w:rFonts w:hint="cs"/>
            <w:strike/>
            <w:rtl/>
          </w:rPr>
          <w:delText>צריך לבדוק האם מספר טריילים גדל.</w:delText>
        </w:r>
      </w:del>
    </w:p>
    <w:p w14:paraId="3AFE808A" w14:textId="312CF0F5" w:rsidR="00476097" w:rsidRPr="00FB4E6A" w:rsidDel="00DE4988" w:rsidRDefault="00476097" w:rsidP="00DE4988">
      <w:pPr>
        <w:pStyle w:val="ListParagraph"/>
        <w:bidi w:val="0"/>
        <w:ind w:left="0"/>
        <w:rPr>
          <w:del w:id="2116" w:author="user" w:date="2023-07-26T12:09:00Z"/>
          <w:strike/>
        </w:rPr>
        <w:pPrChange w:id="2117" w:author="user" w:date="2023-07-26T12:09:00Z">
          <w:pPr>
            <w:pStyle w:val="ListParagraph"/>
          </w:pPr>
        </w:pPrChange>
      </w:pPr>
      <w:del w:id="2118" w:author="user" w:date="2023-07-26T12:09:00Z">
        <w:r w:rsidRPr="00FB4E6A" w:rsidDel="00DE4988">
          <w:rPr>
            <w:rFonts w:hint="cs"/>
            <w:strike/>
            <w:rtl/>
          </w:rPr>
          <w:delText xml:space="preserve">23 </w:delText>
        </w:r>
        <w:r w:rsidRPr="00FB4E6A" w:rsidDel="00DE4988">
          <w:rPr>
            <w:strike/>
            <w:rtl/>
          </w:rPr>
          <w:delText>–</w:delText>
        </w:r>
        <w:r w:rsidRPr="00FB4E6A" w:rsidDel="00DE4988">
          <w:rPr>
            <w:rFonts w:hint="cs"/>
            <w:strike/>
            <w:rtl/>
          </w:rPr>
          <w:delText xml:space="preserve"> מסלול קצר מדי כי:</w:delText>
        </w:r>
      </w:del>
    </w:p>
    <w:p w14:paraId="5095FE15" w14:textId="3137CDF1" w:rsidR="00476097" w:rsidRPr="00FB4E6A" w:rsidDel="00DE4988" w:rsidRDefault="00476097" w:rsidP="00DE4988">
      <w:pPr>
        <w:pStyle w:val="ListParagraph"/>
        <w:bidi w:val="0"/>
        <w:ind w:left="0"/>
        <w:rPr>
          <w:del w:id="2119" w:author="user" w:date="2023-07-26T12:09:00Z"/>
          <w:strike/>
        </w:rPr>
        <w:pPrChange w:id="2120" w:author="user" w:date="2023-07-26T12:09:00Z">
          <w:pPr>
            <w:pStyle w:val="ListParagraph"/>
            <w:numPr>
              <w:ilvl w:val="1"/>
              <w:numId w:val="12"/>
            </w:numPr>
            <w:ind w:left="1440" w:hanging="360"/>
          </w:pPr>
        </w:pPrChange>
      </w:pPr>
      <w:del w:id="2121" w:author="user" w:date="2023-07-26T12:09:00Z">
        <w:r w:rsidRPr="00FB4E6A" w:rsidDel="00DE4988">
          <w:rPr>
            <w:rFonts w:hint="cs"/>
            <w:strike/>
            <w:rtl/>
          </w:rPr>
          <w:delText>התחיל לפני תחילת הקלטה</w:delText>
        </w:r>
      </w:del>
    </w:p>
    <w:p w14:paraId="25413E34" w14:textId="0BA71345" w:rsidR="00476097" w:rsidRPr="00FB4E6A" w:rsidDel="00DE4988" w:rsidRDefault="00476097" w:rsidP="00DE4988">
      <w:pPr>
        <w:pStyle w:val="ListParagraph"/>
        <w:bidi w:val="0"/>
        <w:ind w:left="0"/>
        <w:rPr>
          <w:del w:id="2122" w:author="user" w:date="2023-07-26T12:09:00Z"/>
          <w:strike/>
        </w:rPr>
        <w:pPrChange w:id="2123" w:author="user" w:date="2023-07-26T12:09:00Z">
          <w:pPr>
            <w:pStyle w:val="ListParagraph"/>
            <w:numPr>
              <w:ilvl w:val="1"/>
              <w:numId w:val="12"/>
            </w:numPr>
            <w:ind w:left="1440" w:hanging="360"/>
          </w:pPr>
        </w:pPrChange>
      </w:pPr>
      <w:del w:id="2124" w:author="user" w:date="2023-07-26T12:09:00Z">
        <w:r w:rsidRPr="00FB4E6A" w:rsidDel="00DE4988">
          <w:rPr>
            <w:rFonts w:hint="cs"/>
            <w:strike/>
            <w:rtl/>
          </w:rPr>
          <w:delText>עצר לפני המסך ולא נגע בו</w:delText>
        </w:r>
      </w:del>
    </w:p>
    <w:p w14:paraId="52FC0ACF" w14:textId="0A9B8E63" w:rsidR="00476097" w:rsidRPr="00FB4E6A" w:rsidDel="00DE4988" w:rsidRDefault="00476097" w:rsidP="00DE4988">
      <w:pPr>
        <w:pStyle w:val="ListParagraph"/>
        <w:bidi w:val="0"/>
        <w:ind w:left="0"/>
        <w:rPr>
          <w:del w:id="2125" w:author="user" w:date="2023-07-26T12:09:00Z"/>
          <w:strike/>
        </w:rPr>
        <w:pPrChange w:id="2126" w:author="user" w:date="2023-07-26T12:09:00Z">
          <w:pPr>
            <w:pStyle w:val="ListParagraph"/>
            <w:numPr>
              <w:ilvl w:val="1"/>
              <w:numId w:val="12"/>
            </w:numPr>
            <w:ind w:left="1440" w:hanging="360"/>
          </w:pPr>
        </w:pPrChange>
      </w:pPr>
      <w:del w:id="2127" w:author="user" w:date="2023-07-26T12:09:00Z">
        <w:r w:rsidRPr="00FB4E6A" w:rsidDel="00DE4988">
          <w:rPr>
            <w:rFonts w:hint="cs"/>
            <w:strike/>
            <w:rtl/>
          </w:rPr>
          <w:delText>נע לאט מדי</w:delText>
        </w:r>
      </w:del>
    </w:p>
    <w:p w14:paraId="2A3790B3" w14:textId="0B71523B" w:rsidR="00476097" w:rsidRPr="00FB4E6A" w:rsidDel="00DE4988" w:rsidRDefault="00476097" w:rsidP="00DE4988">
      <w:pPr>
        <w:pStyle w:val="ListParagraph"/>
        <w:bidi w:val="0"/>
        <w:ind w:left="0"/>
        <w:rPr>
          <w:del w:id="2128" w:author="user" w:date="2023-07-26T12:09:00Z"/>
          <w:strike/>
        </w:rPr>
        <w:pPrChange w:id="2129" w:author="user" w:date="2023-07-26T12:09:00Z">
          <w:pPr>
            <w:pStyle w:val="ListParagraph"/>
            <w:numPr>
              <w:ilvl w:val="1"/>
              <w:numId w:val="12"/>
            </w:numPr>
            <w:ind w:left="1440" w:hanging="360"/>
          </w:pPr>
        </w:pPrChange>
      </w:pPr>
      <w:del w:id="2130" w:author="user" w:date="2023-07-26T12:09:00Z">
        <w:r w:rsidRPr="00FB4E6A" w:rsidDel="00DE4988">
          <w:rPr>
            <w:rFonts w:hint="cs"/>
            <w:strike/>
            <w:rtl/>
          </w:rPr>
          <w:delText xml:space="preserve">נקודת התחלה קרובה מדי למסך </w:delText>
        </w:r>
        <w:r w:rsidRPr="00FB4E6A" w:rsidDel="00DE4988">
          <w:rPr>
            <w:strike/>
            <w:rtl/>
          </w:rPr>
          <w:delText>–</w:delText>
        </w:r>
        <w:r w:rsidRPr="00FB4E6A" w:rsidDel="00DE4988">
          <w:rPr>
            <w:rFonts w:hint="cs"/>
            <w:strike/>
            <w:rtl/>
          </w:rPr>
          <w:delText xml:space="preserve"> אפשר להגדיל את הסטייה המותרת מאורך המסלול.</w:delText>
        </w:r>
      </w:del>
    </w:p>
    <w:p w14:paraId="30B6F347" w14:textId="77F6C0D5" w:rsidR="00476097" w:rsidRPr="00FB4E6A" w:rsidDel="00DE4988" w:rsidRDefault="00476097" w:rsidP="00DE4988">
      <w:pPr>
        <w:pStyle w:val="ListParagraph"/>
        <w:bidi w:val="0"/>
        <w:ind w:left="0"/>
        <w:rPr>
          <w:del w:id="2131" w:author="user" w:date="2023-07-26T12:09:00Z"/>
          <w:strike/>
        </w:rPr>
        <w:pPrChange w:id="2132" w:author="user" w:date="2023-07-26T12:09:00Z">
          <w:pPr>
            <w:pStyle w:val="ListParagraph"/>
            <w:ind w:left="4320"/>
          </w:pPr>
        </w:pPrChange>
      </w:pPr>
      <w:del w:id="2133" w:author="user" w:date="2023-07-26T12:09:00Z">
        <w:r w:rsidRPr="00FB4E6A" w:rsidDel="00DE4988">
          <w:rPr>
            <w:rFonts w:hint="cs"/>
            <w:strike/>
            <w:rtl/>
          </w:rPr>
          <w:delText>ואז פחות טריילים יפסלו על זה.</w:delText>
        </w:r>
      </w:del>
    </w:p>
    <w:p w14:paraId="0A9E0B2D" w14:textId="3E7AAB6A" w:rsidR="00476097" w:rsidRPr="00FB4E6A" w:rsidDel="00DE4988" w:rsidRDefault="00476097" w:rsidP="00DE4988">
      <w:pPr>
        <w:pStyle w:val="ListParagraph"/>
        <w:bidi w:val="0"/>
        <w:ind w:left="0"/>
        <w:rPr>
          <w:del w:id="2134" w:author="user" w:date="2023-07-26T12:09:00Z"/>
          <w:strike/>
        </w:rPr>
        <w:pPrChange w:id="2135" w:author="user" w:date="2023-07-26T12:09:00Z">
          <w:pPr>
            <w:pStyle w:val="ListParagraph"/>
            <w:ind w:left="4320"/>
          </w:pPr>
        </w:pPrChange>
      </w:pPr>
      <w:del w:id="2136" w:author="user" w:date="2023-07-26T12:09:00Z">
        <w:r w:rsidRPr="00FB4E6A" w:rsidDel="00DE4988">
          <w:rPr>
            <w:rFonts w:hint="cs"/>
            <w:strike/>
            <w:rtl/>
          </w:rPr>
          <w:delText>טווח ההושטה ברוב הטריילים הללו הינו 29 ס"מ.</w:delText>
        </w:r>
      </w:del>
    </w:p>
    <w:p w14:paraId="6C1F820E" w14:textId="29E94646" w:rsidR="00476097" w:rsidRPr="00FB4E6A" w:rsidDel="00DE4988" w:rsidRDefault="00476097" w:rsidP="00DE4988">
      <w:pPr>
        <w:pStyle w:val="ListParagraph"/>
        <w:bidi w:val="0"/>
        <w:ind w:left="0"/>
        <w:rPr>
          <w:del w:id="2137" w:author="user" w:date="2023-07-26T12:09:00Z"/>
          <w:strike/>
        </w:rPr>
        <w:pPrChange w:id="2138" w:author="user" w:date="2023-07-26T12:09:00Z">
          <w:pPr>
            <w:pStyle w:val="ListParagraph"/>
          </w:pPr>
        </w:pPrChange>
      </w:pPr>
      <w:del w:id="2139" w:author="user" w:date="2023-07-26T12:09:00Z">
        <w:r w:rsidRPr="00FB4E6A" w:rsidDel="00DE4988">
          <w:rPr>
            <w:rFonts w:hint="cs"/>
            <w:strike/>
            <w:rtl/>
          </w:rPr>
          <w:delText xml:space="preserve">21 </w:delText>
        </w:r>
        <w:r w:rsidRPr="00FB4E6A" w:rsidDel="00DE4988">
          <w:rPr>
            <w:strike/>
            <w:rtl/>
          </w:rPr>
          <w:delText>–</w:delText>
        </w:r>
        <w:r w:rsidRPr="00FB4E6A" w:rsidDel="00DE4988">
          <w:rPr>
            <w:rFonts w:hint="cs"/>
            <w:strike/>
            <w:rtl/>
          </w:rPr>
          <w:delText xml:space="preserve"> </w:delText>
        </w:r>
      </w:del>
    </w:p>
    <w:p w14:paraId="0FCD4295" w14:textId="448E1706" w:rsidR="00476097" w:rsidRPr="00FB4E6A" w:rsidDel="00DE4988" w:rsidRDefault="00476097" w:rsidP="00DE4988">
      <w:pPr>
        <w:pStyle w:val="ListParagraph"/>
        <w:bidi w:val="0"/>
        <w:ind w:left="0"/>
        <w:rPr>
          <w:del w:id="2140" w:author="user" w:date="2023-07-26T12:09:00Z"/>
          <w:strike/>
        </w:rPr>
        <w:pPrChange w:id="2141" w:author="user" w:date="2023-07-26T12:09:00Z">
          <w:pPr>
            <w:pStyle w:val="ListParagraph"/>
            <w:numPr>
              <w:ilvl w:val="1"/>
              <w:numId w:val="12"/>
            </w:numPr>
            <w:ind w:left="1440" w:hanging="360"/>
          </w:pPr>
        </w:pPrChange>
      </w:pPr>
      <w:del w:id="2142" w:author="user" w:date="2023-07-26T12:09:00Z">
        <w:r w:rsidRPr="00FB4E6A" w:rsidDel="00DE4988">
          <w:rPr>
            <w:rFonts w:hint="cs"/>
            <w:strike/>
            <w:rtl/>
          </w:rPr>
          <w:delText>נע לאט מדי</w:delText>
        </w:r>
      </w:del>
    </w:p>
    <w:p w14:paraId="50800C65" w14:textId="5B907213" w:rsidR="00476097" w:rsidRPr="00FB4E6A" w:rsidDel="00DE4988" w:rsidRDefault="00476097" w:rsidP="00DE4988">
      <w:pPr>
        <w:pStyle w:val="ListParagraph"/>
        <w:bidi w:val="0"/>
        <w:ind w:left="0"/>
        <w:rPr>
          <w:del w:id="2143" w:author="user" w:date="2023-07-26T12:09:00Z"/>
          <w:strike/>
        </w:rPr>
        <w:pPrChange w:id="2144" w:author="user" w:date="2023-07-26T12:09:00Z">
          <w:pPr>
            <w:pStyle w:val="ListParagraph"/>
            <w:numPr>
              <w:ilvl w:val="1"/>
              <w:numId w:val="12"/>
            </w:numPr>
            <w:ind w:left="1440" w:hanging="360"/>
          </w:pPr>
        </w:pPrChange>
      </w:pPr>
      <w:del w:id="2145" w:author="user" w:date="2023-07-26T12:09:00Z">
        <w:r w:rsidRPr="00FB4E6A" w:rsidDel="00DE4988">
          <w:rPr>
            <w:rFonts w:hint="cs"/>
            <w:strike/>
            <w:rtl/>
          </w:rPr>
          <w:delText>התחיל לפני הזמן</w:delText>
        </w:r>
      </w:del>
    </w:p>
    <w:p w14:paraId="3008DCC4" w14:textId="26ECF699" w:rsidR="006C2F6E" w:rsidRPr="00FB4E6A" w:rsidDel="00DE4988" w:rsidRDefault="006C2F6E" w:rsidP="00DE4988">
      <w:pPr>
        <w:pStyle w:val="ListParagraph"/>
        <w:bidi w:val="0"/>
        <w:ind w:left="0"/>
        <w:rPr>
          <w:del w:id="2146" w:author="user" w:date="2023-07-26T12:09:00Z"/>
          <w:strike/>
        </w:rPr>
        <w:pPrChange w:id="2147" w:author="user" w:date="2023-07-26T12:09:00Z">
          <w:pPr>
            <w:pStyle w:val="ListParagraph"/>
            <w:numPr>
              <w:ilvl w:val="1"/>
              <w:numId w:val="12"/>
            </w:numPr>
            <w:ind w:left="1440" w:hanging="360"/>
          </w:pPr>
        </w:pPrChange>
      </w:pPr>
      <w:del w:id="2148" w:author="user" w:date="2023-07-26T12:09:00Z">
        <w:r w:rsidRPr="00FB4E6A" w:rsidDel="00DE4988">
          <w:rPr>
            <w:rFonts w:hint="cs"/>
            <w:strike/>
            <w:rtl/>
          </w:rPr>
          <w:delText>נטה לעשות הושטות לצד ימין.</w:delText>
        </w:r>
      </w:del>
    </w:p>
    <w:p w14:paraId="589FE80C" w14:textId="0B23C5F0" w:rsidR="006C2F6E" w:rsidRPr="00FB4E6A" w:rsidDel="00DE4988" w:rsidRDefault="006C2F6E" w:rsidP="00DE4988">
      <w:pPr>
        <w:pStyle w:val="ListParagraph"/>
        <w:bidi w:val="0"/>
        <w:ind w:left="0"/>
        <w:rPr>
          <w:del w:id="2149" w:author="user" w:date="2023-07-26T12:09:00Z"/>
          <w:strike/>
        </w:rPr>
        <w:pPrChange w:id="2150" w:author="user" w:date="2023-07-26T12:09:00Z">
          <w:pPr>
            <w:pStyle w:val="ListParagraph"/>
            <w:numPr>
              <w:ilvl w:val="1"/>
              <w:numId w:val="12"/>
            </w:numPr>
            <w:ind w:left="1440" w:hanging="360"/>
          </w:pPr>
        </w:pPrChange>
      </w:pPr>
      <w:del w:id="2151" w:author="user" w:date="2023-07-26T12:09:00Z">
        <w:r w:rsidRPr="00FB4E6A" w:rsidDel="00DE4988">
          <w:rPr>
            <w:rFonts w:hint="cs"/>
            <w:strike/>
            <w:rtl/>
          </w:rPr>
          <w:delText xml:space="preserve">דירג מעט </w:delText>
        </w:r>
        <w:r w:rsidRPr="00FB4E6A" w:rsidDel="00DE4988">
          <w:rPr>
            <w:strike/>
          </w:rPr>
          <w:delText>PAS=1</w:delText>
        </w:r>
        <w:r w:rsidRPr="00FB4E6A" w:rsidDel="00DE4988">
          <w:rPr>
            <w:rFonts w:hint="cs"/>
            <w:strike/>
            <w:rtl/>
          </w:rPr>
          <w:delText xml:space="preserve"> (רק 212 טריילים מתוך 480).</w:delText>
        </w:r>
      </w:del>
    </w:p>
    <w:p w14:paraId="5B68565B" w14:textId="2490D54C" w:rsidR="00476097" w:rsidRPr="00FB4E6A" w:rsidDel="00DE4988" w:rsidRDefault="00476097" w:rsidP="00DE4988">
      <w:pPr>
        <w:pStyle w:val="ListParagraph"/>
        <w:bidi w:val="0"/>
        <w:ind w:left="0"/>
        <w:rPr>
          <w:del w:id="2152" w:author="user" w:date="2023-07-26T12:09:00Z"/>
          <w:strike/>
        </w:rPr>
        <w:pPrChange w:id="2153" w:author="user" w:date="2023-07-26T12:09:00Z">
          <w:pPr>
            <w:pStyle w:val="ListParagraph"/>
            <w:numPr>
              <w:ilvl w:val="1"/>
              <w:numId w:val="12"/>
            </w:numPr>
            <w:ind w:left="1440" w:hanging="360"/>
          </w:pPr>
        </w:pPrChange>
      </w:pPr>
      <w:del w:id="2154" w:author="user" w:date="2023-07-26T12:09:00Z">
        <w:r w:rsidRPr="00FB4E6A" w:rsidDel="00DE4988">
          <w:rPr>
            <w:rFonts w:hint="cs"/>
            <w:strike/>
            <w:rtl/>
          </w:rPr>
          <w:delText xml:space="preserve">נקודת התחלה קרובה מדי למסך </w:delText>
        </w:r>
        <w:r w:rsidRPr="00FB4E6A" w:rsidDel="00DE4988">
          <w:rPr>
            <w:strike/>
            <w:rtl/>
          </w:rPr>
          <w:delText>–</w:delText>
        </w:r>
        <w:r w:rsidRPr="00FB4E6A" w:rsidDel="00DE4988">
          <w:rPr>
            <w:rFonts w:hint="cs"/>
            <w:strike/>
            <w:rtl/>
          </w:rPr>
          <w:delText xml:space="preserve"> מה הגודל של הטווח של נקודת ההתחלה? שבו האצבע נתפסת </w:delText>
        </w:r>
      </w:del>
    </w:p>
    <w:p w14:paraId="4CC5CED4" w14:textId="14C82EF1" w:rsidR="00476097" w:rsidRPr="00FB4E6A" w:rsidDel="00DE4988" w:rsidRDefault="00476097" w:rsidP="00DE4988">
      <w:pPr>
        <w:pStyle w:val="ListParagraph"/>
        <w:bidi w:val="0"/>
        <w:ind w:left="0"/>
        <w:rPr>
          <w:del w:id="2155" w:author="user" w:date="2023-07-26T12:09:00Z"/>
          <w:strike/>
          <w:rtl/>
        </w:rPr>
        <w:pPrChange w:id="2156" w:author="user" w:date="2023-07-26T12:09:00Z">
          <w:pPr>
            <w:pStyle w:val="ListParagraph"/>
            <w:ind w:left="4320"/>
          </w:pPr>
        </w:pPrChange>
      </w:pPr>
      <w:del w:id="2157" w:author="user" w:date="2023-07-26T12:09:00Z">
        <w:r w:rsidRPr="00FB4E6A" w:rsidDel="00DE4988">
          <w:rPr>
            <w:rFonts w:hint="cs"/>
            <w:strike/>
            <w:rtl/>
          </w:rPr>
          <w:delText>כנמצאת בנקודת ההתחלה? 2 ס"מ.</w:delText>
        </w:r>
      </w:del>
    </w:p>
    <w:p w14:paraId="5B9C78D3" w14:textId="2A420E93" w:rsidR="00476097" w:rsidRPr="00FB4E6A" w:rsidDel="00DE4988" w:rsidRDefault="00476097" w:rsidP="00DE4988">
      <w:pPr>
        <w:pStyle w:val="ListParagraph"/>
        <w:bidi w:val="0"/>
        <w:ind w:left="0"/>
        <w:rPr>
          <w:del w:id="2158" w:author="user" w:date="2023-07-26T12:09:00Z"/>
          <w:strike/>
        </w:rPr>
        <w:pPrChange w:id="2159" w:author="user" w:date="2023-07-26T12:09:00Z">
          <w:pPr>
            <w:pStyle w:val="ListParagraph"/>
            <w:ind w:left="4320"/>
          </w:pPr>
        </w:pPrChange>
      </w:pPr>
      <w:del w:id="2160" w:author="user" w:date="2023-07-26T12:09:00Z">
        <w:r w:rsidRPr="00FB4E6A" w:rsidDel="00DE4988">
          <w:rPr>
            <w:rFonts w:hint="cs"/>
            <w:strike/>
            <w:rtl/>
          </w:rPr>
          <w:delText>הקטנתי ל-1 ס"מ.</w:delText>
        </w:r>
      </w:del>
    </w:p>
    <w:p w14:paraId="1ED436A0" w14:textId="525A822E" w:rsidR="00476097" w:rsidRPr="00FB4E6A" w:rsidDel="00DE4988" w:rsidRDefault="00476097" w:rsidP="00DE4988">
      <w:pPr>
        <w:pStyle w:val="ListParagraph"/>
        <w:bidi w:val="0"/>
        <w:ind w:left="0"/>
        <w:rPr>
          <w:del w:id="2161" w:author="user" w:date="2023-07-26T12:09:00Z"/>
          <w:strike/>
        </w:rPr>
        <w:pPrChange w:id="2162" w:author="user" w:date="2023-07-26T12:09:00Z">
          <w:pPr>
            <w:pStyle w:val="ListParagraph"/>
            <w:numPr>
              <w:numId w:val="15"/>
            </w:numPr>
            <w:ind w:left="1080" w:hanging="360"/>
          </w:pPr>
        </w:pPrChange>
      </w:pPr>
      <w:del w:id="2163" w:author="user" w:date="2023-07-26T12:09:00Z">
        <w:r w:rsidRPr="00FB4E6A" w:rsidDel="00DE4988">
          <w:rPr>
            <w:strike/>
            <w:rtl/>
          </w:rPr>
          <w:delText>–</w:delText>
        </w:r>
        <w:r w:rsidRPr="00FB4E6A" w:rsidDel="00DE4988">
          <w:rPr>
            <w:rFonts w:hint="cs"/>
            <w:strike/>
            <w:rtl/>
          </w:rPr>
          <w:delText xml:space="preserve"> דירג מעט </w:delText>
        </w:r>
        <w:r w:rsidRPr="00FB4E6A" w:rsidDel="00DE4988">
          <w:rPr>
            <w:strike/>
          </w:rPr>
          <w:delText>PAS=1</w:delText>
        </w:r>
        <w:r w:rsidRPr="00FB4E6A" w:rsidDel="00DE4988">
          <w:rPr>
            <w:rFonts w:hint="cs"/>
            <w:strike/>
            <w:rtl/>
          </w:rPr>
          <w:delText xml:space="preserve"> (</w:delText>
        </w:r>
        <w:r w:rsidRPr="00FB4E6A" w:rsidDel="00DE4988">
          <w:rPr>
            <w:strike/>
          </w:rPr>
          <w:delText>69/480</w:delText>
        </w:r>
        <w:r w:rsidRPr="00FB4E6A" w:rsidDel="00DE4988">
          <w:rPr>
            <w:rFonts w:hint="cs"/>
            <w:strike/>
            <w:rtl/>
          </w:rPr>
          <w:delText>).</w:delText>
        </w:r>
      </w:del>
    </w:p>
    <w:p w14:paraId="4E40690C" w14:textId="3FD764B2" w:rsidR="00476097" w:rsidRPr="00FB4E6A" w:rsidDel="00DE4988" w:rsidRDefault="00476097" w:rsidP="00DE4988">
      <w:pPr>
        <w:bidi w:val="0"/>
        <w:rPr>
          <w:del w:id="2164" w:author="user" w:date="2023-07-26T12:09:00Z"/>
          <w:strike/>
        </w:rPr>
        <w:pPrChange w:id="2165" w:author="user" w:date="2023-07-26T12:09:00Z">
          <w:pPr>
            <w:ind w:firstLine="720"/>
          </w:pPr>
        </w:pPrChange>
      </w:pPr>
      <w:del w:id="2166" w:author="user" w:date="2023-07-26T12:09:00Z">
        <w:r w:rsidRPr="00FB4E6A" w:rsidDel="00DE4988">
          <w:rPr>
            <w:rFonts w:hint="cs"/>
            <w:strike/>
            <w:rtl/>
          </w:rPr>
          <w:delText xml:space="preserve">13 </w:delText>
        </w:r>
        <w:r w:rsidRPr="00FB4E6A" w:rsidDel="00DE4988">
          <w:rPr>
            <w:strike/>
            <w:rtl/>
          </w:rPr>
          <w:delText>–</w:delText>
        </w:r>
        <w:r w:rsidRPr="00FB4E6A" w:rsidDel="00DE4988">
          <w:rPr>
            <w:rFonts w:hint="cs"/>
            <w:strike/>
            <w:rtl/>
          </w:rPr>
          <w:delText xml:space="preserve"> אותה הערה כמו נבדק 12.</w:delText>
        </w:r>
      </w:del>
    </w:p>
    <w:p w14:paraId="180AD1CB" w14:textId="7BA99CC1" w:rsidR="00476097" w:rsidRPr="00FB4E6A" w:rsidDel="00DE4988" w:rsidRDefault="00476097" w:rsidP="00DE4988">
      <w:pPr>
        <w:pStyle w:val="ListParagraph"/>
        <w:bidi w:val="0"/>
        <w:ind w:left="0"/>
        <w:rPr>
          <w:del w:id="2167" w:author="user" w:date="2023-07-26T12:09:00Z"/>
          <w:strike/>
        </w:rPr>
        <w:pPrChange w:id="2168" w:author="user" w:date="2023-07-26T12:09:00Z">
          <w:pPr>
            <w:pStyle w:val="ListParagraph"/>
          </w:pPr>
        </w:pPrChange>
      </w:pPr>
      <w:del w:id="2169" w:author="user" w:date="2023-07-26T12:09:00Z">
        <w:r w:rsidRPr="00FB4E6A" w:rsidDel="00DE4988">
          <w:rPr>
            <w:rFonts w:hint="cs"/>
            <w:strike/>
            <w:rtl/>
          </w:rPr>
          <w:delText xml:space="preserve">12 </w:delText>
        </w:r>
        <w:r w:rsidRPr="00FB4E6A" w:rsidDel="00DE4988">
          <w:rPr>
            <w:strike/>
            <w:rtl/>
          </w:rPr>
          <w:delText>–</w:delText>
        </w:r>
        <w:r w:rsidRPr="00FB4E6A" w:rsidDel="00DE4988">
          <w:rPr>
            <w:rFonts w:hint="cs"/>
            <w:strike/>
            <w:rtl/>
          </w:rPr>
          <w:delText xml:space="preserve"> תגובה איטית מדי בכל טרייל, למה?</w:delText>
        </w:r>
      </w:del>
    </w:p>
    <w:p w14:paraId="721F29D1" w14:textId="21409652" w:rsidR="00476097" w:rsidRPr="00FB4E6A" w:rsidDel="00DE4988" w:rsidRDefault="00476097" w:rsidP="00DE4988">
      <w:pPr>
        <w:pStyle w:val="ListParagraph"/>
        <w:bidi w:val="0"/>
        <w:ind w:left="0"/>
        <w:rPr>
          <w:del w:id="2170" w:author="user" w:date="2023-07-26T12:09:00Z"/>
          <w:strike/>
        </w:rPr>
        <w:pPrChange w:id="2171" w:author="user" w:date="2023-07-26T12:09:00Z">
          <w:pPr>
            <w:pStyle w:val="ListParagraph"/>
            <w:ind w:left="1440"/>
          </w:pPr>
        </w:pPrChange>
      </w:pPr>
      <w:del w:id="2172" w:author="user" w:date="2023-07-26T12:09:00Z">
        <w:r w:rsidRPr="00FB4E6A" w:rsidDel="00DE4988">
          <w:rPr>
            <w:rFonts w:hint="cs"/>
            <w:strike/>
            <w:rtl/>
          </w:rPr>
          <w:delText>ב-</w:delText>
        </w:r>
        <w:r w:rsidRPr="00FB4E6A" w:rsidDel="00DE4988">
          <w:rPr>
            <w:strike/>
          </w:rPr>
          <w:delText>get_traj</w:delText>
        </w:r>
        <w:r w:rsidRPr="00FB4E6A" w:rsidDel="00DE4988">
          <w:rPr>
            <w:rFonts w:hint="cs"/>
            <w:strike/>
          </w:rPr>
          <w:delText xml:space="preserve"> </w:delText>
        </w:r>
        <w:r w:rsidRPr="00FB4E6A" w:rsidDel="00DE4988">
          <w:rPr>
            <w:rFonts w:hint="cs"/>
            <w:strike/>
            <w:rtl/>
          </w:rPr>
          <w:delText xml:space="preserve"> ניסיתי לקפוץ לסוף הלולאה כשנבדק נגע במסך (</w:delText>
        </w:r>
        <w:r w:rsidRPr="00FB4E6A" w:rsidDel="00DE4988">
          <w:rPr>
            <w:strike/>
          </w:rPr>
          <w:delText>i_frame = sample_length</w:delText>
        </w:r>
        <w:r w:rsidRPr="00FB4E6A" w:rsidDel="00DE4988">
          <w:rPr>
            <w:rFonts w:hint="cs"/>
            <w:strike/>
            <w:rtl/>
          </w:rPr>
          <w:delText xml:space="preserve">), אך זה לא עבד, לכן אם נבדק הגיע למסך לפני שלולאה נגמרה (לפני </w:delText>
        </w:r>
        <w:r w:rsidRPr="00FB4E6A" w:rsidDel="00DE4988">
          <w:rPr>
            <w:strike/>
          </w:rPr>
          <w:delText>750ms</w:delText>
        </w:r>
        <w:r w:rsidRPr="00FB4E6A" w:rsidDel="00DE4988">
          <w:rPr>
            <w:rFonts w:hint="cs"/>
            <w:strike/>
            <w:rtl/>
          </w:rPr>
          <w:delText>), זה לא התריע לו שהתנועה איטית מדי כי הלולאה לא נגמרה.</w:delText>
        </w:r>
      </w:del>
    </w:p>
    <w:p w14:paraId="3094254C" w14:textId="417C0D20" w:rsidR="00476097" w:rsidRPr="00FB4E6A" w:rsidDel="00DE4988" w:rsidRDefault="00476097" w:rsidP="00DE4988">
      <w:pPr>
        <w:pStyle w:val="ListParagraph"/>
        <w:bidi w:val="0"/>
        <w:ind w:left="0"/>
        <w:rPr>
          <w:del w:id="2173" w:author="user" w:date="2023-07-26T12:09:00Z"/>
          <w:strike/>
          <w:rtl/>
        </w:rPr>
        <w:pPrChange w:id="2174" w:author="user" w:date="2023-07-26T12:09:00Z">
          <w:pPr>
            <w:pStyle w:val="ListParagraph"/>
            <w:ind w:left="1440"/>
          </w:pPr>
        </w:pPrChange>
      </w:pPr>
      <w:del w:id="2175" w:author="user" w:date="2023-07-26T12:09:00Z">
        <w:r w:rsidRPr="00FB4E6A" w:rsidDel="00DE4988">
          <w:rPr>
            <w:strike/>
          </w:rPr>
          <w:delText>Area calc</w:delText>
        </w:r>
        <w:r w:rsidRPr="00FB4E6A" w:rsidDel="00DE4988">
          <w:rPr>
            <w:rFonts w:hint="cs"/>
            <w:strike/>
            <w:rtl/>
          </w:rPr>
          <w:delText xml:space="preserve"> נכשל בנבדקים 12,13 כי אין להם טריילים מה שגורם ל-</w:delText>
        </w:r>
        <w:r w:rsidRPr="00FB4E6A" w:rsidDel="00DE4988">
          <w:rPr>
            <w:strike/>
          </w:rPr>
          <w:delText>avg</w:delText>
        </w:r>
        <w:r w:rsidRPr="00FB4E6A" w:rsidDel="00DE4988">
          <w:rPr>
            <w:rFonts w:hint="cs"/>
            <w:strike/>
            <w:rtl/>
          </w:rPr>
          <w:delText xml:space="preserve"> שלהם להיות </w:delText>
        </w:r>
        <w:r w:rsidRPr="00FB4E6A" w:rsidDel="00DE4988">
          <w:rPr>
            <w:strike/>
          </w:rPr>
          <w:delText>NaN</w:delText>
        </w:r>
        <w:r w:rsidRPr="00FB4E6A" w:rsidDel="00DE4988">
          <w:rPr>
            <w:rFonts w:hint="cs"/>
            <w:strike/>
            <w:rtl/>
          </w:rPr>
          <w:delText>.</w:delText>
        </w:r>
      </w:del>
    </w:p>
    <w:p w14:paraId="3E679D84" w14:textId="4DA52F89" w:rsidR="00476097" w:rsidRPr="00FB4E6A" w:rsidDel="00DE4988" w:rsidRDefault="00476097" w:rsidP="00DE4988">
      <w:pPr>
        <w:pStyle w:val="ListParagraph"/>
        <w:bidi w:val="0"/>
        <w:ind w:left="0"/>
        <w:rPr>
          <w:del w:id="2176" w:author="user" w:date="2023-07-26T12:09:00Z"/>
          <w:strike/>
        </w:rPr>
        <w:pPrChange w:id="2177" w:author="user" w:date="2023-07-26T12:09:00Z">
          <w:pPr>
            <w:pStyle w:val="ListParagraph"/>
          </w:pPr>
        </w:pPrChange>
      </w:pPr>
      <w:del w:id="2178" w:author="user" w:date="2023-07-26T12:09:00Z">
        <w:r w:rsidRPr="00FB4E6A" w:rsidDel="00DE4988">
          <w:rPr>
            <w:rFonts w:hint="cs"/>
            <w:strike/>
            <w:rtl/>
          </w:rPr>
          <w:delText xml:space="preserve">11 </w:delText>
        </w:r>
        <w:r w:rsidRPr="00FB4E6A" w:rsidDel="00DE4988">
          <w:rPr>
            <w:strike/>
            <w:rtl/>
          </w:rPr>
          <w:delText>–</w:delText>
        </w:r>
        <w:r w:rsidRPr="00FB4E6A" w:rsidDel="00DE4988">
          <w:rPr>
            <w:rFonts w:hint="cs"/>
            <w:strike/>
            <w:rtl/>
          </w:rPr>
          <w:delText xml:space="preserve"> </w:delText>
        </w:r>
      </w:del>
    </w:p>
    <w:p w14:paraId="2812A0AE" w14:textId="68D83645" w:rsidR="00476097" w:rsidRPr="00FB4E6A" w:rsidDel="00DE4988" w:rsidRDefault="00476097" w:rsidP="00DE4988">
      <w:pPr>
        <w:pStyle w:val="ListParagraph"/>
        <w:bidi w:val="0"/>
        <w:ind w:left="0"/>
        <w:rPr>
          <w:del w:id="2179" w:author="user" w:date="2023-07-26T12:09:00Z"/>
          <w:strike/>
        </w:rPr>
        <w:pPrChange w:id="2180" w:author="user" w:date="2023-07-26T12:09:00Z">
          <w:pPr>
            <w:pStyle w:val="ListParagraph"/>
            <w:numPr>
              <w:ilvl w:val="1"/>
              <w:numId w:val="12"/>
            </w:numPr>
            <w:ind w:left="1440" w:hanging="360"/>
          </w:pPr>
        </w:pPrChange>
      </w:pPr>
      <w:del w:id="2181" w:author="user" w:date="2023-07-26T12:09:00Z">
        <w:r w:rsidRPr="00FB4E6A" w:rsidDel="00DE4988">
          <w:rPr>
            <w:rFonts w:hint="cs"/>
            <w:strike/>
            <w:rtl/>
          </w:rPr>
          <w:delText>נע לאט מדי</w:delText>
        </w:r>
      </w:del>
    </w:p>
    <w:p w14:paraId="1D0B38C7" w14:textId="215C14EF" w:rsidR="00476097" w:rsidDel="00DE4988" w:rsidRDefault="00476097" w:rsidP="00DE4988">
      <w:pPr>
        <w:pStyle w:val="ListParagraph"/>
        <w:bidi w:val="0"/>
        <w:ind w:left="0"/>
        <w:rPr>
          <w:del w:id="2182" w:author="user" w:date="2023-07-26T12:09:00Z"/>
          <w:strike/>
        </w:rPr>
        <w:pPrChange w:id="2183" w:author="user" w:date="2023-07-26T12:09:00Z">
          <w:pPr>
            <w:pStyle w:val="ListParagraph"/>
            <w:numPr>
              <w:ilvl w:val="1"/>
              <w:numId w:val="12"/>
            </w:numPr>
            <w:ind w:left="1440" w:hanging="360"/>
          </w:pPr>
        </w:pPrChange>
      </w:pPr>
      <w:del w:id="2184" w:author="user" w:date="2023-07-26T12:09:00Z">
        <w:r w:rsidRPr="00FB4E6A" w:rsidDel="00DE4988">
          <w:rPr>
            <w:rFonts w:hint="cs"/>
            <w:strike/>
            <w:rtl/>
          </w:rPr>
          <w:delText>התחיל את הטרייל כשהאצבע לא בנקודת התחלה (אך גם לא התחיל לנוע עדיין).</w:delText>
        </w:r>
      </w:del>
    </w:p>
    <w:p w14:paraId="01F4756C" w14:textId="6D866721" w:rsidR="00552CF9" w:rsidRPr="00552CF9" w:rsidDel="00DE4988" w:rsidRDefault="00552CF9" w:rsidP="00DE4988">
      <w:pPr>
        <w:pStyle w:val="ListParagraph"/>
        <w:bidi w:val="0"/>
        <w:ind w:left="0"/>
        <w:rPr>
          <w:del w:id="2185" w:author="user" w:date="2023-07-26T12:09:00Z"/>
          <w:strike/>
        </w:rPr>
        <w:pPrChange w:id="2186" w:author="user" w:date="2023-07-26T12:09:00Z">
          <w:pPr>
            <w:pStyle w:val="ListParagraph"/>
            <w:numPr>
              <w:numId w:val="12"/>
            </w:numPr>
            <w:ind w:hanging="360"/>
          </w:pPr>
        </w:pPrChange>
      </w:pPr>
      <w:del w:id="2187" w:author="user" w:date="2023-07-26T12:09:00Z">
        <w:r w:rsidRPr="004B6455" w:rsidDel="00DE4988">
          <w:rPr>
            <w:rFonts w:hint="cs"/>
            <w:strike/>
            <w:rtl/>
          </w:rPr>
          <w:delText xml:space="preserve">הסר </w:delText>
        </w:r>
        <w:r w:rsidRPr="004B6455" w:rsidDel="00DE4988">
          <w:rPr>
            <w:strike/>
          </w:rPr>
          <w:delText>trials</w:delText>
        </w:r>
        <w:r w:rsidRPr="004B6455" w:rsidDel="00DE4988">
          <w:rPr>
            <w:rFonts w:hint="cs"/>
            <w:strike/>
            <w:rtl/>
          </w:rPr>
          <w:delText xml:space="preserve"> שתזמוני הצגת הגירויים בהם לא נכונים.</w:delText>
        </w:r>
      </w:del>
    </w:p>
    <w:p w14:paraId="4D493CE9" w14:textId="2B5EFAD3" w:rsidR="00FB4E6A" w:rsidRPr="00EC65D4" w:rsidDel="00DE4988" w:rsidRDefault="00FB4E6A" w:rsidP="00DE4988">
      <w:pPr>
        <w:pStyle w:val="ListParagraph"/>
        <w:bidi w:val="0"/>
        <w:ind w:left="0"/>
        <w:rPr>
          <w:del w:id="2188" w:author="user" w:date="2023-07-26T12:09:00Z"/>
          <w:strike/>
        </w:rPr>
        <w:pPrChange w:id="2189" w:author="user" w:date="2023-07-26T12:09:00Z">
          <w:pPr>
            <w:pStyle w:val="ListParagraph"/>
            <w:numPr>
              <w:numId w:val="12"/>
            </w:numPr>
            <w:ind w:hanging="360"/>
          </w:pPr>
        </w:pPrChange>
      </w:pPr>
      <w:del w:id="2190" w:author="user" w:date="2023-07-26T12:09:00Z">
        <w:r w:rsidRPr="00EC65D4" w:rsidDel="00DE4988">
          <w:rPr>
            <w:rFonts w:hint="cs"/>
            <w:strike/>
            <w:rtl/>
          </w:rPr>
          <w:delText>תגובת קרייג לגבי נבדקים שמגיבים לפני המטרה או מושיטים יד לצד הלא נכון:</w:delText>
        </w:r>
      </w:del>
    </w:p>
    <w:p w14:paraId="0DB2864C" w14:textId="69F8A957" w:rsidR="00FB4E6A" w:rsidRPr="00EC65D4" w:rsidDel="00DE4988" w:rsidRDefault="00FB4E6A" w:rsidP="00DE4988">
      <w:pPr>
        <w:pStyle w:val="ListParagraph"/>
        <w:bidi w:val="0"/>
        <w:ind w:left="0"/>
        <w:rPr>
          <w:del w:id="2191" w:author="user" w:date="2023-07-26T12:09:00Z"/>
          <w:strike/>
        </w:rPr>
        <w:pPrChange w:id="2192" w:author="user" w:date="2023-07-26T12:09:00Z">
          <w:pPr>
            <w:pStyle w:val="ListParagraph"/>
            <w:numPr>
              <w:ilvl w:val="1"/>
              <w:numId w:val="12"/>
            </w:numPr>
            <w:ind w:left="1440" w:hanging="360"/>
          </w:pPr>
        </w:pPrChange>
      </w:pPr>
      <w:del w:id="2193" w:author="user" w:date="2023-07-26T12:09:00Z">
        <w:r w:rsidRPr="00EC65D4" w:rsidDel="00DE4988">
          <w:rPr>
            <w:rFonts w:hint="cs"/>
            <w:strike/>
            <w:rtl/>
          </w:rPr>
          <w:delText xml:space="preserve">מגיבים לפני המטרה </w:delText>
        </w:r>
        <w:r w:rsidRPr="00EC65D4" w:rsidDel="00DE4988">
          <w:rPr>
            <w:strike/>
            <w:rtl/>
          </w:rPr>
          <w:delText>–</w:delText>
        </w:r>
        <w:r w:rsidRPr="00EC65D4" w:rsidDel="00DE4988">
          <w:rPr>
            <w:rFonts w:hint="cs"/>
            <w:strike/>
            <w:rtl/>
          </w:rPr>
          <w:delText xml:space="preserve"> יש להוציא אותם מהניתוח היות ומדובר ב-</w:delText>
        </w:r>
        <w:r w:rsidRPr="00EC65D4" w:rsidDel="00DE4988">
          <w:rPr>
            <w:strike/>
          </w:rPr>
          <w:delText>predictive movement</w:delText>
        </w:r>
        <w:r w:rsidRPr="00EC65D4" w:rsidDel="00DE4988">
          <w:rPr>
            <w:rFonts w:hint="cs"/>
            <w:strike/>
            <w:rtl/>
          </w:rPr>
          <w:delText>.</w:delText>
        </w:r>
      </w:del>
    </w:p>
    <w:p w14:paraId="14D6C84F" w14:textId="477414FF" w:rsidR="00FB4E6A" w:rsidRPr="00EC65D4" w:rsidDel="00DE4988" w:rsidRDefault="00FB4E6A" w:rsidP="00DE4988">
      <w:pPr>
        <w:pStyle w:val="ListParagraph"/>
        <w:bidi w:val="0"/>
        <w:ind w:left="0"/>
        <w:rPr>
          <w:del w:id="2194" w:author="user" w:date="2023-07-26T12:09:00Z"/>
          <w:strike/>
          <w:rtl/>
        </w:rPr>
        <w:pPrChange w:id="2195" w:author="user" w:date="2023-07-26T12:09:00Z">
          <w:pPr>
            <w:pStyle w:val="ListParagraph"/>
            <w:ind w:left="2880"/>
          </w:pPr>
        </w:pPrChange>
      </w:pPr>
      <w:del w:id="2196" w:author="user" w:date="2023-07-26T12:09:00Z">
        <w:r w:rsidRPr="00EC65D4" w:rsidDel="00DE4988">
          <w:rPr>
            <w:rFonts w:hint="cs"/>
            <w:strike/>
            <w:rtl/>
          </w:rPr>
          <w:delText xml:space="preserve">הוא נוהג להוציא טריילים שהתחילו עד </w:delText>
        </w:r>
        <w:r w:rsidRPr="00EC65D4" w:rsidDel="00DE4988">
          <w:rPr>
            <w:strike/>
          </w:rPr>
          <w:delText>100ms</w:delText>
        </w:r>
        <w:r w:rsidRPr="00EC65D4" w:rsidDel="00DE4988">
          <w:rPr>
            <w:rFonts w:hint="cs"/>
            <w:strike/>
            <w:rtl/>
          </w:rPr>
          <w:delText xml:space="preserve"> מהמטרה כי זה מהר מדי לתנועה שאינה </w:delText>
        </w:r>
        <w:r w:rsidRPr="00EC65D4" w:rsidDel="00DE4988">
          <w:rPr>
            <w:strike/>
          </w:rPr>
          <w:delText>pedicitve</w:delText>
        </w:r>
        <w:r w:rsidRPr="00EC65D4" w:rsidDel="00DE4988">
          <w:rPr>
            <w:rFonts w:hint="cs"/>
            <w:strike/>
            <w:rtl/>
          </w:rPr>
          <w:delText>.</w:delText>
        </w:r>
      </w:del>
    </w:p>
    <w:p w14:paraId="0ECF491B" w14:textId="3C713466" w:rsidR="00FB4E6A" w:rsidRPr="00EC65D4" w:rsidDel="00DE4988" w:rsidRDefault="00FB4E6A" w:rsidP="00DE4988">
      <w:pPr>
        <w:pStyle w:val="ListParagraph"/>
        <w:bidi w:val="0"/>
        <w:ind w:left="0"/>
        <w:rPr>
          <w:del w:id="2197" w:author="user" w:date="2023-07-26T12:09:00Z"/>
          <w:strike/>
          <w:rtl/>
        </w:rPr>
        <w:pPrChange w:id="2198" w:author="user" w:date="2023-07-26T12:09:00Z">
          <w:pPr>
            <w:pStyle w:val="ListParagraph"/>
            <w:ind w:left="2880"/>
          </w:pPr>
        </w:pPrChange>
      </w:pPr>
      <w:del w:id="2199" w:author="user" w:date="2023-07-26T12:09:00Z">
        <w:r w:rsidRPr="00EC65D4" w:rsidDel="00DE4988">
          <w:rPr>
            <w:rFonts w:hint="cs"/>
            <w:strike/>
            <w:rtl/>
          </w:rPr>
          <w:delText xml:space="preserve">אם זה קורה הרבה, מציע להתחיל הקלטה מהצגת </w:delText>
        </w:r>
        <w:r w:rsidRPr="00EC65D4" w:rsidDel="00DE4988">
          <w:rPr>
            <w:strike/>
          </w:rPr>
          <w:delText>fixation</w:delText>
        </w:r>
        <w:r w:rsidRPr="00EC65D4" w:rsidDel="00DE4988">
          <w:rPr>
            <w:rFonts w:hint="cs"/>
            <w:strike/>
            <w:rtl/>
          </w:rPr>
          <w:delText>.</w:delText>
        </w:r>
      </w:del>
    </w:p>
    <w:p w14:paraId="41345272" w14:textId="6ABC706F" w:rsidR="00FB4E6A" w:rsidRPr="00EC65D4" w:rsidDel="00DE4988" w:rsidRDefault="00FB4E6A" w:rsidP="00DE4988">
      <w:pPr>
        <w:pStyle w:val="ListParagraph"/>
        <w:bidi w:val="0"/>
        <w:ind w:left="0"/>
        <w:rPr>
          <w:del w:id="2200" w:author="user" w:date="2023-07-26T12:09:00Z"/>
          <w:strike/>
        </w:rPr>
        <w:pPrChange w:id="2201" w:author="user" w:date="2023-07-26T12:09:00Z">
          <w:pPr>
            <w:pStyle w:val="ListParagraph"/>
            <w:numPr>
              <w:ilvl w:val="1"/>
              <w:numId w:val="12"/>
            </w:numPr>
            <w:ind w:left="1440" w:hanging="360"/>
          </w:pPr>
        </w:pPrChange>
      </w:pPr>
      <w:del w:id="2202" w:author="user" w:date="2023-07-26T12:09:00Z">
        <w:r w:rsidRPr="00EC65D4" w:rsidDel="00DE4988">
          <w:rPr>
            <w:rFonts w:hint="cs"/>
            <w:strike/>
            <w:rtl/>
          </w:rPr>
          <w:delText xml:space="preserve">מושיטים לצד שגוי </w:delText>
        </w:r>
        <w:r w:rsidRPr="00EC65D4" w:rsidDel="00DE4988">
          <w:rPr>
            <w:strike/>
            <w:rtl/>
          </w:rPr>
          <w:delText>–</w:delText>
        </w:r>
        <w:r w:rsidRPr="00EC65D4" w:rsidDel="00DE4988">
          <w:rPr>
            <w:rFonts w:hint="cs"/>
            <w:strike/>
            <w:rtl/>
          </w:rPr>
          <w:delText xml:space="preserve"> הוא מאמין שהעיבוד שונה בין טריילים בהם התשובה נכונה לכאלו שלא.</w:delText>
        </w:r>
      </w:del>
    </w:p>
    <w:p w14:paraId="0F4BBDC1" w14:textId="57D413DE" w:rsidR="00FB4E6A" w:rsidRPr="00EC65D4" w:rsidDel="00DE4988" w:rsidRDefault="00FB4E6A" w:rsidP="00DE4988">
      <w:pPr>
        <w:pStyle w:val="ListParagraph"/>
        <w:bidi w:val="0"/>
        <w:ind w:left="0"/>
        <w:rPr>
          <w:del w:id="2203" w:author="user" w:date="2023-07-26T12:09:00Z"/>
          <w:strike/>
          <w:rtl/>
        </w:rPr>
        <w:pPrChange w:id="2204" w:author="user" w:date="2023-07-26T12:09:00Z">
          <w:pPr>
            <w:pStyle w:val="ListParagraph"/>
            <w:ind w:left="2880"/>
          </w:pPr>
        </w:pPrChange>
      </w:pPr>
      <w:del w:id="2205" w:author="user" w:date="2023-07-26T12:09:00Z">
        <w:r w:rsidRPr="00EC65D4" w:rsidDel="00DE4988">
          <w:rPr>
            <w:rFonts w:hint="cs"/>
            <w:strike/>
            <w:rtl/>
          </w:rPr>
          <w:delText>לכן מפריד ביניהם בניתוח ובגדול מנתח רק טריילים נכונים.</w:delText>
        </w:r>
      </w:del>
    </w:p>
    <w:p w14:paraId="37BD0007" w14:textId="23FA1832" w:rsidR="00FB4E6A" w:rsidRPr="000A27F6" w:rsidDel="00DE4988" w:rsidRDefault="00FB4E6A" w:rsidP="00DE4988">
      <w:pPr>
        <w:pStyle w:val="ListParagraph"/>
        <w:bidi w:val="0"/>
        <w:ind w:left="0"/>
        <w:rPr>
          <w:del w:id="2206" w:author="user" w:date="2023-07-26T12:09:00Z"/>
          <w:strike/>
        </w:rPr>
        <w:pPrChange w:id="2207" w:author="user" w:date="2023-07-26T12:09:00Z">
          <w:pPr>
            <w:pStyle w:val="ListParagraph"/>
            <w:numPr>
              <w:numId w:val="12"/>
            </w:numPr>
            <w:ind w:hanging="360"/>
          </w:pPr>
        </w:pPrChange>
      </w:pPr>
      <w:del w:id="2208" w:author="user" w:date="2023-07-26T12:09:00Z">
        <w:r w:rsidRPr="000A27F6" w:rsidDel="00DE4988">
          <w:rPr>
            <w:rFonts w:hint="cs"/>
            <w:strike/>
            <w:rtl/>
          </w:rPr>
          <w:delText>להוסיף ב-</w:delText>
        </w:r>
        <w:r w:rsidRPr="000A27F6" w:rsidDel="00DE4988">
          <w:rPr>
            <w:strike/>
          </w:rPr>
          <w:delText>Gui</w:delText>
        </w:r>
        <w:r w:rsidRPr="000A27F6" w:rsidDel="00DE4988">
          <w:rPr>
            <w:rFonts w:hint="cs"/>
            <w:strike/>
            <w:rtl/>
          </w:rPr>
          <w:delText xml:space="preserve"> ממשק שמצייר טרייל ספציפי גם אם לא חסרים בו </w:delText>
        </w:r>
        <w:r w:rsidRPr="000A27F6" w:rsidDel="00DE4988">
          <w:rPr>
            <w:strike/>
          </w:rPr>
          <w:delText>frames</w:delText>
        </w:r>
        <w:r w:rsidRPr="000A27F6" w:rsidDel="00DE4988">
          <w:rPr>
            <w:rFonts w:hint="cs"/>
            <w:strike/>
            <w:rtl/>
          </w:rPr>
          <w:delText>.</w:delText>
        </w:r>
      </w:del>
    </w:p>
    <w:p w14:paraId="7FE00F0C" w14:textId="3F6DE0DE" w:rsidR="001A5B00" w:rsidRPr="00C70018" w:rsidDel="00DE4988" w:rsidRDefault="001A5B00" w:rsidP="00DE4988">
      <w:pPr>
        <w:pStyle w:val="ListParagraph"/>
        <w:bidi w:val="0"/>
        <w:ind w:left="0"/>
        <w:rPr>
          <w:del w:id="2209" w:author="user" w:date="2023-07-26T12:09:00Z"/>
          <w:strike/>
        </w:rPr>
        <w:pPrChange w:id="2210" w:author="user" w:date="2023-07-26T12:09:00Z">
          <w:pPr>
            <w:pStyle w:val="ListParagraph"/>
            <w:numPr>
              <w:numId w:val="12"/>
            </w:numPr>
            <w:ind w:hanging="360"/>
          </w:pPr>
        </w:pPrChange>
      </w:pPr>
      <w:del w:id="2211" w:author="user" w:date="2023-07-26T12:09:00Z">
        <w:r w:rsidRPr="00C70018" w:rsidDel="00DE4988">
          <w:rPr>
            <w:rFonts w:hint="cs"/>
            <w:strike/>
            <w:rtl/>
          </w:rPr>
          <w:delText>לפסול טריילים שלא התחילו מנקודת ההתחלה. זה אמור להיפסל בכל מקרה כי מסלול קצר מדי.</w:delText>
        </w:r>
      </w:del>
    </w:p>
    <w:p w14:paraId="51AE4A47" w14:textId="292153DF" w:rsidR="001A5B00" w:rsidRPr="004851B2" w:rsidDel="00DE4988" w:rsidRDefault="001A5B00" w:rsidP="00DE4988">
      <w:pPr>
        <w:pStyle w:val="ListParagraph"/>
        <w:bidi w:val="0"/>
        <w:ind w:left="0"/>
        <w:rPr>
          <w:del w:id="2212" w:author="user" w:date="2023-07-26T12:09:00Z"/>
          <w:strike/>
        </w:rPr>
        <w:pPrChange w:id="2213" w:author="user" w:date="2023-07-26T12:09:00Z">
          <w:pPr>
            <w:pStyle w:val="ListParagraph"/>
            <w:numPr>
              <w:numId w:val="12"/>
            </w:numPr>
            <w:ind w:hanging="360"/>
          </w:pPr>
        </w:pPrChange>
      </w:pPr>
      <w:del w:id="2214" w:author="user" w:date="2023-07-26T12:09:00Z">
        <w:r w:rsidRPr="004851B2" w:rsidDel="00DE4988">
          <w:rPr>
            <w:rFonts w:hint="cs"/>
            <w:strike/>
            <w:rtl/>
          </w:rPr>
          <w:delText xml:space="preserve">לפסול טריילים שהתחילו מוקדם מדי </w:delText>
        </w:r>
        <w:r w:rsidRPr="004851B2" w:rsidDel="00DE4988">
          <w:rPr>
            <w:strike/>
            <w:rtl/>
          </w:rPr>
          <w:delText>–</w:delText>
        </w:r>
        <w:r w:rsidRPr="004851B2" w:rsidDel="00DE4988">
          <w:rPr>
            <w:rFonts w:hint="cs"/>
            <w:strike/>
            <w:rtl/>
          </w:rPr>
          <w:delText xml:space="preserve"> צריך לבדוק שהחישוב נכון ב-</w:delText>
        </w:r>
        <w:r w:rsidRPr="004851B2" w:rsidDel="00DE4988">
          <w:rPr>
            <w:strike/>
          </w:rPr>
          <w:delText>addFields</w:delText>
        </w:r>
        <w:r w:rsidRPr="004851B2" w:rsidDel="00DE4988">
          <w:rPr>
            <w:rFonts w:hint="cs"/>
            <w:strike/>
            <w:rtl/>
          </w:rPr>
          <w:delText>, זה הכל.</w:delText>
        </w:r>
      </w:del>
    </w:p>
    <w:p w14:paraId="75452AFC" w14:textId="2A070D12" w:rsidR="001A5B00" w:rsidRPr="00AC2EC9" w:rsidDel="00DE4988" w:rsidRDefault="001A5B00" w:rsidP="00DE4988">
      <w:pPr>
        <w:pStyle w:val="ListParagraph"/>
        <w:bidi w:val="0"/>
        <w:ind w:left="0"/>
        <w:rPr>
          <w:del w:id="2215" w:author="user" w:date="2023-07-26T12:09:00Z"/>
          <w:strike/>
        </w:rPr>
        <w:pPrChange w:id="2216" w:author="user" w:date="2023-07-26T12:09:00Z">
          <w:pPr>
            <w:pStyle w:val="ListParagraph"/>
            <w:numPr>
              <w:numId w:val="12"/>
            </w:numPr>
            <w:ind w:hanging="360"/>
          </w:pPr>
        </w:pPrChange>
      </w:pPr>
      <w:del w:id="2217" w:author="user" w:date="2023-07-26T12:09:00Z">
        <w:r w:rsidRPr="00AC2EC9" w:rsidDel="00DE4988">
          <w:rPr>
            <w:rFonts w:hint="cs"/>
            <w:strike/>
            <w:rtl/>
          </w:rPr>
          <w:delText>תעשה סיכום של הסיבות למה טריילים נפסלים אצל נבדקים, ואיך לטפל בכל בעיה:</w:delText>
        </w:r>
      </w:del>
    </w:p>
    <w:p w14:paraId="798F0260" w14:textId="5339B86C" w:rsidR="001A5B00" w:rsidRPr="009D114B" w:rsidDel="00DE4988" w:rsidRDefault="001A5B00" w:rsidP="00DE4988">
      <w:pPr>
        <w:pStyle w:val="ListParagraph"/>
        <w:bidi w:val="0"/>
        <w:ind w:left="0"/>
        <w:rPr>
          <w:del w:id="2218" w:author="user" w:date="2023-07-26T12:09:00Z"/>
          <w:strike/>
        </w:rPr>
        <w:pPrChange w:id="2219" w:author="user" w:date="2023-07-26T12:09:00Z">
          <w:pPr>
            <w:pStyle w:val="ListParagraph"/>
            <w:numPr>
              <w:ilvl w:val="1"/>
              <w:numId w:val="12"/>
            </w:numPr>
            <w:ind w:left="1440" w:hanging="360"/>
          </w:pPr>
        </w:pPrChange>
      </w:pPr>
      <w:del w:id="2220" w:author="user" w:date="2023-07-26T12:09:00Z">
        <w:r w:rsidRPr="009D114B" w:rsidDel="00DE4988">
          <w:rPr>
            <w:rFonts w:hint="cs"/>
            <w:strike/>
            <w:rtl/>
          </w:rPr>
          <w:delText xml:space="preserve">דירוג מרובה של </w:delText>
        </w:r>
        <w:r w:rsidRPr="009D114B" w:rsidDel="00DE4988">
          <w:rPr>
            <w:strike/>
          </w:rPr>
          <w:delText>PAS&gt;1</w:delText>
        </w:r>
        <w:r w:rsidRPr="009D114B" w:rsidDel="00DE4988">
          <w:rPr>
            <w:rFonts w:hint="cs"/>
            <w:strike/>
            <w:rtl/>
          </w:rPr>
          <w:delText xml:space="preserve"> </w:delText>
        </w:r>
        <w:r w:rsidRPr="009D114B" w:rsidDel="00DE4988">
          <w:rPr>
            <w:strike/>
            <w:rtl/>
          </w:rPr>
          <w:delText>–</w:delText>
        </w:r>
        <w:r w:rsidRPr="009D114B" w:rsidDel="00DE4988">
          <w:rPr>
            <w:rFonts w:hint="cs"/>
            <w:strike/>
            <w:rtl/>
          </w:rPr>
          <w:delText xml:space="preserve"> אין מה לעשות עם זה.</w:delText>
        </w:r>
      </w:del>
    </w:p>
    <w:p w14:paraId="7E5B0E63" w14:textId="72D1456D" w:rsidR="001A5B00" w:rsidRPr="009D114B" w:rsidDel="00DE4988" w:rsidRDefault="001A5B00" w:rsidP="00DE4988">
      <w:pPr>
        <w:pStyle w:val="ListParagraph"/>
        <w:bidi w:val="0"/>
        <w:ind w:left="0"/>
        <w:rPr>
          <w:del w:id="2221" w:author="user" w:date="2023-07-26T12:09:00Z"/>
          <w:strike/>
        </w:rPr>
        <w:pPrChange w:id="2222" w:author="user" w:date="2023-07-26T12:09:00Z">
          <w:pPr>
            <w:pStyle w:val="ListParagraph"/>
            <w:numPr>
              <w:ilvl w:val="1"/>
              <w:numId w:val="12"/>
            </w:numPr>
            <w:ind w:left="1440" w:hanging="360"/>
          </w:pPr>
        </w:pPrChange>
      </w:pPr>
      <w:del w:id="2223" w:author="user" w:date="2023-07-26T12:09:00Z">
        <w:r w:rsidRPr="009D114B" w:rsidDel="00DE4988">
          <w:rPr>
            <w:rFonts w:hint="cs"/>
            <w:strike/>
            <w:rtl/>
          </w:rPr>
          <w:delText xml:space="preserve">מעט טריילים עם תשובות נכונות </w:delText>
        </w:r>
        <w:r w:rsidRPr="009D114B" w:rsidDel="00DE4988">
          <w:rPr>
            <w:strike/>
            <w:rtl/>
          </w:rPr>
          <w:delText>–</w:delText>
        </w:r>
        <w:r w:rsidRPr="009D114B" w:rsidDel="00DE4988">
          <w:rPr>
            <w:rFonts w:hint="cs"/>
            <w:strike/>
            <w:rtl/>
          </w:rPr>
          <w:delText xml:space="preserve"> נוסיף הסבר לעידוד מוטיבציה בתחילת ניסוי ואימון יום לפני.</w:delText>
        </w:r>
      </w:del>
    </w:p>
    <w:p w14:paraId="0643F35D" w14:textId="6CFFE2D7" w:rsidR="001A5B00" w:rsidRPr="009D114B" w:rsidDel="00DE4988" w:rsidRDefault="001A5B00" w:rsidP="00DE4988">
      <w:pPr>
        <w:bidi w:val="0"/>
        <w:rPr>
          <w:del w:id="2224" w:author="user" w:date="2023-07-26T12:09:00Z"/>
          <w:strike/>
        </w:rPr>
        <w:pPrChange w:id="2225" w:author="user" w:date="2023-07-26T12:09:00Z">
          <w:pPr>
            <w:ind w:left="4320"/>
          </w:pPr>
        </w:pPrChange>
      </w:pPr>
      <w:del w:id="2226" w:author="user" w:date="2023-07-26T12:09:00Z">
        <w:r w:rsidRPr="009D114B" w:rsidDel="00DE4988">
          <w:rPr>
            <w:rFonts w:hint="cs"/>
            <w:strike/>
            <w:rtl/>
          </w:rPr>
          <w:delText>צריך למצוא מילים ליום אימון נוסף.</w:delText>
        </w:r>
      </w:del>
    </w:p>
    <w:p w14:paraId="77DBF2F3" w14:textId="56BF3317" w:rsidR="001A5B00" w:rsidRPr="0061786C" w:rsidDel="00DE4988" w:rsidRDefault="001A5B00" w:rsidP="00DE4988">
      <w:pPr>
        <w:pStyle w:val="ListParagraph"/>
        <w:bidi w:val="0"/>
        <w:ind w:left="0"/>
        <w:rPr>
          <w:del w:id="2227" w:author="user" w:date="2023-07-26T12:09:00Z"/>
          <w:strike/>
        </w:rPr>
        <w:pPrChange w:id="2228" w:author="user" w:date="2023-07-26T12:09:00Z">
          <w:pPr>
            <w:pStyle w:val="ListParagraph"/>
            <w:numPr>
              <w:ilvl w:val="1"/>
              <w:numId w:val="12"/>
            </w:numPr>
            <w:ind w:left="1440" w:hanging="360"/>
          </w:pPr>
        </w:pPrChange>
      </w:pPr>
      <w:del w:id="2229" w:author="user" w:date="2023-07-26T12:09:00Z">
        <w:r w:rsidRPr="0061786C" w:rsidDel="00DE4988">
          <w:rPr>
            <w:rFonts w:hint="cs"/>
            <w:strike/>
            <w:rtl/>
          </w:rPr>
          <w:delText xml:space="preserve">תחילת תנועה לפני הקלטה ולכן מסלול הושטה קצר מדי </w:delText>
        </w:r>
        <w:r w:rsidRPr="0061786C" w:rsidDel="00DE4988">
          <w:rPr>
            <w:strike/>
            <w:rtl/>
          </w:rPr>
          <w:delText>–</w:delText>
        </w:r>
        <w:r w:rsidRPr="0061786C" w:rsidDel="00DE4988">
          <w:rPr>
            <w:rFonts w:hint="cs"/>
            <w:strike/>
            <w:rtl/>
          </w:rPr>
          <w:delText xml:space="preserve"> להוסיף הודעת "מוקדם מדי"</w:delText>
        </w:r>
      </w:del>
    </w:p>
    <w:p w14:paraId="4C044F02" w14:textId="4AAFCFE8" w:rsidR="001A5B00" w:rsidRPr="0061786C" w:rsidDel="00DE4988" w:rsidRDefault="001A5B00" w:rsidP="00DE4988">
      <w:pPr>
        <w:pStyle w:val="ListParagraph"/>
        <w:bidi w:val="0"/>
        <w:ind w:left="0"/>
        <w:rPr>
          <w:del w:id="2230" w:author="user" w:date="2023-07-26T12:09:00Z"/>
          <w:strike/>
          <w:rtl/>
        </w:rPr>
        <w:pPrChange w:id="2231" w:author="user" w:date="2023-07-26T12:09:00Z">
          <w:pPr>
            <w:pStyle w:val="ListParagraph"/>
            <w:ind w:left="6480"/>
          </w:pPr>
        </w:pPrChange>
      </w:pPr>
      <w:del w:id="2232" w:author="user" w:date="2023-07-26T12:09:00Z">
        <w:r w:rsidRPr="0061786C" w:rsidDel="00DE4988">
          <w:rPr>
            <w:rFonts w:hint="cs"/>
            <w:strike/>
            <w:rtl/>
          </w:rPr>
          <w:delText xml:space="preserve">להתחיל להקליט לפני הצגת מטרה? לא, כי זה מסבך את הקוד ומכניס בעיות </w:delText>
        </w:r>
        <w:r w:rsidRPr="0061786C" w:rsidDel="00DE4988">
          <w:rPr>
            <w:strike/>
          </w:rPr>
          <w:delText>timing</w:delText>
        </w:r>
        <w:r w:rsidRPr="0061786C" w:rsidDel="00DE4988">
          <w:rPr>
            <w:rFonts w:hint="cs"/>
            <w:strike/>
            <w:rtl/>
          </w:rPr>
          <w:delText>.</w:delText>
        </w:r>
      </w:del>
    </w:p>
    <w:p w14:paraId="5C57EDF2" w14:textId="2E47F72C" w:rsidR="001A5B00" w:rsidRPr="0061786C" w:rsidDel="00DE4988" w:rsidRDefault="001A5B00" w:rsidP="00DE4988">
      <w:pPr>
        <w:pStyle w:val="ListParagraph"/>
        <w:bidi w:val="0"/>
        <w:ind w:left="0"/>
        <w:rPr>
          <w:del w:id="2233" w:author="user" w:date="2023-07-26T12:09:00Z"/>
          <w:strike/>
        </w:rPr>
        <w:pPrChange w:id="2234" w:author="user" w:date="2023-07-26T12:09:00Z">
          <w:pPr>
            <w:pStyle w:val="ListParagraph"/>
            <w:numPr>
              <w:ilvl w:val="1"/>
              <w:numId w:val="12"/>
            </w:numPr>
            <w:ind w:left="1440" w:hanging="360"/>
          </w:pPr>
        </w:pPrChange>
      </w:pPr>
      <w:del w:id="2235" w:author="user" w:date="2023-07-26T12:09:00Z">
        <w:r w:rsidRPr="0061786C" w:rsidDel="00DE4988">
          <w:rPr>
            <w:rFonts w:hint="cs"/>
            <w:strike/>
            <w:rtl/>
          </w:rPr>
          <w:delText xml:space="preserve">פספוס מטרה עם האצבע </w:delText>
        </w:r>
        <w:r w:rsidRPr="0061786C" w:rsidDel="00DE4988">
          <w:rPr>
            <w:strike/>
            <w:rtl/>
          </w:rPr>
          <w:delText>–</w:delText>
        </w:r>
        <w:r w:rsidRPr="0061786C" w:rsidDel="00DE4988">
          <w:rPr>
            <w:rFonts w:hint="cs"/>
            <w:strike/>
            <w:rtl/>
          </w:rPr>
          <w:delText xml:space="preserve"> הגדלתי טווח, צריך לראות כמה הטעות הזו עדיין נפוצה.</w:delText>
        </w:r>
      </w:del>
    </w:p>
    <w:p w14:paraId="34503E2C" w14:textId="59C50A40" w:rsidR="001A5B00" w:rsidRPr="005A31FB" w:rsidDel="00DE4988" w:rsidRDefault="001A5B00" w:rsidP="00DE4988">
      <w:pPr>
        <w:pStyle w:val="ListParagraph"/>
        <w:bidi w:val="0"/>
        <w:ind w:left="0"/>
        <w:rPr>
          <w:del w:id="2236" w:author="user" w:date="2023-07-26T12:09:00Z"/>
          <w:strike/>
        </w:rPr>
        <w:pPrChange w:id="2237" w:author="user" w:date="2023-07-26T12:09:00Z">
          <w:pPr>
            <w:pStyle w:val="ListParagraph"/>
            <w:ind w:left="3600"/>
          </w:pPr>
        </w:pPrChange>
      </w:pPr>
      <w:del w:id="2238" w:author="user" w:date="2023-07-26T12:09:00Z">
        <w:r w:rsidRPr="005A31FB" w:rsidDel="00DE4988">
          <w:rPr>
            <w:rFonts w:hint="cs"/>
            <w:strike/>
            <w:rtl/>
          </w:rPr>
          <w:delText>ייתכן שניתן לעדכן את הנקודה על פיה אני בודק באנליזה האם נבדק פספס את המטרה, כי כרגע היא נלקחת (לדעתי) מהקליברציה בתחילת הניסוי והיא לא בגודל והמיקום של המטרה עצמה בפועל.</w:delText>
        </w:r>
        <w:r w:rsidDel="00DE4988">
          <w:rPr>
            <w:rFonts w:hint="cs"/>
            <w:strike/>
            <w:rtl/>
          </w:rPr>
          <w:delText xml:space="preserve"> אין טעם בזה, שתיהן ממורכזות באותה נקודה.</w:delText>
        </w:r>
      </w:del>
    </w:p>
    <w:p w14:paraId="056DEEFC" w14:textId="0112D3A2" w:rsidR="001A5B00" w:rsidRPr="0061786C" w:rsidDel="00DE4988" w:rsidRDefault="001A5B00" w:rsidP="00DE4988">
      <w:pPr>
        <w:pStyle w:val="ListParagraph"/>
        <w:bidi w:val="0"/>
        <w:ind w:left="0"/>
        <w:rPr>
          <w:del w:id="2239" w:author="user" w:date="2023-07-26T12:09:00Z"/>
          <w:strike/>
        </w:rPr>
        <w:pPrChange w:id="2240" w:author="user" w:date="2023-07-26T12:09:00Z">
          <w:pPr>
            <w:pStyle w:val="ListParagraph"/>
            <w:numPr>
              <w:ilvl w:val="1"/>
              <w:numId w:val="12"/>
            </w:numPr>
            <w:ind w:left="1440" w:hanging="360"/>
          </w:pPr>
        </w:pPrChange>
      </w:pPr>
      <w:del w:id="2241" w:author="user" w:date="2023-07-26T12:09:00Z">
        <w:r w:rsidRPr="0061786C" w:rsidDel="00DE4988">
          <w:rPr>
            <w:rFonts w:hint="cs"/>
            <w:strike/>
            <w:rtl/>
          </w:rPr>
          <w:delText xml:space="preserve">לא נוגעים במסך, עוצרים לפני </w:delText>
        </w:r>
        <w:r w:rsidRPr="0061786C" w:rsidDel="00DE4988">
          <w:rPr>
            <w:strike/>
            <w:rtl/>
          </w:rPr>
          <w:delText>–</w:delText>
        </w:r>
        <w:r w:rsidRPr="0061786C" w:rsidDel="00DE4988">
          <w:rPr>
            <w:rFonts w:hint="cs"/>
            <w:strike/>
            <w:rtl/>
          </w:rPr>
          <w:delText xml:space="preserve"> להקטין טווח של </w:delText>
        </w:r>
        <w:r w:rsidRPr="0061786C" w:rsidDel="00DE4988">
          <w:rPr>
            <w:strike/>
          </w:rPr>
          <w:delText>marker</w:delText>
        </w:r>
        <w:r w:rsidRPr="0061786C" w:rsidDel="00DE4988">
          <w:rPr>
            <w:rFonts w:hint="cs"/>
            <w:strike/>
            <w:rtl/>
          </w:rPr>
          <w:delText xml:space="preserve"> כדי שיהיו חייבים ממש לגעת במסך.</w:delText>
        </w:r>
      </w:del>
    </w:p>
    <w:p w14:paraId="6575FA95" w14:textId="22DDEAD3" w:rsidR="001A5B00" w:rsidRPr="0061786C" w:rsidDel="00DE4988" w:rsidRDefault="001A5B00" w:rsidP="00DE4988">
      <w:pPr>
        <w:pStyle w:val="ListParagraph"/>
        <w:bidi w:val="0"/>
        <w:ind w:left="0"/>
        <w:rPr>
          <w:del w:id="2242" w:author="user" w:date="2023-07-26T12:09:00Z"/>
          <w:strike/>
          <w:rtl/>
        </w:rPr>
        <w:pPrChange w:id="2243" w:author="user" w:date="2023-07-26T12:09:00Z">
          <w:pPr>
            <w:pStyle w:val="ListParagraph"/>
            <w:ind w:left="4320"/>
          </w:pPr>
        </w:pPrChange>
      </w:pPr>
      <w:del w:id="2244" w:author="user" w:date="2023-07-26T12:09:00Z">
        <w:r w:rsidRPr="0061786C" w:rsidDel="00DE4988">
          <w:rPr>
            <w:rFonts w:hint="cs"/>
            <w:strike/>
            <w:rtl/>
          </w:rPr>
          <w:delText xml:space="preserve">לשים </w:delText>
        </w:r>
        <w:r w:rsidRPr="0061786C" w:rsidDel="00DE4988">
          <w:rPr>
            <w:strike/>
          </w:rPr>
          <w:delText>marker</w:delText>
        </w:r>
        <w:r w:rsidRPr="0061786C" w:rsidDel="00DE4988">
          <w:rPr>
            <w:rFonts w:hint="cs"/>
            <w:strike/>
            <w:rtl/>
          </w:rPr>
          <w:delText xml:space="preserve"> בקצה של האצבע.</w:delText>
        </w:r>
      </w:del>
    </w:p>
    <w:p w14:paraId="7A1B1971" w14:textId="2CF1864B" w:rsidR="001A5B00" w:rsidRPr="0061786C" w:rsidDel="00DE4988" w:rsidRDefault="001A5B00" w:rsidP="00DE4988">
      <w:pPr>
        <w:pStyle w:val="ListParagraph"/>
        <w:bidi w:val="0"/>
        <w:ind w:left="0"/>
        <w:rPr>
          <w:del w:id="2245" w:author="user" w:date="2023-07-26T12:09:00Z"/>
          <w:strike/>
        </w:rPr>
        <w:pPrChange w:id="2246" w:author="user" w:date="2023-07-26T12:09:00Z">
          <w:pPr>
            <w:pStyle w:val="ListParagraph"/>
            <w:numPr>
              <w:ilvl w:val="1"/>
              <w:numId w:val="12"/>
            </w:numPr>
            <w:ind w:left="1440" w:hanging="360"/>
          </w:pPr>
        </w:pPrChange>
      </w:pPr>
      <w:del w:id="2247" w:author="user" w:date="2023-07-26T12:09:00Z">
        <w:r w:rsidRPr="0061786C" w:rsidDel="00DE4988">
          <w:rPr>
            <w:rFonts w:hint="cs"/>
            <w:strike/>
            <w:rtl/>
          </w:rPr>
          <w:delText xml:space="preserve">תחילת תנועה או מהירות תנועה איטיות מדי </w:delText>
        </w:r>
        <w:r w:rsidRPr="0061786C" w:rsidDel="00DE4988">
          <w:rPr>
            <w:strike/>
            <w:rtl/>
          </w:rPr>
          <w:delText>–</w:delText>
        </w:r>
        <w:r w:rsidRPr="0061786C" w:rsidDel="00DE4988">
          <w:rPr>
            <w:rFonts w:hint="cs"/>
            <w:strike/>
            <w:rtl/>
          </w:rPr>
          <w:delText xml:space="preserve"> נוסיף יום אימון לפני.</w:delText>
        </w:r>
      </w:del>
    </w:p>
    <w:p w14:paraId="7CABF2CB" w14:textId="5927F595" w:rsidR="001A5B00" w:rsidRPr="00264D7C" w:rsidDel="00DE4988" w:rsidRDefault="001A5B00" w:rsidP="00DE4988">
      <w:pPr>
        <w:pStyle w:val="ListParagraph"/>
        <w:bidi w:val="0"/>
        <w:ind w:left="0"/>
        <w:rPr>
          <w:del w:id="2248" w:author="user" w:date="2023-07-26T12:09:00Z"/>
          <w:strike/>
        </w:rPr>
        <w:pPrChange w:id="2249" w:author="user" w:date="2023-07-26T12:09:00Z">
          <w:pPr>
            <w:pStyle w:val="ListParagraph"/>
            <w:numPr>
              <w:ilvl w:val="1"/>
              <w:numId w:val="12"/>
            </w:numPr>
            <w:ind w:left="1440" w:hanging="360"/>
          </w:pPr>
        </w:pPrChange>
      </w:pPr>
      <w:del w:id="2250" w:author="user" w:date="2023-07-26T12:09:00Z">
        <w:r w:rsidRPr="00264D7C" w:rsidDel="00DE4988">
          <w:rPr>
            <w:rFonts w:hint="cs"/>
            <w:strike/>
            <w:rtl/>
          </w:rPr>
          <w:delText xml:space="preserve">נקודת התחלה קרובה מדי למסך </w:delText>
        </w:r>
        <w:r w:rsidRPr="00264D7C" w:rsidDel="00DE4988">
          <w:rPr>
            <w:strike/>
            <w:rtl/>
          </w:rPr>
          <w:delText>–</w:delText>
        </w:r>
        <w:r w:rsidRPr="00264D7C" w:rsidDel="00DE4988">
          <w:rPr>
            <w:rFonts w:hint="cs"/>
            <w:strike/>
            <w:rtl/>
          </w:rPr>
          <w:delText xml:space="preserve"> לבנות מתקן, ולהסביר לנבדקים להחזיר את הסממן שיהיה בדיוק מעל </w:delText>
        </w:r>
      </w:del>
    </w:p>
    <w:p w14:paraId="6B8E4191" w14:textId="7B8E6A43" w:rsidR="001A5B00" w:rsidRPr="00264D7C" w:rsidDel="00DE4988" w:rsidRDefault="001A5B00" w:rsidP="00DE4988">
      <w:pPr>
        <w:pStyle w:val="ListParagraph"/>
        <w:bidi w:val="0"/>
        <w:ind w:left="0"/>
        <w:rPr>
          <w:del w:id="2251" w:author="user" w:date="2023-07-26T12:09:00Z"/>
          <w:strike/>
          <w:rtl/>
        </w:rPr>
        <w:pPrChange w:id="2252" w:author="user" w:date="2023-07-26T12:09:00Z">
          <w:pPr>
            <w:pStyle w:val="ListParagraph"/>
            <w:ind w:left="3600" w:firstLine="720"/>
          </w:pPr>
        </w:pPrChange>
      </w:pPr>
      <w:del w:id="2253" w:author="user" w:date="2023-07-26T12:09:00Z">
        <w:r w:rsidRPr="00264D7C" w:rsidDel="00DE4988">
          <w:rPr>
            <w:rFonts w:hint="cs"/>
            <w:strike/>
            <w:rtl/>
          </w:rPr>
          <w:delText>נקודת ההתחלה כל פעם.</w:delText>
        </w:r>
      </w:del>
    </w:p>
    <w:p w14:paraId="4B764033" w14:textId="53A82310" w:rsidR="001A5B00" w:rsidRPr="00264D7C" w:rsidDel="00DE4988" w:rsidRDefault="001A5B00" w:rsidP="00DE4988">
      <w:pPr>
        <w:pStyle w:val="ListParagraph"/>
        <w:bidi w:val="0"/>
        <w:ind w:left="0"/>
        <w:rPr>
          <w:del w:id="2254" w:author="user" w:date="2023-07-26T12:09:00Z"/>
          <w:strike/>
          <w:rtl/>
        </w:rPr>
        <w:pPrChange w:id="2255" w:author="user" w:date="2023-07-26T12:09:00Z">
          <w:pPr>
            <w:pStyle w:val="ListParagraph"/>
            <w:ind w:left="4320"/>
          </w:pPr>
        </w:pPrChange>
      </w:pPr>
      <w:del w:id="2256" w:author="user" w:date="2023-07-26T12:09:00Z">
        <w:r w:rsidRPr="00264D7C" w:rsidDel="00DE4988">
          <w:rPr>
            <w:strike/>
          </w:rPr>
          <w:delText>finInStartPoint</w:delText>
        </w:r>
        <w:r w:rsidRPr="00264D7C" w:rsidDel="00DE4988">
          <w:rPr>
            <w:rFonts w:hint="cs"/>
            <w:strike/>
            <w:rtl/>
          </w:rPr>
          <w:delText xml:space="preserve"> לוודא שהוא תופס רק כשהנבדק ממש בנקודת ההתחלה.</w:delText>
        </w:r>
      </w:del>
    </w:p>
    <w:p w14:paraId="0EA4C837" w14:textId="0F15775F" w:rsidR="00750AF6" w:rsidDel="00DE4988" w:rsidRDefault="00750AF6" w:rsidP="00DE4988">
      <w:pPr>
        <w:pStyle w:val="ListParagraph"/>
        <w:bidi w:val="0"/>
        <w:ind w:left="0"/>
        <w:rPr>
          <w:del w:id="2257" w:author="user" w:date="2023-07-26T12:09:00Z"/>
          <w:strike/>
        </w:rPr>
        <w:pPrChange w:id="2258" w:author="user" w:date="2023-07-26T12:09:00Z">
          <w:pPr>
            <w:pStyle w:val="ListParagraph"/>
            <w:numPr>
              <w:ilvl w:val="1"/>
              <w:numId w:val="12"/>
            </w:numPr>
            <w:ind w:left="1440" w:hanging="360"/>
          </w:pPr>
        </w:pPrChange>
      </w:pPr>
      <w:del w:id="2259" w:author="user" w:date="2023-07-26T12:09:00Z">
        <w:r w:rsidRPr="001A5B00" w:rsidDel="00DE4988">
          <w:rPr>
            <w:rFonts w:hint="cs"/>
            <w:strike/>
            <w:rtl/>
          </w:rPr>
          <w:delText xml:space="preserve">נטיה להושיט לצד אחד </w:delText>
        </w:r>
        <w:r w:rsidRPr="001A5B00" w:rsidDel="00DE4988">
          <w:rPr>
            <w:strike/>
            <w:rtl/>
          </w:rPr>
          <w:delText>–</w:delText>
        </w:r>
        <w:r w:rsidRPr="001A5B00" w:rsidDel="00DE4988">
          <w:rPr>
            <w:rFonts w:hint="cs"/>
            <w:strike/>
            <w:rtl/>
          </w:rPr>
          <w:delText xml:space="preserve"> טעות של הנבדק, כנראה מחוסר יכולת לבצע את הניסוי. אימון יעזור.</w:delText>
        </w:r>
      </w:del>
    </w:p>
    <w:p w14:paraId="15871327" w14:textId="16CCFD17" w:rsidR="0058416A" w:rsidRPr="0058416A" w:rsidDel="00DE4988" w:rsidRDefault="0058416A" w:rsidP="00DE4988">
      <w:pPr>
        <w:pStyle w:val="ListParagraph"/>
        <w:bidi w:val="0"/>
        <w:ind w:left="0"/>
        <w:rPr>
          <w:del w:id="2260" w:author="user" w:date="2023-07-26T12:09:00Z"/>
          <w:strike/>
        </w:rPr>
        <w:pPrChange w:id="2261" w:author="user" w:date="2023-07-26T12:09:00Z">
          <w:pPr>
            <w:pStyle w:val="ListParagraph"/>
            <w:numPr>
              <w:numId w:val="12"/>
            </w:numPr>
            <w:ind w:hanging="360"/>
          </w:pPr>
        </w:pPrChange>
      </w:pPr>
      <w:del w:id="2262" w:author="user" w:date="2023-07-26T12:09:00Z">
        <w:r w:rsidRPr="0058416A" w:rsidDel="00DE4988">
          <w:rPr>
            <w:rFonts w:hint="cs"/>
            <w:strike/>
            <w:rtl/>
          </w:rPr>
          <w:delText xml:space="preserve">לשלוח מייל לקרייג על ההשפעה של </w:delText>
        </w:r>
        <w:r w:rsidRPr="0058416A" w:rsidDel="00DE4988">
          <w:rPr>
            <w:strike/>
          </w:rPr>
          <w:delText>velocity cutoff</w:delText>
        </w:r>
        <w:r w:rsidRPr="0058416A" w:rsidDel="00DE4988">
          <w:rPr>
            <w:rFonts w:hint="cs"/>
            <w:strike/>
            <w:rtl/>
          </w:rPr>
          <w:delText xml:space="preserve"> על אורך המסלול של נבדקים (נבדק 6 ו9).</w:delText>
        </w:r>
      </w:del>
    </w:p>
    <w:p w14:paraId="79F66AEC" w14:textId="35A82213" w:rsidR="0058416A" w:rsidRPr="0058416A" w:rsidDel="00DE4988" w:rsidRDefault="0058416A" w:rsidP="00DE4988">
      <w:pPr>
        <w:pStyle w:val="ListParagraph"/>
        <w:bidi w:val="0"/>
        <w:ind w:left="0"/>
        <w:rPr>
          <w:del w:id="2263" w:author="user" w:date="2023-07-26T12:09:00Z"/>
          <w:strike/>
        </w:rPr>
        <w:pPrChange w:id="2264" w:author="user" w:date="2023-07-26T12:09:00Z">
          <w:pPr>
            <w:pStyle w:val="ListParagraph"/>
            <w:numPr>
              <w:numId w:val="12"/>
            </w:numPr>
            <w:ind w:hanging="360"/>
          </w:pPr>
        </w:pPrChange>
      </w:pPr>
      <w:del w:id="2265" w:author="user" w:date="2023-07-26T12:09:00Z">
        <w:r w:rsidRPr="0058416A" w:rsidDel="00DE4988">
          <w:rPr>
            <w:rFonts w:hint="cs"/>
            <w:strike/>
            <w:rtl/>
          </w:rPr>
          <w:delText xml:space="preserve">שנה את </w:delText>
        </w:r>
        <w:r w:rsidRPr="0058416A" w:rsidDel="00DE4988">
          <w:rPr>
            <w:rFonts w:hint="cs"/>
            <w:strike/>
          </w:rPr>
          <w:delText>MAD</w:delText>
        </w:r>
        <w:r w:rsidRPr="0058416A" w:rsidDel="00DE4988">
          <w:rPr>
            <w:rFonts w:hint="cs"/>
            <w:strike/>
            <w:rtl/>
          </w:rPr>
          <w:delText xml:space="preserve"> כך שהקוו ממנו יחפש את המרחק המקסימלי הוא זה שמחבר את ההתחלה עם המטרה, ולא את ההתחלה עם הסיום?</w:delText>
        </w:r>
      </w:del>
    </w:p>
    <w:p w14:paraId="7D70E2EE" w14:textId="02B1C2DC" w:rsidR="0058416A" w:rsidRPr="00BC419B" w:rsidDel="00DE4988" w:rsidRDefault="0058416A" w:rsidP="00DE4988">
      <w:pPr>
        <w:pStyle w:val="ListParagraph"/>
        <w:bidi w:val="0"/>
        <w:ind w:left="0"/>
        <w:rPr>
          <w:del w:id="2266" w:author="user" w:date="2023-07-26T12:09:00Z"/>
          <w:strike/>
        </w:rPr>
        <w:pPrChange w:id="2267" w:author="user" w:date="2023-07-26T12:09:00Z">
          <w:pPr>
            <w:pStyle w:val="ListParagraph"/>
            <w:numPr>
              <w:numId w:val="12"/>
            </w:numPr>
            <w:ind w:hanging="360"/>
          </w:pPr>
        </w:pPrChange>
      </w:pPr>
      <w:del w:id="2268" w:author="user" w:date="2023-07-26T12:09:00Z">
        <w:r w:rsidRPr="00BC419B" w:rsidDel="00DE4988">
          <w:rPr>
            <w:rFonts w:hint="cs"/>
            <w:strike/>
            <w:rtl/>
          </w:rPr>
          <w:delText>האם נבדקים עם תוצאות טובות הם ב-</w:delText>
        </w:r>
        <w:r w:rsidRPr="00BC419B" w:rsidDel="00DE4988">
          <w:rPr>
            <w:strike/>
          </w:rPr>
          <w:delText>chance level</w:delText>
        </w:r>
        <w:r w:rsidRPr="00BC419B" w:rsidDel="00DE4988">
          <w:rPr>
            <w:rFonts w:hint="cs"/>
            <w:strike/>
            <w:rtl/>
          </w:rPr>
          <w:delText xml:space="preserve"> ב-</w:delText>
        </w:r>
        <w:r w:rsidRPr="00BC419B" w:rsidDel="00DE4988">
          <w:rPr>
            <w:strike/>
          </w:rPr>
          <w:delText>objective measure</w:delText>
        </w:r>
        <w:r w:rsidRPr="00BC419B" w:rsidDel="00DE4988">
          <w:rPr>
            <w:rFonts w:hint="cs"/>
            <w:strike/>
            <w:rtl/>
          </w:rPr>
          <w:delText>? הם נעים בין 44% ל-54%.</w:delText>
        </w:r>
      </w:del>
    </w:p>
    <w:p w14:paraId="5152DCE0" w14:textId="56EE348C" w:rsidR="00FE4728" w:rsidRPr="0058416A" w:rsidDel="00DE4988" w:rsidRDefault="00FE4728" w:rsidP="00DE4988">
      <w:pPr>
        <w:pStyle w:val="ListParagraph"/>
        <w:bidi w:val="0"/>
        <w:ind w:left="0"/>
        <w:rPr>
          <w:del w:id="2269" w:author="user" w:date="2023-07-26T12:09:00Z"/>
          <w:strike/>
        </w:rPr>
        <w:pPrChange w:id="2270" w:author="user" w:date="2023-07-26T12:09:00Z">
          <w:pPr>
            <w:pStyle w:val="ListParagraph"/>
            <w:numPr>
              <w:numId w:val="12"/>
            </w:numPr>
            <w:ind w:hanging="360"/>
          </w:pPr>
        </w:pPrChange>
      </w:pPr>
      <w:del w:id="2271" w:author="user" w:date="2023-07-26T12:09:00Z">
        <w:r w:rsidRPr="0058416A" w:rsidDel="00DE4988">
          <w:rPr>
            <w:rFonts w:hint="cs"/>
            <w:strike/>
            <w:rtl/>
          </w:rPr>
          <w:delText xml:space="preserve">ליצור </w:delText>
        </w:r>
        <w:r w:rsidRPr="0058416A" w:rsidDel="00DE4988">
          <w:rPr>
            <w:strike/>
          </w:rPr>
          <w:delText>dataframe</w:delText>
        </w:r>
        <w:r w:rsidRPr="0058416A" w:rsidDel="00DE4988">
          <w:rPr>
            <w:rFonts w:hint="cs"/>
            <w:strike/>
            <w:rtl/>
          </w:rPr>
          <w:delText xml:space="preserve"> ב-</w:delText>
        </w:r>
        <w:r w:rsidRPr="0058416A" w:rsidDel="00DE4988">
          <w:rPr>
            <w:strike/>
          </w:rPr>
          <w:delText>matlab</w:delText>
        </w:r>
        <w:r w:rsidRPr="0058416A" w:rsidDel="00DE4988">
          <w:rPr>
            <w:rFonts w:hint="cs"/>
            <w:strike/>
            <w:rtl/>
          </w:rPr>
          <w:delText xml:space="preserve"> עבור כל פרמטר שאני רוצה למדל עם </w:delText>
        </w:r>
        <w:r w:rsidRPr="0058416A" w:rsidDel="00DE4988">
          <w:rPr>
            <w:strike/>
          </w:rPr>
          <w:delText>Mixed effect</w:delText>
        </w:r>
      </w:del>
    </w:p>
    <w:p w14:paraId="3696F849" w14:textId="6A364042" w:rsidR="00BB614B" w:rsidRPr="0058416A" w:rsidDel="00DE4988" w:rsidRDefault="000916D0" w:rsidP="00DE4988">
      <w:pPr>
        <w:pStyle w:val="ListParagraph"/>
        <w:bidi w:val="0"/>
        <w:ind w:left="0"/>
        <w:rPr>
          <w:del w:id="2272" w:author="user" w:date="2023-07-26T12:09:00Z"/>
          <w:rStyle w:val="Hyperlink"/>
          <w:strike/>
        </w:rPr>
        <w:pPrChange w:id="2273" w:author="user" w:date="2023-07-26T12:09:00Z">
          <w:pPr>
            <w:pStyle w:val="ListParagraph"/>
          </w:pPr>
        </w:pPrChange>
      </w:pPr>
      <w:del w:id="2274" w:author="user" w:date="2023-07-26T12:09:00Z">
        <w:r w:rsidDel="00DE4988">
          <w:fldChar w:fldCharType="begin"/>
        </w:r>
        <w:r w:rsidDel="00DE4988">
          <w:delInstrText xml:space="preserve"> HYPERLINK "https://stackoverflow.com/questions/28080579/how-to-load-a-matlab-struct-into-a-r-data-frame" </w:delInstrText>
        </w:r>
        <w:r w:rsidDel="00DE4988">
          <w:fldChar w:fldCharType="separate"/>
        </w:r>
        <w:r w:rsidR="00BB614B" w:rsidRPr="0058416A" w:rsidDel="00DE4988">
          <w:rPr>
            <w:rStyle w:val="Hyperlink"/>
            <w:rFonts w:hint="cs"/>
            <w:strike/>
            <w:rtl/>
          </w:rPr>
          <w:delText xml:space="preserve">יצירת </w:delText>
        </w:r>
        <w:r w:rsidR="00BB614B" w:rsidRPr="0058416A" w:rsidDel="00DE4988">
          <w:rPr>
            <w:rStyle w:val="Hyperlink"/>
            <w:strike/>
          </w:rPr>
          <w:delText>dataframe</w:delText>
        </w:r>
        <w:r w:rsidR="00BB614B" w:rsidRPr="0058416A" w:rsidDel="00DE4988">
          <w:rPr>
            <w:rStyle w:val="Hyperlink"/>
            <w:rFonts w:hint="cs"/>
            <w:strike/>
            <w:rtl/>
          </w:rPr>
          <w:delText xml:space="preserve"> במטלאב עבור </w:delText>
        </w:r>
        <w:r w:rsidR="00BB614B" w:rsidRPr="0058416A" w:rsidDel="00DE4988">
          <w:rPr>
            <w:rStyle w:val="Hyperlink"/>
            <w:strike/>
          </w:rPr>
          <w:delText>R</w:delText>
        </w:r>
        <w:r w:rsidDel="00DE4988">
          <w:rPr>
            <w:rStyle w:val="Hyperlink"/>
            <w:strike/>
          </w:rPr>
          <w:fldChar w:fldCharType="end"/>
        </w:r>
        <w:r w:rsidR="00BB614B" w:rsidRPr="0058416A" w:rsidDel="00DE4988">
          <w:rPr>
            <w:rFonts w:hint="cs"/>
            <w:strike/>
            <w:rtl/>
          </w:rPr>
          <w:delText xml:space="preserve">, </w:delText>
        </w:r>
        <w:r w:rsidDel="00DE4988">
          <w:fldChar w:fldCharType="begin"/>
        </w:r>
        <w:r w:rsidDel="00DE4988">
          <w:delInstrText xml:space="preserve"> HYPERLINK "http://lukaspuettmann.com/2017/03/13/matlab-struct-to-r-dataframe/" </w:delInstrText>
        </w:r>
        <w:r w:rsidDel="00DE4988">
          <w:fldChar w:fldCharType="separate"/>
        </w:r>
        <w:r w:rsidR="00BB614B" w:rsidRPr="0058416A" w:rsidDel="00DE4988">
          <w:rPr>
            <w:rStyle w:val="Hyperlink"/>
            <w:rFonts w:hint="cs"/>
            <w:strike/>
            <w:rtl/>
          </w:rPr>
          <w:delText>גם כאן</w:delText>
        </w:r>
        <w:r w:rsidDel="00DE4988">
          <w:rPr>
            <w:rStyle w:val="Hyperlink"/>
            <w:strike/>
          </w:rPr>
          <w:fldChar w:fldCharType="end"/>
        </w:r>
      </w:del>
    </w:p>
    <w:p w14:paraId="061B1085" w14:textId="0C2DEA91" w:rsidR="00491EDD" w:rsidRPr="0058416A" w:rsidDel="00DE4988" w:rsidRDefault="00491EDD" w:rsidP="00DE4988">
      <w:pPr>
        <w:bidi w:val="0"/>
        <w:rPr>
          <w:del w:id="2275" w:author="user" w:date="2023-07-26T12:09:00Z"/>
          <w:strike/>
          <w:rtl/>
        </w:rPr>
        <w:pPrChange w:id="2276" w:author="user" w:date="2023-07-26T12:09:00Z">
          <w:pPr>
            <w:ind w:firstLine="720"/>
          </w:pPr>
        </w:pPrChange>
      </w:pPr>
      <w:del w:id="2277" w:author="user" w:date="2023-07-26T12:09:00Z">
        <w:r w:rsidRPr="0058416A" w:rsidDel="00DE4988">
          <w:rPr>
            <w:rFonts w:hint="cs"/>
            <w:strike/>
            <w:rtl/>
          </w:rPr>
          <w:delText>צריך לשמור את הקובץ כ-</w:delText>
        </w:r>
        <w:r w:rsidRPr="0058416A" w:rsidDel="00DE4988">
          <w:rPr>
            <w:strike/>
          </w:rPr>
          <w:delText>CSV</w:delText>
        </w:r>
        <w:r w:rsidRPr="0058416A" w:rsidDel="00DE4988">
          <w:rPr>
            <w:rFonts w:hint="cs"/>
            <w:strike/>
            <w:rtl/>
          </w:rPr>
          <w:delText xml:space="preserve"> ב-</w:delText>
        </w:r>
        <w:r w:rsidRPr="0058416A" w:rsidDel="00DE4988">
          <w:rPr>
            <w:strike/>
          </w:rPr>
          <w:delText>matlab</w:delText>
        </w:r>
        <w:r w:rsidRPr="0058416A" w:rsidDel="00DE4988">
          <w:rPr>
            <w:rFonts w:hint="cs"/>
            <w:strike/>
            <w:rtl/>
          </w:rPr>
          <w:delText xml:space="preserve"> באמצעות </w:delText>
        </w:r>
        <w:r w:rsidRPr="0058416A" w:rsidDel="00DE4988">
          <w:rPr>
            <w:strike/>
          </w:rPr>
          <w:delText>writetable</w:delText>
        </w:r>
        <w:r w:rsidRPr="0058416A" w:rsidDel="00DE4988">
          <w:rPr>
            <w:rFonts w:hint="cs"/>
            <w:strike/>
            <w:rtl/>
          </w:rPr>
          <w:delText xml:space="preserve"> ואז לקרוא אותו ב-</w:delText>
        </w:r>
        <w:r w:rsidRPr="0058416A" w:rsidDel="00DE4988">
          <w:rPr>
            <w:rFonts w:hint="cs"/>
            <w:strike/>
          </w:rPr>
          <w:delText>R</w:delText>
        </w:r>
        <w:r w:rsidRPr="0058416A" w:rsidDel="00DE4988">
          <w:rPr>
            <w:rFonts w:hint="cs"/>
            <w:strike/>
            <w:rtl/>
          </w:rPr>
          <w:delText xml:space="preserve"> עם </w:delText>
        </w:r>
        <w:r w:rsidRPr="0058416A" w:rsidDel="00DE4988">
          <w:rPr>
            <w:strike/>
          </w:rPr>
          <w:delText>read.csv</w:delText>
        </w:r>
        <w:r w:rsidRPr="0058416A" w:rsidDel="00DE4988">
          <w:rPr>
            <w:rFonts w:hint="cs"/>
            <w:strike/>
            <w:rtl/>
          </w:rPr>
          <w:delText>.</w:delText>
        </w:r>
      </w:del>
    </w:p>
    <w:p w14:paraId="3E76127A" w14:textId="21329D43" w:rsidR="00FE4728" w:rsidRPr="0058416A" w:rsidDel="00DE4988" w:rsidRDefault="00FE4728" w:rsidP="00DE4988">
      <w:pPr>
        <w:pStyle w:val="ListParagraph"/>
        <w:bidi w:val="0"/>
        <w:ind w:left="0"/>
        <w:rPr>
          <w:del w:id="2278" w:author="user" w:date="2023-07-26T12:09:00Z"/>
          <w:strike/>
        </w:rPr>
        <w:pPrChange w:id="2279" w:author="user" w:date="2023-07-26T12:09:00Z">
          <w:pPr>
            <w:pStyle w:val="ListParagraph"/>
            <w:numPr>
              <w:ilvl w:val="1"/>
              <w:numId w:val="12"/>
            </w:numPr>
            <w:ind w:left="1440" w:hanging="360"/>
          </w:pPr>
        </w:pPrChange>
      </w:pPr>
      <w:del w:id="2280" w:author="user" w:date="2023-07-26T12:09:00Z">
        <w:r w:rsidRPr="0058416A" w:rsidDel="00DE4988">
          <w:rPr>
            <w:rFonts w:hint="cs"/>
            <w:strike/>
          </w:rPr>
          <w:delText>MAD</w:delText>
        </w:r>
      </w:del>
    </w:p>
    <w:p w14:paraId="0606769D" w14:textId="2DC7D055" w:rsidR="00BB2BA8" w:rsidRPr="0058416A" w:rsidDel="00DE4988" w:rsidRDefault="00BB2BA8" w:rsidP="00DE4988">
      <w:pPr>
        <w:pStyle w:val="ListParagraph"/>
        <w:bidi w:val="0"/>
        <w:ind w:left="0"/>
        <w:rPr>
          <w:del w:id="2281" w:author="user" w:date="2023-07-26T12:09:00Z"/>
          <w:strike/>
        </w:rPr>
        <w:pPrChange w:id="2282" w:author="user" w:date="2023-07-26T12:09:00Z">
          <w:pPr>
            <w:pStyle w:val="ListParagraph"/>
            <w:numPr>
              <w:ilvl w:val="2"/>
              <w:numId w:val="12"/>
            </w:numPr>
            <w:ind w:left="2160" w:hanging="360"/>
          </w:pPr>
        </w:pPrChange>
      </w:pPr>
      <w:del w:id="2283" w:author="user" w:date="2023-07-26T12:09:00Z">
        <w:r w:rsidRPr="0058416A" w:rsidDel="00DE4988">
          <w:rPr>
            <w:strike/>
          </w:rPr>
          <w:delText>Left</w:delText>
        </w:r>
      </w:del>
    </w:p>
    <w:tbl>
      <w:tblPr>
        <w:tblStyle w:val="TableGrid"/>
        <w:bidiVisual/>
        <w:tblW w:w="0" w:type="auto"/>
        <w:tblInd w:w="2164" w:type="dxa"/>
        <w:tblLook w:val="04A0" w:firstRow="1" w:lastRow="0" w:firstColumn="1" w:lastColumn="0" w:noHBand="0" w:noVBand="1"/>
      </w:tblPr>
      <w:tblGrid>
        <w:gridCol w:w="862"/>
        <w:gridCol w:w="1068"/>
        <w:gridCol w:w="723"/>
        <w:gridCol w:w="612"/>
      </w:tblGrid>
      <w:tr w:rsidR="00BB2BA8" w:rsidRPr="0058416A" w:rsidDel="00DE4988" w14:paraId="76ABC8C7" w14:textId="217BF11B" w:rsidTr="00BB2BA8">
        <w:trPr>
          <w:trHeight w:val="265"/>
          <w:del w:id="2284" w:author="user" w:date="2023-07-26T12:09:00Z"/>
        </w:trPr>
        <w:tc>
          <w:tcPr>
            <w:tcW w:w="862" w:type="dxa"/>
          </w:tcPr>
          <w:p w14:paraId="1C28EDA9" w14:textId="65557C15" w:rsidR="00BB2BA8" w:rsidRPr="0058416A" w:rsidDel="00DE4988" w:rsidRDefault="00BB2BA8" w:rsidP="00E2315B">
            <w:pPr>
              <w:bidi w:val="0"/>
              <w:rPr>
                <w:del w:id="2285" w:author="user" w:date="2023-07-26T12:09:00Z"/>
                <w:strike/>
                <w:rtl/>
              </w:rPr>
            </w:pPr>
            <w:del w:id="2286" w:author="user" w:date="2023-07-26T12:09:00Z">
              <w:r w:rsidRPr="0058416A" w:rsidDel="00DE4988">
                <w:rPr>
                  <w:strike/>
                </w:rPr>
                <w:delText>nTrials</w:delText>
              </w:r>
            </w:del>
          </w:p>
        </w:tc>
        <w:tc>
          <w:tcPr>
            <w:tcW w:w="1068" w:type="dxa"/>
          </w:tcPr>
          <w:p w14:paraId="69323C9A" w14:textId="05D68E31" w:rsidR="00BB2BA8" w:rsidRPr="0058416A" w:rsidDel="00DE4988" w:rsidRDefault="00BB2BA8" w:rsidP="00DE4988">
            <w:pPr>
              <w:pStyle w:val="ListParagraph"/>
              <w:bidi w:val="0"/>
              <w:ind w:left="0"/>
              <w:jc w:val="center"/>
              <w:rPr>
                <w:del w:id="2287" w:author="user" w:date="2023-07-26T12:09:00Z"/>
                <w:strike/>
                <w:rtl/>
              </w:rPr>
              <w:pPrChange w:id="2288" w:author="user" w:date="2023-07-26T12:09:00Z">
                <w:pPr>
                  <w:pStyle w:val="ListParagraph"/>
                  <w:bidi w:val="0"/>
                  <w:ind w:left="0"/>
                  <w:jc w:val="center"/>
                </w:pPr>
              </w:pPrChange>
            </w:pPr>
            <w:del w:id="2289" w:author="user" w:date="2023-07-26T12:09:00Z">
              <w:r w:rsidRPr="0058416A" w:rsidDel="00DE4988">
                <w:rPr>
                  <w:strike/>
                </w:rPr>
                <w:delText>AvgMAD</w:delText>
              </w:r>
            </w:del>
          </w:p>
        </w:tc>
        <w:tc>
          <w:tcPr>
            <w:tcW w:w="723" w:type="dxa"/>
          </w:tcPr>
          <w:p w14:paraId="474BDE16" w14:textId="5BBF9645" w:rsidR="00BB2BA8" w:rsidRPr="0058416A" w:rsidDel="00DE4988" w:rsidRDefault="00BB2BA8" w:rsidP="00DE4988">
            <w:pPr>
              <w:pStyle w:val="ListParagraph"/>
              <w:bidi w:val="0"/>
              <w:ind w:left="0"/>
              <w:jc w:val="center"/>
              <w:rPr>
                <w:del w:id="2290" w:author="user" w:date="2023-07-26T12:09:00Z"/>
                <w:strike/>
                <w:rtl/>
              </w:rPr>
              <w:pPrChange w:id="2291" w:author="user" w:date="2023-07-26T12:09:00Z">
                <w:pPr>
                  <w:pStyle w:val="ListParagraph"/>
                  <w:bidi w:val="0"/>
                  <w:ind w:left="0"/>
                  <w:jc w:val="center"/>
                </w:pPr>
              </w:pPrChange>
            </w:pPr>
            <w:del w:id="2292" w:author="user" w:date="2023-07-26T12:09:00Z">
              <w:r w:rsidRPr="0058416A" w:rsidDel="00DE4988">
                <w:rPr>
                  <w:strike/>
                </w:rPr>
                <w:delText>Cond</w:delText>
              </w:r>
            </w:del>
          </w:p>
        </w:tc>
        <w:tc>
          <w:tcPr>
            <w:tcW w:w="612" w:type="dxa"/>
          </w:tcPr>
          <w:p w14:paraId="4493D6FF" w14:textId="4C2E2631" w:rsidR="00BB2BA8" w:rsidRPr="0058416A" w:rsidDel="00DE4988" w:rsidRDefault="00BB2BA8" w:rsidP="00DE4988">
            <w:pPr>
              <w:pStyle w:val="ListParagraph"/>
              <w:bidi w:val="0"/>
              <w:ind w:left="0"/>
              <w:jc w:val="center"/>
              <w:rPr>
                <w:del w:id="2293" w:author="user" w:date="2023-07-26T12:09:00Z"/>
                <w:strike/>
                <w:rtl/>
              </w:rPr>
              <w:pPrChange w:id="2294" w:author="user" w:date="2023-07-26T12:09:00Z">
                <w:pPr>
                  <w:pStyle w:val="ListParagraph"/>
                  <w:bidi w:val="0"/>
                  <w:ind w:left="0"/>
                  <w:jc w:val="center"/>
                </w:pPr>
              </w:pPrChange>
            </w:pPr>
            <w:del w:id="2295" w:author="user" w:date="2023-07-26T12:09:00Z">
              <w:r w:rsidRPr="0058416A" w:rsidDel="00DE4988">
                <w:rPr>
                  <w:strike/>
                </w:rPr>
                <w:delText>sub</w:delText>
              </w:r>
            </w:del>
          </w:p>
        </w:tc>
      </w:tr>
      <w:tr w:rsidR="00BB2BA8" w:rsidRPr="0058416A" w:rsidDel="00DE4988" w14:paraId="3F347777" w14:textId="2437DD4A" w:rsidTr="00BB2BA8">
        <w:trPr>
          <w:trHeight w:val="254"/>
          <w:del w:id="2296" w:author="user" w:date="2023-07-26T12:09:00Z"/>
        </w:trPr>
        <w:tc>
          <w:tcPr>
            <w:tcW w:w="862" w:type="dxa"/>
          </w:tcPr>
          <w:p w14:paraId="374279D2" w14:textId="09EC19DB" w:rsidR="00BB2BA8" w:rsidRPr="0058416A" w:rsidDel="00DE4988" w:rsidRDefault="00BB2BA8" w:rsidP="00E2315B">
            <w:pPr>
              <w:pStyle w:val="ListParagraph"/>
              <w:bidi w:val="0"/>
              <w:ind w:left="0"/>
              <w:jc w:val="center"/>
              <w:rPr>
                <w:del w:id="2297" w:author="user" w:date="2023-07-26T12:09:00Z"/>
                <w:strike/>
                <w:rtl/>
              </w:rPr>
            </w:pPr>
            <w:del w:id="2298" w:author="user" w:date="2023-07-26T12:09:00Z">
              <w:r w:rsidRPr="0058416A" w:rsidDel="00DE4988">
                <w:rPr>
                  <w:strike/>
                </w:rPr>
                <w:delText>12</w:delText>
              </w:r>
            </w:del>
          </w:p>
        </w:tc>
        <w:tc>
          <w:tcPr>
            <w:tcW w:w="1068" w:type="dxa"/>
          </w:tcPr>
          <w:p w14:paraId="0C484D20" w14:textId="7B07CA00" w:rsidR="00BB2BA8" w:rsidRPr="0058416A" w:rsidDel="00DE4988" w:rsidRDefault="00BB2BA8" w:rsidP="00DE4988">
            <w:pPr>
              <w:pStyle w:val="ListParagraph"/>
              <w:bidi w:val="0"/>
              <w:ind w:left="0"/>
              <w:jc w:val="center"/>
              <w:rPr>
                <w:del w:id="2299" w:author="user" w:date="2023-07-26T12:09:00Z"/>
                <w:strike/>
                <w:rtl/>
              </w:rPr>
              <w:pPrChange w:id="2300" w:author="user" w:date="2023-07-26T12:09:00Z">
                <w:pPr>
                  <w:pStyle w:val="ListParagraph"/>
                  <w:bidi w:val="0"/>
                  <w:ind w:left="0"/>
                  <w:jc w:val="center"/>
                </w:pPr>
              </w:pPrChange>
            </w:pPr>
            <w:del w:id="2301" w:author="user" w:date="2023-07-26T12:09:00Z">
              <w:r w:rsidRPr="0058416A" w:rsidDel="00DE4988">
                <w:rPr>
                  <w:strike/>
                </w:rPr>
                <w:delText>2</w:delText>
              </w:r>
            </w:del>
          </w:p>
        </w:tc>
        <w:tc>
          <w:tcPr>
            <w:tcW w:w="723" w:type="dxa"/>
          </w:tcPr>
          <w:p w14:paraId="4CC38450" w14:textId="6B1EA14B" w:rsidR="00BB2BA8" w:rsidRPr="0058416A" w:rsidDel="00DE4988" w:rsidRDefault="00BB2BA8" w:rsidP="00DE4988">
            <w:pPr>
              <w:pStyle w:val="ListParagraph"/>
              <w:bidi w:val="0"/>
              <w:ind w:left="0"/>
              <w:jc w:val="center"/>
              <w:rPr>
                <w:del w:id="2302" w:author="user" w:date="2023-07-26T12:09:00Z"/>
                <w:strike/>
                <w:rtl/>
              </w:rPr>
              <w:pPrChange w:id="2303" w:author="user" w:date="2023-07-26T12:09:00Z">
                <w:pPr>
                  <w:pStyle w:val="ListParagraph"/>
                  <w:bidi w:val="0"/>
                  <w:ind w:left="0"/>
                  <w:jc w:val="center"/>
                </w:pPr>
              </w:pPrChange>
            </w:pPr>
            <w:del w:id="2304" w:author="user" w:date="2023-07-26T12:09:00Z">
              <w:r w:rsidRPr="0058416A" w:rsidDel="00DE4988">
                <w:rPr>
                  <w:strike/>
                </w:rPr>
                <w:delText>S</w:delText>
              </w:r>
            </w:del>
          </w:p>
        </w:tc>
        <w:tc>
          <w:tcPr>
            <w:tcW w:w="612" w:type="dxa"/>
          </w:tcPr>
          <w:p w14:paraId="03B7DA0B" w14:textId="6259A5BB" w:rsidR="00BB2BA8" w:rsidRPr="0058416A" w:rsidDel="00DE4988" w:rsidRDefault="00BB2BA8" w:rsidP="00DE4988">
            <w:pPr>
              <w:pStyle w:val="ListParagraph"/>
              <w:bidi w:val="0"/>
              <w:ind w:left="0"/>
              <w:jc w:val="center"/>
              <w:rPr>
                <w:del w:id="2305" w:author="user" w:date="2023-07-26T12:09:00Z"/>
                <w:strike/>
                <w:rtl/>
              </w:rPr>
              <w:pPrChange w:id="2306" w:author="user" w:date="2023-07-26T12:09:00Z">
                <w:pPr>
                  <w:pStyle w:val="ListParagraph"/>
                  <w:bidi w:val="0"/>
                  <w:ind w:left="0"/>
                  <w:jc w:val="center"/>
                </w:pPr>
              </w:pPrChange>
            </w:pPr>
            <w:del w:id="2307" w:author="user" w:date="2023-07-26T12:09:00Z">
              <w:r w:rsidRPr="0058416A" w:rsidDel="00DE4988">
                <w:rPr>
                  <w:strike/>
                </w:rPr>
                <w:delText>1</w:delText>
              </w:r>
            </w:del>
          </w:p>
        </w:tc>
      </w:tr>
      <w:tr w:rsidR="00BB2BA8" w:rsidRPr="0058416A" w:rsidDel="00DE4988" w14:paraId="7A042800" w14:textId="08B938C1" w:rsidTr="00BB2BA8">
        <w:trPr>
          <w:trHeight w:val="265"/>
          <w:del w:id="2308" w:author="user" w:date="2023-07-26T12:09:00Z"/>
        </w:trPr>
        <w:tc>
          <w:tcPr>
            <w:tcW w:w="862" w:type="dxa"/>
          </w:tcPr>
          <w:p w14:paraId="5AD7F528" w14:textId="0C72BA14" w:rsidR="00BB2BA8" w:rsidRPr="0058416A" w:rsidDel="00DE4988" w:rsidRDefault="00BB2BA8" w:rsidP="00E2315B">
            <w:pPr>
              <w:pStyle w:val="ListParagraph"/>
              <w:bidi w:val="0"/>
              <w:ind w:left="0"/>
              <w:jc w:val="center"/>
              <w:rPr>
                <w:del w:id="2309" w:author="user" w:date="2023-07-26T12:09:00Z"/>
                <w:strike/>
                <w:rtl/>
              </w:rPr>
            </w:pPr>
            <w:del w:id="2310" w:author="user" w:date="2023-07-26T12:09:00Z">
              <w:r w:rsidRPr="0058416A" w:rsidDel="00DE4988">
                <w:rPr>
                  <w:strike/>
                </w:rPr>
                <w:delText>40</w:delText>
              </w:r>
            </w:del>
          </w:p>
        </w:tc>
        <w:tc>
          <w:tcPr>
            <w:tcW w:w="1068" w:type="dxa"/>
          </w:tcPr>
          <w:p w14:paraId="29E4F313" w14:textId="0591E8F9" w:rsidR="00BB2BA8" w:rsidRPr="0058416A" w:rsidDel="00DE4988" w:rsidRDefault="00BB2BA8" w:rsidP="00DE4988">
            <w:pPr>
              <w:pStyle w:val="ListParagraph"/>
              <w:bidi w:val="0"/>
              <w:ind w:left="0"/>
              <w:jc w:val="center"/>
              <w:rPr>
                <w:del w:id="2311" w:author="user" w:date="2023-07-26T12:09:00Z"/>
                <w:strike/>
                <w:rtl/>
              </w:rPr>
              <w:pPrChange w:id="2312" w:author="user" w:date="2023-07-26T12:09:00Z">
                <w:pPr>
                  <w:pStyle w:val="ListParagraph"/>
                  <w:bidi w:val="0"/>
                  <w:ind w:left="0"/>
                  <w:jc w:val="center"/>
                </w:pPr>
              </w:pPrChange>
            </w:pPr>
            <w:del w:id="2313" w:author="user" w:date="2023-07-26T12:09:00Z">
              <w:r w:rsidRPr="0058416A" w:rsidDel="00DE4988">
                <w:rPr>
                  <w:strike/>
                </w:rPr>
                <w:delText>3</w:delText>
              </w:r>
            </w:del>
          </w:p>
        </w:tc>
        <w:tc>
          <w:tcPr>
            <w:tcW w:w="723" w:type="dxa"/>
          </w:tcPr>
          <w:p w14:paraId="4F4DD6D3" w14:textId="184EA561" w:rsidR="00BB2BA8" w:rsidRPr="0058416A" w:rsidDel="00DE4988" w:rsidRDefault="00BB2BA8" w:rsidP="00DE4988">
            <w:pPr>
              <w:pStyle w:val="ListParagraph"/>
              <w:bidi w:val="0"/>
              <w:ind w:left="0"/>
              <w:jc w:val="center"/>
              <w:rPr>
                <w:del w:id="2314" w:author="user" w:date="2023-07-26T12:09:00Z"/>
                <w:strike/>
                <w:rtl/>
              </w:rPr>
              <w:pPrChange w:id="2315" w:author="user" w:date="2023-07-26T12:09:00Z">
                <w:pPr>
                  <w:pStyle w:val="ListParagraph"/>
                  <w:bidi w:val="0"/>
                  <w:ind w:left="0"/>
                  <w:jc w:val="center"/>
                </w:pPr>
              </w:pPrChange>
            </w:pPr>
            <w:del w:id="2316" w:author="user" w:date="2023-07-26T12:09:00Z">
              <w:r w:rsidRPr="0058416A" w:rsidDel="00DE4988">
                <w:rPr>
                  <w:strike/>
                </w:rPr>
                <w:delText>D</w:delText>
              </w:r>
            </w:del>
          </w:p>
        </w:tc>
        <w:tc>
          <w:tcPr>
            <w:tcW w:w="612" w:type="dxa"/>
          </w:tcPr>
          <w:p w14:paraId="78373BF5" w14:textId="40BC092F" w:rsidR="00BB2BA8" w:rsidRPr="0058416A" w:rsidDel="00DE4988" w:rsidRDefault="00BB2BA8" w:rsidP="00DE4988">
            <w:pPr>
              <w:pStyle w:val="ListParagraph"/>
              <w:bidi w:val="0"/>
              <w:ind w:left="0"/>
              <w:jc w:val="center"/>
              <w:rPr>
                <w:del w:id="2317" w:author="user" w:date="2023-07-26T12:09:00Z"/>
                <w:strike/>
                <w:rtl/>
              </w:rPr>
              <w:pPrChange w:id="2318" w:author="user" w:date="2023-07-26T12:09:00Z">
                <w:pPr>
                  <w:pStyle w:val="ListParagraph"/>
                  <w:bidi w:val="0"/>
                  <w:ind w:left="0"/>
                  <w:jc w:val="center"/>
                </w:pPr>
              </w:pPrChange>
            </w:pPr>
            <w:del w:id="2319" w:author="user" w:date="2023-07-26T12:09:00Z">
              <w:r w:rsidRPr="0058416A" w:rsidDel="00DE4988">
                <w:rPr>
                  <w:strike/>
                </w:rPr>
                <w:delText>1</w:delText>
              </w:r>
            </w:del>
          </w:p>
        </w:tc>
      </w:tr>
      <w:tr w:rsidR="00BB2BA8" w:rsidRPr="0058416A" w:rsidDel="00DE4988" w14:paraId="1FCBAD66" w14:textId="3269DE80" w:rsidTr="00BB2BA8">
        <w:trPr>
          <w:trHeight w:val="265"/>
          <w:del w:id="2320" w:author="user" w:date="2023-07-26T12:09:00Z"/>
        </w:trPr>
        <w:tc>
          <w:tcPr>
            <w:tcW w:w="862" w:type="dxa"/>
          </w:tcPr>
          <w:p w14:paraId="0C7F8DE6" w14:textId="05341DF5" w:rsidR="00BB2BA8" w:rsidRPr="0058416A" w:rsidDel="00DE4988" w:rsidRDefault="00BB2BA8" w:rsidP="00E2315B">
            <w:pPr>
              <w:pStyle w:val="ListParagraph"/>
              <w:bidi w:val="0"/>
              <w:ind w:left="0"/>
              <w:jc w:val="center"/>
              <w:rPr>
                <w:del w:id="2321" w:author="user" w:date="2023-07-26T12:09:00Z"/>
                <w:strike/>
                <w:rtl/>
              </w:rPr>
            </w:pPr>
            <w:del w:id="2322" w:author="user" w:date="2023-07-26T12:09:00Z">
              <w:r w:rsidRPr="0058416A" w:rsidDel="00DE4988">
                <w:rPr>
                  <w:strike/>
                </w:rPr>
                <w:delText>120</w:delText>
              </w:r>
            </w:del>
          </w:p>
        </w:tc>
        <w:tc>
          <w:tcPr>
            <w:tcW w:w="1068" w:type="dxa"/>
          </w:tcPr>
          <w:p w14:paraId="14737AD0" w14:textId="02033FCD" w:rsidR="00BB2BA8" w:rsidRPr="0058416A" w:rsidDel="00DE4988" w:rsidRDefault="00BB2BA8" w:rsidP="00DE4988">
            <w:pPr>
              <w:pStyle w:val="ListParagraph"/>
              <w:bidi w:val="0"/>
              <w:ind w:left="0"/>
              <w:jc w:val="center"/>
              <w:rPr>
                <w:del w:id="2323" w:author="user" w:date="2023-07-26T12:09:00Z"/>
                <w:strike/>
                <w:rtl/>
              </w:rPr>
              <w:pPrChange w:id="2324" w:author="user" w:date="2023-07-26T12:09:00Z">
                <w:pPr>
                  <w:pStyle w:val="ListParagraph"/>
                  <w:bidi w:val="0"/>
                  <w:ind w:left="0"/>
                  <w:jc w:val="center"/>
                </w:pPr>
              </w:pPrChange>
            </w:pPr>
            <w:del w:id="2325" w:author="user" w:date="2023-07-26T12:09:00Z">
              <w:r w:rsidRPr="0058416A" w:rsidDel="00DE4988">
                <w:rPr>
                  <w:strike/>
                </w:rPr>
                <w:delText>5</w:delText>
              </w:r>
            </w:del>
          </w:p>
        </w:tc>
        <w:tc>
          <w:tcPr>
            <w:tcW w:w="723" w:type="dxa"/>
          </w:tcPr>
          <w:p w14:paraId="2D3B3144" w14:textId="6894DEAE" w:rsidR="00BB2BA8" w:rsidRPr="0058416A" w:rsidDel="00DE4988" w:rsidRDefault="00BB2BA8" w:rsidP="00DE4988">
            <w:pPr>
              <w:pStyle w:val="ListParagraph"/>
              <w:bidi w:val="0"/>
              <w:ind w:left="0"/>
              <w:jc w:val="center"/>
              <w:rPr>
                <w:del w:id="2326" w:author="user" w:date="2023-07-26T12:09:00Z"/>
                <w:strike/>
                <w:rtl/>
              </w:rPr>
              <w:pPrChange w:id="2327" w:author="user" w:date="2023-07-26T12:09:00Z">
                <w:pPr>
                  <w:pStyle w:val="ListParagraph"/>
                  <w:bidi w:val="0"/>
                  <w:ind w:left="0"/>
                  <w:jc w:val="center"/>
                </w:pPr>
              </w:pPrChange>
            </w:pPr>
            <w:del w:id="2328" w:author="user" w:date="2023-07-26T12:09:00Z">
              <w:r w:rsidRPr="0058416A" w:rsidDel="00DE4988">
                <w:rPr>
                  <w:strike/>
                </w:rPr>
                <w:delText>S</w:delText>
              </w:r>
            </w:del>
          </w:p>
        </w:tc>
        <w:tc>
          <w:tcPr>
            <w:tcW w:w="612" w:type="dxa"/>
          </w:tcPr>
          <w:p w14:paraId="52DDBDEA" w14:textId="6981C4DA" w:rsidR="00BB2BA8" w:rsidRPr="0058416A" w:rsidDel="00DE4988" w:rsidRDefault="00BB2BA8" w:rsidP="00DE4988">
            <w:pPr>
              <w:pStyle w:val="ListParagraph"/>
              <w:bidi w:val="0"/>
              <w:ind w:left="0"/>
              <w:jc w:val="center"/>
              <w:rPr>
                <w:del w:id="2329" w:author="user" w:date="2023-07-26T12:09:00Z"/>
                <w:strike/>
                <w:rtl/>
              </w:rPr>
              <w:pPrChange w:id="2330" w:author="user" w:date="2023-07-26T12:09:00Z">
                <w:pPr>
                  <w:pStyle w:val="ListParagraph"/>
                  <w:bidi w:val="0"/>
                  <w:ind w:left="0"/>
                  <w:jc w:val="center"/>
                </w:pPr>
              </w:pPrChange>
            </w:pPr>
            <w:del w:id="2331" w:author="user" w:date="2023-07-26T12:09:00Z">
              <w:r w:rsidRPr="0058416A" w:rsidDel="00DE4988">
                <w:rPr>
                  <w:strike/>
                </w:rPr>
                <w:delText>2</w:delText>
              </w:r>
            </w:del>
          </w:p>
        </w:tc>
      </w:tr>
      <w:tr w:rsidR="00BB2BA8" w:rsidRPr="0058416A" w:rsidDel="00DE4988" w14:paraId="541C4FFF" w14:textId="560963C6" w:rsidTr="00BB2BA8">
        <w:trPr>
          <w:trHeight w:val="265"/>
          <w:del w:id="2332" w:author="user" w:date="2023-07-26T12:09:00Z"/>
        </w:trPr>
        <w:tc>
          <w:tcPr>
            <w:tcW w:w="862" w:type="dxa"/>
          </w:tcPr>
          <w:p w14:paraId="63C7F167" w14:textId="14B04B46" w:rsidR="00BB2BA8" w:rsidRPr="0058416A" w:rsidDel="00DE4988" w:rsidRDefault="00BB2BA8" w:rsidP="00E2315B">
            <w:pPr>
              <w:pStyle w:val="ListParagraph"/>
              <w:bidi w:val="0"/>
              <w:ind w:left="0"/>
              <w:jc w:val="center"/>
              <w:rPr>
                <w:del w:id="2333" w:author="user" w:date="2023-07-26T12:09:00Z"/>
                <w:strike/>
                <w:rtl/>
              </w:rPr>
            </w:pPr>
            <w:del w:id="2334" w:author="user" w:date="2023-07-26T12:09:00Z">
              <w:r w:rsidRPr="0058416A" w:rsidDel="00DE4988">
                <w:rPr>
                  <w:strike/>
                </w:rPr>
                <w:delText>127</w:delText>
              </w:r>
            </w:del>
          </w:p>
        </w:tc>
        <w:tc>
          <w:tcPr>
            <w:tcW w:w="1068" w:type="dxa"/>
          </w:tcPr>
          <w:p w14:paraId="0884E3F9" w14:textId="41DBA28B" w:rsidR="00BB2BA8" w:rsidRPr="0058416A" w:rsidDel="00DE4988" w:rsidRDefault="00BB2BA8" w:rsidP="00DE4988">
            <w:pPr>
              <w:pStyle w:val="ListParagraph"/>
              <w:bidi w:val="0"/>
              <w:ind w:left="0"/>
              <w:jc w:val="center"/>
              <w:rPr>
                <w:del w:id="2335" w:author="user" w:date="2023-07-26T12:09:00Z"/>
                <w:strike/>
                <w:rtl/>
              </w:rPr>
              <w:pPrChange w:id="2336" w:author="user" w:date="2023-07-26T12:09:00Z">
                <w:pPr>
                  <w:pStyle w:val="ListParagraph"/>
                  <w:bidi w:val="0"/>
                  <w:ind w:left="0"/>
                  <w:jc w:val="center"/>
                </w:pPr>
              </w:pPrChange>
            </w:pPr>
            <w:del w:id="2337" w:author="user" w:date="2023-07-26T12:09:00Z">
              <w:r w:rsidRPr="0058416A" w:rsidDel="00DE4988">
                <w:rPr>
                  <w:strike/>
                </w:rPr>
                <w:delText>9</w:delText>
              </w:r>
            </w:del>
          </w:p>
        </w:tc>
        <w:tc>
          <w:tcPr>
            <w:tcW w:w="723" w:type="dxa"/>
          </w:tcPr>
          <w:p w14:paraId="6D2A7BFB" w14:textId="30B1B75B" w:rsidR="00BB2BA8" w:rsidRPr="0058416A" w:rsidDel="00DE4988" w:rsidRDefault="00BB2BA8" w:rsidP="00DE4988">
            <w:pPr>
              <w:pStyle w:val="ListParagraph"/>
              <w:bidi w:val="0"/>
              <w:ind w:left="0"/>
              <w:jc w:val="center"/>
              <w:rPr>
                <w:del w:id="2338" w:author="user" w:date="2023-07-26T12:09:00Z"/>
                <w:strike/>
                <w:rtl/>
              </w:rPr>
              <w:pPrChange w:id="2339" w:author="user" w:date="2023-07-26T12:09:00Z">
                <w:pPr>
                  <w:pStyle w:val="ListParagraph"/>
                  <w:bidi w:val="0"/>
                  <w:ind w:left="0"/>
                  <w:jc w:val="center"/>
                </w:pPr>
              </w:pPrChange>
            </w:pPr>
            <w:del w:id="2340" w:author="user" w:date="2023-07-26T12:09:00Z">
              <w:r w:rsidRPr="0058416A" w:rsidDel="00DE4988">
                <w:rPr>
                  <w:strike/>
                </w:rPr>
                <w:delText>D</w:delText>
              </w:r>
            </w:del>
          </w:p>
        </w:tc>
        <w:tc>
          <w:tcPr>
            <w:tcW w:w="612" w:type="dxa"/>
          </w:tcPr>
          <w:p w14:paraId="11E332B0" w14:textId="57398DFF" w:rsidR="00BB2BA8" w:rsidRPr="0058416A" w:rsidDel="00DE4988" w:rsidRDefault="00BB2BA8" w:rsidP="00DE4988">
            <w:pPr>
              <w:pStyle w:val="ListParagraph"/>
              <w:bidi w:val="0"/>
              <w:ind w:left="0"/>
              <w:jc w:val="center"/>
              <w:rPr>
                <w:del w:id="2341" w:author="user" w:date="2023-07-26T12:09:00Z"/>
                <w:strike/>
                <w:rtl/>
              </w:rPr>
              <w:pPrChange w:id="2342" w:author="user" w:date="2023-07-26T12:09:00Z">
                <w:pPr>
                  <w:pStyle w:val="ListParagraph"/>
                  <w:bidi w:val="0"/>
                  <w:ind w:left="0"/>
                  <w:jc w:val="center"/>
                </w:pPr>
              </w:pPrChange>
            </w:pPr>
            <w:del w:id="2343" w:author="user" w:date="2023-07-26T12:09:00Z">
              <w:r w:rsidRPr="0058416A" w:rsidDel="00DE4988">
                <w:rPr>
                  <w:strike/>
                </w:rPr>
                <w:delText>2</w:delText>
              </w:r>
            </w:del>
          </w:p>
        </w:tc>
      </w:tr>
    </w:tbl>
    <w:p w14:paraId="0B35707C" w14:textId="050C4F1D" w:rsidR="00BB2BA8" w:rsidRPr="0058416A" w:rsidDel="00DE4988" w:rsidRDefault="00BB2BA8" w:rsidP="00DE4988">
      <w:pPr>
        <w:pStyle w:val="ListParagraph"/>
        <w:bidi w:val="0"/>
        <w:ind w:left="0"/>
        <w:rPr>
          <w:del w:id="2344" w:author="user" w:date="2023-07-26T12:09:00Z"/>
          <w:strike/>
        </w:rPr>
        <w:pPrChange w:id="2345" w:author="user" w:date="2023-07-26T12:09:00Z">
          <w:pPr>
            <w:pStyle w:val="ListParagraph"/>
            <w:ind w:left="2160"/>
          </w:pPr>
        </w:pPrChange>
      </w:pPr>
      <w:del w:id="2346" w:author="user" w:date="2023-07-26T12:09:00Z">
        <w:r w:rsidRPr="0058416A" w:rsidDel="00DE4988">
          <w:rPr>
            <w:strike/>
          </w:rPr>
          <w:delText>Y=MAD, X=Cond, U</w:delText>
        </w:r>
        <w:r w:rsidRPr="0058416A" w:rsidDel="00DE4988">
          <w:rPr>
            <w:strike/>
            <w:vertAlign w:val="subscript"/>
          </w:rPr>
          <w:delText>1</w:delText>
        </w:r>
        <w:r w:rsidRPr="0058416A" w:rsidDel="00DE4988">
          <w:rPr>
            <w:strike/>
          </w:rPr>
          <w:delText>=sub, U</w:delText>
        </w:r>
        <w:r w:rsidRPr="0058416A" w:rsidDel="00DE4988">
          <w:rPr>
            <w:strike/>
            <w:vertAlign w:val="subscript"/>
          </w:rPr>
          <w:delText>2</w:delText>
        </w:r>
        <w:r w:rsidRPr="0058416A" w:rsidDel="00DE4988">
          <w:rPr>
            <w:strike/>
          </w:rPr>
          <w:delText>=nTrials</w:delText>
        </w:r>
      </w:del>
    </w:p>
    <w:p w14:paraId="1E54E0C1" w14:textId="4443CB60" w:rsidR="00BB2BA8" w:rsidRPr="0058416A" w:rsidDel="00DE4988" w:rsidRDefault="00BB2BA8" w:rsidP="00DE4988">
      <w:pPr>
        <w:pStyle w:val="ListParagraph"/>
        <w:bidi w:val="0"/>
        <w:ind w:left="0"/>
        <w:rPr>
          <w:del w:id="2347" w:author="user" w:date="2023-07-26T12:09:00Z"/>
          <w:strike/>
        </w:rPr>
        <w:pPrChange w:id="2348" w:author="user" w:date="2023-07-26T12:09:00Z">
          <w:pPr>
            <w:pStyle w:val="ListParagraph"/>
            <w:numPr>
              <w:ilvl w:val="2"/>
              <w:numId w:val="12"/>
            </w:numPr>
            <w:ind w:left="2160" w:hanging="360"/>
          </w:pPr>
        </w:pPrChange>
      </w:pPr>
      <w:del w:id="2349" w:author="user" w:date="2023-07-26T12:09:00Z">
        <w:r w:rsidRPr="0058416A" w:rsidDel="00DE4988">
          <w:rPr>
            <w:strike/>
          </w:rPr>
          <w:delText>Right</w:delText>
        </w:r>
      </w:del>
    </w:p>
    <w:tbl>
      <w:tblPr>
        <w:tblStyle w:val="TableGrid"/>
        <w:bidiVisual/>
        <w:tblW w:w="0" w:type="auto"/>
        <w:tblInd w:w="2214" w:type="dxa"/>
        <w:tblLook w:val="04A0" w:firstRow="1" w:lastRow="0" w:firstColumn="1" w:lastColumn="0" w:noHBand="0" w:noVBand="1"/>
      </w:tblPr>
      <w:tblGrid>
        <w:gridCol w:w="862"/>
        <w:gridCol w:w="1068"/>
        <w:gridCol w:w="723"/>
        <w:gridCol w:w="612"/>
      </w:tblGrid>
      <w:tr w:rsidR="00BB2BA8" w:rsidRPr="0058416A" w:rsidDel="00DE4988" w14:paraId="1B96AF0D" w14:textId="71D1ABE4" w:rsidTr="00BB2BA8">
        <w:trPr>
          <w:trHeight w:val="265"/>
          <w:del w:id="2350" w:author="user" w:date="2023-07-26T12:09:00Z"/>
        </w:trPr>
        <w:tc>
          <w:tcPr>
            <w:tcW w:w="862" w:type="dxa"/>
          </w:tcPr>
          <w:p w14:paraId="176362A5" w14:textId="18A9FD31" w:rsidR="00BB2BA8" w:rsidRPr="0058416A" w:rsidDel="00DE4988" w:rsidRDefault="00BB2BA8" w:rsidP="00E2315B">
            <w:pPr>
              <w:bidi w:val="0"/>
              <w:rPr>
                <w:del w:id="2351" w:author="user" w:date="2023-07-26T12:09:00Z"/>
                <w:strike/>
                <w:rtl/>
              </w:rPr>
            </w:pPr>
            <w:del w:id="2352" w:author="user" w:date="2023-07-26T12:09:00Z">
              <w:r w:rsidRPr="0058416A" w:rsidDel="00DE4988">
                <w:rPr>
                  <w:strike/>
                </w:rPr>
                <w:delText>nTrials</w:delText>
              </w:r>
            </w:del>
          </w:p>
        </w:tc>
        <w:tc>
          <w:tcPr>
            <w:tcW w:w="1068" w:type="dxa"/>
          </w:tcPr>
          <w:p w14:paraId="5ACC216A" w14:textId="0D0E04C7" w:rsidR="00BB2BA8" w:rsidRPr="0058416A" w:rsidDel="00DE4988" w:rsidRDefault="00BB2BA8" w:rsidP="00DE4988">
            <w:pPr>
              <w:pStyle w:val="ListParagraph"/>
              <w:bidi w:val="0"/>
              <w:ind w:left="0"/>
              <w:jc w:val="center"/>
              <w:rPr>
                <w:del w:id="2353" w:author="user" w:date="2023-07-26T12:09:00Z"/>
                <w:strike/>
                <w:rtl/>
              </w:rPr>
              <w:pPrChange w:id="2354" w:author="user" w:date="2023-07-26T12:09:00Z">
                <w:pPr>
                  <w:pStyle w:val="ListParagraph"/>
                  <w:bidi w:val="0"/>
                  <w:ind w:left="0"/>
                  <w:jc w:val="center"/>
                </w:pPr>
              </w:pPrChange>
            </w:pPr>
            <w:del w:id="2355" w:author="user" w:date="2023-07-26T12:09:00Z">
              <w:r w:rsidRPr="0058416A" w:rsidDel="00DE4988">
                <w:rPr>
                  <w:strike/>
                </w:rPr>
                <w:delText>AvgMAD</w:delText>
              </w:r>
            </w:del>
          </w:p>
        </w:tc>
        <w:tc>
          <w:tcPr>
            <w:tcW w:w="723" w:type="dxa"/>
          </w:tcPr>
          <w:p w14:paraId="642AD8AA" w14:textId="5D2A996E" w:rsidR="00BB2BA8" w:rsidRPr="0058416A" w:rsidDel="00DE4988" w:rsidRDefault="00BB2BA8" w:rsidP="00DE4988">
            <w:pPr>
              <w:pStyle w:val="ListParagraph"/>
              <w:bidi w:val="0"/>
              <w:ind w:left="0"/>
              <w:jc w:val="center"/>
              <w:rPr>
                <w:del w:id="2356" w:author="user" w:date="2023-07-26T12:09:00Z"/>
                <w:strike/>
                <w:rtl/>
              </w:rPr>
              <w:pPrChange w:id="2357" w:author="user" w:date="2023-07-26T12:09:00Z">
                <w:pPr>
                  <w:pStyle w:val="ListParagraph"/>
                  <w:bidi w:val="0"/>
                  <w:ind w:left="0"/>
                  <w:jc w:val="center"/>
                </w:pPr>
              </w:pPrChange>
            </w:pPr>
            <w:del w:id="2358" w:author="user" w:date="2023-07-26T12:09:00Z">
              <w:r w:rsidRPr="0058416A" w:rsidDel="00DE4988">
                <w:rPr>
                  <w:strike/>
                </w:rPr>
                <w:delText>Cond</w:delText>
              </w:r>
            </w:del>
          </w:p>
        </w:tc>
        <w:tc>
          <w:tcPr>
            <w:tcW w:w="612" w:type="dxa"/>
          </w:tcPr>
          <w:p w14:paraId="5AC6E6F2" w14:textId="0F880FC5" w:rsidR="00BB2BA8" w:rsidRPr="0058416A" w:rsidDel="00DE4988" w:rsidRDefault="00BB2BA8" w:rsidP="00DE4988">
            <w:pPr>
              <w:pStyle w:val="ListParagraph"/>
              <w:bidi w:val="0"/>
              <w:ind w:left="0"/>
              <w:jc w:val="center"/>
              <w:rPr>
                <w:del w:id="2359" w:author="user" w:date="2023-07-26T12:09:00Z"/>
                <w:strike/>
                <w:rtl/>
              </w:rPr>
              <w:pPrChange w:id="2360" w:author="user" w:date="2023-07-26T12:09:00Z">
                <w:pPr>
                  <w:pStyle w:val="ListParagraph"/>
                  <w:bidi w:val="0"/>
                  <w:ind w:left="0"/>
                  <w:jc w:val="center"/>
                </w:pPr>
              </w:pPrChange>
            </w:pPr>
            <w:del w:id="2361" w:author="user" w:date="2023-07-26T12:09:00Z">
              <w:r w:rsidRPr="0058416A" w:rsidDel="00DE4988">
                <w:rPr>
                  <w:strike/>
                </w:rPr>
                <w:delText>sub</w:delText>
              </w:r>
            </w:del>
          </w:p>
        </w:tc>
      </w:tr>
      <w:tr w:rsidR="00BB2BA8" w:rsidRPr="0058416A" w:rsidDel="00DE4988" w14:paraId="2C029C75" w14:textId="57A74518" w:rsidTr="00BB2BA8">
        <w:trPr>
          <w:trHeight w:val="254"/>
          <w:del w:id="2362" w:author="user" w:date="2023-07-26T12:09:00Z"/>
        </w:trPr>
        <w:tc>
          <w:tcPr>
            <w:tcW w:w="862" w:type="dxa"/>
          </w:tcPr>
          <w:p w14:paraId="7EC65717" w14:textId="3620ECBB" w:rsidR="00BB2BA8" w:rsidRPr="0058416A" w:rsidDel="00DE4988" w:rsidRDefault="00BB2BA8" w:rsidP="00E2315B">
            <w:pPr>
              <w:pStyle w:val="ListParagraph"/>
              <w:bidi w:val="0"/>
              <w:ind w:left="0"/>
              <w:jc w:val="center"/>
              <w:rPr>
                <w:del w:id="2363" w:author="user" w:date="2023-07-26T12:09:00Z"/>
                <w:strike/>
                <w:rtl/>
              </w:rPr>
            </w:pPr>
            <w:del w:id="2364" w:author="user" w:date="2023-07-26T12:09:00Z">
              <w:r w:rsidRPr="0058416A" w:rsidDel="00DE4988">
                <w:rPr>
                  <w:strike/>
                </w:rPr>
                <w:delText>12</w:delText>
              </w:r>
            </w:del>
          </w:p>
        </w:tc>
        <w:tc>
          <w:tcPr>
            <w:tcW w:w="1068" w:type="dxa"/>
          </w:tcPr>
          <w:p w14:paraId="1A08179A" w14:textId="6A5881F0" w:rsidR="00BB2BA8" w:rsidRPr="0058416A" w:rsidDel="00DE4988" w:rsidRDefault="00F261BC" w:rsidP="00DE4988">
            <w:pPr>
              <w:pStyle w:val="ListParagraph"/>
              <w:bidi w:val="0"/>
              <w:ind w:left="0"/>
              <w:jc w:val="center"/>
              <w:rPr>
                <w:del w:id="2365" w:author="user" w:date="2023-07-26T12:09:00Z"/>
                <w:strike/>
                <w:rtl/>
              </w:rPr>
              <w:pPrChange w:id="2366" w:author="user" w:date="2023-07-26T12:09:00Z">
                <w:pPr>
                  <w:pStyle w:val="ListParagraph"/>
                  <w:bidi w:val="0"/>
                  <w:ind w:left="0"/>
                  <w:jc w:val="center"/>
                </w:pPr>
              </w:pPrChange>
            </w:pPr>
            <w:del w:id="2367" w:author="user" w:date="2023-07-26T12:09:00Z">
              <w:r w:rsidRPr="0058416A" w:rsidDel="00DE4988">
                <w:rPr>
                  <w:strike/>
                </w:rPr>
                <w:delText>3</w:delText>
              </w:r>
            </w:del>
          </w:p>
        </w:tc>
        <w:tc>
          <w:tcPr>
            <w:tcW w:w="723" w:type="dxa"/>
          </w:tcPr>
          <w:p w14:paraId="437E275E" w14:textId="54A34503" w:rsidR="00BB2BA8" w:rsidRPr="0058416A" w:rsidDel="00DE4988" w:rsidRDefault="00BB2BA8" w:rsidP="00DE4988">
            <w:pPr>
              <w:pStyle w:val="ListParagraph"/>
              <w:bidi w:val="0"/>
              <w:ind w:left="0"/>
              <w:jc w:val="center"/>
              <w:rPr>
                <w:del w:id="2368" w:author="user" w:date="2023-07-26T12:09:00Z"/>
                <w:strike/>
                <w:rtl/>
              </w:rPr>
              <w:pPrChange w:id="2369" w:author="user" w:date="2023-07-26T12:09:00Z">
                <w:pPr>
                  <w:pStyle w:val="ListParagraph"/>
                  <w:bidi w:val="0"/>
                  <w:ind w:left="0"/>
                  <w:jc w:val="center"/>
                </w:pPr>
              </w:pPrChange>
            </w:pPr>
            <w:del w:id="2370" w:author="user" w:date="2023-07-26T12:09:00Z">
              <w:r w:rsidRPr="0058416A" w:rsidDel="00DE4988">
                <w:rPr>
                  <w:strike/>
                </w:rPr>
                <w:delText>S</w:delText>
              </w:r>
            </w:del>
          </w:p>
        </w:tc>
        <w:tc>
          <w:tcPr>
            <w:tcW w:w="612" w:type="dxa"/>
          </w:tcPr>
          <w:p w14:paraId="59B9125F" w14:textId="602A73BF" w:rsidR="00BB2BA8" w:rsidRPr="0058416A" w:rsidDel="00DE4988" w:rsidRDefault="00BB2BA8" w:rsidP="00DE4988">
            <w:pPr>
              <w:pStyle w:val="ListParagraph"/>
              <w:bidi w:val="0"/>
              <w:ind w:left="0"/>
              <w:jc w:val="center"/>
              <w:rPr>
                <w:del w:id="2371" w:author="user" w:date="2023-07-26T12:09:00Z"/>
                <w:strike/>
                <w:rtl/>
              </w:rPr>
              <w:pPrChange w:id="2372" w:author="user" w:date="2023-07-26T12:09:00Z">
                <w:pPr>
                  <w:pStyle w:val="ListParagraph"/>
                  <w:bidi w:val="0"/>
                  <w:ind w:left="0"/>
                  <w:jc w:val="center"/>
                </w:pPr>
              </w:pPrChange>
            </w:pPr>
            <w:del w:id="2373" w:author="user" w:date="2023-07-26T12:09:00Z">
              <w:r w:rsidRPr="0058416A" w:rsidDel="00DE4988">
                <w:rPr>
                  <w:strike/>
                </w:rPr>
                <w:delText>1</w:delText>
              </w:r>
            </w:del>
          </w:p>
        </w:tc>
      </w:tr>
      <w:tr w:rsidR="00BB2BA8" w:rsidRPr="0058416A" w:rsidDel="00DE4988" w14:paraId="1A395315" w14:textId="3BBAEBC5" w:rsidTr="00BB2BA8">
        <w:trPr>
          <w:trHeight w:val="265"/>
          <w:del w:id="2374" w:author="user" w:date="2023-07-26T12:09:00Z"/>
        </w:trPr>
        <w:tc>
          <w:tcPr>
            <w:tcW w:w="862" w:type="dxa"/>
          </w:tcPr>
          <w:p w14:paraId="7B38F517" w14:textId="2FB7AF4F" w:rsidR="00BB2BA8" w:rsidRPr="0058416A" w:rsidDel="00DE4988" w:rsidRDefault="00BB2BA8" w:rsidP="00E2315B">
            <w:pPr>
              <w:pStyle w:val="ListParagraph"/>
              <w:bidi w:val="0"/>
              <w:ind w:left="0"/>
              <w:jc w:val="center"/>
              <w:rPr>
                <w:del w:id="2375" w:author="user" w:date="2023-07-26T12:09:00Z"/>
                <w:strike/>
                <w:rtl/>
              </w:rPr>
            </w:pPr>
            <w:del w:id="2376" w:author="user" w:date="2023-07-26T12:09:00Z">
              <w:r w:rsidRPr="0058416A" w:rsidDel="00DE4988">
                <w:rPr>
                  <w:strike/>
                </w:rPr>
                <w:delText>40</w:delText>
              </w:r>
            </w:del>
          </w:p>
        </w:tc>
        <w:tc>
          <w:tcPr>
            <w:tcW w:w="1068" w:type="dxa"/>
          </w:tcPr>
          <w:p w14:paraId="531F6339" w14:textId="3DCDC309" w:rsidR="00BB2BA8" w:rsidRPr="0058416A" w:rsidDel="00DE4988" w:rsidRDefault="00BB2BA8" w:rsidP="00DE4988">
            <w:pPr>
              <w:pStyle w:val="ListParagraph"/>
              <w:bidi w:val="0"/>
              <w:ind w:left="0"/>
              <w:jc w:val="center"/>
              <w:rPr>
                <w:del w:id="2377" w:author="user" w:date="2023-07-26T12:09:00Z"/>
                <w:strike/>
                <w:rtl/>
              </w:rPr>
              <w:pPrChange w:id="2378" w:author="user" w:date="2023-07-26T12:09:00Z">
                <w:pPr>
                  <w:pStyle w:val="ListParagraph"/>
                  <w:bidi w:val="0"/>
                  <w:ind w:left="0"/>
                  <w:jc w:val="center"/>
                </w:pPr>
              </w:pPrChange>
            </w:pPr>
            <w:del w:id="2379" w:author="user" w:date="2023-07-26T12:09:00Z">
              <w:r w:rsidRPr="0058416A" w:rsidDel="00DE4988">
                <w:rPr>
                  <w:strike/>
                </w:rPr>
                <w:delText>3</w:delText>
              </w:r>
            </w:del>
          </w:p>
        </w:tc>
        <w:tc>
          <w:tcPr>
            <w:tcW w:w="723" w:type="dxa"/>
          </w:tcPr>
          <w:p w14:paraId="762E62E3" w14:textId="75BE37F2" w:rsidR="00BB2BA8" w:rsidRPr="0058416A" w:rsidDel="00DE4988" w:rsidRDefault="00BB2BA8" w:rsidP="00DE4988">
            <w:pPr>
              <w:pStyle w:val="ListParagraph"/>
              <w:bidi w:val="0"/>
              <w:ind w:left="0"/>
              <w:jc w:val="center"/>
              <w:rPr>
                <w:del w:id="2380" w:author="user" w:date="2023-07-26T12:09:00Z"/>
                <w:strike/>
                <w:rtl/>
              </w:rPr>
              <w:pPrChange w:id="2381" w:author="user" w:date="2023-07-26T12:09:00Z">
                <w:pPr>
                  <w:pStyle w:val="ListParagraph"/>
                  <w:bidi w:val="0"/>
                  <w:ind w:left="0"/>
                  <w:jc w:val="center"/>
                </w:pPr>
              </w:pPrChange>
            </w:pPr>
            <w:del w:id="2382" w:author="user" w:date="2023-07-26T12:09:00Z">
              <w:r w:rsidRPr="0058416A" w:rsidDel="00DE4988">
                <w:rPr>
                  <w:strike/>
                </w:rPr>
                <w:delText>D</w:delText>
              </w:r>
            </w:del>
          </w:p>
        </w:tc>
        <w:tc>
          <w:tcPr>
            <w:tcW w:w="612" w:type="dxa"/>
          </w:tcPr>
          <w:p w14:paraId="6C948EDB" w14:textId="362B71D6" w:rsidR="00BB2BA8" w:rsidRPr="0058416A" w:rsidDel="00DE4988" w:rsidRDefault="00BB2BA8" w:rsidP="00DE4988">
            <w:pPr>
              <w:pStyle w:val="ListParagraph"/>
              <w:bidi w:val="0"/>
              <w:ind w:left="0"/>
              <w:jc w:val="center"/>
              <w:rPr>
                <w:del w:id="2383" w:author="user" w:date="2023-07-26T12:09:00Z"/>
                <w:strike/>
                <w:rtl/>
              </w:rPr>
              <w:pPrChange w:id="2384" w:author="user" w:date="2023-07-26T12:09:00Z">
                <w:pPr>
                  <w:pStyle w:val="ListParagraph"/>
                  <w:bidi w:val="0"/>
                  <w:ind w:left="0"/>
                  <w:jc w:val="center"/>
                </w:pPr>
              </w:pPrChange>
            </w:pPr>
            <w:del w:id="2385" w:author="user" w:date="2023-07-26T12:09:00Z">
              <w:r w:rsidRPr="0058416A" w:rsidDel="00DE4988">
                <w:rPr>
                  <w:strike/>
                </w:rPr>
                <w:delText>1</w:delText>
              </w:r>
            </w:del>
          </w:p>
        </w:tc>
      </w:tr>
      <w:tr w:rsidR="00BB2BA8" w:rsidRPr="0058416A" w:rsidDel="00DE4988" w14:paraId="4E9EEDB9" w14:textId="7BBDDB1D" w:rsidTr="00BB2BA8">
        <w:trPr>
          <w:trHeight w:val="265"/>
          <w:del w:id="2386" w:author="user" w:date="2023-07-26T12:09:00Z"/>
        </w:trPr>
        <w:tc>
          <w:tcPr>
            <w:tcW w:w="862" w:type="dxa"/>
          </w:tcPr>
          <w:p w14:paraId="24351948" w14:textId="7C49FF8E" w:rsidR="00BB2BA8" w:rsidRPr="0058416A" w:rsidDel="00DE4988" w:rsidRDefault="00BB2BA8" w:rsidP="00E2315B">
            <w:pPr>
              <w:pStyle w:val="ListParagraph"/>
              <w:bidi w:val="0"/>
              <w:ind w:left="0"/>
              <w:jc w:val="center"/>
              <w:rPr>
                <w:del w:id="2387" w:author="user" w:date="2023-07-26T12:09:00Z"/>
                <w:strike/>
                <w:rtl/>
              </w:rPr>
            </w:pPr>
            <w:del w:id="2388" w:author="user" w:date="2023-07-26T12:09:00Z">
              <w:r w:rsidRPr="0058416A" w:rsidDel="00DE4988">
                <w:rPr>
                  <w:strike/>
                </w:rPr>
                <w:delText>120</w:delText>
              </w:r>
            </w:del>
          </w:p>
        </w:tc>
        <w:tc>
          <w:tcPr>
            <w:tcW w:w="1068" w:type="dxa"/>
          </w:tcPr>
          <w:p w14:paraId="2417B207" w14:textId="05AD5753" w:rsidR="00BB2BA8" w:rsidRPr="0058416A" w:rsidDel="00DE4988" w:rsidRDefault="00F261BC" w:rsidP="00DE4988">
            <w:pPr>
              <w:pStyle w:val="ListParagraph"/>
              <w:bidi w:val="0"/>
              <w:ind w:left="0"/>
              <w:jc w:val="center"/>
              <w:rPr>
                <w:del w:id="2389" w:author="user" w:date="2023-07-26T12:09:00Z"/>
                <w:strike/>
                <w:rtl/>
              </w:rPr>
              <w:pPrChange w:id="2390" w:author="user" w:date="2023-07-26T12:09:00Z">
                <w:pPr>
                  <w:pStyle w:val="ListParagraph"/>
                  <w:bidi w:val="0"/>
                  <w:ind w:left="0"/>
                  <w:jc w:val="center"/>
                </w:pPr>
              </w:pPrChange>
            </w:pPr>
            <w:del w:id="2391" w:author="user" w:date="2023-07-26T12:09:00Z">
              <w:r w:rsidRPr="0058416A" w:rsidDel="00DE4988">
                <w:rPr>
                  <w:strike/>
                </w:rPr>
                <w:delText>7</w:delText>
              </w:r>
            </w:del>
          </w:p>
        </w:tc>
        <w:tc>
          <w:tcPr>
            <w:tcW w:w="723" w:type="dxa"/>
          </w:tcPr>
          <w:p w14:paraId="3C158C56" w14:textId="03E16E47" w:rsidR="00BB2BA8" w:rsidRPr="0058416A" w:rsidDel="00DE4988" w:rsidRDefault="00BB2BA8" w:rsidP="00DE4988">
            <w:pPr>
              <w:pStyle w:val="ListParagraph"/>
              <w:bidi w:val="0"/>
              <w:ind w:left="0"/>
              <w:jc w:val="center"/>
              <w:rPr>
                <w:del w:id="2392" w:author="user" w:date="2023-07-26T12:09:00Z"/>
                <w:strike/>
                <w:rtl/>
              </w:rPr>
              <w:pPrChange w:id="2393" w:author="user" w:date="2023-07-26T12:09:00Z">
                <w:pPr>
                  <w:pStyle w:val="ListParagraph"/>
                  <w:bidi w:val="0"/>
                  <w:ind w:left="0"/>
                  <w:jc w:val="center"/>
                </w:pPr>
              </w:pPrChange>
            </w:pPr>
            <w:del w:id="2394" w:author="user" w:date="2023-07-26T12:09:00Z">
              <w:r w:rsidRPr="0058416A" w:rsidDel="00DE4988">
                <w:rPr>
                  <w:strike/>
                </w:rPr>
                <w:delText>S</w:delText>
              </w:r>
            </w:del>
          </w:p>
        </w:tc>
        <w:tc>
          <w:tcPr>
            <w:tcW w:w="612" w:type="dxa"/>
          </w:tcPr>
          <w:p w14:paraId="21B59842" w14:textId="77BF2A12" w:rsidR="00BB2BA8" w:rsidRPr="0058416A" w:rsidDel="00DE4988" w:rsidRDefault="00BB2BA8" w:rsidP="00DE4988">
            <w:pPr>
              <w:pStyle w:val="ListParagraph"/>
              <w:bidi w:val="0"/>
              <w:ind w:left="0"/>
              <w:jc w:val="center"/>
              <w:rPr>
                <w:del w:id="2395" w:author="user" w:date="2023-07-26T12:09:00Z"/>
                <w:strike/>
                <w:rtl/>
              </w:rPr>
              <w:pPrChange w:id="2396" w:author="user" w:date="2023-07-26T12:09:00Z">
                <w:pPr>
                  <w:pStyle w:val="ListParagraph"/>
                  <w:bidi w:val="0"/>
                  <w:ind w:left="0"/>
                  <w:jc w:val="center"/>
                </w:pPr>
              </w:pPrChange>
            </w:pPr>
            <w:del w:id="2397" w:author="user" w:date="2023-07-26T12:09:00Z">
              <w:r w:rsidRPr="0058416A" w:rsidDel="00DE4988">
                <w:rPr>
                  <w:strike/>
                </w:rPr>
                <w:delText>2</w:delText>
              </w:r>
            </w:del>
          </w:p>
        </w:tc>
      </w:tr>
      <w:tr w:rsidR="00BB2BA8" w:rsidRPr="0058416A" w:rsidDel="00DE4988" w14:paraId="7CF4C998" w14:textId="463BADFC" w:rsidTr="00BB2BA8">
        <w:trPr>
          <w:trHeight w:val="265"/>
          <w:del w:id="2398" w:author="user" w:date="2023-07-26T12:09:00Z"/>
        </w:trPr>
        <w:tc>
          <w:tcPr>
            <w:tcW w:w="862" w:type="dxa"/>
          </w:tcPr>
          <w:p w14:paraId="4212B291" w14:textId="395D6565" w:rsidR="00BB2BA8" w:rsidRPr="0058416A" w:rsidDel="00DE4988" w:rsidRDefault="00BB2BA8" w:rsidP="00E2315B">
            <w:pPr>
              <w:pStyle w:val="ListParagraph"/>
              <w:bidi w:val="0"/>
              <w:ind w:left="0"/>
              <w:jc w:val="center"/>
              <w:rPr>
                <w:del w:id="2399" w:author="user" w:date="2023-07-26T12:09:00Z"/>
                <w:strike/>
                <w:rtl/>
              </w:rPr>
            </w:pPr>
            <w:del w:id="2400" w:author="user" w:date="2023-07-26T12:09:00Z">
              <w:r w:rsidRPr="0058416A" w:rsidDel="00DE4988">
                <w:rPr>
                  <w:strike/>
                </w:rPr>
                <w:delText>127</w:delText>
              </w:r>
            </w:del>
          </w:p>
        </w:tc>
        <w:tc>
          <w:tcPr>
            <w:tcW w:w="1068" w:type="dxa"/>
          </w:tcPr>
          <w:p w14:paraId="62592EC7" w14:textId="715491B6" w:rsidR="00BB2BA8" w:rsidRPr="0058416A" w:rsidDel="00DE4988" w:rsidRDefault="00F261BC" w:rsidP="00DE4988">
            <w:pPr>
              <w:pStyle w:val="ListParagraph"/>
              <w:bidi w:val="0"/>
              <w:ind w:left="0"/>
              <w:jc w:val="center"/>
              <w:rPr>
                <w:del w:id="2401" w:author="user" w:date="2023-07-26T12:09:00Z"/>
                <w:strike/>
                <w:rtl/>
              </w:rPr>
              <w:pPrChange w:id="2402" w:author="user" w:date="2023-07-26T12:09:00Z">
                <w:pPr>
                  <w:pStyle w:val="ListParagraph"/>
                  <w:bidi w:val="0"/>
                  <w:ind w:left="0"/>
                  <w:jc w:val="center"/>
                </w:pPr>
              </w:pPrChange>
            </w:pPr>
            <w:del w:id="2403" w:author="user" w:date="2023-07-26T12:09:00Z">
              <w:r w:rsidRPr="0058416A" w:rsidDel="00DE4988">
                <w:rPr>
                  <w:strike/>
                </w:rPr>
                <w:delText>13</w:delText>
              </w:r>
            </w:del>
          </w:p>
        </w:tc>
        <w:tc>
          <w:tcPr>
            <w:tcW w:w="723" w:type="dxa"/>
          </w:tcPr>
          <w:p w14:paraId="12647AC9" w14:textId="083EB468" w:rsidR="00BB2BA8" w:rsidRPr="0058416A" w:rsidDel="00DE4988" w:rsidRDefault="00BB2BA8" w:rsidP="00DE4988">
            <w:pPr>
              <w:pStyle w:val="ListParagraph"/>
              <w:bidi w:val="0"/>
              <w:ind w:left="0"/>
              <w:jc w:val="center"/>
              <w:rPr>
                <w:del w:id="2404" w:author="user" w:date="2023-07-26T12:09:00Z"/>
                <w:strike/>
                <w:rtl/>
              </w:rPr>
              <w:pPrChange w:id="2405" w:author="user" w:date="2023-07-26T12:09:00Z">
                <w:pPr>
                  <w:pStyle w:val="ListParagraph"/>
                  <w:bidi w:val="0"/>
                  <w:ind w:left="0"/>
                  <w:jc w:val="center"/>
                </w:pPr>
              </w:pPrChange>
            </w:pPr>
            <w:del w:id="2406" w:author="user" w:date="2023-07-26T12:09:00Z">
              <w:r w:rsidRPr="0058416A" w:rsidDel="00DE4988">
                <w:rPr>
                  <w:strike/>
                </w:rPr>
                <w:delText>D</w:delText>
              </w:r>
            </w:del>
          </w:p>
        </w:tc>
        <w:tc>
          <w:tcPr>
            <w:tcW w:w="612" w:type="dxa"/>
          </w:tcPr>
          <w:p w14:paraId="33C7397A" w14:textId="35A641EB" w:rsidR="00BB2BA8" w:rsidRPr="0058416A" w:rsidDel="00DE4988" w:rsidRDefault="00BB2BA8" w:rsidP="00DE4988">
            <w:pPr>
              <w:pStyle w:val="ListParagraph"/>
              <w:bidi w:val="0"/>
              <w:ind w:left="0"/>
              <w:jc w:val="center"/>
              <w:rPr>
                <w:del w:id="2407" w:author="user" w:date="2023-07-26T12:09:00Z"/>
                <w:strike/>
                <w:rtl/>
              </w:rPr>
              <w:pPrChange w:id="2408" w:author="user" w:date="2023-07-26T12:09:00Z">
                <w:pPr>
                  <w:pStyle w:val="ListParagraph"/>
                  <w:bidi w:val="0"/>
                  <w:ind w:left="0"/>
                  <w:jc w:val="center"/>
                </w:pPr>
              </w:pPrChange>
            </w:pPr>
            <w:del w:id="2409" w:author="user" w:date="2023-07-26T12:09:00Z">
              <w:r w:rsidRPr="0058416A" w:rsidDel="00DE4988">
                <w:rPr>
                  <w:strike/>
                </w:rPr>
                <w:delText>2</w:delText>
              </w:r>
            </w:del>
          </w:p>
        </w:tc>
      </w:tr>
    </w:tbl>
    <w:p w14:paraId="21EAECE9" w14:textId="249B4B77" w:rsidR="00490E30" w:rsidRPr="0058416A" w:rsidDel="00DE4988" w:rsidRDefault="00BB2BA8" w:rsidP="00DE4988">
      <w:pPr>
        <w:pStyle w:val="ListParagraph"/>
        <w:bidi w:val="0"/>
        <w:ind w:left="0"/>
        <w:rPr>
          <w:del w:id="2410" w:author="user" w:date="2023-07-26T12:09:00Z"/>
          <w:strike/>
        </w:rPr>
        <w:pPrChange w:id="2411" w:author="user" w:date="2023-07-26T12:09:00Z">
          <w:pPr>
            <w:pStyle w:val="ListParagraph"/>
            <w:ind w:left="2160"/>
          </w:pPr>
        </w:pPrChange>
      </w:pPr>
      <w:del w:id="2412" w:author="user" w:date="2023-07-26T12:09:00Z">
        <w:r w:rsidRPr="0058416A" w:rsidDel="00DE4988">
          <w:rPr>
            <w:strike/>
          </w:rPr>
          <w:delText>Y=MAD, X=Cond, U</w:delText>
        </w:r>
        <w:r w:rsidRPr="0058416A" w:rsidDel="00DE4988">
          <w:rPr>
            <w:strike/>
            <w:vertAlign w:val="subscript"/>
          </w:rPr>
          <w:delText>1</w:delText>
        </w:r>
        <w:r w:rsidRPr="0058416A" w:rsidDel="00DE4988">
          <w:rPr>
            <w:strike/>
          </w:rPr>
          <w:delText>=sub, U</w:delText>
        </w:r>
        <w:r w:rsidRPr="0058416A" w:rsidDel="00DE4988">
          <w:rPr>
            <w:strike/>
            <w:vertAlign w:val="subscript"/>
          </w:rPr>
          <w:delText>2</w:delText>
        </w:r>
        <w:r w:rsidRPr="0058416A" w:rsidDel="00DE4988">
          <w:rPr>
            <w:strike/>
          </w:rPr>
          <w:delText>=nTrials</w:delText>
        </w:r>
      </w:del>
    </w:p>
    <w:p w14:paraId="771BE185" w14:textId="570CB8CE" w:rsidR="00FE4728" w:rsidRPr="0058416A" w:rsidDel="00DE4988" w:rsidRDefault="00FE4728" w:rsidP="00DE4988">
      <w:pPr>
        <w:pStyle w:val="ListParagraph"/>
        <w:bidi w:val="0"/>
        <w:ind w:left="0"/>
        <w:rPr>
          <w:del w:id="2413" w:author="user" w:date="2023-07-26T12:09:00Z"/>
          <w:strike/>
        </w:rPr>
        <w:pPrChange w:id="2414" w:author="user" w:date="2023-07-26T12:09:00Z">
          <w:pPr>
            <w:pStyle w:val="ListParagraph"/>
            <w:numPr>
              <w:ilvl w:val="1"/>
              <w:numId w:val="12"/>
            </w:numPr>
            <w:ind w:left="1440" w:hanging="360"/>
          </w:pPr>
        </w:pPrChange>
      </w:pPr>
      <w:del w:id="2415" w:author="user" w:date="2023-07-26T12:09:00Z">
        <w:r w:rsidRPr="0058416A" w:rsidDel="00DE4988">
          <w:rPr>
            <w:strike/>
          </w:rPr>
          <w:delText>Reach Area</w:delText>
        </w:r>
      </w:del>
    </w:p>
    <w:tbl>
      <w:tblPr>
        <w:tblStyle w:val="TableGrid"/>
        <w:bidiVisual/>
        <w:tblW w:w="0" w:type="auto"/>
        <w:tblInd w:w="1440" w:type="dxa"/>
        <w:tblLook w:val="04A0" w:firstRow="1" w:lastRow="0" w:firstColumn="1" w:lastColumn="0" w:noHBand="0" w:noVBand="1"/>
      </w:tblPr>
      <w:tblGrid>
        <w:gridCol w:w="862"/>
        <w:gridCol w:w="1626"/>
        <w:gridCol w:w="723"/>
        <w:gridCol w:w="612"/>
      </w:tblGrid>
      <w:tr w:rsidR="00882A18" w:rsidRPr="0058416A" w:rsidDel="00DE4988" w14:paraId="047E37E3" w14:textId="1562F553" w:rsidTr="000916D0">
        <w:trPr>
          <w:trHeight w:val="265"/>
          <w:del w:id="2416" w:author="user" w:date="2023-07-26T12:09:00Z"/>
        </w:trPr>
        <w:tc>
          <w:tcPr>
            <w:tcW w:w="612" w:type="dxa"/>
          </w:tcPr>
          <w:p w14:paraId="2E038757" w14:textId="7C160F8D" w:rsidR="00882A18" w:rsidRPr="0058416A" w:rsidDel="00DE4988" w:rsidRDefault="00882A18" w:rsidP="00E2315B">
            <w:pPr>
              <w:bidi w:val="0"/>
              <w:rPr>
                <w:del w:id="2417" w:author="user" w:date="2023-07-26T12:09:00Z"/>
                <w:strike/>
                <w:rtl/>
              </w:rPr>
            </w:pPr>
            <w:del w:id="2418" w:author="user" w:date="2023-07-26T12:09:00Z">
              <w:r w:rsidRPr="0058416A" w:rsidDel="00DE4988">
                <w:rPr>
                  <w:strike/>
                </w:rPr>
                <w:delText>nTrials</w:delText>
              </w:r>
            </w:del>
          </w:p>
        </w:tc>
        <w:tc>
          <w:tcPr>
            <w:tcW w:w="612" w:type="dxa"/>
          </w:tcPr>
          <w:p w14:paraId="586BEFF1" w14:textId="6DEDB56E" w:rsidR="00882A18" w:rsidRPr="0058416A" w:rsidDel="00DE4988" w:rsidRDefault="00F261BC" w:rsidP="00DE4988">
            <w:pPr>
              <w:pStyle w:val="ListParagraph"/>
              <w:bidi w:val="0"/>
              <w:ind w:left="0"/>
              <w:jc w:val="center"/>
              <w:rPr>
                <w:del w:id="2419" w:author="user" w:date="2023-07-26T12:09:00Z"/>
                <w:strike/>
                <w:rtl/>
              </w:rPr>
              <w:pPrChange w:id="2420" w:author="user" w:date="2023-07-26T12:09:00Z">
                <w:pPr>
                  <w:pStyle w:val="ListParagraph"/>
                  <w:bidi w:val="0"/>
                  <w:ind w:left="0"/>
                  <w:jc w:val="center"/>
                </w:pPr>
              </w:pPrChange>
            </w:pPr>
            <w:del w:id="2421" w:author="user" w:date="2023-07-26T12:09:00Z">
              <w:r w:rsidRPr="0058416A" w:rsidDel="00DE4988">
                <w:rPr>
                  <w:strike/>
                </w:rPr>
                <w:delText>AvgReachArea</w:delText>
              </w:r>
            </w:del>
          </w:p>
        </w:tc>
        <w:tc>
          <w:tcPr>
            <w:tcW w:w="612" w:type="dxa"/>
          </w:tcPr>
          <w:p w14:paraId="3FE0DA80" w14:textId="2BE023C0" w:rsidR="00882A18" w:rsidRPr="0058416A" w:rsidDel="00DE4988" w:rsidRDefault="00882A18" w:rsidP="00DE4988">
            <w:pPr>
              <w:pStyle w:val="ListParagraph"/>
              <w:bidi w:val="0"/>
              <w:ind w:left="0"/>
              <w:jc w:val="center"/>
              <w:rPr>
                <w:del w:id="2422" w:author="user" w:date="2023-07-26T12:09:00Z"/>
                <w:strike/>
                <w:rtl/>
              </w:rPr>
              <w:pPrChange w:id="2423" w:author="user" w:date="2023-07-26T12:09:00Z">
                <w:pPr>
                  <w:pStyle w:val="ListParagraph"/>
                  <w:bidi w:val="0"/>
                  <w:ind w:left="0"/>
                  <w:jc w:val="center"/>
                </w:pPr>
              </w:pPrChange>
            </w:pPr>
            <w:del w:id="2424" w:author="user" w:date="2023-07-26T12:09:00Z">
              <w:r w:rsidRPr="0058416A" w:rsidDel="00DE4988">
                <w:rPr>
                  <w:strike/>
                </w:rPr>
                <w:delText>Cond</w:delText>
              </w:r>
            </w:del>
          </w:p>
        </w:tc>
        <w:tc>
          <w:tcPr>
            <w:tcW w:w="612" w:type="dxa"/>
          </w:tcPr>
          <w:p w14:paraId="302B3432" w14:textId="2FF998AD" w:rsidR="00882A18" w:rsidRPr="0058416A" w:rsidDel="00DE4988" w:rsidRDefault="00882A18" w:rsidP="00DE4988">
            <w:pPr>
              <w:pStyle w:val="ListParagraph"/>
              <w:bidi w:val="0"/>
              <w:ind w:left="0"/>
              <w:jc w:val="center"/>
              <w:rPr>
                <w:del w:id="2425" w:author="user" w:date="2023-07-26T12:09:00Z"/>
                <w:strike/>
                <w:rtl/>
              </w:rPr>
              <w:pPrChange w:id="2426" w:author="user" w:date="2023-07-26T12:09:00Z">
                <w:pPr>
                  <w:pStyle w:val="ListParagraph"/>
                  <w:bidi w:val="0"/>
                  <w:ind w:left="0"/>
                  <w:jc w:val="center"/>
                </w:pPr>
              </w:pPrChange>
            </w:pPr>
            <w:del w:id="2427" w:author="user" w:date="2023-07-26T12:09:00Z">
              <w:r w:rsidRPr="0058416A" w:rsidDel="00DE4988">
                <w:rPr>
                  <w:strike/>
                </w:rPr>
                <w:delText>sub</w:delText>
              </w:r>
            </w:del>
          </w:p>
        </w:tc>
      </w:tr>
      <w:tr w:rsidR="00882A18" w:rsidRPr="0058416A" w:rsidDel="00DE4988" w14:paraId="128CB1DC" w14:textId="09EA5931" w:rsidTr="000916D0">
        <w:trPr>
          <w:trHeight w:val="254"/>
          <w:del w:id="2428" w:author="user" w:date="2023-07-26T12:09:00Z"/>
        </w:trPr>
        <w:tc>
          <w:tcPr>
            <w:tcW w:w="612" w:type="dxa"/>
          </w:tcPr>
          <w:p w14:paraId="7932AB25" w14:textId="5384C0BA" w:rsidR="00882A18" w:rsidRPr="0058416A" w:rsidDel="00DE4988" w:rsidRDefault="00F261BC" w:rsidP="00E2315B">
            <w:pPr>
              <w:pStyle w:val="ListParagraph"/>
              <w:bidi w:val="0"/>
              <w:ind w:left="0"/>
              <w:jc w:val="center"/>
              <w:rPr>
                <w:del w:id="2429" w:author="user" w:date="2023-07-26T12:09:00Z"/>
                <w:strike/>
                <w:rtl/>
              </w:rPr>
            </w:pPr>
            <w:del w:id="2430" w:author="user" w:date="2023-07-26T12:09:00Z">
              <w:r w:rsidRPr="0058416A" w:rsidDel="00DE4988">
                <w:rPr>
                  <w:strike/>
                </w:rPr>
                <w:delText>10</w:delText>
              </w:r>
            </w:del>
          </w:p>
        </w:tc>
        <w:tc>
          <w:tcPr>
            <w:tcW w:w="612" w:type="dxa"/>
          </w:tcPr>
          <w:p w14:paraId="27DCA6AD" w14:textId="5C15E342" w:rsidR="00882A18" w:rsidRPr="0058416A" w:rsidDel="00DE4988" w:rsidRDefault="00F261BC" w:rsidP="00DE4988">
            <w:pPr>
              <w:pStyle w:val="ListParagraph"/>
              <w:bidi w:val="0"/>
              <w:ind w:left="0"/>
              <w:jc w:val="center"/>
              <w:rPr>
                <w:del w:id="2431" w:author="user" w:date="2023-07-26T12:09:00Z"/>
                <w:strike/>
                <w:rtl/>
              </w:rPr>
              <w:pPrChange w:id="2432" w:author="user" w:date="2023-07-26T12:09:00Z">
                <w:pPr>
                  <w:pStyle w:val="ListParagraph"/>
                  <w:bidi w:val="0"/>
                  <w:ind w:left="0"/>
                  <w:jc w:val="center"/>
                </w:pPr>
              </w:pPrChange>
            </w:pPr>
            <w:del w:id="2433" w:author="user" w:date="2023-07-26T12:09:00Z">
              <w:r w:rsidRPr="0058416A" w:rsidDel="00DE4988">
                <w:rPr>
                  <w:strike/>
                </w:rPr>
                <w:delText>20</w:delText>
              </w:r>
            </w:del>
          </w:p>
        </w:tc>
        <w:tc>
          <w:tcPr>
            <w:tcW w:w="612" w:type="dxa"/>
          </w:tcPr>
          <w:p w14:paraId="56F2F49E" w14:textId="29BB1421" w:rsidR="00882A18" w:rsidRPr="0058416A" w:rsidDel="00DE4988" w:rsidRDefault="00882A18" w:rsidP="00DE4988">
            <w:pPr>
              <w:pStyle w:val="ListParagraph"/>
              <w:bidi w:val="0"/>
              <w:ind w:left="0"/>
              <w:jc w:val="center"/>
              <w:rPr>
                <w:del w:id="2434" w:author="user" w:date="2023-07-26T12:09:00Z"/>
                <w:strike/>
                <w:rtl/>
              </w:rPr>
              <w:pPrChange w:id="2435" w:author="user" w:date="2023-07-26T12:09:00Z">
                <w:pPr>
                  <w:pStyle w:val="ListParagraph"/>
                  <w:bidi w:val="0"/>
                  <w:ind w:left="0"/>
                  <w:jc w:val="center"/>
                </w:pPr>
              </w:pPrChange>
            </w:pPr>
            <w:del w:id="2436" w:author="user" w:date="2023-07-26T12:09:00Z">
              <w:r w:rsidRPr="0058416A" w:rsidDel="00DE4988">
                <w:rPr>
                  <w:strike/>
                </w:rPr>
                <w:delText>S</w:delText>
              </w:r>
            </w:del>
          </w:p>
        </w:tc>
        <w:tc>
          <w:tcPr>
            <w:tcW w:w="612" w:type="dxa"/>
          </w:tcPr>
          <w:p w14:paraId="419F2CF6" w14:textId="5E053C62" w:rsidR="00882A18" w:rsidRPr="0058416A" w:rsidDel="00DE4988" w:rsidRDefault="00882A18" w:rsidP="00DE4988">
            <w:pPr>
              <w:pStyle w:val="ListParagraph"/>
              <w:bidi w:val="0"/>
              <w:ind w:left="0"/>
              <w:jc w:val="center"/>
              <w:rPr>
                <w:del w:id="2437" w:author="user" w:date="2023-07-26T12:09:00Z"/>
                <w:strike/>
                <w:rtl/>
              </w:rPr>
              <w:pPrChange w:id="2438" w:author="user" w:date="2023-07-26T12:09:00Z">
                <w:pPr>
                  <w:pStyle w:val="ListParagraph"/>
                  <w:bidi w:val="0"/>
                  <w:ind w:left="0"/>
                  <w:jc w:val="center"/>
                </w:pPr>
              </w:pPrChange>
            </w:pPr>
            <w:del w:id="2439" w:author="user" w:date="2023-07-26T12:09:00Z">
              <w:r w:rsidRPr="0058416A" w:rsidDel="00DE4988">
                <w:rPr>
                  <w:strike/>
                </w:rPr>
                <w:delText>1</w:delText>
              </w:r>
            </w:del>
          </w:p>
        </w:tc>
      </w:tr>
      <w:tr w:rsidR="00882A18" w:rsidRPr="0058416A" w:rsidDel="00DE4988" w14:paraId="090E14C2" w14:textId="77B1574B" w:rsidTr="000916D0">
        <w:trPr>
          <w:trHeight w:val="265"/>
          <w:del w:id="2440" w:author="user" w:date="2023-07-26T12:09:00Z"/>
        </w:trPr>
        <w:tc>
          <w:tcPr>
            <w:tcW w:w="612" w:type="dxa"/>
          </w:tcPr>
          <w:p w14:paraId="3A900C41" w14:textId="1DF5BE22" w:rsidR="00882A18" w:rsidRPr="0058416A" w:rsidDel="00DE4988" w:rsidRDefault="00F261BC" w:rsidP="00E2315B">
            <w:pPr>
              <w:pStyle w:val="ListParagraph"/>
              <w:bidi w:val="0"/>
              <w:ind w:left="0"/>
              <w:jc w:val="center"/>
              <w:rPr>
                <w:del w:id="2441" w:author="user" w:date="2023-07-26T12:09:00Z"/>
                <w:strike/>
                <w:rtl/>
              </w:rPr>
            </w:pPr>
            <w:del w:id="2442" w:author="user" w:date="2023-07-26T12:09:00Z">
              <w:r w:rsidRPr="0058416A" w:rsidDel="00DE4988">
                <w:rPr>
                  <w:strike/>
                </w:rPr>
                <w:delText>25</w:delText>
              </w:r>
            </w:del>
          </w:p>
        </w:tc>
        <w:tc>
          <w:tcPr>
            <w:tcW w:w="612" w:type="dxa"/>
          </w:tcPr>
          <w:p w14:paraId="4332F075" w14:textId="4B117746" w:rsidR="00882A18" w:rsidRPr="0058416A" w:rsidDel="00DE4988" w:rsidRDefault="00F261BC" w:rsidP="00DE4988">
            <w:pPr>
              <w:pStyle w:val="ListParagraph"/>
              <w:bidi w:val="0"/>
              <w:ind w:left="0"/>
              <w:jc w:val="center"/>
              <w:rPr>
                <w:del w:id="2443" w:author="user" w:date="2023-07-26T12:09:00Z"/>
                <w:strike/>
                <w:rtl/>
              </w:rPr>
              <w:pPrChange w:id="2444" w:author="user" w:date="2023-07-26T12:09:00Z">
                <w:pPr>
                  <w:pStyle w:val="ListParagraph"/>
                  <w:bidi w:val="0"/>
                  <w:ind w:left="0"/>
                  <w:jc w:val="center"/>
                </w:pPr>
              </w:pPrChange>
            </w:pPr>
            <w:del w:id="2445" w:author="user" w:date="2023-07-26T12:09:00Z">
              <w:r w:rsidRPr="0058416A" w:rsidDel="00DE4988">
                <w:rPr>
                  <w:strike/>
                </w:rPr>
                <w:delText>10</w:delText>
              </w:r>
            </w:del>
          </w:p>
        </w:tc>
        <w:tc>
          <w:tcPr>
            <w:tcW w:w="612" w:type="dxa"/>
          </w:tcPr>
          <w:p w14:paraId="143F7FFD" w14:textId="0635C7F4" w:rsidR="00882A18" w:rsidRPr="0058416A" w:rsidDel="00DE4988" w:rsidRDefault="00882A18" w:rsidP="00DE4988">
            <w:pPr>
              <w:pStyle w:val="ListParagraph"/>
              <w:bidi w:val="0"/>
              <w:ind w:left="0"/>
              <w:jc w:val="center"/>
              <w:rPr>
                <w:del w:id="2446" w:author="user" w:date="2023-07-26T12:09:00Z"/>
                <w:strike/>
                <w:rtl/>
              </w:rPr>
              <w:pPrChange w:id="2447" w:author="user" w:date="2023-07-26T12:09:00Z">
                <w:pPr>
                  <w:pStyle w:val="ListParagraph"/>
                  <w:bidi w:val="0"/>
                  <w:ind w:left="0"/>
                  <w:jc w:val="center"/>
                </w:pPr>
              </w:pPrChange>
            </w:pPr>
            <w:del w:id="2448" w:author="user" w:date="2023-07-26T12:09:00Z">
              <w:r w:rsidRPr="0058416A" w:rsidDel="00DE4988">
                <w:rPr>
                  <w:strike/>
                </w:rPr>
                <w:delText>D</w:delText>
              </w:r>
            </w:del>
          </w:p>
        </w:tc>
        <w:tc>
          <w:tcPr>
            <w:tcW w:w="612" w:type="dxa"/>
          </w:tcPr>
          <w:p w14:paraId="631DCB53" w14:textId="56F45D6F" w:rsidR="00882A18" w:rsidRPr="0058416A" w:rsidDel="00DE4988" w:rsidRDefault="00882A18" w:rsidP="00DE4988">
            <w:pPr>
              <w:pStyle w:val="ListParagraph"/>
              <w:bidi w:val="0"/>
              <w:ind w:left="0"/>
              <w:jc w:val="center"/>
              <w:rPr>
                <w:del w:id="2449" w:author="user" w:date="2023-07-26T12:09:00Z"/>
                <w:strike/>
                <w:rtl/>
              </w:rPr>
              <w:pPrChange w:id="2450" w:author="user" w:date="2023-07-26T12:09:00Z">
                <w:pPr>
                  <w:pStyle w:val="ListParagraph"/>
                  <w:bidi w:val="0"/>
                  <w:ind w:left="0"/>
                  <w:jc w:val="center"/>
                </w:pPr>
              </w:pPrChange>
            </w:pPr>
            <w:del w:id="2451" w:author="user" w:date="2023-07-26T12:09:00Z">
              <w:r w:rsidRPr="0058416A" w:rsidDel="00DE4988">
                <w:rPr>
                  <w:strike/>
                </w:rPr>
                <w:delText>1</w:delText>
              </w:r>
            </w:del>
          </w:p>
        </w:tc>
      </w:tr>
      <w:tr w:rsidR="00882A18" w:rsidRPr="0058416A" w:rsidDel="00DE4988" w14:paraId="6BDCAC3E" w14:textId="6719BF1F" w:rsidTr="000916D0">
        <w:trPr>
          <w:trHeight w:val="265"/>
          <w:del w:id="2452" w:author="user" w:date="2023-07-26T12:09:00Z"/>
        </w:trPr>
        <w:tc>
          <w:tcPr>
            <w:tcW w:w="612" w:type="dxa"/>
          </w:tcPr>
          <w:p w14:paraId="7C3F15A3" w14:textId="5AF9F664" w:rsidR="00882A18" w:rsidRPr="0058416A" w:rsidDel="00DE4988" w:rsidRDefault="00F261BC" w:rsidP="00E2315B">
            <w:pPr>
              <w:pStyle w:val="ListParagraph"/>
              <w:bidi w:val="0"/>
              <w:ind w:left="0"/>
              <w:jc w:val="center"/>
              <w:rPr>
                <w:del w:id="2453" w:author="user" w:date="2023-07-26T12:09:00Z"/>
                <w:strike/>
                <w:rtl/>
              </w:rPr>
            </w:pPr>
            <w:del w:id="2454" w:author="user" w:date="2023-07-26T12:09:00Z">
              <w:r w:rsidRPr="0058416A" w:rsidDel="00DE4988">
                <w:rPr>
                  <w:strike/>
                </w:rPr>
                <w:delText>17</w:delText>
              </w:r>
            </w:del>
          </w:p>
        </w:tc>
        <w:tc>
          <w:tcPr>
            <w:tcW w:w="612" w:type="dxa"/>
          </w:tcPr>
          <w:p w14:paraId="1B2E1324" w14:textId="192D4349" w:rsidR="00882A18" w:rsidRPr="0058416A" w:rsidDel="00DE4988" w:rsidRDefault="00F261BC" w:rsidP="00DE4988">
            <w:pPr>
              <w:pStyle w:val="ListParagraph"/>
              <w:bidi w:val="0"/>
              <w:ind w:left="0"/>
              <w:jc w:val="center"/>
              <w:rPr>
                <w:del w:id="2455" w:author="user" w:date="2023-07-26T12:09:00Z"/>
                <w:strike/>
                <w:rtl/>
              </w:rPr>
              <w:pPrChange w:id="2456" w:author="user" w:date="2023-07-26T12:09:00Z">
                <w:pPr>
                  <w:pStyle w:val="ListParagraph"/>
                  <w:bidi w:val="0"/>
                  <w:ind w:left="0"/>
                  <w:jc w:val="center"/>
                </w:pPr>
              </w:pPrChange>
            </w:pPr>
            <w:del w:id="2457" w:author="user" w:date="2023-07-26T12:09:00Z">
              <w:r w:rsidRPr="0058416A" w:rsidDel="00DE4988">
                <w:rPr>
                  <w:strike/>
                </w:rPr>
                <w:delText>25</w:delText>
              </w:r>
            </w:del>
          </w:p>
        </w:tc>
        <w:tc>
          <w:tcPr>
            <w:tcW w:w="612" w:type="dxa"/>
          </w:tcPr>
          <w:p w14:paraId="51A1088B" w14:textId="24C48EBA" w:rsidR="00882A18" w:rsidRPr="0058416A" w:rsidDel="00DE4988" w:rsidRDefault="00882A18" w:rsidP="00DE4988">
            <w:pPr>
              <w:pStyle w:val="ListParagraph"/>
              <w:bidi w:val="0"/>
              <w:ind w:left="0"/>
              <w:jc w:val="center"/>
              <w:rPr>
                <w:del w:id="2458" w:author="user" w:date="2023-07-26T12:09:00Z"/>
                <w:strike/>
                <w:rtl/>
              </w:rPr>
              <w:pPrChange w:id="2459" w:author="user" w:date="2023-07-26T12:09:00Z">
                <w:pPr>
                  <w:pStyle w:val="ListParagraph"/>
                  <w:bidi w:val="0"/>
                  <w:ind w:left="0"/>
                  <w:jc w:val="center"/>
                </w:pPr>
              </w:pPrChange>
            </w:pPr>
            <w:del w:id="2460" w:author="user" w:date="2023-07-26T12:09:00Z">
              <w:r w:rsidRPr="0058416A" w:rsidDel="00DE4988">
                <w:rPr>
                  <w:strike/>
                </w:rPr>
                <w:delText>S</w:delText>
              </w:r>
            </w:del>
          </w:p>
        </w:tc>
        <w:tc>
          <w:tcPr>
            <w:tcW w:w="612" w:type="dxa"/>
          </w:tcPr>
          <w:p w14:paraId="29D1ACBE" w14:textId="7050CEC8" w:rsidR="00882A18" w:rsidRPr="0058416A" w:rsidDel="00DE4988" w:rsidRDefault="00882A18" w:rsidP="00DE4988">
            <w:pPr>
              <w:pStyle w:val="ListParagraph"/>
              <w:bidi w:val="0"/>
              <w:ind w:left="0"/>
              <w:jc w:val="center"/>
              <w:rPr>
                <w:del w:id="2461" w:author="user" w:date="2023-07-26T12:09:00Z"/>
                <w:strike/>
                <w:rtl/>
              </w:rPr>
              <w:pPrChange w:id="2462" w:author="user" w:date="2023-07-26T12:09:00Z">
                <w:pPr>
                  <w:pStyle w:val="ListParagraph"/>
                  <w:bidi w:val="0"/>
                  <w:ind w:left="0"/>
                  <w:jc w:val="center"/>
                </w:pPr>
              </w:pPrChange>
            </w:pPr>
            <w:del w:id="2463" w:author="user" w:date="2023-07-26T12:09:00Z">
              <w:r w:rsidRPr="0058416A" w:rsidDel="00DE4988">
                <w:rPr>
                  <w:strike/>
                </w:rPr>
                <w:delText>2</w:delText>
              </w:r>
            </w:del>
          </w:p>
        </w:tc>
      </w:tr>
      <w:tr w:rsidR="00882A18" w:rsidRPr="0058416A" w:rsidDel="00DE4988" w14:paraId="6F5B04D3" w14:textId="3662A080" w:rsidTr="000916D0">
        <w:trPr>
          <w:trHeight w:val="265"/>
          <w:del w:id="2464" w:author="user" w:date="2023-07-26T12:09:00Z"/>
        </w:trPr>
        <w:tc>
          <w:tcPr>
            <w:tcW w:w="612" w:type="dxa"/>
          </w:tcPr>
          <w:p w14:paraId="0BC8C1B6" w14:textId="03346672" w:rsidR="00882A18" w:rsidRPr="0058416A" w:rsidDel="00DE4988" w:rsidRDefault="00F261BC" w:rsidP="00E2315B">
            <w:pPr>
              <w:pStyle w:val="ListParagraph"/>
              <w:bidi w:val="0"/>
              <w:ind w:left="0"/>
              <w:jc w:val="center"/>
              <w:rPr>
                <w:del w:id="2465" w:author="user" w:date="2023-07-26T12:09:00Z"/>
                <w:strike/>
                <w:rtl/>
              </w:rPr>
            </w:pPr>
            <w:del w:id="2466" w:author="user" w:date="2023-07-26T12:09:00Z">
              <w:r w:rsidRPr="0058416A" w:rsidDel="00DE4988">
                <w:rPr>
                  <w:strike/>
                </w:rPr>
                <w:delText>17</w:delText>
              </w:r>
            </w:del>
          </w:p>
        </w:tc>
        <w:tc>
          <w:tcPr>
            <w:tcW w:w="612" w:type="dxa"/>
          </w:tcPr>
          <w:p w14:paraId="2FBC07E9" w14:textId="2B7C5906" w:rsidR="00882A18" w:rsidRPr="0058416A" w:rsidDel="00DE4988" w:rsidRDefault="00F261BC" w:rsidP="00DE4988">
            <w:pPr>
              <w:pStyle w:val="ListParagraph"/>
              <w:bidi w:val="0"/>
              <w:ind w:left="0"/>
              <w:jc w:val="center"/>
              <w:rPr>
                <w:del w:id="2467" w:author="user" w:date="2023-07-26T12:09:00Z"/>
                <w:strike/>
                <w:rtl/>
              </w:rPr>
              <w:pPrChange w:id="2468" w:author="user" w:date="2023-07-26T12:09:00Z">
                <w:pPr>
                  <w:pStyle w:val="ListParagraph"/>
                  <w:bidi w:val="0"/>
                  <w:ind w:left="0"/>
                  <w:jc w:val="center"/>
                </w:pPr>
              </w:pPrChange>
            </w:pPr>
            <w:del w:id="2469" w:author="user" w:date="2023-07-26T12:09:00Z">
              <w:r w:rsidRPr="0058416A" w:rsidDel="00DE4988">
                <w:rPr>
                  <w:strike/>
                </w:rPr>
                <w:delText>20</w:delText>
              </w:r>
            </w:del>
          </w:p>
        </w:tc>
        <w:tc>
          <w:tcPr>
            <w:tcW w:w="612" w:type="dxa"/>
          </w:tcPr>
          <w:p w14:paraId="5B88303D" w14:textId="5289BA86" w:rsidR="00882A18" w:rsidRPr="0058416A" w:rsidDel="00DE4988" w:rsidRDefault="00882A18" w:rsidP="00DE4988">
            <w:pPr>
              <w:pStyle w:val="ListParagraph"/>
              <w:bidi w:val="0"/>
              <w:ind w:left="0"/>
              <w:jc w:val="center"/>
              <w:rPr>
                <w:del w:id="2470" w:author="user" w:date="2023-07-26T12:09:00Z"/>
                <w:strike/>
                <w:rtl/>
              </w:rPr>
              <w:pPrChange w:id="2471" w:author="user" w:date="2023-07-26T12:09:00Z">
                <w:pPr>
                  <w:pStyle w:val="ListParagraph"/>
                  <w:bidi w:val="0"/>
                  <w:ind w:left="0"/>
                  <w:jc w:val="center"/>
                </w:pPr>
              </w:pPrChange>
            </w:pPr>
            <w:del w:id="2472" w:author="user" w:date="2023-07-26T12:09:00Z">
              <w:r w:rsidRPr="0058416A" w:rsidDel="00DE4988">
                <w:rPr>
                  <w:strike/>
                </w:rPr>
                <w:delText>D</w:delText>
              </w:r>
            </w:del>
          </w:p>
        </w:tc>
        <w:tc>
          <w:tcPr>
            <w:tcW w:w="612" w:type="dxa"/>
          </w:tcPr>
          <w:p w14:paraId="12AF6FA7" w14:textId="1B08A9B1" w:rsidR="00882A18" w:rsidRPr="0058416A" w:rsidDel="00DE4988" w:rsidRDefault="00882A18" w:rsidP="00DE4988">
            <w:pPr>
              <w:pStyle w:val="ListParagraph"/>
              <w:bidi w:val="0"/>
              <w:ind w:left="0"/>
              <w:jc w:val="center"/>
              <w:rPr>
                <w:del w:id="2473" w:author="user" w:date="2023-07-26T12:09:00Z"/>
                <w:strike/>
                <w:rtl/>
              </w:rPr>
              <w:pPrChange w:id="2474" w:author="user" w:date="2023-07-26T12:09:00Z">
                <w:pPr>
                  <w:pStyle w:val="ListParagraph"/>
                  <w:bidi w:val="0"/>
                  <w:ind w:left="0"/>
                  <w:jc w:val="center"/>
                </w:pPr>
              </w:pPrChange>
            </w:pPr>
            <w:del w:id="2475" w:author="user" w:date="2023-07-26T12:09:00Z">
              <w:r w:rsidRPr="0058416A" w:rsidDel="00DE4988">
                <w:rPr>
                  <w:strike/>
                </w:rPr>
                <w:delText>2</w:delText>
              </w:r>
            </w:del>
          </w:p>
        </w:tc>
      </w:tr>
    </w:tbl>
    <w:p w14:paraId="11D50479" w14:textId="31547208" w:rsidR="00882A18" w:rsidRPr="0058416A" w:rsidDel="00DE4988" w:rsidRDefault="00882A18" w:rsidP="00DE4988">
      <w:pPr>
        <w:pStyle w:val="ListParagraph"/>
        <w:bidi w:val="0"/>
        <w:ind w:left="0"/>
        <w:rPr>
          <w:del w:id="2476" w:author="user" w:date="2023-07-26T12:09:00Z"/>
          <w:strike/>
        </w:rPr>
        <w:pPrChange w:id="2477" w:author="user" w:date="2023-07-26T12:09:00Z">
          <w:pPr>
            <w:pStyle w:val="ListParagraph"/>
            <w:ind w:left="1440"/>
          </w:pPr>
        </w:pPrChange>
      </w:pPr>
      <w:del w:id="2478" w:author="user" w:date="2023-07-26T12:09:00Z">
        <w:r w:rsidRPr="0058416A" w:rsidDel="00DE4988">
          <w:rPr>
            <w:strike/>
          </w:rPr>
          <w:delText>Y=</w:delText>
        </w:r>
        <w:r w:rsidR="00934342" w:rsidRPr="0058416A" w:rsidDel="00DE4988">
          <w:rPr>
            <w:strike/>
          </w:rPr>
          <w:delText>AvgReachArea</w:delText>
        </w:r>
        <w:r w:rsidRPr="0058416A" w:rsidDel="00DE4988">
          <w:rPr>
            <w:strike/>
          </w:rPr>
          <w:delText>, X=Cond, U</w:delText>
        </w:r>
        <w:r w:rsidRPr="0058416A" w:rsidDel="00DE4988">
          <w:rPr>
            <w:strike/>
            <w:vertAlign w:val="subscript"/>
          </w:rPr>
          <w:delText>1</w:delText>
        </w:r>
        <w:r w:rsidRPr="0058416A" w:rsidDel="00DE4988">
          <w:rPr>
            <w:strike/>
          </w:rPr>
          <w:delText>=sub, U</w:delText>
        </w:r>
        <w:r w:rsidRPr="0058416A" w:rsidDel="00DE4988">
          <w:rPr>
            <w:strike/>
            <w:vertAlign w:val="subscript"/>
          </w:rPr>
          <w:delText>2</w:delText>
        </w:r>
        <w:r w:rsidRPr="0058416A" w:rsidDel="00DE4988">
          <w:rPr>
            <w:strike/>
          </w:rPr>
          <w:delText>=nTrials</w:delText>
        </w:r>
      </w:del>
    </w:p>
    <w:p w14:paraId="11D6FA88" w14:textId="0FA7782C" w:rsidR="00551FFD" w:rsidRPr="0058416A" w:rsidDel="00DE4988" w:rsidRDefault="00551FFD" w:rsidP="00DE4988">
      <w:pPr>
        <w:pStyle w:val="ListParagraph"/>
        <w:bidi w:val="0"/>
        <w:ind w:left="0"/>
        <w:rPr>
          <w:del w:id="2479" w:author="user" w:date="2023-07-26T12:09:00Z"/>
          <w:strike/>
        </w:rPr>
        <w:pPrChange w:id="2480" w:author="user" w:date="2023-07-26T12:09:00Z">
          <w:pPr>
            <w:pStyle w:val="ListParagraph"/>
            <w:numPr>
              <w:ilvl w:val="1"/>
              <w:numId w:val="12"/>
            </w:numPr>
            <w:ind w:left="1440" w:hanging="360"/>
          </w:pPr>
        </w:pPrChange>
      </w:pPr>
      <w:del w:id="2481" w:author="user" w:date="2023-07-26T12:09:00Z">
        <w:r w:rsidRPr="0058416A" w:rsidDel="00DE4988">
          <w:rPr>
            <w:strike/>
          </w:rPr>
          <w:delText>Xpos</w:delText>
        </w:r>
      </w:del>
    </w:p>
    <w:p w14:paraId="090DC7DB" w14:textId="26B9EC9A" w:rsidR="00F14087" w:rsidRPr="0058416A" w:rsidDel="00DE4988" w:rsidRDefault="00F14087" w:rsidP="00DE4988">
      <w:pPr>
        <w:pStyle w:val="ListParagraph"/>
        <w:bidi w:val="0"/>
        <w:ind w:left="0"/>
        <w:rPr>
          <w:del w:id="2482" w:author="user" w:date="2023-07-26T12:09:00Z"/>
          <w:strike/>
        </w:rPr>
        <w:pPrChange w:id="2483" w:author="user" w:date="2023-07-26T12:09:00Z">
          <w:pPr>
            <w:pStyle w:val="ListParagraph"/>
            <w:numPr>
              <w:ilvl w:val="2"/>
              <w:numId w:val="12"/>
            </w:numPr>
            <w:ind w:left="2160" w:hanging="360"/>
          </w:pPr>
        </w:pPrChange>
      </w:pPr>
      <w:del w:id="2484" w:author="user" w:date="2023-07-26T12:09:00Z">
        <w:r w:rsidRPr="0058416A" w:rsidDel="00DE4988">
          <w:rPr>
            <w:strike/>
          </w:rPr>
          <w:delText>Left</w:delText>
        </w:r>
      </w:del>
    </w:p>
    <w:p w14:paraId="6828DDCF" w14:textId="6B021F0D" w:rsidR="00F14087" w:rsidRPr="0058416A" w:rsidDel="00DE4988" w:rsidRDefault="00F14087" w:rsidP="00DE4988">
      <w:pPr>
        <w:pStyle w:val="ListParagraph"/>
        <w:bidi w:val="0"/>
        <w:ind w:left="0"/>
        <w:rPr>
          <w:del w:id="2485" w:author="user" w:date="2023-07-26T12:09:00Z"/>
          <w:strike/>
          <w:rtl/>
        </w:rPr>
        <w:pPrChange w:id="2486" w:author="user" w:date="2023-07-26T12:09:00Z">
          <w:pPr>
            <w:pStyle w:val="ListParagraph"/>
            <w:ind w:left="1440" w:firstLine="720"/>
          </w:pPr>
        </w:pPrChange>
      </w:pPr>
      <w:del w:id="2487" w:author="user" w:date="2023-07-26T12:09:00Z">
        <w:r w:rsidRPr="0058416A" w:rsidDel="00DE4988">
          <w:rPr>
            <w:rFonts w:hint="cs"/>
            <w:strike/>
            <w:rtl/>
          </w:rPr>
          <w:delText xml:space="preserve">משואת רגרסיה לכל נקודה לאורך </w:delText>
        </w:r>
        <w:r w:rsidRPr="0058416A" w:rsidDel="00DE4988">
          <w:rPr>
            <w:rFonts w:hint="cs"/>
            <w:strike/>
          </w:rPr>
          <w:delText>Z</w:delText>
        </w:r>
        <w:r w:rsidRPr="0058416A" w:rsidDel="00DE4988">
          <w:rPr>
            <w:rFonts w:hint="cs"/>
            <w:strike/>
            <w:rtl/>
          </w:rPr>
          <w:delText>.</w:delText>
        </w:r>
      </w:del>
    </w:p>
    <w:tbl>
      <w:tblPr>
        <w:tblStyle w:val="TableGrid"/>
        <w:bidiVisual/>
        <w:tblW w:w="0" w:type="auto"/>
        <w:tblInd w:w="2154" w:type="dxa"/>
        <w:tblLook w:val="04A0" w:firstRow="1" w:lastRow="0" w:firstColumn="1" w:lastColumn="0" w:noHBand="0" w:noVBand="1"/>
      </w:tblPr>
      <w:tblGrid>
        <w:gridCol w:w="862"/>
        <w:gridCol w:w="1048"/>
        <w:gridCol w:w="723"/>
        <w:gridCol w:w="612"/>
      </w:tblGrid>
      <w:tr w:rsidR="00F14087" w:rsidRPr="0058416A" w:rsidDel="00DE4988" w14:paraId="70D7D365" w14:textId="01233878" w:rsidTr="00F14087">
        <w:trPr>
          <w:trHeight w:val="265"/>
          <w:del w:id="2488" w:author="user" w:date="2023-07-26T12:09:00Z"/>
        </w:trPr>
        <w:tc>
          <w:tcPr>
            <w:tcW w:w="862" w:type="dxa"/>
          </w:tcPr>
          <w:p w14:paraId="02D2395A" w14:textId="58FBB19D" w:rsidR="00F14087" w:rsidRPr="0058416A" w:rsidDel="00DE4988" w:rsidRDefault="00F14087" w:rsidP="00E2315B">
            <w:pPr>
              <w:bidi w:val="0"/>
              <w:rPr>
                <w:del w:id="2489" w:author="user" w:date="2023-07-26T12:09:00Z"/>
                <w:strike/>
                <w:rtl/>
              </w:rPr>
            </w:pPr>
            <w:del w:id="2490" w:author="user" w:date="2023-07-26T12:09:00Z">
              <w:r w:rsidRPr="0058416A" w:rsidDel="00DE4988">
                <w:rPr>
                  <w:strike/>
                </w:rPr>
                <w:delText>nTrials</w:delText>
              </w:r>
            </w:del>
          </w:p>
        </w:tc>
        <w:tc>
          <w:tcPr>
            <w:tcW w:w="1048" w:type="dxa"/>
          </w:tcPr>
          <w:p w14:paraId="55EEDB6E" w14:textId="1B29E4F9" w:rsidR="00F14087" w:rsidRPr="0058416A" w:rsidDel="00DE4988" w:rsidRDefault="00F14087" w:rsidP="00DE4988">
            <w:pPr>
              <w:pStyle w:val="ListParagraph"/>
              <w:bidi w:val="0"/>
              <w:ind w:left="0"/>
              <w:jc w:val="center"/>
              <w:rPr>
                <w:del w:id="2491" w:author="user" w:date="2023-07-26T12:09:00Z"/>
                <w:strike/>
                <w:rtl/>
              </w:rPr>
              <w:pPrChange w:id="2492" w:author="user" w:date="2023-07-26T12:09:00Z">
                <w:pPr>
                  <w:pStyle w:val="ListParagraph"/>
                  <w:bidi w:val="0"/>
                  <w:ind w:left="0"/>
                  <w:jc w:val="center"/>
                </w:pPr>
              </w:pPrChange>
            </w:pPr>
            <w:del w:id="2493" w:author="user" w:date="2023-07-26T12:09:00Z">
              <w:r w:rsidRPr="0058416A" w:rsidDel="00DE4988">
                <w:rPr>
                  <w:strike/>
                </w:rPr>
                <w:delText>AvgXpos</w:delText>
              </w:r>
            </w:del>
          </w:p>
        </w:tc>
        <w:tc>
          <w:tcPr>
            <w:tcW w:w="723" w:type="dxa"/>
          </w:tcPr>
          <w:p w14:paraId="4764EB79" w14:textId="485302FC" w:rsidR="00F14087" w:rsidRPr="0058416A" w:rsidDel="00DE4988" w:rsidRDefault="00F14087" w:rsidP="00DE4988">
            <w:pPr>
              <w:pStyle w:val="ListParagraph"/>
              <w:bidi w:val="0"/>
              <w:ind w:left="0"/>
              <w:jc w:val="center"/>
              <w:rPr>
                <w:del w:id="2494" w:author="user" w:date="2023-07-26T12:09:00Z"/>
                <w:strike/>
                <w:rtl/>
              </w:rPr>
              <w:pPrChange w:id="2495" w:author="user" w:date="2023-07-26T12:09:00Z">
                <w:pPr>
                  <w:pStyle w:val="ListParagraph"/>
                  <w:bidi w:val="0"/>
                  <w:ind w:left="0"/>
                  <w:jc w:val="center"/>
                </w:pPr>
              </w:pPrChange>
            </w:pPr>
            <w:del w:id="2496" w:author="user" w:date="2023-07-26T12:09:00Z">
              <w:r w:rsidRPr="0058416A" w:rsidDel="00DE4988">
                <w:rPr>
                  <w:strike/>
                </w:rPr>
                <w:delText>Cond</w:delText>
              </w:r>
            </w:del>
          </w:p>
        </w:tc>
        <w:tc>
          <w:tcPr>
            <w:tcW w:w="612" w:type="dxa"/>
          </w:tcPr>
          <w:p w14:paraId="05AA49A4" w14:textId="0F4264D7" w:rsidR="00F14087" w:rsidRPr="0058416A" w:rsidDel="00DE4988" w:rsidRDefault="00F14087" w:rsidP="00DE4988">
            <w:pPr>
              <w:pStyle w:val="ListParagraph"/>
              <w:bidi w:val="0"/>
              <w:ind w:left="0"/>
              <w:jc w:val="center"/>
              <w:rPr>
                <w:del w:id="2497" w:author="user" w:date="2023-07-26T12:09:00Z"/>
                <w:strike/>
                <w:rtl/>
              </w:rPr>
              <w:pPrChange w:id="2498" w:author="user" w:date="2023-07-26T12:09:00Z">
                <w:pPr>
                  <w:pStyle w:val="ListParagraph"/>
                  <w:bidi w:val="0"/>
                  <w:ind w:left="0"/>
                  <w:jc w:val="center"/>
                </w:pPr>
              </w:pPrChange>
            </w:pPr>
            <w:del w:id="2499" w:author="user" w:date="2023-07-26T12:09:00Z">
              <w:r w:rsidRPr="0058416A" w:rsidDel="00DE4988">
                <w:rPr>
                  <w:strike/>
                </w:rPr>
                <w:delText>sub</w:delText>
              </w:r>
            </w:del>
          </w:p>
        </w:tc>
      </w:tr>
      <w:tr w:rsidR="00F14087" w:rsidRPr="0058416A" w:rsidDel="00DE4988" w14:paraId="45AD828A" w14:textId="03178EA5" w:rsidTr="00F14087">
        <w:trPr>
          <w:trHeight w:val="254"/>
          <w:del w:id="2500" w:author="user" w:date="2023-07-26T12:09:00Z"/>
        </w:trPr>
        <w:tc>
          <w:tcPr>
            <w:tcW w:w="862" w:type="dxa"/>
          </w:tcPr>
          <w:p w14:paraId="22D5BA16" w14:textId="2D7C2E40" w:rsidR="00F14087" w:rsidRPr="0058416A" w:rsidDel="00DE4988" w:rsidRDefault="00F14087" w:rsidP="00E2315B">
            <w:pPr>
              <w:pStyle w:val="ListParagraph"/>
              <w:bidi w:val="0"/>
              <w:ind w:left="0"/>
              <w:jc w:val="center"/>
              <w:rPr>
                <w:del w:id="2501" w:author="user" w:date="2023-07-26T12:09:00Z"/>
                <w:strike/>
                <w:rtl/>
              </w:rPr>
            </w:pPr>
            <w:del w:id="2502" w:author="user" w:date="2023-07-26T12:09:00Z">
              <w:r w:rsidRPr="0058416A" w:rsidDel="00DE4988">
                <w:rPr>
                  <w:strike/>
                </w:rPr>
                <w:delText>12</w:delText>
              </w:r>
            </w:del>
          </w:p>
        </w:tc>
        <w:tc>
          <w:tcPr>
            <w:tcW w:w="1048" w:type="dxa"/>
          </w:tcPr>
          <w:p w14:paraId="7C50A326" w14:textId="7DD80A7F" w:rsidR="00F14087" w:rsidRPr="0058416A" w:rsidDel="00DE4988" w:rsidRDefault="00F14087" w:rsidP="00DE4988">
            <w:pPr>
              <w:pStyle w:val="ListParagraph"/>
              <w:bidi w:val="0"/>
              <w:ind w:left="0"/>
              <w:jc w:val="center"/>
              <w:rPr>
                <w:del w:id="2503" w:author="user" w:date="2023-07-26T12:09:00Z"/>
                <w:strike/>
                <w:rtl/>
              </w:rPr>
              <w:pPrChange w:id="2504" w:author="user" w:date="2023-07-26T12:09:00Z">
                <w:pPr>
                  <w:pStyle w:val="ListParagraph"/>
                  <w:bidi w:val="0"/>
                  <w:ind w:left="0"/>
                  <w:jc w:val="center"/>
                </w:pPr>
              </w:pPrChange>
            </w:pPr>
            <w:del w:id="2505" w:author="user" w:date="2023-07-26T12:09:00Z">
              <w:r w:rsidRPr="0058416A" w:rsidDel="00DE4988">
                <w:rPr>
                  <w:strike/>
                </w:rPr>
                <w:delText>2</w:delText>
              </w:r>
            </w:del>
          </w:p>
        </w:tc>
        <w:tc>
          <w:tcPr>
            <w:tcW w:w="723" w:type="dxa"/>
          </w:tcPr>
          <w:p w14:paraId="3C8FDBBF" w14:textId="7C3EEE25" w:rsidR="00F14087" w:rsidRPr="0058416A" w:rsidDel="00DE4988" w:rsidRDefault="00F14087" w:rsidP="00DE4988">
            <w:pPr>
              <w:pStyle w:val="ListParagraph"/>
              <w:bidi w:val="0"/>
              <w:ind w:left="0"/>
              <w:jc w:val="center"/>
              <w:rPr>
                <w:del w:id="2506" w:author="user" w:date="2023-07-26T12:09:00Z"/>
                <w:strike/>
                <w:rtl/>
              </w:rPr>
              <w:pPrChange w:id="2507" w:author="user" w:date="2023-07-26T12:09:00Z">
                <w:pPr>
                  <w:pStyle w:val="ListParagraph"/>
                  <w:bidi w:val="0"/>
                  <w:ind w:left="0"/>
                  <w:jc w:val="center"/>
                </w:pPr>
              </w:pPrChange>
            </w:pPr>
            <w:del w:id="2508" w:author="user" w:date="2023-07-26T12:09:00Z">
              <w:r w:rsidRPr="0058416A" w:rsidDel="00DE4988">
                <w:rPr>
                  <w:strike/>
                </w:rPr>
                <w:delText>S</w:delText>
              </w:r>
            </w:del>
          </w:p>
        </w:tc>
        <w:tc>
          <w:tcPr>
            <w:tcW w:w="612" w:type="dxa"/>
          </w:tcPr>
          <w:p w14:paraId="75EDFA70" w14:textId="434D2F2C" w:rsidR="00F14087" w:rsidRPr="0058416A" w:rsidDel="00DE4988" w:rsidRDefault="00F14087" w:rsidP="00DE4988">
            <w:pPr>
              <w:pStyle w:val="ListParagraph"/>
              <w:bidi w:val="0"/>
              <w:ind w:left="0"/>
              <w:jc w:val="center"/>
              <w:rPr>
                <w:del w:id="2509" w:author="user" w:date="2023-07-26T12:09:00Z"/>
                <w:strike/>
                <w:rtl/>
              </w:rPr>
              <w:pPrChange w:id="2510" w:author="user" w:date="2023-07-26T12:09:00Z">
                <w:pPr>
                  <w:pStyle w:val="ListParagraph"/>
                  <w:bidi w:val="0"/>
                  <w:ind w:left="0"/>
                  <w:jc w:val="center"/>
                </w:pPr>
              </w:pPrChange>
            </w:pPr>
            <w:del w:id="2511" w:author="user" w:date="2023-07-26T12:09:00Z">
              <w:r w:rsidRPr="0058416A" w:rsidDel="00DE4988">
                <w:rPr>
                  <w:strike/>
                </w:rPr>
                <w:delText>1</w:delText>
              </w:r>
            </w:del>
          </w:p>
        </w:tc>
      </w:tr>
      <w:tr w:rsidR="00F14087" w:rsidRPr="0058416A" w:rsidDel="00DE4988" w14:paraId="2B3A883B" w14:textId="69248979" w:rsidTr="00F14087">
        <w:trPr>
          <w:trHeight w:val="265"/>
          <w:del w:id="2512" w:author="user" w:date="2023-07-26T12:09:00Z"/>
        </w:trPr>
        <w:tc>
          <w:tcPr>
            <w:tcW w:w="862" w:type="dxa"/>
          </w:tcPr>
          <w:p w14:paraId="2C75B8AF" w14:textId="46D0CD39" w:rsidR="00F14087" w:rsidRPr="0058416A" w:rsidDel="00DE4988" w:rsidRDefault="00F14087" w:rsidP="00E2315B">
            <w:pPr>
              <w:pStyle w:val="ListParagraph"/>
              <w:bidi w:val="0"/>
              <w:ind w:left="0"/>
              <w:jc w:val="center"/>
              <w:rPr>
                <w:del w:id="2513" w:author="user" w:date="2023-07-26T12:09:00Z"/>
                <w:strike/>
                <w:rtl/>
              </w:rPr>
            </w:pPr>
            <w:del w:id="2514" w:author="user" w:date="2023-07-26T12:09:00Z">
              <w:r w:rsidRPr="0058416A" w:rsidDel="00DE4988">
                <w:rPr>
                  <w:strike/>
                </w:rPr>
                <w:delText>40</w:delText>
              </w:r>
            </w:del>
          </w:p>
        </w:tc>
        <w:tc>
          <w:tcPr>
            <w:tcW w:w="1048" w:type="dxa"/>
          </w:tcPr>
          <w:p w14:paraId="3B3ACF2A" w14:textId="50995198" w:rsidR="00F14087" w:rsidRPr="0058416A" w:rsidDel="00DE4988" w:rsidRDefault="00F14087" w:rsidP="00DE4988">
            <w:pPr>
              <w:pStyle w:val="ListParagraph"/>
              <w:bidi w:val="0"/>
              <w:ind w:left="0"/>
              <w:jc w:val="center"/>
              <w:rPr>
                <w:del w:id="2515" w:author="user" w:date="2023-07-26T12:09:00Z"/>
                <w:strike/>
                <w:rtl/>
              </w:rPr>
              <w:pPrChange w:id="2516" w:author="user" w:date="2023-07-26T12:09:00Z">
                <w:pPr>
                  <w:pStyle w:val="ListParagraph"/>
                  <w:bidi w:val="0"/>
                  <w:ind w:left="0"/>
                  <w:jc w:val="center"/>
                </w:pPr>
              </w:pPrChange>
            </w:pPr>
            <w:del w:id="2517" w:author="user" w:date="2023-07-26T12:09:00Z">
              <w:r w:rsidRPr="0058416A" w:rsidDel="00DE4988">
                <w:rPr>
                  <w:strike/>
                </w:rPr>
                <w:delText>3</w:delText>
              </w:r>
            </w:del>
          </w:p>
        </w:tc>
        <w:tc>
          <w:tcPr>
            <w:tcW w:w="723" w:type="dxa"/>
          </w:tcPr>
          <w:p w14:paraId="5A2A63EF" w14:textId="2ACBF356" w:rsidR="00F14087" w:rsidRPr="0058416A" w:rsidDel="00DE4988" w:rsidRDefault="00F14087" w:rsidP="00DE4988">
            <w:pPr>
              <w:pStyle w:val="ListParagraph"/>
              <w:bidi w:val="0"/>
              <w:ind w:left="0"/>
              <w:jc w:val="center"/>
              <w:rPr>
                <w:del w:id="2518" w:author="user" w:date="2023-07-26T12:09:00Z"/>
                <w:strike/>
                <w:rtl/>
              </w:rPr>
              <w:pPrChange w:id="2519" w:author="user" w:date="2023-07-26T12:09:00Z">
                <w:pPr>
                  <w:pStyle w:val="ListParagraph"/>
                  <w:bidi w:val="0"/>
                  <w:ind w:left="0"/>
                  <w:jc w:val="center"/>
                </w:pPr>
              </w:pPrChange>
            </w:pPr>
            <w:del w:id="2520" w:author="user" w:date="2023-07-26T12:09:00Z">
              <w:r w:rsidRPr="0058416A" w:rsidDel="00DE4988">
                <w:rPr>
                  <w:strike/>
                </w:rPr>
                <w:delText>D</w:delText>
              </w:r>
            </w:del>
          </w:p>
        </w:tc>
        <w:tc>
          <w:tcPr>
            <w:tcW w:w="612" w:type="dxa"/>
          </w:tcPr>
          <w:p w14:paraId="2748B452" w14:textId="3C6E28EB" w:rsidR="00F14087" w:rsidRPr="0058416A" w:rsidDel="00DE4988" w:rsidRDefault="00F14087" w:rsidP="00DE4988">
            <w:pPr>
              <w:pStyle w:val="ListParagraph"/>
              <w:bidi w:val="0"/>
              <w:ind w:left="0"/>
              <w:jc w:val="center"/>
              <w:rPr>
                <w:del w:id="2521" w:author="user" w:date="2023-07-26T12:09:00Z"/>
                <w:strike/>
                <w:rtl/>
              </w:rPr>
              <w:pPrChange w:id="2522" w:author="user" w:date="2023-07-26T12:09:00Z">
                <w:pPr>
                  <w:pStyle w:val="ListParagraph"/>
                  <w:bidi w:val="0"/>
                  <w:ind w:left="0"/>
                  <w:jc w:val="center"/>
                </w:pPr>
              </w:pPrChange>
            </w:pPr>
            <w:del w:id="2523" w:author="user" w:date="2023-07-26T12:09:00Z">
              <w:r w:rsidRPr="0058416A" w:rsidDel="00DE4988">
                <w:rPr>
                  <w:strike/>
                </w:rPr>
                <w:delText>1</w:delText>
              </w:r>
            </w:del>
          </w:p>
        </w:tc>
      </w:tr>
      <w:tr w:rsidR="00F14087" w:rsidRPr="0058416A" w:rsidDel="00DE4988" w14:paraId="200C4233" w14:textId="59797848" w:rsidTr="00F14087">
        <w:trPr>
          <w:trHeight w:val="265"/>
          <w:del w:id="2524" w:author="user" w:date="2023-07-26T12:09:00Z"/>
        </w:trPr>
        <w:tc>
          <w:tcPr>
            <w:tcW w:w="862" w:type="dxa"/>
          </w:tcPr>
          <w:p w14:paraId="7F88FC1F" w14:textId="5034D93B" w:rsidR="00F14087" w:rsidRPr="0058416A" w:rsidDel="00DE4988" w:rsidRDefault="00F14087" w:rsidP="00E2315B">
            <w:pPr>
              <w:pStyle w:val="ListParagraph"/>
              <w:bidi w:val="0"/>
              <w:ind w:left="0"/>
              <w:jc w:val="center"/>
              <w:rPr>
                <w:del w:id="2525" w:author="user" w:date="2023-07-26T12:09:00Z"/>
                <w:strike/>
                <w:rtl/>
              </w:rPr>
            </w:pPr>
            <w:del w:id="2526" w:author="user" w:date="2023-07-26T12:09:00Z">
              <w:r w:rsidRPr="0058416A" w:rsidDel="00DE4988">
                <w:rPr>
                  <w:strike/>
                </w:rPr>
                <w:delText>120</w:delText>
              </w:r>
            </w:del>
          </w:p>
        </w:tc>
        <w:tc>
          <w:tcPr>
            <w:tcW w:w="1048" w:type="dxa"/>
          </w:tcPr>
          <w:p w14:paraId="453D3669" w14:textId="12A9724C" w:rsidR="00F14087" w:rsidRPr="0058416A" w:rsidDel="00DE4988" w:rsidRDefault="00F14087" w:rsidP="00DE4988">
            <w:pPr>
              <w:pStyle w:val="ListParagraph"/>
              <w:bidi w:val="0"/>
              <w:ind w:left="0"/>
              <w:jc w:val="center"/>
              <w:rPr>
                <w:del w:id="2527" w:author="user" w:date="2023-07-26T12:09:00Z"/>
                <w:strike/>
                <w:rtl/>
              </w:rPr>
              <w:pPrChange w:id="2528" w:author="user" w:date="2023-07-26T12:09:00Z">
                <w:pPr>
                  <w:pStyle w:val="ListParagraph"/>
                  <w:bidi w:val="0"/>
                  <w:ind w:left="0"/>
                  <w:jc w:val="center"/>
                </w:pPr>
              </w:pPrChange>
            </w:pPr>
            <w:del w:id="2529" w:author="user" w:date="2023-07-26T12:09:00Z">
              <w:r w:rsidRPr="0058416A" w:rsidDel="00DE4988">
                <w:rPr>
                  <w:strike/>
                </w:rPr>
                <w:delText>5</w:delText>
              </w:r>
            </w:del>
          </w:p>
        </w:tc>
        <w:tc>
          <w:tcPr>
            <w:tcW w:w="723" w:type="dxa"/>
          </w:tcPr>
          <w:p w14:paraId="585D2B71" w14:textId="56EA3E15" w:rsidR="00F14087" w:rsidRPr="0058416A" w:rsidDel="00DE4988" w:rsidRDefault="00F14087" w:rsidP="00DE4988">
            <w:pPr>
              <w:pStyle w:val="ListParagraph"/>
              <w:bidi w:val="0"/>
              <w:ind w:left="0"/>
              <w:jc w:val="center"/>
              <w:rPr>
                <w:del w:id="2530" w:author="user" w:date="2023-07-26T12:09:00Z"/>
                <w:strike/>
                <w:rtl/>
              </w:rPr>
              <w:pPrChange w:id="2531" w:author="user" w:date="2023-07-26T12:09:00Z">
                <w:pPr>
                  <w:pStyle w:val="ListParagraph"/>
                  <w:bidi w:val="0"/>
                  <w:ind w:left="0"/>
                  <w:jc w:val="center"/>
                </w:pPr>
              </w:pPrChange>
            </w:pPr>
            <w:del w:id="2532" w:author="user" w:date="2023-07-26T12:09:00Z">
              <w:r w:rsidRPr="0058416A" w:rsidDel="00DE4988">
                <w:rPr>
                  <w:strike/>
                </w:rPr>
                <w:delText>S</w:delText>
              </w:r>
            </w:del>
          </w:p>
        </w:tc>
        <w:tc>
          <w:tcPr>
            <w:tcW w:w="612" w:type="dxa"/>
          </w:tcPr>
          <w:p w14:paraId="09586AF7" w14:textId="40E62DD7" w:rsidR="00F14087" w:rsidRPr="0058416A" w:rsidDel="00DE4988" w:rsidRDefault="00F14087" w:rsidP="00DE4988">
            <w:pPr>
              <w:pStyle w:val="ListParagraph"/>
              <w:bidi w:val="0"/>
              <w:ind w:left="0"/>
              <w:jc w:val="center"/>
              <w:rPr>
                <w:del w:id="2533" w:author="user" w:date="2023-07-26T12:09:00Z"/>
                <w:strike/>
                <w:rtl/>
              </w:rPr>
              <w:pPrChange w:id="2534" w:author="user" w:date="2023-07-26T12:09:00Z">
                <w:pPr>
                  <w:pStyle w:val="ListParagraph"/>
                  <w:bidi w:val="0"/>
                  <w:ind w:left="0"/>
                  <w:jc w:val="center"/>
                </w:pPr>
              </w:pPrChange>
            </w:pPr>
            <w:del w:id="2535" w:author="user" w:date="2023-07-26T12:09:00Z">
              <w:r w:rsidRPr="0058416A" w:rsidDel="00DE4988">
                <w:rPr>
                  <w:strike/>
                </w:rPr>
                <w:delText>2</w:delText>
              </w:r>
            </w:del>
          </w:p>
        </w:tc>
      </w:tr>
      <w:tr w:rsidR="00F14087" w:rsidRPr="0058416A" w:rsidDel="00DE4988" w14:paraId="49A533D8" w14:textId="256DEF47" w:rsidTr="00F14087">
        <w:trPr>
          <w:trHeight w:val="265"/>
          <w:del w:id="2536" w:author="user" w:date="2023-07-26T12:09:00Z"/>
        </w:trPr>
        <w:tc>
          <w:tcPr>
            <w:tcW w:w="862" w:type="dxa"/>
          </w:tcPr>
          <w:p w14:paraId="11546869" w14:textId="6BA1CF6B" w:rsidR="00F14087" w:rsidRPr="0058416A" w:rsidDel="00DE4988" w:rsidRDefault="00F14087" w:rsidP="00E2315B">
            <w:pPr>
              <w:pStyle w:val="ListParagraph"/>
              <w:bidi w:val="0"/>
              <w:ind w:left="0"/>
              <w:jc w:val="center"/>
              <w:rPr>
                <w:del w:id="2537" w:author="user" w:date="2023-07-26T12:09:00Z"/>
                <w:strike/>
                <w:rtl/>
              </w:rPr>
            </w:pPr>
            <w:del w:id="2538" w:author="user" w:date="2023-07-26T12:09:00Z">
              <w:r w:rsidRPr="0058416A" w:rsidDel="00DE4988">
                <w:rPr>
                  <w:strike/>
                </w:rPr>
                <w:delText>127</w:delText>
              </w:r>
            </w:del>
          </w:p>
        </w:tc>
        <w:tc>
          <w:tcPr>
            <w:tcW w:w="1048" w:type="dxa"/>
          </w:tcPr>
          <w:p w14:paraId="6E363B5D" w14:textId="2991BC1A" w:rsidR="00F14087" w:rsidRPr="0058416A" w:rsidDel="00DE4988" w:rsidRDefault="00F14087" w:rsidP="00DE4988">
            <w:pPr>
              <w:pStyle w:val="ListParagraph"/>
              <w:bidi w:val="0"/>
              <w:ind w:left="0"/>
              <w:jc w:val="center"/>
              <w:rPr>
                <w:del w:id="2539" w:author="user" w:date="2023-07-26T12:09:00Z"/>
                <w:strike/>
                <w:rtl/>
              </w:rPr>
              <w:pPrChange w:id="2540" w:author="user" w:date="2023-07-26T12:09:00Z">
                <w:pPr>
                  <w:pStyle w:val="ListParagraph"/>
                  <w:bidi w:val="0"/>
                  <w:ind w:left="0"/>
                  <w:jc w:val="center"/>
                </w:pPr>
              </w:pPrChange>
            </w:pPr>
            <w:del w:id="2541" w:author="user" w:date="2023-07-26T12:09:00Z">
              <w:r w:rsidRPr="0058416A" w:rsidDel="00DE4988">
                <w:rPr>
                  <w:strike/>
                </w:rPr>
                <w:delText>9</w:delText>
              </w:r>
            </w:del>
          </w:p>
        </w:tc>
        <w:tc>
          <w:tcPr>
            <w:tcW w:w="723" w:type="dxa"/>
          </w:tcPr>
          <w:p w14:paraId="319059F8" w14:textId="68478927" w:rsidR="00F14087" w:rsidRPr="0058416A" w:rsidDel="00DE4988" w:rsidRDefault="00F14087" w:rsidP="00DE4988">
            <w:pPr>
              <w:pStyle w:val="ListParagraph"/>
              <w:bidi w:val="0"/>
              <w:ind w:left="0"/>
              <w:jc w:val="center"/>
              <w:rPr>
                <w:del w:id="2542" w:author="user" w:date="2023-07-26T12:09:00Z"/>
                <w:strike/>
                <w:rtl/>
              </w:rPr>
              <w:pPrChange w:id="2543" w:author="user" w:date="2023-07-26T12:09:00Z">
                <w:pPr>
                  <w:pStyle w:val="ListParagraph"/>
                  <w:bidi w:val="0"/>
                  <w:ind w:left="0"/>
                  <w:jc w:val="center"/>
                </w:pPr>
              </w:pPrChange>
            </w:pPr>
            <w:del w:id="2544" w:author="user" w:date="2023-07-26T12:09:00Z">
              <w:r w:rsidRPr="0058416A" w:rsidDel="00DE4988">
                <w:rPr>
                  <w:strike/>
                </w:rPr>
                <w:delText>D</w:delText>
              </w:r>
            </w:del>
          </w:p>
        </w:tc>
        <w:tc>
          <w:tcPr>
            <w:tcW w:w="612" w:type="dxa"/>
          </w:tcPr>
          <w:p w14:paraId="09D84A40" w14:textId="1F9EAD60" w:rsidR="00F14087" w:rsidRPr="0058416A" w:rsidDel="00DE4988" w:rsidRDefault="00F14087" w:rsidP="00DE4988">
            <w:pPr>
              <w:pStyle w:val="ListParagraph"/>
              <w:bidi w:val="0"/>
              <w:ind w:left="0"/>
              <w:jc w:val="center"/>
              <w:rPr>
                <w:del w:id="2545" w:author="user" w:date="2023-07-26T12:09:00Z"/>
                <w:strike/>
                <w:rtl/>
              </w:rPr>
              <w:pPrChange w:id="2546" w:author="user" w:date="2023-07-26T12:09:00Z">
                <w:pPr>
                  <w:pStyle w:val="ListParagraph"/>
                  <w:bidi w:val="0"/>
                  <w:ind w:left="0"/>
                  <w:jc w:val="center"/>
                </w:pPr>
              </w:pPrChange>
            </w:pPr>
            <w:del w:id="2547" w:author="user" w:date="2023-07-26T12:09:00Z">
              <w:r w:rsidRPr="0058416A" w:rsidDel="00DE4988">
                <w:rPr>
                  <w:strike/>
                </w:rPr>
                <w:delText>2</w:delText>
              </w:r>
            </w:del>
          </w:p>
        </w:tc>
      </w:tr>
    </w:tbl>
    <w:p w14:paraId="13E8E1BD" w14:textId="3CBB87B2" w:rsidR="00F14087" w:rsidRPr="0058416A" w:rsidDel="00DE4988" w:rsidRDefault="00F14087" w:rsidP="00DE4988">
      <w:pPr>
        <w:bidi w:val="0"/>
        <w:rPr>
          <w:del w:id="2548" w:author="user" w:date="2023-07-26T12:09:00Z"/>
          <w:strike/>
        </w:rPr>
        <w:pPrChange w:id="2549" w:author="user" w:date="2023-07-26T12:09:00Z">
          <w:pPr>
            <w:ind w:left="1800" w:firstLine="360"/>
          </w:pPr>
        </w:pPrChange>
      </w:pPr>
      <w:del w:id="2550" w:author="user" w:date="2023-07-26T12:09:00Z">
        <w:r w:rsidRPr="0058416A" w:rsidDel="00DE4988">
          <w:rPr>
            <w:strike/>
          </w:rPr>
          <w:delText>Y=AvgXpos, X=Cond, U</w:delText>
        </w:r>
        <w:r w:rsidRPr="0058416A" w:rsidDel="00DE4988">
          <w:rPr>
            <w:strike/>
            <w:vertAlign w:val="subscript"/>
          </w:rPr>
          <w:delText>1</w:delText>
        </w:r>
        <w:r w:rsidRPr="0058416A" w:rsidDel="00DE4988">
          <w:rPr>
            <w:strike/>
          </w:rPr>
          <w:delText>=sub, U</w:delText>
        </w:r>
        <w:r w:rsidRPr="0058416A" w:rsidDel="00DE4988">
          <w:rPr>
            <w:strike/>
            <w:vertAlign w:val="subscript"/>
          </w:rPr>
          <w:delText>2</w:delText>
        </w:r>
        <w:r w:rsidRPr="0058416A" w:rsidDel="00DE4988">
          <w:rPr>
            <w:strike/>
          </w:rPr>
          <w:delText>=nTrials</w:delText>
        </w:r>
      </w:del>
    </w:p>
    <w:p w14:paraId="45409F3F" w14:textId="01519C86" w:rsidR="00F14087" w:rsidRPr="0058416A" w:rsidDel="00DE4988" w:rsidRDefault="00F14087" w:rsidP="00DE4988">
      <w:pPr>
        <w:pStyle w:val="ListParagraph"/>
        <w:bidi w:val="0"/>
        <w:ind w:left="0"/>
        <w:rPr>
          <w:del w:id="2551" w:author="user" w:date="2023-07-26T12:09:00Z"/>
          <w:strike/>
        </w:rPr>
        <w:pPrChange w:id="2552" w:author="user" w:date="2023-07-26T12:09:00Z">
          <w:pPr>
            <w:pStyle w:val="ListParagraph"/>
            <w:numPr>
              <w:ilvl w:val="2"/>
              <w:numId w:val="12"/>
            </w:numPr>
            <w:ind w:left="2160" w:hanging="360"/>
          </w:pPr>
        </w:pPrChange>
      </w:pPr>
      <w:del w:id="2553" w:author="user" w:date="2023-07-26T12:09:00Z">
        <w:r w:rsidRPr="0058416A" w:rsidDel="00DE4988">
          <w:rPr>
            <w:strike/>
          </w:rPr>
          <w:delText>Right</w:delText>
        </w:r>
      </w:del>
    </w:p>
    <w:p w14:paraId="080C0153" w14:textId="56C7D677" w:rsidR="00F14087" w:rsidRPr="0058416A" w:rsidDel="00DE4988" w:rsidRDefault="00F14087" w:rsidP="00DE4988">
      <w:pPr>
        <w:pStyle w:val="ListParagraph"/>
        <w:bidi w:val="0"/>
        <w:ind w:left="0"/>
        <w:rPr>
          <w:del w:id="2554" w:author="user" w:date="2023-07-26T12:09:00Z"/>
          <w:strike/>
          <w:rtl/>
        </w:rPr>
        <w:pPrChange w:id="2555" w:author="user" w:date="2023-07-26T12:09:00Z">
          <w:pPr>
            <w:pStyle w:val="ListParagraph"/>
            <w:ind w:left="1440" w:firstLine="720"/>
          </w:pPr>
        </w:pPrChange>
      </w:pPr>
      <w:del w:id="2556" w:author="user" w:date="2023-07-26T12:09:00Z">
        <w:r w:rsidRPr="0058416A" w:rsidDel="00DE4988">
          <w:rPr>
            <w:rFonts w:hint="cs"/>
            <w:strike/>
            <w:rtl/>
          </w:rPr>
          <w:delText xml:space="preserve">משואת רגרסיה לכל נקודה לאורך </w:delText>
        </w:r>
        <w:r w:rsidRPr="0058416A" w:rsidDel="00DE4988">
          <w:rPr>
            <w:rFonts w:hint="cs"/>
            <w:strike/>
          </w:rPr>
          <w:delText>Z</w:delText>
        </w:r>
        <w:r w:rsidRPr="0058416A" w:rsidDel="00DE4988">
          <w:rPr>
            <w:rFonts w:hint="cs"/>
            <w:strike/>
            <w:rtl/>
          </w:rPr>
          <w:delText>.</w:delText>
        </w:r>
      </w:del>
    </w:p>
    <w:tbl>
      <w:tblPr>
        <w:tblStyle w:val="TableGrid"/>
        <w:bidiVisual/>
        <w:tblW w:w="0" w:type="auto"/>
        <w:tblInd w:w="2154" w:type="dxa"/>
        <w:tblLook w:val="04A0" w:firstRow="1" w:lastRow="0" w:firstColumn="1" w:lastColumn="0" w:noHBand="0" w:noVBand="1"/>
      </w:tblPr>
      <w:tblGrid>
        <w:gridCol w:w="862"/>
        <w:gridCol w:w="1048"/>
        <w:gridCol w:w="723"/>
        <w:gridCol w:w="612"/>
      </w:tblGrid>
      <w:tr w:rsidR="00F14087" w:rsidRPr="0058416A" w:rsidDel="00DE4988" w14:paraId="51CEECC4" w14:textId="3BC3A107" w:rsidTr="000916D0">
        <w:trPr>
          <w:trHeight w:val="265"/>
          <w:del w:id="2557" w:author="user" w:date="2023-07-26T12:09:00Z"/>
        </w:trPr>
        <w:tc>
          <w:tcPr>
            <w:tcW w:w="862" w:type="dxa"/>
          </w:tcPr>
          <w:p w14:paraId="4F9B86D9" w14:textId="5A75AD4D" w:rsidR="00F14087" w:rsidRPr="0058416A" w:rsidDel="00DE4988" w:rsidRDefault="00F14087" w:rsidP="00E2315B">
            <w:pPr>
              <w:bidi w:val="0"/>
              <w:rPr>
                <w:del w:id="2558" w:author="user" w:date="2023-07-26T12:09:00Z"/>
                <w:strike/>
                <w:rtl/>
              </w:rPr>
            </w:pPr>
            <w:del w:id="2559" w:author="user" w:date="2023-07-26T12:09:00Z">
              <w:r w:rsidRPr="0058416A" w:rsidDel="00DE4988">
                <w:rPr>
                  <w:strike/>
                </w:rPr>
                <w:delText>nTrials</w:delText>
              </w:r>
            </w:del>
          </w:p>
        </w:tc>
        <w:tc>
          <w:tcPr>
            <w:tcW w:w="1048" w:type="dxa"/>
          </w:tcPr>
          <w:p w14:paraId="1C91076E" w14:textId="104CF5E5" w:rsidR="00F14087" w:rsidRPr="0058416A" w:rsidDel="00DE4988" w:rsidRDefault="00F14087" w:rsidP="00DE4988">
            <w:pPr>
              <w:pStyle w:val="ListParagraph"/>
              <w:bidi w:val="0"/>
              <w:ind w:left="0"/>
              <w:jc w:val="center"/>
              <w:rPr>
                <w:del w:id="2560" w:author="user" w:date="2023-07-26T12:09:00Z"/>
                <w:strike/>
                <w:rtl/>
              </w:rPr>
              <w:pPrChange w:id="2561" w:author="user" w:date="2023-07-26T12:09:00Z">
                <w:pPr>
                  <w:pStyle w:val="ListParagraph"/>
                  <w:bidi w:val="0"/>
                  <w:ind w:left="0"/>
                  <w:jc w:val="center"/>
                </w:pPr>
              </w:pPrChange>
            </w:pPr>
            <w:del w:id="2562" w:author="user" w:date="2023-07-26T12:09:00Z">
              <w:r w:rsidRPr="0058416A" w:rsidDel="00DE4988">
                <w:rPr>
                  <w:strike/>
                </w:rPr>
                <w:delText>AvgXpos</w:delText>
              </w:r>
            </w:del>
          </w:p>
        </w:tc>
        <w:tc>
          <w:tcPr>
            <w:tcW w:w="723" w:type="dxa"/>
          </w:tcPr>
          <w:p w14:paraId="02D6BD37" w14:textId="601A2C08" w:rsidR="00F14087" w:rsidRPr="0058416A" w:rsidDel="00DE4988" w:rsidRDefault="00F14087" w:rsidP="00DE4988">
            <w:pPr>
              <w:pStyle w:val="ListParagraph"/>
              <w:bidi w:val="0"/>
              <w:ind w:left="0"/>
              <w:jc w:val="center"/>
              <w:rPr>
                <w:del w:id="2563" w:author="user" w:date="2023-07-26T12:09:00Z"/>
                <w:strike/>
                <w:rtl/>
              </w:rPr>
              <w:pPrChange w:id="2564" w:author="user" w:date="2023-07-26T12:09:00Z">
                <w:pPr>
                  <w:pStyle w:val="ListParagraph"/>
                  <w:bidi w:val="0"/>
                  <w:ind w:left="0"/>
                  <w:jc w:val="center"/>
                </w:pPr>
              </w:pPrChange>
            </w:pPr>
            <w:del w:id="2565" w:author="user" w:date="2023-07-26T12:09:00Z">
              <w:r w:rsidRPr="0058416A" w:rsidDel="00DE4988">
                <w:rPr>
                  <w:strike/>
                </w:rPr>
                <w:delText>Cond</w:delText>
              </w:r>
            </w:del>
          </w:p>
        </w:tc>
        <w:tc>
          <w:tcPr>
            <w:tcW w:w="612" w:type="dxa"/>
          </w:tcPr>
          <w:p w14:paraId="03258794" w14:textId="2092D35F" w:rsidR="00F14087" w:rsidRPr="0058416A" w:rsidDel="00DE4988" w:rsidRDefault="00F14087" w:rsidP="00DE4988">
            <w:pPr>
              <w:pStyle w:val="ListParagraph"/>
              <w:bidi w:val="0"/>
              <w:ind w:left="0"/>
              <w:jc w:val="center"/>
              <w:rPr>
                <w:del w:id="2566" w:author="user" w:date="2023-07-26T12:09:00Z"/>
                <w:strike/>
                <w:rtl/>
              </w:rPr>
              <w:pPrChange w:id="2567" w:author="user" w:date="2023-07-26T12:09:00Z">
                <w:pPr>
                  <w:pStyle w:val="ListParagraph"/>
                  <w:bidi w:val="0"/>
                  <w:ind w:left="0"/>
                  <w:jc w:val="center"/>
                </w:pPr>
              </w:pPrChange>
            </w:pPr>
            <w:del w:id="2568" w:author="user" w:date="2023-07-26T12:09:00Z">
              <w:r w:rsidRPr="0058416A" w:rsidDel="00DE4988">
                <w:rPr>
                  <w:strike/>
                </w:rPr>
                <w:delText>sub</w:delText>
              </w:r>
            </w:del>
          </w:p>
        </w:tc>
      </w:tr>
      <w:tr w:rsidR="00F14087" w:rsidRPr="0058416A" w:rsidDel="00DE4988" w14:paraId="6433F088" w14:textId="63BDD3CD" w:rsidTr="000916D0">
        <w:trPr>
          <w:trHeight w:val="254"/>
          <w:del w:id="2569" w:author="user" w:date="2023-07-26T12:09:00Z"/>
        </w:trPr>
        <w:tc>
          <w:tcPr>
            <w:tcW w:w="862" w:type="dxa"/>
          </w:tcPr>
          <w:p w14:paraId="0A5E0E4B" w14:textId="797D4FDD" w:rsidR="00F14087" w:rsidRPr="0058416A" w:rsidDel="00DE4988" w:rsidRDefault="00F14087" w:rsidP="00E2315B">
            <w:pPr>
              <w:pStyle w:val="ListParagraph"/>
              <w:bidi w:val="0"/>
              <w:ind w:left="0"/>
              <w:jc w:val="center"/>
              <w:rPr>
                <w:del w:id="2570" w:author="user" w:date="2023-07-26T12:09:00Z"/>
                <w:strike/>
                <w:rtl/>
              </w:rPr>
            </w:pPr>
            <w:del w:id="2571" w:author="user" w:date="2023-07-26T12:09:00Z">
              <w:r w:rsidRPr="0058416A" w:rsidDel="00DE4988">
                <w:rPr>
                  <w:strike/>
                </w:rPr>
                <w:delText>12</w:delText>
              </w:r>
            </w:del>
          </w:p>
        </w:tc>
        <w:tc>
          <w:tcPr>
            <w:tcW w:w="1048" w:type="dxa"/>
          </w:tcPr>
          <w:p w14:paraId="5556FF14" w14:textId="2B1319D8" w:rsidR="00F14087" w:rsidRPr="0058416A" w:rsidDel="00DE4988" w:rsidRDefault="00F14087" w:rsidP="00DE4988">
            <w:pPr>
              <w:pStyle w:val="ListParagraph"/>
              <w:bidi w:val="0"/>
              <w:ind w:left="0"/>
              <w:jc w:val="center"/>
              <w:rPr>
                <w:del w:id="2572" w:author="user" w:date="2023-07-26T12:09:00Z"/>
                <w:strike/>
                <w:rtl/>
              </w:rPr>
              <w:pPrChange w:id="2573" w:author="user" w:date="2023-07-26T12:09:00Z">
                <w:pPr>
                  <w:pStyle w:val="ListParagraph"/>
                  <w:bidi w:val="0"/>
                  <w:ind w:left="0"/>
                  <w:jc w:val="center"/>
                </w:pPr>
              </w:pPrChange>
            </w:pPr>
            <w:del w:id="2574" w:author="user" w:date="2023-07-26T12:09:00Z">
              <w:r w:rsidRPr="0058416A" w:rsidDel="00DE4988">
                <w:rPr>
                  <w:strike/>
                </w:rPr>
                <w:delText>2</w:delText>
              </w:r>
            </w:del>
          </w:p>
        </w:tc>
        <w:tc>
          <w:tcPr>
            <w:tcW w:w="723" w:type="dxa"/>
          </w:tcPr>
          <w:p w14:paraId="05848613" w14:textId="4374BF6E" w:rsidR="00F14087" w:rsidRPr="0058416A" w:rsidDel="00DE4988" w:rsidRDefault="00F14087" w:rsidP="00DE4988">
            <w:pPr>
              <w:pStyle w:val="ListParagraph"/>
              <w:bidi w:val="0"/>
              <w:ind w:left="0"/>
              <w:jc w:val="center"/>
              <w:rPr>
                <w:del w:id="2575" w:author="user" w:date="2023-07-26T12:09:00Z"/>
                <w:strike/>
                <w:rtl/>
              </w:rPr>
              <w:pPrChange w:id="2576" w:author="user" w:date="2023-07-26T12:09:00Z">
                <w:pPr>
                  <w:pStyle w:val="ListParagraph"/>
                  <w:bidi w:val="0"/>
                  <w:ind w:left="0"/>
                  <w:jc w:val="center"/>
                </w:pPr>
              </w:pPrChange>
            </w:pPr>
            <w:del w:id="2577" w:author="user" w:date="2023-07-26T12:09:00Z">
              <w:r w:rsidRPr="0058416A" w:rsidDel="00DE4988">
                <w:rPr>
                  <w:strike/>
                </w:rPr>
                <w:delText>S</w:delText>
              </w:r>
            </w:del>
          </w:p>
        </w:tc>
        <w:tc>
          <w:tcPr>
            <w:tcW w:w="612" w:type="dxa"/>
          </w:tcPr>
          <w:p w14:paraId="48183848" w14:textId="7A49292E" w:rsidR="00F14087" w:rsidRPr="0058416A" w:rsidDel="00DE4988" w:rsidRDefault="00F14087" w:rsidP="00DE4988">
            <w:pPr>
              <w:pStyle w:val="ListParagraph"/>
              <w:bidi w:val="0"/>
              <w:ind w:left="0"/>
              <w:jc w:val="center"/>
              <w:rPr>
                <w:del w:id="2578" w:author="user" w:date="2023-07-26T12:09:00Z"/>
                <w:strike/>
                <w:rtl/>
              </w:rPr>
              <w:pPrChange w:id="2579" w:author="user" w:date="2023-07-26T12:09:00Z">
                <w:pPr>
                  <w:pStyle w:val="ListParagraph"/>
                  <w:bidi w:val="0"/>
                  <w:ind w:left="0"/>
                  <w:jc w:val="center"/>
                </w:pPr>
              </w:pPrChange>
            </w:pPr>
            <w:del w:id="2580" w:author="user" w:date="2023-07-26T12:09:00Z">
              <w:r w:rsidRPr="0058416A" w:rsidDel="00DE4988">
                <w:rPr>
                  <w:strike/>
                </w:rPr>
                <w:delText>1</w:delText>
              </w:r>
            </w:del>
          </w:p>
        </w:tc>
      </w:tr>
      <w:tr w:rsidR="00F14087" w:rsidRPr="0058416A" w:rsidDel="00DE4988" w14:paraId="0FC26744" w14:textId="613980B0" w:rsidTr="000916D0">
        <w:trPr>
          <w:trHeight w:val="265"/>
          <w:del w:id="2581" w:author="user" w:date="2023-07-26T12:09:00Z"/>
        </w:trPr>
        <w:tc>
          <w:tcPr>
            <w:tcW w:w="862" w:type="dxa"/>
          </w:tcPr>
          <w:p w14:paraId="379F6B19" w14:textId="57D1510A" w:rsidR="00F14087" w:rsidRPr="0058416A" w:rsidDel="00DE4988" w:rsidRDefault="00F14087" w:rsidP="00E2315B">
            <w:pPr>
              <w:pStyle w:val="ListParagraph"/>
              <w:bidi w:val="0"/>
              <w:ind w:left="0"/>
              <w:jc w:val="center"/>
              <w:rPr>
                <w:del w:id="2582" w:author="user" w:date="2023-07-26T12:09:00Z"/>
                <w:strike/>
                <w:rtl/>
              </w:rPr>
            </w:pPr>
            <w:del w:id="2583" w:author="user" w:date="2023-07-26T12:09:00Z">
              <w:r w:rsidRPr="0058416A" w:rsidDel="00DE4988">
                <w:rPr>
                  <w:strike/>
                </w:rPr>
                <w:delText>40</w:delText>
              </w:r>
            </w:del>
          </w:p>
        </w:tc>
        <w:tc>
          <w:tcPr>
            <w:tcW w:w="1048" w:type="dxa"/>
          </w:tcPr>
          <w:p w14:paraId="79DC61D0" w14:textId="7AFEA9A5" w:rsidR="00F14087" w:rsidRPr="0058416A" w:rsidDel="00DE4988" w:rsidRDefault="00F14087" w:rsidP="00DE4988">
            <w:pPr>
              <w:pStyle w:val="ListParagraph"/>
              <w:bidi w:val="0"/>
              <w:ind w:left="0"/>
              <w:jc w:val="center"/>
              <w:rPr>
                <w:del w:id="2584" w:author="user" w:date="2023-07-26T12:09:00Z"/>
                <w:strike/>
                <w:rtl/>
              </w:rPr>
              <w:pPrChange w:id="2585" w:author="user" w:date="2023-07-26T12:09:00Z">
                <w:pPr>
                  <w:pStyle w:val="ListParagraph"/>
                  <w:bidi w:val="0"/>
                  <w:ind w:left="0"/>
                  <w:jc w:val="center"/>
                </w:pPr>
              </w:pPrChange>
            </w:pPr>
            <w:del w:id="2586" w:author="user" w:date="2023-07-26T12:09:00Z">
              <w:r w:rsidRPr="0058416A" w:rsidDel="00DE4988">
                <w:rPr>
                  <w:strike/>
                </w:rPr>
                <w:delText>3</w:delText>
              </w:r>
            </w:del>
          </w:p>
        </w:tc>
        <w:tc>
          <w:tcPr>
            <w:tcW w:w="723" w:type="dxa"/>
          </w:tcPr>
          <w:p w14:paraId="16A1708F" w14:textId="3B153778" w:rsidR="00F14087" w:rsidRPr="0058416A" w:rsidDel="00DE4988" w:rsidRDefault="00F14087" w:rsidP="00DE4988">
            <w:pPr>
              <w:pStyle w:val="ListParagraph"/>
              <w:bidi w:val="0"/>
              <w:ind w:left="0"/>
              <w:jc w:val="center"/>
              <w:rPr>
                <w:del w:id="2587" w:author="user" w:date="2023-07-26T12:09:00Z"/>
                <w:strike/>
                <w:rtl/>
              </w:rPr>
              <w:pPrChange w:id="2588" w:author="user" w:date="2023-07-26T12:09:00Z">
                <w:pPr>
                  <w:pStyle w:val="ListParagraph"/>
                  <w:bidi w:val="0"/>
                  <w:ind w:left="0"/>
                  <w:jc w:val="center"/>
                </w:pPr>
              </w:pPrChange>
            </w:pPr>
            <w:del w:id="2589" w:author="user" w:date="2023-07-26T12:09:00Z">
              <w:r w:rsidRPr="0058416A" w:rsidDel="00DE4988">
                <w:rPr>
                  <w:strike/>
                </w:rPr>
                <w:delText>D</w:delText>
              </w:r>
            </w:del>
          </w:p>
        </w:tc>
        <w:tc>
          <w:tcPr>
            <w:tcW w:w="612" w:type="dxa"/>
          </w:tcPr>
          <w:p w14:paraId="4A67EB80" w14:textId="1C5AC4B8" w:rsidR="00F14087" w:rsidRPr="0058416A" w:rsidDel="00DE4988" w:rsidRDefault="00F14087" w:rsidP="00DE4988">
            <w:pPr>
              <w:pStyle w:val="ListParagraph"/>
              <w:bidi w:val="0"/>
              <w:ind w:left="0"/>
              <w:jc w:val="center"/>
              <w:rPr>
                <w:del w:id="2590" w:author="user" w:date="2023-07-26T12:09:00Z"/>
                <w:strike/>
                <w:rtl/>
              </w:rPr>
              <w:pPrChange w:id="2591" w:author="user" w:date="2023-07-26T12:09:00Z">
                <w:pPr>
                  <w:pStyle w:val="ListParagraph"/>
                  <w:bidi w:val="0"/>
                  <w:ind w:left="0"/>
                  <w:jc w:val="center"/>
                </w:pPr>
              </w:pPrChange>
            </w:pPr>
            <w:del w:id="2592" w:author="user" w:date="2023-07-26T12:09:00Z">
              <w:r w:rsidRPr="0058416A" w:rsidDel="00DE4988">
                <w:rPr>
                  <w:strike/>
                </w:rPr>
                <w:delText>1</w:delText>
              </w:r>
            </w:del>
          </w:p>
        </w:tc>
      </w:tr>
      <w:tr w:rsidR="00F14087" w:rsidRPr="0058416A" w:rsidDel="00DE4988" w14:paraId="43F541A4" w14:textId="588CDD87" w:rsidTr="000916D0">
        <w:trPr>
          <w:trHeight w:val="265"/>
          <w:del w:id="2593" w:author="user" w:date="2023-07-26T12:09:00Z"/>
        </w:trPr>
        <w:tc>
          <w:tcPr>
            <w:tcW w:w="862" w:type="dxa"/>
          </w:tcPr>
          <w:p w14:paraId="30006668" w14:textId="15D349F7" w:rsidR="00F14087" w:rsidRPr="0058416A" w:rsidDel="00DE4988" w:rsidRDefault="00F14087" w:rsidP="00E2315B">
            <w:pPr>
              <w:pStyle w:val="ListParagraph"/>
              <w:bidi w:val="0"/>
              <w:ind w:left="0"/>
              <w:jc w:val="center"/>
              <w:rPr>
                <w:del w:id="2594" w:author="user" w:date="2023-07-26T12:09:00Z"/>
                <w:strike/>
                <w:rtl/>
              </w:rPr>
            </w:pPr>
            <w:del w:id="2595" w:author="user" w:date="2023-07-26T12:09:00Z">
              <w:r w:rsidRPr="0058416A" w:rsidDel="00DE4988">
                <w:rPr>
                  <w:strike/>
                </w:rPr>
                <w:delText>120</w:delText>
              </w:r>
            </w:del>
          </w:p>
        </w:tc>
        <w:tc>
          <w:tcPr>
            <w:tcW w:w="1048" w:type="dxa"/>
          </w:tcPr>
          <w:p w14:paraId="1A65814B" w14:textId="77256BBF" w:rsidR="00F14087" w:rsidRPr="0058416A" w:rsidDel="00DE4988" w:rsidRDefault="00F14087" w:rsidP="00DE4988">
            <w:pPr>
              <w:pStyle w:val="ListParagraph"/>
              <w:bidi w:val="0"/>
              <w:ind w:left="0"/>
              <w:jc w:val="center"/>
              <w:rPr>
                <w:del w:id="2596" w:author="user" w:date="2023-07-26T12:09:00Z"/>
                <w:strike/>
                <w:rtl/>
              </w:rPr>
              <w:pPrChange w:id="2597" w:author="user" w:date="2023-07-26T12:09:00Z">
                <w:pPr>
                  <w:pStyle w:val="ListParagraph"/>
                  <w:bidi w:val="0"/>
                  <w:ind w:left="0"/>
                  <w:jc w:val="center"/>
                </w:pPr>
              </w:pPrChange>
            </w:pPr>
            <w:del w:id="2598" w:author="user" w:date="2023-07-26T12:09:00Z">
              <w:r w:rsidRPr="0058416A" w:rsidDel="00DE4988">
                <w:rPr>
                  <w:strike/>
                </w:rPr>
                <w:delText>5</w:delText>
              </w:r>
            </w:del>
          </w:p>
        </w:tc>
        <w:tc>
          <w:tcPr>
            <w:tcW w:w="723" w:type="dxa"/>
          </w:tcPr>
          <w:p w14:paraId="431DE819" w14:textId="26E907DD" w:rsidR="00F14087" w:rsidRPr="0058416A" w:rsidDel="00DE4988" w:rsidRDefault="00F14087" w:rsidP="00DE4988">
            <w:pPr>
              <w:pStyle w:val="ListParagraph"/>
              <w:bidi w:val="0"/>
              <w:ind w:left="0"/>
              <w:jc w:val="center"/>
              <w:rPr>
                <w:del w:id="2599" w:author="user" w:date="2023-07-26T12:09:00Z"/>
                <w:strike/>
                <w:rtl/>
              </w:rPr>
              <w:pPrChange w:id="2600" w:author="user" w:date="2023-07-26T12:09:00Z">
                <w:pPr>
                  <w:pStyle w:val="ListParagraph"/>
                  <w:bidi w:val="0"/>
                  <w:ind w:left="0"/>
                  <w:jc w:val="center"/>
                </w:pPr>
              </w:pPrChange>
            </w:pPr>
            <w:del w:id="2601" w:author="user" w:date="2023-07-26T12:09:00Z">
              <w:r w:rsidRPr="0058416A" w:rsidDel="00DE4988">
                <w:rPr>
                  <w:strike/>
                </w:rPr>
                <w:delText>S</w:delText>
              </w:r>
            </w:del>
          </w:p>
        </w:tc>
        <w:tc>
          <w:tcPr>
            <w:tcW w:w="612" w:type="dxa"/>
          </w:tcPr>
          <w:p w14:paraId="6D5DD65B" w14:textId="1CD5FE63" w:rsidR="00F14087" w:rsidRPr="0058416A" w:rsidDel="00DE4988" w:rsidRDefault="00F14087" w:rsidP="00DE4988">
            <w:pPr>
              <w:pStyle w:val="ListParagraph"/>
              <w:bidi w:val="0"/>
              <w:ind w:left="0"/>
              <w:jc w:val="center"/>
              <w:rPr>
                <w:del w:id="2602" w:author="user" w:date="2023-07-26T12:09:00Z"/>
                <w:strike/>
                <w:rtl/>
              </w:rPr>
              <w:pPrChange w:id="2603" w:author="user" w:date="2023-07-26T12:09:00Z">
                <w:pPr>
                  <w:pStyle w:val="ListParagraph"/>
                  <w:bidi w:val="0"/>
                  <w:ind w:left="0"/>
                  <w:jc w:val="center"/>
                </w:pPr>
              </w:pPrChange>
            </w:pPr>
            <w:del w:id="2604" w:author="user" w:date="2023-07-26T12:09:00Z">
              <w:r w:rsidRPr="0058416A" w:rsidDel="00DE4988">
                <w:rPr>
                  <w:strike/>
                </w:rPr>
                <w:delText>2</w:delText>
              </w:r>
            </w:del>
          </w:p>
        </w:tc>
      </w:tr>
      <w:tr w:rsidR="00F14087" w:rsidRPr="0058416A" w:rsidDel="00DE4988" w14:paraId="478FA0C1" w14:textId="030FE03C" w:rsidTr="000916D0">
        <w:trPr>
          <w:trHeight w:val="265"/>
          <w:del w:id="2605" w:author="user" w:date="2023-07-26T12:09:00Z"/>
        </w:trPr>
        <w:tc>
          <w:tcPr>
            <w:tcW w:w="862" w:type="dxa"/>
          </w:tcPr>
          <w:p w14:paraId="32E40FAA" w14:textId="478E9D0B" w:rsidR="00F14087" w:rsidRPr="0058416A" w:rsidDel="00DE4988" w:rsidRDefault="00F14087" w:rsidP="00E2315B">
            <w:pPr>
              <w:pStyle w:val="ListParagraph"/>
              <w:bidi w:val="0"/>
              <w:ind w:left="0"/>
              <w:jc w:val="center"/>
              <w:rPr>
                <w:del w:id="2606" w:author="user" w:date="2023-07-26T12:09:00Z"/>
                <w:strike/>
                <w:rtl/>
              </w:rPr>
            </w:pPr>
            <w:del w:id="2607" w:author="user" w:date="2023-07-26T12:09:00Z">
              <w:r w:rsidRPr="0058416A" w:rsidDel="00DE4988">
                <w:rPr>
                  <w:strike/>
                </w:rPr>
                <w:delText>127</w:delText>
              </w:r>
            </w:del>
          </w:p>
        </w:tc>
        <w:tc>
          <w:tcPr>
            <w:tcW w:w="1048" w:type="dxa"/>
          </w:tcPr>
          <w:p w14:paraId="7239B37D" w14:textId="2F7E4A53" w:rsidR="00F14087" w:rsidRPr="0058416A" w:rsidDel="00DE4988" w:rsidRDefault="00F14087" w:rsidP="00DE4988">
            <w:pPr>
              <w:pStyle w:val="ListParagraph"/>
              <w:bidi w:val="0"/>
              <w:ind w:left="0"/>
              <w:jc w:val="center"/>
              <w:rPr>
                <w:del w:id="2608" w:author="user" w:date="2023-07-26T12:09:00Z"/>
                <w:strike/>
                <w:rtl/>
              </w:rPr>
              <w:pPrChange w:id="2609" w:author="user" w:date="2023-07-26T12:09:00Z">
                <w:pPr>
                  <w:pStyle w:val="ListParagraph"/>
                  <w:bidi w:val="0"/>
                  <w:ind w:left="0"/>
                  <w:jc w:val="center"/>
                </w:pPr>
              </w:pPrChange>
            </w:pPr>
            <w:del w:id="2610" w:author="user" w:date="2023-07-26T12:09:00Z">
              <w:r w:rsidRPr="0058416A" w:rsidDel="00DE4988">
                <w:rPr>
                  <w:strike/>
                </w:rPr>
                <w:delText>9</w:delText>
              </w:r>
            </w:del>
          </w:p>
        </w:tc>
        <w:tc>
          <w:tcPr>
            <w:tcW w:w="723" w:type="dxa"/>
          </w:tcPr>
          <w:p w14:paraId="2AA7AE3C" w14:textId="6F113751" w:rsidR="00F14087" w:rsidRPr="0058416A" w:rsidDel="00DE4988" w:rsidRDefault="00F14087" w:rsidP="00DE4988">
            <w:pPr>
              <w:pStyle w:val="ListParagraph"/>
              <w:bidi w:val="0"/>
              <w:ind w:left="0"/>
              <w:jc w:val="center"/>
              <w:rPr>
                <w:del w:id="2611" w:author="user" w:date="2023-07-26T12:09:00Z"/>
                <w:strike/>
                <w:rtl/>
              </w:rPr>
              <w:pPrChange w:id="2612" w:author="user" w:date="2023-07-26T12:09:00Z">
                <w:pPr>
                  <w:pStyle w:val="ListParagraph"/>
                  <w:bidi w:val="0"/>
                  <w:ind w:left="0"/>
                  <w:jc w:val="center"/>
                </w:pPr>
              </w:pPrChange>
            </w:pPr>
            <w:del w:id="2613" w:author="user" w:date="2023-07-26T12:09:00Z">
              <w:r w:rsidRPr="0058416A" w:rsidDel="00DE4988">
                <w:rPr>
                  <w:strike/>
                </w:rPr>
                <w:delText>D</w:delText>
              </w:r>
            </w:del>
          </w:p>
        </w:tc>
        <w:tc>
          <w:tcPr>
            <w:tcW w:w="612" w:type="dxa"/>
          </w:tcPr>
          <w:p w14:paraId="7DD3F5F5" w14:textId="1F22547C" w:rsidR="00F14087" w:rsidRPr="0058416A" w:rsidDel="00DE4988" w:rsidRDefault="00F14087" w:rsidP="00DE4988">
            <w:pPr>
              <w:pStyle w:val="ListParagraph"/>
              <w:bidi w:val="0"/>
              <w:ind w:left="0"/>
              <w:jc w:val="center"/>
              <w:rPr>
                <w:del w:id="2614" w:author="user" w:date="2023-07-26T12:09:00Z"/>
                <w:strike/>
                <w:rtl/>
              </w:rPr>
              <w:pPrChange w:id="2615" w:author="user" w:date="2023-07-26T12:09:00Z">
                <w:pPr>
                  <w:pStyle w:val="ListParagraph"/>
                  <w:bidi w:val="0"/>
                  <w:ind w:left="0"/>
                  <w:jc w:val="center"/>
                </w:pPr>
              </w:pPrChange>
            </w:pPr>
            <w:del w:id="2616" w:author="user" w:date="2023-07-26T12:09:00Z">
              <w:r w:rsidRPr="0058416A" w:rsidDel="00DE4988">
                <w:rPr>
                  <w:strike/>
                </w:rPr>
                <w:delText>2</w:delText>
              </w:r>
            </w:del>
          </w:p>
        </w:tc>
      </w:tr>
    </w:tbl>
    <w:p w14:paraId="21920403" w14:textId="68A79409" w:rsidR="00F14087" w:rsidRPr="0058416A" w:rsidDel="00DE4988" w:rsidRDefault="00F14087" w:rsidP="00DE4988">
      <w:pPr>
        <w:pStyle w:val="ListParagraph"/>
        <w:bidi w:val="0"/>
        <w:ind w:left="0"/>
        <w:rPr>
          <w:del w:id="2617" w:author="user" w:date="2023-07-26T12:09:00Z"/>
          <w:strike/>
        </w:rPr>
        <w:pPrChange w:id="2618" w:author="user" w:date="2023-07-26T12:09:00Z">
          <w:pPr>
            <w:pStyle w:val="ListParagraph"/>
            <w:ind w:left="2160"/>
          </w:pPr>
        </w:pPrChange>
      </w:pPr>
      <w:del w:id="2619" w:author="user" w:date="2023-07-26T12:09:00Z">
        <w:r w:rsidRPr="0058416A" w:rsidDel="00DE4988">
          <w:rPr>
            <w:strike/>
          </w:rPr>
          <w:delText>Y=AvgXpos, X=Cond, U</w:delText>
        </w:r>
        <w:r w:rsidRPr="0058416A" w:rsidDel="00DE4988">
          <w:rPr>
            <w:strike/>
            <w:vertAlign w:val="subscript"/>
          </w:rPr>
          <w:delText>1</w:delText>
        </w:r>
        <w:r w:rsidRPr="0058416A" w:rsidDel="00DE4988">
          <w:rPr>
            <w:strike/>
          </w:rPr>
          <w:delText>=sub, U</w:delText>
        </w:r>
        <w:r w:rsidRPr="0058416A" w:rsidDel="00DE4988">
          <w:rPr>
            <w:strike/>
            <w:vertAlign w:val="subscript"/>
          </w:rPr>
          <w:delText>2</w:delText>
        </w:r>
        <w:r w:rsidRPr="0058416A" w:rsidDel="00DE4988">
          <w:rPr>
            <w:strike/>
          </w:rPr>
          <w:delText>=nTrials</w:delText>
        </w:r>
      </w:del>
    </w:p>
    <w:p w14:paraId="57B1CC28" w14:textId="2C98DD50" w:rsidR="00934342" w:rsidRPr="00B25034" w:rsidDel="00DE4988" w:rsidRDefault="00143F0D" w:rsidP="00DE4988">
      <w:pPr>
        <w:pStyle w:val="ListParagraph"/>
        <w:bidi w:val="0"/>
        <w:ind w:left="0"/>
        <w:rPr>
          <w:del w:id="2620" w:author="user" w:date="2023-07-26T12:09:00Z"/>
          <w:strike/>
        </w:rPr>
        <w:pPrChange w:id="2621" w:author="user" w:date="2023-07-26T12:09:00Z">
          <w:pPr>
            <w:pStyle w:val="ListParagraph"/>
            <w:numPr>
              <w:numId w:val="12"/>
            </w:numPr>
            <w:ind w:hanging="360"/>
          </w:pPr>
        </w:pPrChange>
      </w:pPr>
      <w:del w:id="2622" w:author="user" w:date="2023-07-26T12:09:00Z">
        <w:r w:rsidRPr="00B25034" w:rsidDel="00DE4988">
          <w:rPr>
            <w:rFonts w:hint="cs"/>
            <w:strike/>
            <w:rtl/>
          </w:rPr>
          <w:delText xml:space="preserve">ליצור </w:delText>
        </w:r>
        <w:r w:rsidRPr="00B25034" w:rsidDel="00DE4988">
          <w:rPr>
            <w:strike/>
          </w:rPr>
          <w:delText>Mixed effect model</w:delText>
        </w:r>
        <w:r w:rsidRPr="00B25034" w:rsidDel="00DE4988">
          <w:rPr>
            <w:rFonts w:hint="cs"/>
            <w:strike/>
            <w:rtl/>
          </w:rPr>
          <w:delText xml:space="preserve"> ב-</w:delText>
        </w:r>
        <w:r w:rsidRPr="00B25034" w:rsidDel="00DE4988">
          <w:rPr>
            <w:strike/>
          </w:rPr>
          <w:delText>R</w:delText>
        </w:r>
        <w:r w:rsidRPr="00B25034" w:rsidDel="00DE4988">
          <w:rPr>
            <w:rFonts w:hint="cs"/>
            <w:strike/>
            <w:rtl/>
          </w:rPr>
          <w:delText>.</w:delText>
        </w:r>
      </w:del>
    </w:p>
    <w:p w14:paraId="0DD35578" w14:textId="6E72248B" w:rsidR="00143F0D" w:rsidDel="00DE4988" w:rsidRDefault="000916D0" w:rsidP="00DE4988">
      <w:pPr>
        <w:pStyle w:val="ListParagraph"/>
        <w:bidi w:val="0"/>
        <w:ind w:left="0"/>
        <w:rPr>
          <w:del w:id="2623" w:author="user" w:date="2023-07-26T12:09:00Z"/>
          <w:rtl/>
        </w:rPr>
        <w:pPrChange w:id="2624" w:author="user" w:date="2023-07-26T12:09:00Z">
          <w:pPr>
            <w:pStyle w:val="ListParagraph"/>
          </w:pPr>
        </w:pPrChange>
      </w:pPr>
      <w:del w:id="2625" w:author="user" w:date="2023-07-26T12:09:00Z">
        <w:r w:rsidDel="00DE4988">
          <w:fldChar w:fldCharType="begin"/>
        </w:r>
        <w:r w:rsidDel="00DE4988">
          <w:delInstrText xml:space="preserve"> HYPERLINK "https://www.researchgate.net/publication/256097211_Linear_models_and_linear_mixed_effects_models_in_R_with_linguistic_applications" </w:delInstrText>
        </w:r>
        <w:r w:rsidDel="00DE4988">
          <w:fldChar w:fldCharType="separate"/>
        </w:r>
        <w:r w:rsidR="00143F0D" w:rsidRPr="003D57FC" w:rsidDel="00DE4988">
          <w:rPr>
            <w:rStyle w:val="Hyperlink"/>
            <w:rFonts w:hint="cs"/>
            <w:rtl/>
          </w:rPr>
          <w:delText>יצירת מודל</w:delText>
        </w:r>
        <w:r w:rsidDel="00DE4988">
          <w:rPr>
            <w:rStyle w:val="Hyperlink"/>
          </w:rPr>
          <w:fldChar w:fldCharType="end"/>
        </w:r>
        <w:r w:rsidR="00143F0D" w:rsidDel="00DE4988">
          <w:rPr>
            <w:rFonts w:hint="cs"/>
            <w:rtl/>
          </w:rPr>
          <w:delText xml:space="preserve"> </w:delText>
        </w:r>
        <w:r w:rsidR="003D57FC" w:rsidDel="00DE4988">
          <w:delText>linear mixed model with effect for intercept and slope</w:delText>
        </w:r>
        <w:r w:rsidR="003D57FC" w:rsidDel="00DE4988">
          <w:rPr>
            <w:rFonts w:hint="cs"/>
            <w:rtl/>
          </w:rPr>
          <w:delText>.</w:delText>
        </w:r>
      </w:del>
    </w:p>
    <w:p w14:paraId="0A265A74" w14:textId="2629D9A1" w:rsidR="00721B53" w:rsidDel="00DE4988" w:rsidRDefault="00721B53" w:rsidP="00DE4988">
      <w:pPr>
        <w:pStyle w:val="ListParagraph"/>
        <w:bidi w:val="0"/>
        <w:ind w:left="0"/>
        <w:rPr>
          <w:del w:id="2626" w:author="user" w:date="2023-07-26T12:09:00Z"/>
          <w:rtl/>
        </w:rPr>
        <w:pPrChange w:id="2627" w:author="user" w:date="2023-07-26T12:09:00Z">
          <w:pPr>
            <w:pStyle w:val="ListParagraph"/>
          </w:pPr>
        </w:pPrChange>
      </w:pPr>
      <w:del w:id="2628" w:author="user" w:date="2023-07-26T12:09:00Z">
        <w:r w:rsidDel="00DE4988">
          <w:rPr>
            <w:rtl/>
          </w:rPr>
          <w:tab/>
        </w:r>
        <w:r w:rsidDel="00DE4988">
          <w:rPr>
            <w:rtl/>
          </w:rPr>
          <w:tab/>
        </w:r>
        <w:r w:rsidDel="00DE4988">
          <w:rPr>
            <w:rFonts w:hint="cs"/>
            <w:rtl/>
          </w:rPr>
          <w:delText xml:space="preserve">יש בסוף גם חלק על </w:delText>
        </w:r>
        <w:r w:rsidDel="00DE4988">
          <w:delText>assumptions</w:delText>
        </w:r>
        <w:r w:rsidR="00BB614B" w:rsidDel="00DE4988">
          <w:rPr>
            <w:rFonts w:hint="cs"/>
            <w:rtl/>
          </w:rPr>
          <w:delText>.</w:delText>
        </w:r>
      </w:del>
    </w:p>
    <w:p w14:paraId="7145CB82" w14:textId="349B3EE2" w:rsidR="00143F0D" w:rsidDel="00DE4988" w:rsidRDefault="00313721" w:rsidP="00DE4988">
      <w:pPr>
        <w:pStyle w:val="ListParagraph"/>
        <w:bidi w:val="0"/>
        <w:ind w:left="0"/>
        <w:rPr>
          <w:del w:id="2629" w:author="user" w:date="2023-07-26T12:09:00Z"/>
        </w:rPr>
        <w:pPrChange w:id="2630" w:author="user" w:date="2023-07-26T12:09:00Z">
          <w:pPr>
            <w:pStyle w:val="ListParagraph"/>
            <w:numPr>
              <w:numId w:val="12"/>
            </w:numPr>
            <w:ind w:hanging="360"/>
          </w:pPr>
        </w:pPrChange>
      </w:pPr>
      <w:del w:id="2631" w:author="user" w:date="2023-07-26T12:09:00Z">
        <w:r w:rsidDel="00DE4988">
          <w:rPr>
            <w:rFonts w:hint="cs"/>
            <w:rtl/>
          </w:rPr>
          <w:delText>להשוות גודל אפקט לגודל אפקט שדהאן קיבל בניסוי המקורי.</w:delText>
        </w:r>
      </w:del>
    </w:p>
    <w:p w14:paraId="51BAA538" w14:textId="42C83001" w:rsidR="00313721" w:rsidDel="00DE4988" w:rsidRDefault="00313721" w:rsidP="00DE4988">
      <w:pPr>
        <w:bidi w:val="0"/>
        <w:rPr>
          <w:del w:id="2632" w:author="user" w:date="2023-07-26T12:09:00Z"/>
          <w:rtl/>
        </w:rPr>
        <w:pPrChange w:id="2633" w:author="user" w:date="2023-07-26T12:09:00Z">
          <w:pPr/>
        </w:pPrChange>
      </w:pPr>
    </w:p>
    <w:p w14:paraId="685CADEB" w14:textId="14E67048" w:rsidR="00313721" w:rsidRPr="00FE4728" w:rsidDel="00DE4988" w:rsidRDefault="00313721" w:rsidP="00DE4988">
      <w:pPr>
        <w:bidi w:val="0"/>
        <w:rPr>
          <w:del w:id="2634" w:author="user" w:date="2023-07-26T12:09:00Z"/>
          <w:rtl/>
        </w:rPr>
        <w:pPrChange w:id="2635" w:author="user" w:date="2023-07-26T12:09:00Z">
          <w:pPr/>
        </w:pPrChange>
      </w:pPr>
    </w:p>
    <w:p w14:paraId="08BDB2C0" w14:textId="347E5CD2" w:rsidR="004851B2" w:rsidDel="00DE4988" w:rsidRDefault="001F498C" w:rsidP="00DE4988">
      <w:pPr>
        <w:pStyle w:val="ListParagraph"/>
        <w:bidi w:val="0"/>
        <w:ind w:left="0"/>
        <w:rPr>
          <w:del w:id="2636" w:author="user" w:date="2023-07-26T12:09:00Z"/>
        </w:rPr>
        <w:pPrChange w:id="2637" w:author="user" w:date="2023-07-26T12:09:00Z">
          <w:pPr>
            <w:pStyle w:val="ListParagraph"/>
            <w:numPr>
              <w:numId w:val="12"/>
            </w:numPr>
            <w:ind w:hanging="360"/>
          </w:pPr>
        </w:pPrChange>
      </w:pPr>
      <w:del w:id="2638" w:author="user" w:date="2023-07-26T12:09:00Z">
        <w:r w:rsidDel="00DE4988">
          <w:rPr>
            <w:rFonts w:hint="cs"/>
            <w:rtl/>
          </w:rPr>
          <w:delText>לבדוק האם יש מילה ספציפית שנבדקים נוטים לטעות בה.</w:delText>
        </w:r>
      </w:del>
    </w:p>
    <w:p w14:paraId="3DF38CE4" w14:textId="30D6480E" w:rsidR="00835197" w:rsidDel="00DE4988" w:rsidRDefault="00835197" w:rsidP="00DE4988">
      <w:pPr>
        <w:pStyle w:val="ListParagraph"/>
        <w:bidi w:val="0"/>
        <w:ind w:left="0"/>
        <w:rPr>
          <w:del w:id="2639" w:author="user" w:date="2023-07-26T12:09:00Z"/>
        </w:rPr>
        <w:pPrChange w:id="2640" w:author="user" w:date="2023-07-26T12:09:00Z">
          <w:pPr>
            <w:pStyle w:val="ListParagraph"/>
            <w:numPr>
              <w:numId w:val="12"/>
            </w:numPr>
            <w:ind w:hanging="360"/>
          </w:pPr>
        </w:pPrChange>
      </w:pPr>
      <w:del w:id="2641" w:author="user" w:date="2023-07-26T12:09:00Z">
        <w:r w:rsidRPr="009D066A" w:rsidDel="00DE4988">
          <w:rPr>
            <w:rFonts w:hint="cs"/>
            <w:rtl/>
          </w:rPr>
          <w:delText>טרייל 424 אצל נבדק 14, לא יושב טוב על הפונקציה שהתאמנו לו כי הסוף שלו והסוף שלה לא זהים.</w:delText>
        </w:r>
      </w:del>
    </w:p>
    <w:p w14:paraId="493629EF" w14:textId="6689FA77" w:rsidR="00835197" w:rsidDel="00DE4988" w:rsidRDefault="00835197" w:rsidP="00DE4988">
      <w:pPr>
        <w:pStyle w:val="ListParagraph"/>
        <w:bidi w:val="0"/>
        <w:ind w:left="0"/>
        <w:rPr>
          <w:del w:id="2642" w:author="user" w:date="2023-07-26T12:09:00Z"/>
        </w:rPr>
        <w:pPrChange w:id="2643" w:author="user" w:date="2023-07-26T12:09:00Z">
          <w:pPr>
            <w:pStyle w:val="ListParagraph"/>
            <w:numPr>
              <w:numId w:val="12"/>
            </w:numPr>
            <w:ind w:hanging="360"/>
          </w:pPr>
        </w:pPrChange>
      </w:pPr>
      <w:del w:id="2644" w:author="user" w:date="2023-07-26T12:09:00Z">
        <w:r w:rsidDel="00DE4988">
          <w:rPr>
            <w:rFonts w:hint="cs"/>
            <w:rtl/>
          </w:rPr>
          <w:delText>נבדק 17 טרייל 48,49 הפונק שהתאימו אינה תואמת לתנועה אמיתית.</w:delText>
        </w:r>
      </w:del>
    </w:p>
    <w:p w14:paraId="5B62AD61" w14:textId="69A61ABE" w:rsidR="00437E60" w:rsidDel="00DE4988" w:rsidRDefault="00437E60" w:rsidP="00DE4988">
      <w:pPr>
        <w:pStyle w:val="ListParagraph"/>
        <w:bidi w:val="0"/>
        <w:ind w:left="0"/>
        <w:rPr>
          <w:del w:id="2645" w:author="user" w:date="2023-07-26T12:09:00Z"/>
        </w:rPr>
        <w:pPrChange w:id="2646" w:author="user" w:date="2023-07-26T12:09:00Z">
          <w:pPr>
            <w:pStyle w:val="ListParagraph"/>
            <w:numPr>
              <w:numId w:val="12"/>
            </w:numPr>
            <w:ind w:hanging="360"/>
          </w:pPr>
        </w:pPrChange>
      </w:pPr>
      <w:del w:id="2647" w:author="user" w:date="2023-07-26T12:09:00Z">
        <w:r w:rsidDel="00DE4988">
          <w:rPr>
            <w:rFonts w:hint="cs"/>
            <w:rtl/>
          </w:rPr>
          <w:delText>לקרוא את</w:delText>
        </w:r>
      </w:del>
    </w:p>
    <w:p w14:paraId="73ABC6F0" w14:textId="694402A2" w:rsidR="00437E60" w:rsidDel="00DE4988" w:rsidRDefault="00CF0631" w:rsidP="00DE4988">
      <w:pPr>
        <w:pStyle w:val="ListParagraph"/>
        <w:bidi w:val="0"/>
        <w:ind w:left="0"/>
        <w:rPr>
          <w:del w:id="2648" w:author="user" w:date="2023-07-26T12:09:00Z"/>
        </w:rPr>
        <w:pPrChange w:id="2649" w:author="user" w:date="2023-07-26T12:09:00Z">
          <w:pPr>
            <w:pStyle w:val="ListParagraph"/>
            <w:numPr>
              <w:ilvl w:val="1"/>
              <w:numId w:val="12"/>
            </w:numPr>
            <w:ind w:left="1440" w:hanging="360"/>
          </w:pPr>
        </w:pPrChange>
      </w:pPr>
      <w:del w:id="2650" w:author="user" w:date="2023-07-26T12:09:00Z">
        <w:r w:rsidRPr="00CF0631" w:rsidDel="00DE4988">
          <w:delText>Finkbeiner</w:delText>
        </w:r>
        <w:r w:rsidDel="00DE4988">
          <w:delText xml:space="preserve"> </w:delText>
        </w:r>
        <w:r w:rsidR="00A91830" w:rsidDel="00DE4988">
          <w:delText xml:space="preserve">2008 </w:delText>
        </w:r>
        <w:r w:rsidDel="00DE4988">
          <w:delText xml:space="preserve">- </w:delText>
        </w:r>
        <w:r w:rsidR="00A91830" w:rsidRPr="00A91830" w:rsidDel="00DE4988">
          <w:delText>Engaging the motor system with masked orthographic primes: A kinematic analysis</w:delText>
        </w:r>
      </w:del>
    </w:p>
    <w:p w14:paraId="1306EE88" w14:textId="59009365" w:rsidR="009347F7" w:rsidDel="00DE4988" w:rsidRDefault="009347F7" w:rsidP="00DE4988">
      <w:pPr>
        <w:pStyle w:val="ListParagraph"/>
        <w:bidi w:val="0"/>
        <w:ind w:left="0"/>
        <w:rPr>
          <w:del w:id="2651" w:author="user" w:date="2023-07-26T12:09:00Z"/>
        </w:rPr>
        <w:pPrChange w:id="2652" w:author="user" w:date="2023-07-26T12:09:00Z">
          <w:pPr>
            <w:pStyle w:val="ListParagraph"/>
            <w:numPr>
              <w:ilvl w:val="1"/>
              <w:numId w:val="12"/>
            </w:numPr>
            <w:ind w:left="1440" w:hanging="360"/>
          </w:pPr>
        </w:pPrChange>
      </w:pPr>
      <w:del w:id="2653" w:author="user" w:date="2023-07-26T12:09:00Z">
        <w:r w:rsidDel="00DE4988">
          <w:rPr>
            <w:rFonts w:ascii="Arial" w:hAnsi="Arial" w:cs="Arial"/>
            <w:color w:val="000000"/>
            <w:sz w:val="22"/>
            <w:szCs w:val="22"/>
          </w:rPr>
          <w:delText>Hidden cognitive states revealed in choice reaching tasks</w:delText>
        </w:r>
      </w:del>
    </w:p>
    <w:p w14:paraId="1BED818A" w14:textId="06237CB6" w:rsidR="00437E60" w:rsidDel="00DE4988" w:rsidRDefault="00437E60" w:rsidP="00DE4988">
      <w:pPr>
        <w:pStyle w:val="ListParagraph"/>
        <w:bidi w:val="0"/>
        <w:ind w:left="0"/>
        <w:rPr>
          <w:del w:id="2654" w:author="user" w:date="2023-07-26T12:09:00Z"/>
        </w:rPr>
        <w:pPrChange w:id="2655" w:author="user" w:date="2023-07-26T12:09:00Z">
          <w:pPr>
            <w:pStyle w:val="ListParagraph"/>
            <w:numPr>
              <w:ilvl w:val="1"/>
              <w:numId w:val="12"/>
            </w:numPr>
            <w:ind w:left="1440" w:hanging="360"/>
          </w:pPr>
        </w:pPrChange>
      </w:pPr>
      <w:del w:id="2656" w:author="user" w:date="2023-07-26T12:09:00Z">
        <w:r w:rsidDel="00DE4988">
          <w:delText>Schmidt, T. (2002). The finger in flight: Real-time motor control by visually masked color stimuli</w:delText>
        </w:r>
      </w:del>
    </w:p>
    <w:p w14:paraId="49DA4BF5" w14:textId="1A73FEA1" w:rsidR="009D066A" w:rsidRPr="002350CF" w:rsidDel="00DE4988" w:rsidRDefault="009D066A" w:rsidP="00DE4988">
      <w:pPr>
        <w:bidi w:val="0"/>
        <w:rPr>
          <w:del w:id="2657" w:author="user" w:date="2023-07-26T12:09:00Z"/>
          <w:strike/>
          <w:rtl/>
        </w:rPr>
        <w:pPrChange w:id="2658" w:author="user" w:date="2023-07-26T12:09:00Z">
          <w:pPr/>
        </w:pPrChange>
      </w:pPr>
    </w:p>
    <w:p w14:paraId="380D3236" w14:textId="6EFC15EA" w:rsidR="009D066A" w:rsidDel="00DE4988" w:rsidRDefault="009D066A" w:rsidP="00DE4988">
      <w:pPr>
        <w:bidi w:val="0"/>
        <w:rPr>
          <w:del w:id="2659" w:author="user" w:date="2023-07-26T12:09:00Z"/>
          <w:strike/>
          <w:rtl/>
        </w:rPr>
        <w:pPrChange w:id="2660" w:author="user" w:date="2023-07-26T12:09:00Z">
          <w:pPr/>
        </w:pPrChange>
      </w:pPr>
    </w:p>
    <w:p w14:paraId="193F6647" w14:textId="57E1B163" w:rsidR="009D066A" w:rsidRPr="009D066A" w:rsidDel="00DE4988" w:rsidRDefault="009D066A" w:rsidP="00DE4988">
      <w:pPr>
        <w:bidi w:val="0"/>
        <w:rPr>
          <w:del w:id="2661" w:author="user" w:date="2023-07-26T12:09:00Z"/>
          <w:strike/>
        </w:rPr>
        <w:pPrChange w:id="2662" w:author="user" w:date="2023-07-26T12:09:00Z">
          <w:pPr/>
        </w:pPrChange>
      </w:pPr>
    </w:p>
    <w:p w14:paraId="4DDE8FFF" w14:textId="085EF4B7" w:rsidR="007D61EB" w:rsidDel="00DE4988" w:rsidRDefault="007D61EB" w:rsidP="00DE4988">
      <w:pPr>
        <w:bidi w:val="0"/>
        <w:rPr>
          <w:del w:id="2663" w:author="user" w:date="2023-07-26T12:09:00Z"/>
        </w:rPr>
        <w:pPrChange w:id="2664" w:author="user" w:date="2023-07-26T12:09:00Z">
          <w:pPr/>
        </w:pPrChange>
      </w:pPr>
    </w:p>
    <w:p w14:paraId="6A59628B" w14:textId="270A746D" w:rsidR="00556761" w:rsidDel="00DE4988" w:rsidRDefault="00556761" w:rsidP="00DE4988">
      <w:pPr>
        <w:pStyle w:val="ListParagraph"/>
        <w:bidi w:val="0"/>
        <w:ind w:left="0"/>
        <w:rPr>
          <w:del w:id="2665" w:author="user" w:date="2023-07-26T12:09:00Z"/>
          <w:rtl/>
        </w:rPr>
        <w:pPrChange w:id="2666" w:author="user" w:date="2023-07-26T12:09:00Z">
          <w:pPr>
            <w:pStyle w:val="ListParagraph"/>
            <w:numPr>
              <w:numId w:val="12"/>
            </w:numPr>
            <w:ind w:hanging="360"/>
          </w:pPr>
        </w:pPrChange>
      </w:pPr>
      <w:del w:id="2667" w:author="user" w:date="2023-07-26T12:09:00Z">
        <w:r w:rsidDel="00DE4988">
          <w:rPr>
            <w:rFonts w:hint="cs"/>
            <w:rtl/>
          </w:rPr>
          <w:delText>הערות לשלב הבא של הניסוי:</w:delText>
        </w:r>
      </w:del>
    </w:p>
    <w:p w14:paraId="660509E4" w14:textId="75D30DD1" w:rsidR="00556761" w:rsidDel="00DE4988" w:rsidRDefault="00556761" w:rsidP="00DE4988">
      <w:pPr>
        <w:pStyle w:val="ListParagraph"/>
        <w:bidi w:val="0"/>
        <w:ind w:left="0"/>
        <w:rPr>
          <w:del w:id="2668" w:author="user" w:date="2023-07-26T12:09:00Z"/>
        </w:rPr>
        <w:pPrChange w:id="2669" w:author="user" w:date="2023-07-26T12:09:00Z">
          <w:pPr>
            <w:pStyle w:val="ListParagraph"/>
            <w:numPr>
              <w:ilvl w:val="1"/>
              <w:numId w:val="12"/>
            </w:numPr>
            <w:ind w:left="1440" w:hanging="360"/>
          </w:pPr>
        </w:pPrChange>
      </w:pPr>
      <w:del w:id="2670" w:author="user" w:date="2023-07-26T12:09:00Z">
        <w:r w:rsidDel="00DE4988">
          <w:rPr>
            <w:rFonts w:hint="cs"/>
            <w:rtl/>
          </w:rPr>
          <w:delText>יחיד / רבים זו קטגוריה סמנטית (אם כי זו לא המטלה הראשית).</w:delText>
        </w:r>
      </w:del>
    </w:p>
    <w:p w14:paraId="1375BD33" w14:textId="142188B0" w:rsidR="00556761" w:rsidRPr="00556761" w:rsidDel="00DE4988" w:rsidRDefault="00556761" w:rsidP="00DE4988">
      <w:pPr>
        <w:pStyle w:val="ListParagraph"/>
        <w:bidi w:val="0"/>
        <w:ind w:left="0"/>
        <w:rPr>
          <w:del w:id="2671" w:author="user" w:date="2023-07-26T12:09:00Z"/>
        </w:rPr>
        <w:pPrChange w:id="2672" w:author="user" w:date="2023-07-26T12:09:00Z">
          <w:pPr>
            <w:pStyle w:val="ListParagraph"/>
            <w:numPr>
              <w:ilvl w:val="1"/>
              <w:numId w:val="12"/>
            </w:numPr>
            <w:ind w:left="1440" w:hanging="360"/>
          </w:pPr>
        </w:pPrChange>
      </w:pPr>
      <w:del w:id="2673" w:author="user" w:date="2023-07-26T12:09:00Z">
        <w:r w:rsidDel="00DE4988">
          <w:rPr>
            <w:rFonts w:hint="cs"/>
            <w:rtl/>
          </w:rPr>
          <w:delText>שבתאי לא טבעי אולי?</w:delText>
        </w:r>
      </w:del>
    </w:p>
    <w:p w14:paraId="2FB143D1" w14:textId="4D803BCF" w:rsidR="00075D12" w:rsidRPr="0038166D" w:rsidDel="00DE4988" w:rsidRDefault="00C70D9E" w:rsidP="00DE4988">
      <w:pPr>
        <w:pStyle w:val="ListParagraph"/>
        <w:bidi w:val="0"/>
        <w:ind w:left="0"/>
        <w:rPr>
          <w:del w:id="2674" w:author="user" w:date="2023-07-26T12:09:00Z"/>
          <w:strike/>
          <w:rtl/>
        </w:rPr>
        <w:pPrChange w:id="2675" w:author="user" w:date="2023-07-26T12:09:00Z">
          <w:pPr>
            <w:pStyle w:val="ListParagraph"/>
            <w:numPr>
              <w:numId w:val="12"/>
            </w:numPr>
            <w:ind w:hanging="360"/>
          </w:pPr>
        </w:pPrChange>
      </w:pPr>
      <w:del w:id="2676" w:author="user" w:date="2023-07-26T12:09:00Z">
        <w:r w:rsidRPr="00193E12" w:rsidDel="00DE4988">
          <w:rPr>
            <w:rFonts w:hint="cs"/>
            <w:strike/>
            <w:rtl/>
          </w:rPr>
          <w:delText>למה קרייג מחלץ פעמיים נקודות מתוך הפונקציה?</w:delText>
        </w:r>
      </w:del>
    </w:p>
    <w:p w14:paraId="3A869798" w14:textId="447683B8" w:rsidR="00075D12" w:rsidDel="00DE4988" w:rsidRDefault="00075D12" w:rsidP="00DE4988">
      <w:pPr>
        <w:pStyle w:val="NoSpacing"/>
        <w:bidi w:val="0"/>
        <w:rPr>
          <w:del w:id="2677" w:author="user" w:date="2023-07-26T12:09:00Z"/>
        </w:rPr>
        <w:pPrChange w:id="2678" w:author="user" w:date="2023-07-26T12:09:00Z">
          <w:pPr>
            <w:pStyle w:val="NoSpacing"/>
            <w:numPr>
              <w:numId w:val="12"/>
            </w:numPr>
            <w:ind w:left="720" w:hanging="360"/>
          </w:pPr>
        </w:pPrChange>
      </w:pPr>
      <w:del w:id="2679" w:author="user" w:date="2023-07-26T12:09:00Z">
        <w:r w:rsidDel="00DE4988">
          <w:rPr>
            <w:rFonts w:hint="cs"/>
            <w:rtl/>
          </w:rPr>
          <w:delText xml:space="preserve">תייצר </w:delText>
        </w:r>
        <w:r w:rsidDel="00DE4988">
          <w:delText>test</w:delText>
        </w:r>
        <w:r w:rsidDel="00DE4988">
          <w:rPr>
            <w:rFonts w:hint="cs"/>
            <w:rtl/>
          </w:rPr>
          <w:delText xml:space="preserve"> שבודק כמה נבדקים משתמשים באותה רשימת </w:delText>
        </w:r>
        <w:r w:rsidDel="00DE4988">
          <w:delText>trials</w:delText>
        </w:r>
        <w:r w:rsidDel="00DE4988">
          <w:rPr>
            <w:rFonts w:hint="cs"/>
            <w:rtl/>
          </w:rPr>
          <w:delText>.</w:delText>
        </w:r>
      </w:del>
    </w:p>
    <w:p w14:paraId="1E9B69E4" w14:textId="285EB8E6" w:rsidR="008411FB" w:rsidDel="00DE4988" w:rsidRDefault="008411FB" w:rsidP="00DE4988">
      <w:pPr>
        <w:pStyle w:val="NoSpacing"/>
        <w:bidi w:val="0"/>
        <w:rPr>
          <w:del w:id="2680" w:author="user" w:date="2023-07-26T12:09:00Z"/>
        </w:rPr>
        <w:pPrChange w:id="2681" w:author="user" w:date="2023-07-26T12:09:00Z">
          <w:pPr>
            <w:pStyle w:val="NoSpacing"/>
            <w:numPr>
              <w:numId w:val="12"/>
            </w:numPr>
            <w:ind w:left="720" w:hanging="360"/>
          </w:pPr>
        </w:pPrChange>
      </w:pPr>
      <w:del w:id="2682" w:author="user" w:date="2023-07-26T12:09:00Z">
        <w:r w:rsidDel="00DE4988">
          <w:rPr>
            <w:rFonts w:hint="cs"/>
            <w:rtl/>
          </w:rPr>
          <w:delText>בניתוח תבדוק אם יש מילים שנוטות לעורר סטיה ב-</w:delText>
        </w:r>
        <w:r w:rsidDel="00DE4988">
          <w:rPr>
            <w:rFonts w:hint="cs"/>
          </w:rPr>
          <w:delText>X</w:delText>
        </w:r>
        <w:r w:rsidDel="00DE4988">
          <w:rPr>
            <w:rFonts w:hint="cs"/>
            <w:rtl/>
          </w:rPr>
          <w:delText xml:space="preserve"> (התלבטות בין תשובות) גם ב-</w:delText>
        </w:r>
        <w:r w:rsidDel="00DE4988">
          <w:delText>same</w:delText>
        </w:r>
        <w:r w:rsidDel="00DE4988">
          <w:rPr>
            <w:rFonts w:hint="cs"/>
            <w:rtl/>
          </w:rPr>
          <w:delText xml:space="preserve"> וגם ב-</w:delText>
        </w:r>
        <w:r w:rsidDel="00DE4988">
          <w:delText>diff</w:delText>
        </w:r>
        <w:r w:rsidDel="00DE4988">
          <w:rPr>
            <w:rFonts w:hint="cs"/>
            <w:rtl/>
          </w:rPr>
          <w:delText xml:space="preserve"> רק כי הן קשות לסיווג.</w:delText>
        </w:r>
      </w:del>
    </w:p>
    <w:p w14:paraId="7FD549B7" w14:textId="72D8D824" w:rsidR="00F566AD" w:rsidDel="00DE4988" w:rsidRDefault="00F566AD" w:rsidP="00DE4988">
      <w:pPr>
        <w:pStyle w:val="ListParagraph"/>
        <w:bidi w:val="0"/>
        <w:ind w:left="0"/>
        <w:rPr>
          <w:del w:id="2683" w:author="user" w:date="2023-07-26T12:09:00Z"/>
        </w:rPr>
        <w:pPrChange w:id="2684" w:author="user" w:date="2023-07-26T12:09:00Z">
          <w:pPr>
            <w:pStyle w:val="ListParagraph"/>
            <w:numPr>
              <w:numId w:val="12"/>
            </w:numPr>
            <w:ind w:hanging="360"/>
          </w:pPr>
        </w:pPrChange>
      </w:pPr>
      <w:del w:id="2685" w:author="user" w:date="2023-07-26T12:09:00Z">
        <w:r w:rsidDel="00DE4988">
          <w:rPr>
            <w:rFonts w:hint="cs"/>
            <w:rtl/>
          </w:rPr>
          <w:delText>האם נבדקים נוטים להגיב ב-</w:delText>
        </w:r>
        <w:r w:rsidDel="00DE4988">
          <w:delText>recog</w:delText>
        </w:r>
        <w:r w:rsidDel="00DE4988">
          <w:rPr>
            <w:rFonts w:hint="cs"/>
            <w:rtl/>
          </w:rPr>
          <w:delText xml:space="preserve"> ימין אחרי שהגיבו ימין ב-</w:delText>
        </w:r>
        <w:r w:rsidDel="00DE4988">
          <w:delText>categor</w:delText>
        </w:r>
        <w:r w:rsidDel="00DE4988">
          <w:rPr>
            <w:rFonts w:hint="cs"/>
            <w:rtl/>
          </w:rPr>
          <w:delText xml:space="preserve"> (כנ"ל לגבי שמאל כמובן).</w:delText>
        </w:r>
      </w:del>
    </w:p>
    <w:p w14:paraId="12154B79" w14:textId="6527DEB7" w:rsidR="007736A0" w:rsidDel="00DE4988" w:rsidRDefault="007736A0" w:rsidP="00DE4988">
      <w:pPr>
        <w:pStyle w:val="ListParagraph"/>
        <w:bidi w:val="0"/>
        <w:ind w:left="0"/>
        <w:rPr>
          <w:del w:id="2686" w:author="user" w:date="2023-07-26T12:09:00Z"/>
        </w:rPr>
        <w:pPrChange w:id="2687" w:author="user" w:date="2023-07-26T12:09:00Z">
          <w:pPr>
            <w:pStyle w:val="ListParagraph"/>
            <w:numPr>
              <w:numId w:val="12"/>
            </w:numPr>
            <w:ind w:hanging="360"/>
          </w:pPr>
        </w:pPrChange>
      </w:pPr>
      <w:del w:id="2688" w:author="user" w:date="2023-07-26T12:09:00Z">
        <w:r w:rsidDel="00DE4988">
          <w:rPr>
            <w:rFonts w:hint="cs"/>
            <w:rtl/>
          </w:rPr>
          <w:delText>להכניס את הטסטים שלי ל-</w:delText>
        </w:r>
        <w:r w:rsidDel="00DE4988">
          <w:delText>Lab note book</w:delText>
        </w:r>
        <w:r w:rsidDel="00DE4988">
          <w:rPr>
            <w:rFonts w:hint="cs"/>
            <w:rtl/>
          </w:rPr>
          <w:delText xml:space="preserve"> (דרך תמרה או יעל)</w:delText>
        </w:r>
      </w:del>
    </w:p>
    <w:p w14:paraId="1A23379B" w14:textId="0023D028" w:rsidR="00AC314C" w:rsidDel="00DE4988" w:rsidRDefault="00AC314C" w:rsidP="00DE4988">
      <w:pPr>
        <w:pStyle w:val="ListParagraph"/>
        <w:bidi w:val="0"/>
        <w:ind w:left="0"/>
        <w:rPr>
          <w:del w:id="2689" w:author="user" w:date="2023-07-26T12:09:00Z"/>
        </w:rPr>
        <w:pPrChange w:id="2690" w:author="user" w:date="2023-07-26T12:09:00Z">
          <w:pPr>
            <w:pStyle w:val="ListParagraph"/>
            <w:numPr>
              <w:numId w:val="12"/>
            </w:numPr>
            <w:ind w:hanging="360"/>
          </w:pPr>
        </w:pPrChange>
      </w:pPr>
      <w:del w:id="2691" w:author="user" w:date="2023-07-26T12:09:00Z">
        <w:r w:rsidDel="00DE4988">
          <w:rPr>
            <w:rFonts w:hint="cs"/>
            <w:rtl/>
          </w:rPr>
          <w:delText>לתעד החלטות לגבי הניסוי (למשל מקורות) ב-</w:delText>
        </w:r>
        <w:r w:rsidDel="00DE4988">
          <w:delText>Trelo</w:delText>
        </w:r>
        <w:r w:rsidDel="00DE4988">
          <w:rPr>
            <w:rFonts w:hint="cs"/>
            <w:rtl/>
          </w:rPr>
          <w:delText xml:space="preserve"> כשיש רישיון</w:delText>
        </w:r>
      </w:del>
    </w:p>
    <w:p w14:paraId="362D2E6C" w14:textId="4E5BE3AB" w:rsidR="00AC314C" w:rsidDel="00DE4988" w:rsidRDefault="00AC314C" w:rsidP="00DE4988">
      <w:pPr>
        <w:pStyle w:val="ListParagraph"/>
        <w:bidi w:val="0"/>
        <w:ind w:left="0"/>
        <w:rPr>
          <w:del w:id="2692" w:author="user" w:date="2023-07-26T12:09:00Z"/>
        </w:rPr>
        <w:pPrChange w:id="2693" w:author="user" w:date="2023-07-26T12:09:00Z">
          <w:pPr>
            <w:pStyle w:val="ListParagraph"/>
            <w:numPr>
              <w:ilvl w:val="1"/>
              <w:numId w:val="12"/>
            </w:numPr>
            <w:ind w:left="1440" w:hanging="360"/>
          </w:pPr>
        </w:pPrChange>
      </w:pPr>
      <w:del w:id="2694" w:author="user" w:date="2023-07-26T12:09:00Z">
        <w:r w:rsidDel="00DE4988">
          <w:rPr>
            <w:rFonts w:hint="cs"/>
            <w:rtl/>
          </w:rPr>
          <w:delText>זווית ומרחק בין גירויים</w:delText>
        </w:r>
        <w:r w:rsidR="00DB56F3" w:rsidDel="00DE4988">
          <w:rPr>
            <w:rFonts w:hint="cs"/>
            <w:rtl/>
          </w:rPr>
          <w:delText xml:space="preserve"> והגודל שלהם</w:delText>
        </w:r>
        <w:r w:rsidDel="00DE4988">
          <w:rPr>
            <w:rFonts w:hint="cs"/>
            <w:rtl/>
          </w:rPr>
          <w:delText>. ב-</w:delText>
        </w:r>
        <w:r w:rsidR="00A54363" w:rsidDel="00DE4988">
          <w:delText>docs</w:delText>
        </w:r>
        <w:r w:rsidDel="00DE4988">
          <w:rPr>
            <w:rFonts w:hint="cs"/>
            <w:rtl/>
          </w:rPr>
          <w:delText xml:space="preserve"> </w:delText>
        </w:r>
        <w:r w:rsidR="005875E1" w:rsidDel="00DE4988">
          <w:rPr>
            <w:rFonts w:hint="cs"/>
            <w:rtl/>
          </w:rPr>
          <w:delText xml:space="preserve">21.1.21 </w:delText>
        </w:r>
        <w:r w:rsidDel="00DE4988">
          <w:rPr>
            <w:rFonts w:hint="cs"/>
            <w:rtl/>
          </w:rPr>
          <w:delText>רשמת מאיפה לקחת.</w:delText>
        </w:r>
      </w:del>
    </w:p>
    <w:p w14:paraId="4E6356B6" w14:textId="3DB603F5" w:rsidR="00AC314C" w:rsidDel="00DE4988" w:rsidRDefault="00AC314C" w:rsidP="00DE4988">
      <w:pPr>
        <w:pStyle w:val="ListParagraph"/>
        <w:bidi w:val="0"/>
        <w:ind w:left="0"/>
        <w:rPr>
          <w:del w:id="2695" w:author="user" w:date="2023-07-26T12:09:00Z"/>
        </w:rPr>
        <w:pPrChange w:id="2696" w:author="user" w:date="2023-07-26T12:09:00Z">
          <w:pPr>
            <w:pStyle w:val="ListParagraph"/>
            <w:numPr>
              <w:ilvl w:val="1"/>
              <w:numId w:val="12"/>
            </w:numPr>
            <w:ind w:left="1440" w:hanging="360"/>
          </w:pPr>
        </w:pPrChange>
      </w:pPr>
      <w:del w:id="2697" w:author="user" w:date="2023-07-26T12:09:00Z">
        <w:r w:rsidDel="00DE4988">
          <w:rPr>
            <w:rFonts w:hint="cs"/>
            <w:rtl/>
          </w:rPr>
          <w:delText xml:space="preserve">מרחק נבדק מהמסך. </w:delText>
        </w:r>
        <w:r w:rsidR="00A54363" w:rsidDel="00DE4988">
          <w:rPr>
            <w:rFonts w:hint="cs"/>
            <w:rtl/>
          </w:rPr>
          <w:delText>ב-</w:delText>
        </w:r>
        <w:r w:rsidR="00A54363" w:rsidDel="00DE4988">
          <w:delText>docs</w:delText>
        </w:r>
        <w:r w:rsidR="00A54363" w:rsidDel="00DE4988">
          <w:rPr>
            <w:rFonts w:hint="cs"/>
            <w:rtl/>
          </w:rPr>
          <w:delText xml:space="preserve"> </w:delText>
        </w:r>
        <w:r w:rsidR="005875E1" w:rsidDel="00DE4988">
          <w:rPr>
            <w:rFonts w:hint="cs"/>
            <w:rtl/>
          </w:rPr>
          <w:delText xml:space="preserve">21.1.21 </w:delText>
        </w:r>
        <w:r w:rsidR="00A54363" w:rsidDel="00DE4988">
          <w:rPr>
            <w:rFonts w:hint="cs"/>
            <w:rtl/>
          </w:rPr>
          <w:delText>רשמת מאיפה לקחת.</w:delText>
        </w:r>
      </w:del>
    </w:p>
    <w:p w14:paraId="22D7329E" w14:textId="49A3ED76" w:rsidR="00025C3E" w:rsidDel="00DE4988" w:rsidRDefault="002975E6" w:rsidP="00DE4988">
      <w:pPr>
        <w:pStyle w:val="ListParagraph"/>
        <w:bidi w:val="0"/>
        <w:ind w:left="0"/>
        <w:rPr>
          <w:del w:id="2698" w:author="user" w:date="2023-07-26T12:09:00Z"/>
        </w:rPr>
        <w:pPrChange w:id="2699" w:author="user" w:date="2023-07-26T12:09:00Z">
          <w:pPr>
            <w:pStyle w:val="ListParagraph"/>
            <w:numPr>
              <w:ilvl w:val="1"/>
              <w:numId w:val="12"/>
            </w:numPr>
            <w:ind w:left="1440" w:hanging="360"/>
          </w:pPr>
        </w:pPrChange>
      </w:pPr>
      <w:del w:id="2700" w:author="user" w:date="2023-07-26T12:09:00Z">
        <w:r w:rsidDel="00DE4988">
          <w:delText>Preprocessing</w:delText>
        </w:r>
        <w:r w:rsidDel="00DE4988">
          <w:rPr>
            <w:rFonts w:hint="cs"/>
            <w:rtl/>
          </w:rPr>
          <w:delText xml:space="preserve"> של המסלול: לפי </w:delText>
        </w:r>
        <w:r w:rsidDel="00DE4988">
          <w:delText>craig</w:delText>
        </w:r>
        <w:r w:rsidDel="00DE4988">
          <w:rPr>
            <w:rFonts w:hint="cs"/>
            <w:rtl/>
          </w:rPr>
          <w:delText xml:space="preserve"> (אימייל "</w:delText>
        </w:r>
        <w:r w:rsidRPr="002975E6" w:rsidDel="00DE4988">
          <w:delText>Trajectory preprocessing</w:delText>
        </w:r>
        <w:r w:rsidDel="00DE4988">
          <w:rPr>
            <w:rFonts w:hint="cs"/>
            <w:rtl/>
          </w:rPr>
          <w:delText>") מספיק</w:delText>
        </w:r>
        <w:r w:rsidR="00587105" w:rsidDel="00DE4988">
          <w:rPr>
            <w:rFonts w:hint="cs"/>
            <w:rtl/>
          </w:rPr>
          <w:delText xml:space="preserve"> לסובב את הצירים שיהיו מאונכים למסך ולתרגם את כל נקודות ההתחלה לראשית הצירים (0,0,0) כדי לטפל בבעיות של סטיה </w:delText>
        </w:r>
        <w:r w:rsidR="002B5830" w:rsidDel="00DE4988">
          <w:rPr>
            <w:rFonts w:hint="cs"/>
            <w:rtl/>
          </w:rPr>
          <w:delText xml:space="preserve">בזווית של </w:delText>
        </w:r>
        <w:r w:rsidR="00587105" w:rsidDel="00DE4988">
          <w:rPr>
            <w:rFonts w:hint="cs"/>
            <w:rtl/>
          </w:rPr>
          <w:delText>המסך</w:delText>
        </w:r>
        <w:r w:rsidR="002B5830" w:rsidDel="00DE4988">
          <w:rPr>
            <w:rFonts w:hint="cs"/>
            <w:rtl/>
          </w:rPr>
          <w:delText xml:space="preserve"> ומ</w:delText>
        </w:r>
        <w:r w:rsidR="00587105" w:rsidDel="00DE4988">
          <w:rPr>
            <w:rFonts w:hint="cs"/>
            <w:rtl/>
          </w:rPr>
          <w:delText xml:space="preserve">בלי ליצור </w:delText>
        </w:r>
        <w:r w:rsidR="002B5830" w:rsidDel="00DE4988">
          <w:rPr>
            <w:rFonts w:hint="cs"/>
            <w:rtl/>
          </w:rPr>
          <w:delText xml:space="preserve">הזזה </w:delText>
        </w:r>
        <w:r w:rsidR="00587105" w:rsidDel="00DE4988">
          <w:rPr>
            <w:rFonts w:hint="cs"/>
            <w:rtl/>
          </w:rPr>
          <w:delText>גדולה מדי במיקום של נקודת ההתחלה.</w:delText>
        </w:r>
      </w:del>
    </w:p>
    <w:p w14:paraId="422CD2F6" w14:textId="25F58742" w:rsidR="00305241" w:rsidDel="00DE4988" w:rsidRDefault="00305241" w:rsidP="00DE4988">
      <w:pPr>
        <w:pStyle w:val="ListParagraph"/>
        <w:bidi w:val="0"/>
        <w:ind w:left="0"/>
        <w:rPr>
          <w:del w:id="2701" w:author="user" w:date="2023-07-26T12:09:00Z"/>
        </w:rPr>
        <w:pPrChange w:id="2702" w:author="user" w:date="2023-07-26T12:09:00Z">
          <w:pPr>
            <w:pStyle w:val="ListParagraph"/>
            <w:ind w:left="1440"/>
          </w:pPr>
        </w:pPrChange>
      </w:pPr>
      <w:del w:id="2703" w:author="user" w:date="2023-07-26T12:09:00Z">
        <w:r w:rsidDel="00DE4988">
          <w:rPr>
            <w:rFonts w:hint="cs"/>
            <w:rtl/>
          </w:rPr>
          <w:delText>זה בעצם מטפל בבעיה שבתמונה הימנית:</w:delText>
        </w:r>
      </w:del>
    </w:p>
    <w:p w14:paraId="3E9975D2" w14:textId="1BB5A535" w:rsidR="00DF4608" w:rsidDel="00DE4988" w:rsidRDefault="00305241" w:rsidP="00DE4988">
      <w:pPr>
        <w:pStyle w:val="ListParagraph"/>
        <w:bidi w:val="0"/>
        <w:ind w:left="0"/>
        <w:rPr>
          <w:del w:id="2704" w:author="user" w:date="2023-07-26T12:09:00Z"/>
        </w:rPr>
        <w:pPrChange w:id="2705" w:author="user" w:date="2023-07-26T12:09:00Z">
          <w:pPr>
            <w:pStyle w:val="ListParagraph"/>
            <w:ind w:left="1440"/>
          </w:pPr>
        </w:pPrChange>
      </w:pPr>
      <w:del w:id="2706" w:author="user" w:date="2023-07-26T12:09:00Z">
        <w:r w:rsidRPr="00305241" w:rsidDel="00DE4988">
          <w:rPr>
            <w:noProof/>
            <w:rtl/>
          </w:rPr>
          <w:drawing>
            <wp:inline distT="0" distB="0" distL="0" distR="0" wp14:anchorId="4CAE09A2" wp14:editId="50BB437C">
              <wp:extent cx="5276850" cy="22685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6791" cy="2272831"/>
                      </a:xfrm>
                      <a:prstGeom prst="rect">
                        <a:avLst/>
                      </a:prstGeom>
                    </pic:spPr>
                  </pic:pic>
                </a:graphicData>
              </a:graphic>
            </wp:inline>
          </w:drawing>
        </w:r>
      </w:del>
    </w:p>
    <w:p w14:paraId="4BF43180" w14:textId="58803129" w:rsidR="00F25E20" w:rsidDel="00DE4988" w:rsidRDefault="00F25E20" w:rsidP="00DE4988">
      <w:pPr>
        <w:pStyle w:val="NoSpacing"/>
        <w:bidi w:val="0"/>
        <w:rPr>
          <w:del w:id="2707" w:author="user" w:date="2023-07-26T12:09:00Z"/>
        </w:rPr>
        <w:pPrChange w:id="2708" w:author="user" w:date="2023-07-26T12:09:00Z">
          <w:pPr>
            <w:pStyle w:val="NoSpacing"/>
            <w:numPr>
              <w:numId w:val="12"/>
            </w:numPr>
            <w:ind w:left="720" w:hanging="360"/>
          </w:pPr>
        </w:pPrChange>
      </w:pPr>
      <w:del w:id="2709" w:author="user" w:date="2023-07-26T12:09:00Z">
        <w:r w:rsidDel="00DE4988">
          <w:rPr>
            <w:rFonts w:hint="cs"/>
            <w:rtl/>
          </w:rPr>
          <w:delText>אולי פתרון ל-</w:delText>
        </w:r>
        <w:r w:rsidDel="00DE4988">
          <w:delText>git</w:delText>
        </w:r>
        <w:r w:rsidDel="00DE4988">
          <w:rPr>
            <w:rFonts w:hint="cs"/>
            <w:rtl/>
          </w:rPr>
          <w:delText>: צריך להוסיף איפשהו את ה-</w:delText>
        </w:r>
        <w:r w:rsidDel="00DE4988">
          <w:rPr>
            <w:rFonts w:hint="cs"/>
          </w:rPr>
          <w:delText>SSH</w:delText>
        </w:r>
        <w:r w:rsidDel="00DE4988">
          <w:delText xml:space="preserve"> key</w:delText>
        </w:r>
        <w:r w:rsidDel="00DE4988">
          <w:rPr>
            <w:rFonts w:hint="cs"/>
            <w:rtl/>
          </w:rPr>
          <w:delText xml:space="preserve"> של המחשב של המעבדה.</w:delText>
        </w:r>
      </w:del>
    </w:p>
    <w:p w14:paraId="08A83A1D" w14:textId="1686EEB0" w:rsidR="00817F16" w:rsidDel="00DE4988" w:rsidRDefault="000916D0" w:rsidP="00DE4988">
      <w:pPr>
        <w:pStyle w:val="NoSpacing"/>
        <w:bidi w:val="0"/>
        <w:rPr>
          <w:del w:id="2710" w:author="user" w:date="2023-07-26T12:09:00Z"/>
        </w:rPr>
        <w:pPrChange w:id="2711" w:author="user" w:date="2023-07-26T12:09:00Z">
          <w:pPr>
            <w:pStyle w:val="NoSpacing"/>
            <w:numPr>
              <w:ilvl w:val="1"/>
              <w:numId w:val="12"/>
            </w:numPr>
            <w:ind w:left="1440" w:hanging="360"/>
          </w:pPr>
        </w:pPrChange>
      </w:pPr>
      <w:del w:id="2712" w:author="user" w:date="2023-07-26T12:09:00Z">
        <w:r w:rsidDel="00DE4988">
          <w:fldChar w:fldCharType="begin"/>
        </w:r>
        <w:r w:rsidDel="00DE4988">
          <w:delInstrText xml:space="preserve"> HYPERLINK "https://gist.github.com/evantoli/f8c23a37eb3558ab8765" </w:delInstrText>
        </w:r>
        <w:r w:rsidDel="00DE4988">
          <w:fldChar w:fldCharType="separate"/>
        </w:r>
        <w:r w:rsidR="00817F16" w:rsidRPr="00D31652" w:rsidDel="00DE4988">
          <w:rPr>
            <w:rStyle w:val="Hyperlink"/>
          </w:rPr>
          <w:delText>https://gist.github.com/evantoli/f8c23a37eb3558ab8765</w:delText>
        </w:r>
        <w:r w:rsidDel="00DE4988">
          <w:rPr>
            <w:rStyle w:val="Hyperlink"/>
          </w:rPr>
          <w:fldChar w:fldCharType="end"/>
        </w:r>
      </w:del>
    </w:p>
    <w:p w14:paraId="721BD842" w14:textId="7844FA49" w:rsidR="00F25E20" w:rsidDel="00DE4988" w:rsidRDefault="00F25E20" w:rsidP="00DE4988">
      <w:pPr>
        <w:pStyle w:val="NoSpacing"/>
        <w:bidi w:val="0"/>
        <w:rPr>
          <w:del w:id="2713" w:author="user" w:date="2023-07-26T12:09:00Z"/>
        </w:rPr>
        <w:pPrChange w:id="2714" w:author="user" w:date="2023-07-26T12:09:00Z">
          <w:pPr>
            <w:pStyle w:val="NoSpacing"/>
            <w:numPr>
              <w:numId w:val="12"/>
            </w:numPr>
            <w:ind w:left="720" w:hanging="360"/>
          </w:pPr>
        </w:pPrChange>
      </w:pPr>
      <w:del w:id="2715" w:author="user" w:date="2023-07-26T12:09:00Z">
        <w:r w:rsidDel="00DE4988">
          <w:rPr>
            <w:rFonts w:hint="cs"/>
            <w:rtl/>
          </w:rPr>
          <w:delText xml:space="preserve">תוסיף בשיטות קטע על כך שאתה מתכנן לנתח את </w:delText>
        </w:r>
        <w:r w:rsidDel="00DE4988">
          <w:delText>congruent</w:delText>
        </w:r>
        <w:r w:rsidDel="00DE4988">
          <w:rPr>
            <w:rFonts w:hint="cs"/>
            <w:rtl/>
          </w:rPr>
          <w:delText xml:space="preserve"> ו-</w:delText>
        </w:r>
        <w:r w:rsidDel="00DE4988">
          <w:delText>incongruent</w:delText>
        </w:r>
        <w:r w:rsidDel="00DE4988">
          <w:rPr>
            <w:rFonts w:hint="cs"/>
            <w:rtl/>
          </w:rPr>
          <w:delText xml:space="preserve"> בנפרד מבחינת ה-</w:delText>
        </w:r>
        <w:r w:rsidDel="00DE4988">
          <w:delText>forced choice</w:delText>
        </w:r>
        <w:r w:rsidDel="00DE4988">
          <w:rPr>
            <w:rFonts w:hint="cs"/>
            <w:rtl/>
          </w:rPr>
          <w:delText xml:space="preserve"> של מטלת ה-</w:delText>
        </w:r>
        <w:r w:rsidDel="00DE4988">
          <w:delText>recognition</w:delText>
        </w:r>
        <w:r w:rsidDel="00DE4988">
          <w:rPr>
            <w:rFonts w:hint="cs"/>
            <w:rtl/>
          </w:rPr>
          <w:delText>, כי יש סיכוי גבוה יותר שנבדקים יצדקו כאשר ה-</w:delText>
        </w:r>
        <w:r w:rsidDel="00DE4988">
          <w:delText>prime=target</w:delText>
        </w:r>
        <w:r w:rsidDel="00DE4988">
          <w:rPr>
            <w:rFonts w:hint="cs"/>
            <w:rtl/>
          </w:rPr>
          <w:delText xml:space="preserve"> כי הם יהיו משוחדים להגיב במה שמתאים למטרה כשהוא יופיע. לכן כדי להעריך מודעות צריך לבדוק בעיקר את הטריילים ה-</w:delText>
        </w:r>
        <w:r w:rsidDel="00DE4988">
          <w:delText>incongruent</w:delText>
        </w:r>
        <w:r w:rsidDel="00DE4988">
          <w:rPr>
            <w:rFonts w:hint="cs"/>
            <w:rtl/>
          </w:rPr>
          <w:delText>, שם אין להם שום רמז למה היה ה-</w:delText>
        </w:r>
        <w:r w:rsidDel="00DE4988">
          <w:delText>Prime</w:delText>
        </w:r>
        <w:r w:rsidDel="00DE4988">
          <w:rPr>
            <w:rFonts w:hint="cs"/>
            <w:rtl/>
          </w:rPr>
          <w:delText>.</w:delText>
        </w:r>
      </w:del>
    </w:p>
    <w:p w14:paraId="362AFB42" w14:textId="0CD6A86A" w:rsidR="00AF5A93" w:rsidDel="00DE4988" w:rsidRDefault="00AF5A93" w:rsidP="00DE4988">
      <w:pPr>
        <w:pStyle w:val="NoSpacing"/>
        <w:bidi w:val="0"/>
        <w:rPr>
          <w:del w:id="2716" w:author="user" w:date="2023-07-26T12:09:00Z"/>
        </w:rPr>
        <w:pPrChange w:id="2717" w:author="user" w:date="2023-07-26T12:09:00Z">
          <w:pPr>
            <w:pStyle w:val="NoSpacing"/>
            <w:numPr>
              <w:numId w:val="12"/>
            </w:numPr>
            <w:ind w:left="720" w:hanging="360"/>
          </w:pPr>
        </w:pPrChange>
      </w:pPr>
      <w:del w:id="2718" w:author="user" w:date="2023-07-26T12:09:00Z">
        <w:r w:rsidDel="00DE4988">
          <w:rPr>
            <w:rFonts w:hint="cs"/>
            <w:rtl/>
          </w:rPr>
          <w:delText>בניתוח המידע תשמש ב-</w:delText>
        </w:r>
        <w:r w:rsidDel="00DE4988">
          <w:delText>datastore</w:delText>
        </w:r>
        <w:r w:rsidDel="00DE4988">
          <w:rPr>
            <w:rFonts w:hint="cs"/>
            <w:rtl/>
          </w:rPr>
          <w:delText xml:space="preserve"> כדי לטעון את הקבצים הענקיים שיצאו לך.</w:delText>
        </w:r>
      </w:del>
    </w:p>
    <w:p w14:paraId="4D0157E6" w14:textId="2207B4B0" w:rsidR="007E6772" w:rsidDel="00DE4988" w:rsidRDefault="007E6772" w:rsidP="00DE4988">
      <w:pPr>
        <w:pStyle w:val="NoSpacing"/>
        <w:bidi w:val="0"/>
        <w:rPr>
          <w:del w:id="2719" w:author="user" w:date="2023-07-26T12:09:00Z"/>
          <w:rtl/>
        </w:rPr>
        <w:pPrChange w:id="2720" w:author="user" w:date="2023-07-26T12:09:00Z">
          <w:pPr>
            <w:pStyle w:val="NoSpacing"/>
          </w:pPr>
        </w:pPrChange>
      </w:pPr>
    </w:p>
    <w:p w14:paraId="4795F29D" w14:textId="1CAB9709" w:rsidR="007E6772" w:rsidDel="00DE4988" w:rsidRDefault="007E6772" w:rsidP="00DE4988">
      <w:pPr>
        <w:pStyle w:val="NoSpacing"/>
        <w:bidi w:val="0"/>
        <w:rPr>
          <w:del w:id="2721" w:author="user" w:date="2023-07-26T12:09:00Z"/>
          <w:rtl/>
        </w:rPr>
        <w:pPrChange w:id="2722" w:author="user" w:date="2023-07-26T12:09:00Z">
          <w:pPr>
            <w:pStyle w:val="NoSpacing"/>
          </w:pPr>
        </w:pPrChange>
      </w:pPr>
    </w:p>
    <w:p w14:paraId="5E8945A1" w14:textId="61C71EF5" w:rsidR="007E6772" w:rsidDel="00DE4988" w:rsidRDefault="007E6772" w:rsidP="00DE4988">
      <w:pPr>
        <w:pStyle w:val="NoSpacing"/>
        <w:bidi w:val="0"/>
        <w:rPr>
          <w:del w:id="2723" w:author="user" w:date="2023-07-26T12:09:00Z"/>
          <w:rtl/>
        </w:rPr>
        <w:pPrChange w:id="2724" w:author="user" w:date="2023-07-26T12:09:00Z">
          <w:pPr>
            <w:pStyle w:val="NoSpacing"/>
          </w:pPr>
        </w:pPrChange>
      </w:pPr>
      <w:del w:id="2725" w:author="user" w:date="2023-07-26T12:09:00Z">
        <w:r w:rsidDel="00DE4988">
          <w:rPr>
            <w:rFonts w:hint="cs"/>
            <w:rtl/>
          </w:rPr>
          <w:delText>אופציות למילים:</w:delText>
        </w:r>
      </w:del>
    </w:p>
    <w:p w14:paraId="13728C6F" w14:textId="332AE2FB" w:rsidR="007E6772" w:rsidDel="00DE4988" w:rsidRDefault="007E6772" w:rsidP="00DE4988">
      <w:pPr>
        <w:pStyle w:val="NoSpacing"/>
        <w:bidi w:val="0"/>
        <w:rPr>
          <w:del w:id="2726" w:author="user" w:date="2023-07-26T12:09:00Z"/>
          <w:rtl/>
        </w:rPr>
        <w:pPrChange w:id="2727" w:author="user" w:date="2023-07-26T12:09:00Z">
          <w:pPr>
            <w:pStyle w:val="NoSpacing"/>
          </w:pPr>
        </w:pPrChange>
      </w:pPr>
      <w:del w:id="2728" w:author="user" w:date="2023-07-26T12:09:00Z">
        <w:r w:rsidDel="00DE4988">
          <w:rPr>
            <w:rFonts w:hint="eastAsia"/>
            <w:rtl/>
          </w:rPr>
          <w:delText>תמונה</w:delText>
        </w:r>
        <w:r w:rsidDel="00DE4988">
          <w:rPr>
            <w:rtl/>
          </w:rPr>
          <w:tab/>
        </w:r>
        <w:r w:rsidDel="00DE4988">
          <w:rPr>
            <w:rFonts w:hint="eastAsia"/>
            <w:rtl/>
          </w:rPr>
          <w:delText>חלודה</w:delText>
        </w:r>
      </w:del>
    </w:p>
    <w:p w14:paraId="2C8232B3" w14:textId="77F548E6" w:rsidR="007E6772" w:rsidDel="00DE4988" w:rsidRDefault="007E6772" w:rsidP="00DE4988">
      <w:pPr>
        <w:pStyle w:val="NoSpacing"/>
        <w:bidi w:val="0"/>
        <w:rPr>
          <w:del w:id="2729" w:author="user" w:date="2023-07-26T12:09:00Z"/>
          <w:rtl/>
        </w:rPr>
        <w:pPrChange w:id="2730" w:author="user" w:date="2023-07-26T12:09:00Z">
          <w:pPr>
            <w:pStyle w:val="NoSpacing"/>
          </w:pPr>
        </w:pPrChange>
      </w:pPr>
      <w:del w:id="2731" w:author="user" w:date="2023-07-26T12:09:00Z">
        <w:r w:rsidDel="00DE4988">
          <w:rPr>
            <w:rFonts w:hint="eastAsia"/>
            <w:rtl/>
          </w:rPr>
          <w:delText>אלבום</w:delText>
        </w:r>
        <w:r w:rsidDel="00DE4988">
          <w:rPr>
            <w:rtl/>
          </w:rPr>
          <w:tab/>
        </w:r>
        <w:r w:rsidDel="00DE4988">
          <w:rPr>
            <w:rFonts w:hint="eastAsia"/>
            <w:rtl/>
          </w:rPr>
          <w:delText>ענפים</w:delText>
        </w:r>
      </w:del>
    </w:p>
    <w:p w14:paraId="19DFD598" w14:textId="508AC931" w:rsidR="007E6772" w:rsidDel="00DE4988" w:rsidRDefault="007E6772" w:rsidP="00DE4988">
      <w:pPr>
        <w:pStyle w:val="NoSpacing"/>
        <w:bidi w:val="0"/>
        <w:rPr>
          <w:del w:id="2732" w:author="user" w:date="2023-07-26T12:09:00Z"/>
          <w:rtl/>
        </w:rPr>
        <w:pPrChange w:id="2733" w:author="user" w:date="2023-07-26T12:09:00Z">
          <w:pPr>
            <w:pStyle w:val="NoSpacing"/>
          </w:pPr>
        </w:pPrChange>
      </w:pPr>
      <w:del w:id="2734" w:author="user" w:date="2023-07-26T12:09:00Z">
        <w:r w:rsidDel="00DE4988">
          <w:rPr>
            <w:rFonts w:hint="eastAsia"/>
            <w:rtl/>
          </w:rPr>
          <w:delText>משטרה</w:delText>
        </w:r>
        <w:r w:rsidDel="00DE4988">
          <w:rPr>
            <w:rtl/>
          </w:rPr>
          <w:tab/>
        </w:r>
        <w:r w:rsidDel="00DE4988">
          <w:rPr>
            <w:rFonts w:hint="eastAsia"/>
            <w:rtl/>
          </w:rPr>
          <w:delText>זרעים</w:delText>
        </w:r>
      </w:del>
    </w:p>
    <w:p w14:paraId="0176259A" w14:textId="55CF0D8A" w:rsidR="007E6772" w:rsidDel="00DE4988" w:rsidRDefault="007E6772" w:rsidP="00DE4988">
      <w:pPr>
        <w:pStyle w:val="NoSpacing"/>
        <w:bidi w:val="0"/>
        <w:rPr>
          <w:del w:id="2735" w:author="user" w:date="2023-07-26T12:09:00Z"/>
        </w:rPr>
        <w:pPrChange w:id="2736" w:author="user" w:date="2023-07-26T12:09:00Z">
          <w:pPr>
            <w:pStyle w:val="NoSpacing"/>
          </w:pPr>
        </w:pPrChange>
      </w:pPr>
      <w:del w:id="2737" w:author="user" w:date="2023-07-26T12:09:00Z">
        <w:r w:rsidDel="00DE4988">
          <w:rPr>
            <w:rFonts w:hint="eastAsia"/>
            <w:rtl/>
          </w:rPr>
          <w:delText>וידאו</w:delText>
        </w:r>
        <w:r w:rsidDel="00DE4988">
          <w:rPr>
            <w:rtl/>
          </w:rPr>
          <w:tab/>
        </w:r>
      </w:del>
    </w:p>
    <w:p w14:paraId="4594F76A" w14:textId="62AADE90" w:rsidR="00EE3D92" w:rsidDel="00DE4988" w:rsidRDefault="00553A4F" w:rsidP="00DE4988">
      <w:pPr>
        <w:pStyle w:val="NoSpacing"/>
        <w:bidi w:val="0"/>
        <w:rPr>
          <w:del w:id="2738" w:author="user" w:date="2023-07-26T12:09:00Z"/>
        </w:rPr>
        <w:pPrChange w:id="2739" w:author="user" w:date="2023-07-26T12:09:00Z">
          <w:pPr>
            <w:pStyle w:val="NoSpacing"/>
          </w:pPr>
        </w:pPrChange>
      </w:pPr>
      <w:del w:id="2740" w:author="user" w:date="2023-07-26T12:09:00Z">
        <w:r w:rsidDel="00DE4988">
          <w:rPr>
            <w:rFonts w:hint="cs"/>
            <w:rtl/>
          </w:rPr>
          <w:delText>קולנוע</w:delText>
        </w:r>
      </w:del>
    </w:p>
    <w:p w14:paraId="2A749F4A" w14:textId="5589473A" w:rsidR="006F5849" w:rsidDel="00DE4988" w:rsidRDefault="006F5849" w:rsidP="00DE4988">
      <w:pPr>
        <w:pStyle w:val="Heading3"/>
        <w:bidi w:val="0"/>
        <w:rPr>
          <w:del w:id="2741" w:author="user" w:date="2023-07-26T12:09:00Z"/>
          <w:rtl/>
        </w:rPr>
        <w:pPrChange w:id="2742" w:author="user" w:date="2023-07-26T12:09:00Z">
          <w:pPr>
            <w:pStyle w:val="Heading3"/>
          </w:pPr>
        </w:pPrChange>
      </w:pPr>
      <w:del w:id="2743" w:author="user" w:date="2023-07-26T12:09:00Z">
        <w:r w:rsidDel="00DE4988">
          <w:rPr>
            <w:rFonts w:hint="cs"/>
            <w:rtl/>
          </w:rPr>
          <w:delText>תזה</w:delText>
        </w:r>
      </w:del>
    </w:p>
    <w:p w14:paraId="31F2B845" w14:textId="3BBE494A" w:rsidR="006F5849" w:rsidDel="00DE4988" w:rsidRDefault="006F5849" w:rsidP="00DE4988">
      <w:pPr>
        <w:pStyle w:val="NoSpacing"/>
        <w:bidi w:val="0"/>
        <w:rPr>
          <w:del w:id="2744" w:author="user" w:date="2023-07-26T12:09:00Z"/>
        </w:rPr>
        <w:pPrChange w:id="2745" w:author="user" w:date="2023-07-26T12:09:00Z">
          <w:pPr>
            <w:pStyle w:val="NoSpacing"/>
            <w:numPr>
              <w:numId w:val="12"/>
            </w:numPr>
            <w:ind w:left="720" w:hanging="360"/>
          </w:pPr>
        </w:pPrChange>
      </w:pPr>
      <w:del w:id="2746" w:author="user" w:date="2023-07-26T12:09:00Z">
        <w:r w:rsidDel="00DE4988">
          <w:rPr>
            <w:rFonts w:hint="cs"/>
            <w:rtl/>
          </w:rPr>
          <w:delText xml:space="preserve">לכתוב </w:delText>
        </w:r>
        <w:r w:rsidR="00683B39" w:rsidDel="00DE4988">
          <w:rPr>
            <w:rFonts w:hint="cs"/>
            <w:rtl/>
          </w:rPr>
          <w:delText>מבוא</w:delText>
        </w:r>
      </w:del>
    </w:p>
    <w:p w14:paraId="1FB39CE5" w14:textId="254A6831" w:rsidR="00683B39" w:rsidDel="00DE4988" w:rsidRDefault="00683B39" w:rsidP="00DE4988">
      <w:pPr>
        <w:pStyle w:val="NoSpacing"/>
        <w:bidi w:val="0"/>
        <w:rPr>
          <w:del w:id="2747" w:author="user" w:date="2023-07-26T12:09:00Z"/>
        </w:rPr>
        <w:pPrChange w:id="2748" w:author="user" w:date="2023-07-26T12:09:00Z">
          <w:pPr>
            <w:pStyle w:val="NoSpacing"/>
            <w:numPr>
              <w:numId w:val="12"/>
            </w:numPr>
            <w:ind w:left="720" w:hanging="360"/>
          </w:pPr>
        </w:pPrChange>
      </w:pPr>
      <w:del w:id="2749" w:author="user" w:date="2023-07-26T12:09:00Z">
        <w:r w:rsidDel="00DE4988">
          <w:rPr>
            <w:rFonts w:hint="cs"/>
            <w:rtl/>
          </w:rPr>
          <w:delText xml:space="preserve">לכתוב ניסוי 1 </w:delText>
        </w:r>
        <w:r w:rsidDel="00DE4988">
          <w:rPr>
            <w:rtl/>
          </w:rPr>
          <w:delText>–</w:delText>
        </w:r>
        <w:r w:rsidDel="00DE4988">
          <w:rPr>
            <w:rFonts w:hint="cs"/>
            <w:rtl/>
          </w:rPr>
          <w:delText xml:space="preserve"> נסיון ראשון, לא צלח, אולי בשל זמני תגובה ארוכים, אז נקצר את זמני תגובה, ומרחק הושטה, ונגדיל מטרה</w:delText>
        </w:r>
        <w:r w:rsidR="009517D8" w:rsidDel="00DE4988">
          <w:rPr>
            <w:rFonts w:hint="cs"/>
            <w:rtl/>
          </w:rPr>
          <w:delText xml:space="preserve"> והיו עוד שינויים?</w:delText>
        </w:r>
      </w:del>
    </w:p>
    <w:p w14:paraId="372E38EB" w14:textId="5EF26851" w:rsidR="00683B39" w:rsidDel="00DE4988" w:rsidRDefault="00683B39" w:rsidP="00DE4988">
      <w:pPr>
        <w:pStyle w:val="NoSpacing"/>
        <w:bidi w:val="0"/>
        <w:rPr>
          <w:del w:id="2750" w:author="user" w:date="2023-07-26T12:09:00Z"/>
        </w:rPr>
        <w:pPrChange w:id="2751" w:author="user" w:date="2023-07-26T12:09:00Z">
          <w:pPr>
            <w:pStyle w:val="NoSpacing"/>
            <w:numPr>
              <w:numId w:val="12"/>
            </w:numPr>
            <w:ind w:left="720" w:hanging="360"/>
          </w:pPr>
        </w:pPrChange>
      </w:pPr>
      <w:del w:id="2752" w:author="user" w:date="2023-07-26T12:09:00Z">
        <w:r w:rsidDel="00DE4988">
          <w:rPr>
            <w:rFonts w:hint="cs"/>
            <w:rtl/>
          </w:rPr>
          <w:delText xml:space="preserve">לכתוב ניסוי 2 </w:delText>
        </w:r>
        <w:r w:rsidDel="00DE4988">
          <w:rPr>
            <w:rtl/>
          </w:rPr>
          <w:delText>–</w:delText>
        </w:r>
        <w:r w:rsidDel="00DE4988">
          <w:rPr>
            <w:rFonts w:hint="cs"/>
            <w:rtl/>
          </w:rPr>
          <w:delText xml:space="preserve"> נסיון שני, לא צלח, אולי בשל קושי של מטלה, אז נוסיף אימון</w:delText>
        </w:r>
      </w:del>
    </w:p>
    <w:p w14:paraId="7853860C" w14:textId="039EB820" w:rsidR="00632D49" w:rsidRPr="006F5849" w:rsidRDefault="00632D49" w:rsidP="00DE4988">
      <w:pPr>
        <w:pStyle w:val="NoSpacing"/>
        <w:bidi w:val="0"/>
        <w:rPr>
          <w:rtl/>
        </w:rPr>
        <w:pPrChange w:id="2753" w:author="user" w:date="2023-07-26T12:09:00Z">
          <w:pPr>
            <w:pStyle w:val="NoSpacing"/>
            <w:numPr>
              <w:numId w:val="12"/>
            </w:numPr>
            <w:ind w:left="720" w:hanging="360"/>
          </w:pPr>
        </w:pPrChange>
      </w:pPr>
      <w:del w:id="2754" w:author="user" w:date="2023-07-26T12:09:00Z">
        <w:r w:rsidRPr="00632D49" w:rsidDel="00DE4988">
          <w:delText>Read Shanks 2016 regarding threshold on forced choice awareness test</w:delText>
        </w:r>
        <w:r w:rsidRPr="00632D49" w:rsidDel="00DE4988">
          <w:rPr>
            <w:rtl/>
          </w:rPr>
          <w:delText>.</w:delText>
        </w:r>
      </w:del>
    </w:p>
    <w:sectPr w:rsidR="00632D49" w:rsidRPr="006F5849" w:rsidSect="00716379">
      <w:pgSz w:w="12240" w:h="15840"/>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D427"/>
    <w:multiLevelType w:val="hybridMultilevel"/>
    <w:tmpl w:val="ED383FC6"/>
    <w:lvl w:ilvl="0" w:tplc="1E5297DA">
      <w:start w:val="1"/>
      <w:numFmt w:val="bullet"/>
      <w:lvlText w:val=""/>
      <w:lvlJc w:val="left"/>
      <w:pPr>
        <w:ind w:left="720" w:hanging="360"/>
      </w:pPr>
      <w:rPr>
        <w:rFonts w:ascii="Symbol" w:hAnsi="Symbol" w:hint="default"/>
      </w:rPr>
    </w:lvl>
    <w:lvl w:ilvl="1" w:tplc="3628E64E">
      <w:start w:val="1"/>
      <w:numFmt w:val="bullet"/>
      <w:lvlText w:val="o"/>
      <w:lvlJc w:val="left"/>
      <w:pPr>
        <w:ind w:left="1440" w:hanging="360"/>
      </w:pPr>
      <w:rPr>
        <w:rFonts w:ascii="Courier New" w:hAnsi="Courier New" w:hint="default"/>
      </w:rPr>
    </w:lvl>
    <w:lvl w:ilvl="2" w:tplc="DBA4ADD4">
      <w:start w:val="1"/>
      <w:numFmt w:val="bullet"/>
      <w:lvlText w:val=""/>
      <w:lvlJc w:val="left"/>
      <w:pPr>
        <w:ind w:left="2160" w:hanging="360"/>
      </w:pPr>
      <w:rPr>
        <w:rFonts w:ascii="Wingdings" w:hAnsi="Wingdings" w:hint="default"/>
      </w:rPr>
    </w:lvl>
    <w:lvl w:ilvl="3" w:tplc="37D06FA6">
      <w:start w:val="1"/>
      <w:numFmt w:val="bullet"/>
      <w:lvlText w:val=""/>
      <w:lvlJc w:val="left"/>
      <w:pPr>
        <w:ind w:left="2880" w:hanging="360"/>
      </w:pPr>
      <w:rPr>
        <w:rFonts w:ascii="Symbol" w:hAnsi="Symbol" w:hint="default"/>
      </w:rPr>
    </w:lvl>
    <w:lvl w:ilvl="4" w:tplc="A3AC6DC6">
      <w:start w:val="1"/>
      <w:numFmt w:val="bullet"/>
      <w:lvlText w:val="o"/>
      <w:lvlJc w:val="left"/>
      <w:pPr>
        <w:ind w:left="3600" w:hanging="360"/>
      </w:pPr>
      <w:rPr>
        <w:rFonts w:ascii="Courier New" w:hAnsi="Courier New" w:hint="default"/>
      </w:rPr>
    </w:lvl>
    <w:lvl w:ilvl="5" w:tplc="A79696D8">
      <w:start w:val="1"/>
      <w:numFmt w:val="bullet"/>
      <w:lvlText w:val=""/>
      <w:lvlJc w:val="left"/>
      <w:pPr>
        <w:ind w:left="4320" w:hanging="360"/>
      </w:pPr>
      <w:rPr>
        <w:rFonts w:ascii="Wingdings" w:hAnsi="Wingdings" w:hint="default"/>
      </w:rPr>
    </w:lvl>
    <w:lvl w:ilvl="6" w:tplc="802A66EC">
      <w:start w:val="1"/>
      <w:numFmt w:val="bullet"/>
      <w:lvlText w:val=""/>
      <w:lvlJc w:val="left"/>
      <w:pPr>
        <w:ind w:left="5040" w:hanging="360"/>
      </w:pPr>
      <w:rPr>
        <w:rFonts w:ascii="Symbol" w:hAnsi="Symbol" w:hint="default"/>
      </w:rPr>
    </w:lvl>
    <w:lvl w:ilvl="7" w:tplc="06C87214">
      <w:start w:val="1"/>
      <w:numFmt w:val="bullet"/>
      <w:lvlText w:val="o"/>
      <w:lvlJc w:val="left"/>
      <w:pPr>
        <w:ind w:left="5760" w:hanging="360"/>
      </w:pPr>
      <w:rPr>
        <w:rFonts w:ascii="Courier New" w:hAnsi="Courier New" w:hint="default"/>
      </w:rPr>
    </w:lvl>
    <w:lvl w:ilvl="8" w:tplc="C9623B5C">
      <w:start w:val="1"/>
      <w:numFmt w:val="bullet"/>
      <w:lvlText w:val=""/>
      <w:lvlJc w:val="left"/>
      <w:pPr>
        <w:ind w:left="6480" w:hanging="360"/>
      </w:pPr>
      <w:rPr>
        <w:rFonts w:ascii="Wingdings" w:hAnsi="Wingdings" w:hint="default"/>
      </w:rPr>
    </w:lvl>
  </w:abstractNum>
  <w:abstractNum w:abstractNumId="1" w15:restartNumberingAfterBreak="0">
    <w:nsid w:val="1E65A2BF"/>
    <w:multiLevelType w:val="hybridMultilevel"/>
    <w:tmpl w:val="C668F9F2"/>
    <w:lvl w:ilvl="0" w:tplc="84A2CDD0">
      <w:start w:val="1"/>
      <w:numFmt w:val="bullet"/>
      <w:lvlText w:val=""/>
      <w:lvlJc w:val="left"/>
      <w:pPr>
        <w:ind w:left="720" w:hanging="360"/>
      </w:pPr>
      <w:rPr>
        <w:rFonts w:ascii="Symbol" w:hAnsi="Symbol" w:hint="default"/>
      </w:rPr>
    </w:lvl>
    <w:lvl w:ilvl="1" w:tplc="39A0357E">
      <w:start w:val="1"/>
      <w:numFmt w:val="bullet"/>
      <w:lvlText w:val="o"/>
      <w:lvlJc w:val="left"/>
      <w:pPr>
        <w:ind w:left="1440" w:hanging="360"/>
      </w:pPr>
      <w:rPr>
        <w:rFonts w:ascii="Courier New" w:hAnsi="Courier New" w:hint="default"/>
      </w:rPr>
    </w:lvl>
    <w:lvl w:ilvl="2" w:tplc="8F46F440">
      <w:start w:val="1"/>
      <w:numFmt w:val="bullet"/>
      <w:lvlText w:val=""/>
      <w:lvlJc w:val="left"/>
      <w:pPr>
        <w:ind w:left="2160" w:hanging="360"/>
      </w:pPr>
      <w:rPr>
        <w:rFonts w:ascii="Wingdings" w:hAnsi="Wingdings" w:hint="default"/>
      </w:rPr>
    </w:lvl>
    <w:lvl w:ilvl="3" w:tplc="01E4DD60">
      <w:start w:val="1"/>
      <w:numFmt w:val="bullet"/>
      <w:lvlText w:val=""/>
      <w:lvlJc w:val="left"/>
      <w:pPr>
        <w:ind w:left="2880" w:hanging="360"/>
      </w:pPr>
      <w:rPr>
        <w:rFonts w:ascii="Symbol" w:hAnsi="Symbol" w:hint="default"/>
      </w:rPr>
    </w:lvl>
    <w:lvl w:ilvl="4" w:tplc="3984DA5C">
      <w:start w:val="1"/>
      <w:numFmt w:val="bullet"/>
      <w:lvlText w:val="o"/>
      <w:lvlJc w:val="left"/>
      <w:pPr>
        <w:ind w:left="3600" w:hanging="360"/>
      </w:pPr>
      <w:rPr>
        <w:rFonts w:ascii="Courier New" w:hAnsi="Courier New" w:hint="default"/>
      </w:rPr>
    </w:lvl>
    <w:lvl w:ilvl="5" w:tplc="ADE479CE">
      <w:start w:val="1"/>
      <w:numFmt w:val="bullet"/>
      <w:lvlText w:val=""/>
      <w:lvlJc w:val="left"/>
      <w:pPr>
        <w:ind w:left="4320" w:hanging="360"/>
      </w:pPr>
      <w:rPr>
        <w:rFonts w:ascii="Wingdings" w:hAnsi="Wingdings" w:hint="default"/>
      </w:rPr>
    </w:lvl>
    <w:lvl w:ilvl="6" w:tplc="649E7792">
      <w:start w:val="1"/>
      <w:numFmt w:val="bullet"/>
      <w:lvlText w:val=""/>
      <w:lvlJc w:val="left"/>
      <w:pPr>
        <w:ind w:left="5040" w:hanging="360"/>
      </w:pPr>
      <w:rPr>
        <w:rFonts w:ascii="Symbol" w:hAnsi="Symbol" w:hint="default"/>
      </w:rPr>
    </w:lvl>
    <w:lvl w:ilvl="7" w:tplc="ABCEA3CC">
      <w:start w:val="1"/>
      <w:numFmt w:val="bullet"/>
      <w:lvlText w:val="o"/>
      <w:lvlJc w:val="left"/>
      <w:pPr>
        <w:ind w:left="5760" w:hanging="360"/>
      </w:pPr>
      <w:rPr>
        <w:rFonts w:ascii="Courier New" w:hAnsi="Courier New" w:hint="default"/>
      </w:rPr>
    </w:lvl>
    <w:lvl w:ilvl="8" w:tplc="5D0C2798">
      <w:start w:val="1"/>
      <w:numFmt w:val="bullet"/>
      <w:lvlText w:val=""/>
      <w:lvlJc w:val="left"/>
      <w:pPr>
        <w:ind w:left="6480" w:hanging="360"/>
      </w:pPr>
      <w:rPr>
        <w:rFonts w:ascii="Wingdings" w:hAnsi="Wingdings" w:hint="default"/>
      </w:rPr>
    </w:lvl>
  </w:abstractNum>
  <w:abstractNum w:abstractNumId="2" w15:restartNumberingAfterBreak="0">
    <w:nsid w:val="2FB1CF03"/>
    <w:multiLevelType w:val="hybridMultilevel"/>
    <w:tmpl w:val="E9249B4E"/>
    <w:lvl w:ilvl="0" w:tplc="A4B06B54">
      <w:start w:val="1"/>
      <w:numFmt w:val="decimal"/>
      <w:lvlText w:val="%1."/>
      <w:lvlJc w:val="left"/>
      <w:pPr>
        <w:ind w:left="720" w:hanging="360"/>
      </w:pPr>
    </w:lvl>
    <w:lvl w:ilvl="1" w:tplc="09460ACC">
      <w:start w:val="1"/>
      <w:numFmt w:val="lowerLetter"/>
      <w:lvlText w:val="%2."/>
      <w:lvlJc w:val="left"/>
      <w:pPr>
        <w:ind w:left="1440" w:hanging="360"/>
      </w:pPr>
    </w:lvl>
    <w:lvl w:ilvl="2" w:tplc="B4A0EF44">
      <w:start w:val="1"/>
      <w:numFmt w:val="lowerRoman"/>
      <w:lvlText w:val="%3."/>
      <w:lvlJc w:val="right"/>
      <w:pPr>
        <w:ind w:left="2160" w:hanging="180"/>
      </w:pPr>
    </w:lvl>
    <w:lvl w:ilvl="3" w:tplc="969671E4">
      <w:start w:val="1"/>
      <w:numFmt w:val="decimal"/>
      <w:lvlText w:val="%4."/>
      <w:lvlJc w:val="left"/>
      <w:pPr>
        <w:ind w:left="2880" w:hanging="360"/>
      </w:pPr>
    </w:lvl>
    <w:lvl w:ilvl="4" w:tplc="A20293E0">
      <w:start w:val="1"/>
      <w:numFmt w:val="lowerLetter"/>
      <w:lvlText w:val="%5."/>
      <w:lvlJc w:val="left"/>
      <w:pPr>
        <w:ind w:left="3600" w:hanging="360"/>
      </w:pPr>
    </w:lvl>
    <w:lvl w:ilvl="5" w:tplc="A2AC40E8">
      <w:start w:val="1"/>
      <w:numFmt w:val="lowerRoman"/>
      <w:lvlText w:val="%6."/>
      <w:lvlJc w:val="right"/>
      <w:pPr>
        <w:ind w:left="4320" w:hanging="180"/>
      </w:pPr>
    </w:lvl>
    <w:lvl w:ilvl="6" w:tplc="7CF4FC8C">
      <w:start w:val="1"/>
      <w:numFmt w:val="decimal"/>
      <w:lvlText w:val="%7."/>
      <w:lvlJc w:val="left"/>
      <w:pPr>
        <w:ind w:left="5040" w:hanging="360"/>
      </w:pPr>
    </w:lvl>
    <w:lvl w:ilvl="7" w:tplc="370AC8F2">
      <w:start w:val="1"/>
      <w:numFmt w:val="lowerLetter"/>
      <w:lvlText w:val="%8."/>
      <w:lvlJc w:val="left"/>
      <w:pPr>
        <w:ind w:left="5760" w:hanging="360"/>
      </w:pPr>
    </w:lvl>
    <w:lvl w:ilvl="8" w:tplc="982EA6D4">
      <w:start w:val="1"/>
      <w:numFmt w:val="lowerRoman"/>
      <w:lvlText w:val="%9."/>
      <w:lvlJc w:val="right"/>
      <w:pPr>
        <w:ind w:left="6480" w:hanging="180"/>
      </w:pPr>
    </w:lvl>
  </w:abstractNum>
  <w:abstractNum w:abstractNumId="3" w15:restartNumberingAfterBreak="0">
    <w:nsid w:val="34EB4B6F"/>
    <w:multiLevelType w:val="hybridMultilevel"/>
    <w:tmpl w:val="42CC0580"/>
    <w:lvl w:ilvl="0" w:tplc="5F3C049C">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093214"/>
    <w:multiLevelType w:val="hybridMultilevel"/>
    <w:tmpl w:val="60BED686"/>
    <w:lvl w:ilvl="0" w:tplc="8E8865BA">
      <w:start w:val="1"/>
      <w:numFmt w:val="decimal"/>
      <w:lvlText w:val="%1."/>
      <w:lvlJc w:val="left"/>
      <w:pPr>
        <w:ind w:left="720" w:hanging="360"/>
      </w:pPr>
    </w:lvl>
    <w:lvl w:ilvl="1" w:tplc="0E52A834">
      <w:start w:val="1"/>
      <w:numFmt w:val="lowerLetter"/>
      <w:lvlText w:val="%2."/>
      <w:lvlJc w:val="left"/>
      <w:pPr>
        <w:ind w:left="1440" w:hanging="360"/>
      </w:pPr>
    </w:lvl>
    <w:lvl w:ilvl="2" w:tplc="66CC246E">
      <w:start w:val="1"/>
      <w:numFmt w:val="lowerRoman"/>
      <w:lvlText w:val="%3."/>
      <w:lvlJc w:val="right"/>
      <w:pPr>
        <w:ind w:left="2160" w:hanging="180"/>
      </w:pPr>
    </w:lvl>
    <w:lvl w:ilvl="3" w:tplc="FBF22E28">
      <w:start w:val="1"/>
      <w:numFmt w:val="decimal"/>
      <w:lvlText w:val="%4."/>
      <w:lvlJc w:val="left"/>
      <w:pPr>
        <w:ind w:left="2880" w:hanging="360"/>
      </w:pPr>
    </w:lvl>
    <w:lvl w:ilvl="4" w:tplc="3B6ADE94">
      <w:start w:val="1"/>
      <w:numFmt w:val="lowerLetter"/>
      <w:lvlText w:val="%5."/>
      <w:lvlJc w:val="left"/>
      <w:pPr>
        <w:ind w:left="3600" w:hanging="360"/>
      </w:pPr>
    </w:lvl>
    <w:lvl w:ilvl="5" w:tplc="5F64F192">
      <w:start w:val="1"/>
      <w:numFmt w:val="lowerRoman"/>
      <w:lvlText w:val="%6."/>
      <w:lvlJc w:val="right"/>
      <w:pPr>
        <w:ind w:left="4320" w:hanging="180"/>
      </w:pPr>
    </w:lvl>
    <w:lvl w:ilvl="6" w:tplc="2D6CD652">
      <w:start w:val="1"/>
      <w:numFmt w:val="decimal"/>
      <w:lvlText w:val="%7."/>
      <w:lvlJc w:val="left"/>
      <w:pPr>
        <w:ind w:left="5040" w:hanging="360"/>
      </w:pPr>
    </w:lvl>
    <w:lvl w:ilvl="7" w:tplc="8B4EB730">
      <w:start w:val="1"/>
      <w:numFmt w:val="lowerLetter"/>
      <w:lvlText w:val="%8."/>
      <w:lvlJc w:val="left"/>
      <w:pPr>
        <w:ind w:left="5760" w:hanging="360"/>
      </w:pPr>
    </w:lvl>
    <w:lvl w:ilvl="8" w:tplc="568470E6">
      <w:start w:val="1"/>
      <w:numFmt w:val="lowerRoman"/>
      <w:lvlText w:val="%9."/>
      <w:lvlJc w:val="right"/>
      <w:pPr>
        <w:ind w:left="6480" w:hanging="180"/>
      </w:pPr>
    </w:lvl>
  </w:abstractNum>
  <w:abstractNum w:abstractNumId="5" w15:restartNumberingAfterBreak="0">
    <w:nsid w:val="401F25C7"/>
    <w:multiLevelType w:val="hybridMultilevel"/>
    <w:tmpl w:val="5E8EDB1C"/>
    <w:lvl w:ilvl="0" w:tplc="037036BE">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16079"/>
    <w:multiLevelType w:val="hybridMultilevel"/>
    <w:tmpl w:val="7C6A6638"/>
    <w:lvl w:ilvl="0" w:tplc="D884CC2E">
      <w:start w:val="1"/>
      <w:numFmt w:val="decimal"/>
      <w:lvlText w:val="%1."/>
      <w:lvlJc w:val="left"/>
      <w:pPr>
        <w:ind w:left="720" w:hanging="360"/>
      </w:pPr>
    </w:lvl>
    <w:lvl w:ilvl="1" w:tplc="BD260196">
      <w:start w:val="1"/>
      <w:numFmt w:val="lowerLetter"/>
      <w:lvlText w:val="%2."/>
      <w:lvlJc w:val="left"/>
      <w:pPr>
        <w:ind w:left="1440" w:hanging="360"/>
      </w:pPr>
    </w:lvl>
    <w:lvl w:ilvl="2" w:tplc="27925EC2">
      <w:start w:val="1"/>
      <w:numFmt w:val="lowerRoman"/>
      <w:lvlText w:val="%3."/>
      <w:lvlJc w:val="right"/>
      <w:pPr>
        <w:ind w:left="2160" w:hanging="180"/>
      </w:pPr>
    </w:lvl>
    <w:lvl w:ilvl="3" w:tplc="979601B0">
      <w:start w:val="1"/>
      <w:numFmt w:val="decimal"/>
      <w:lvlText w:val="%4."/>
      <w:lvlJc w:val="left"/>
      <w:pPr>
        <w:ind w:left="2880" w:hanging="360"/>
      </w:pPr>
    </w:lvl>
    <w:lvl w:ilvl="4" w:tplc="2E0E57D6">
      <w:start w:val="1"/>
      <w:numFmt w:val="lowerLetter"/>
      <w:lvlText w:val="%5."/>
      <w:lvlJc w:val="left"/>
      <w:pPr>
        <w:ind w:left="3600" w:hanging="360"/>
      </w:pPr>
    </w:lvl>
    <w:lvl w:ilvl="5" w:tplc="2C7E22F4">
      <w:start w:val="1"/>
      <w:numFmt w:val="lowerRoman"/>
      <w:lvlText w:val="%6."/>
      <w:lvlJc w:val="right"/>
      <w:pPr>
        <w:ind w:left="4320" w:hanging="180"/>
      </w:pPr>
    </w:lvl>
    <w:lvl w:ilvl="6" w:tplc="5A886C5C">
      <w:start w:val="1"/>
      <w:numFmt w:val="decimal"/>
      <w:lvlText w:val="%7."/>
      <w:lvlJc w:val="left"/>
      <w:pPr>
        <w:ind w:left="5040" w:hanging="360"/>
      </w:pPr>
    </w:lvl>
    <w:lvl w:ilvl="7" w:tplc="A1780C0C">
      <w:start w:val="1"/>
      <w:numFmt w:val="lowerLetter"/>
      <w:lvlText w:val="%8."/>
      <w:lvlJc w:val="left"/>
      <w:pPr>
        <w:ind w:left="5760" w:hanging="360"/>
      </w:pPr>
    </w:lvl>
    <w:lvl w:ilvl="8" w:tplc="A65CBCF0">
      <w:start w:val="1"/>
      <w:numFmt w:val="lowerRoman"/>
      <w:lvlText w:val="%9."/>
      <w:lvlJc w:val="right"/>
      <w:pPr>
        <w:ind w:left="6480" w:hanging="180"/>
      </w:pPr>
    </w:lvl>
  </w:abstractNum>
  <w:abstractNum w:abstractNumId="7" w15:restartNumberingAfterBreak="0">
    <w:nsid w:val="445D7243"/>
    <w:multiLevelType w:val="hybridMultilevel"/>
    <w:tmpl w:val="9B14FC02"/>
    <w:lvl w:ilvl="0" w:tplc="B09E1106">
      <w:numFmt w:val="bullet"/>
      <w:lvlText w:val=""/>
      <w:lvlJc w:val="left"/>
      <w:pPr>
        <w:ind w:left="360" w:hanging="360"/>
      </w:pPr>
      <w:rPr>
        <w:rFonts w:ascii="Symbol" w:eastAsia="David" w:hAnsi="Symbol"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5A22A15"/>
    <w:multiLevelType w:val="hybridMultilevel"/>
    <w:tmpl w:val="EF9617D8"/>
    <w:lvl w:ilvl="0" w:tplc="8AECE0A6">
      <w:start w:val="4"/>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8330F7"/>
    <w:multiLevelType w:val="multilevel"/>
    <w:tmpl w:val="79DC7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906352"/>
    <w:multiLevelType w:val="hybridMultilevel"/>
    <w:tmpl w:val="34A85C3A"/>
    <w:lvl w:ilvl="0" w:tplc="044295BE">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1B4D7D"/>
    <w:multiLevelType w:val="hybridMultilevel"/>
    <w:tmpl w:val="6904590C"/>
    <w:lvl w:ilvl="0" w:tplc="AEA4468E">
      <w:start w:val="1"/>
      <w:numFmt w:val="decimal"/>
      <w:lvlText w:val="%1."/>
      <w:lvlJc w:val="left"/>
      <w:pPr>
        <w:ind w:left="720" w:hanging="360"/>
      </w:pPr>
    </w:lvl>
    <w:lvl w:ilvl="1" w:tplc="394CA5F8">
      <w:start w:val="1"/>
      <w:numFmt w:val="lowerLetter"/>
      <w:lvlText w:val="%2."/>
      <w:lvlJc w:val="left"/>
      <w:pPr>
        <w:ind w:left="1440" w:hanging="360"/>
      </w:pPr>
    </w:lvl>
    <w:lvl w:ilvl="2" w:tplc="89C4A312">
      <w:start w:val="1"/>
      <w:numFmt w:val="lowerRoman"/>
      <w:lvlText w:val="%3."/>
      <w:lvlJc w:val="right"/>
      <w:pPr>
        <w:ind w:left="2160" w:hanging="180"/>
      </w:pPr>
    </w:lvl>
    <w:lvl w:ilvl="3" w:tplc="662064A4">
      <w:start w:val="1"/>
      <w:numFmt w:val="decimal"/>
      <w:lvlText w:val="%4."/>
      <w:lvlJc w:val="left"/>
      <w:pPr>
        <w:ind w:left="2880" w:hanging="360"/>
      </w:pPr>
    </w:lvl>
    <w:lvl w:ilvl="4" w:tplc="3C340CE8">
      <w:start w:val="1"/>
      <w:numFmt w:val="lowerLetter"/>
      <w:lvlText w:val="%5."/>
      <w:lvlJc w:val="left"/>
      <w:pPr>
        <w:ind w:left="3600" w:hanging="360"/>
      </w:pPr>
    </w:lvl>
    <w:lvl w:ilvl="5" w:tplc="5D02798E">
      <w:start w:val="1"/>
      <w:numFmt w:val="lowerRoman"/>
      <w:lvlText w:val="%6."/>
      <w:lvlJc w:val="right"/>
      <w:pPr>
        <w:ind w:left="4320" w:hanging="180"/>
      </w:pPr>
    </w:lvl>
    <w:lvl w:ilvl="6" w:tplc="C466EE8A">
      <w:start w:val="1"/>
      <w:numFmt w:val="decimal"/>
      <w:lvlText w:val="%7."/>
      <w:lvlJc w:val="left"/>
      <w:pPr>
        <w:ind w:left="5040" w:hanging="360"/>
      </w:pPr>
    </w:lvl>
    <w:lvl w:ilvl="7" w:tplc="A46ADEC0">
      <w:start w:val="1"/>
      <w:numFmt w:val="lowerLetter"/>
      <w:lvlText w:val="%8."/>
      <w:lvlJc w:val="left"/>
      <w:pPr>
        <w:ind w:left="5760" w:hanging="360"/>
      </w:pPr>
    </w:lvl>
    <w:lvl w:ilvl="8" w:tplc="2AC89E5E">
      <w:start w:val="1"/>
      <w:numFmt w:val="lowerRoman"/>
      <w:lvlText w:val="%9."/>
      <w:lvlJc w:val="right"/>
      <w:pPr>
        <w:ind w:left="6480" w:hanging="180"/>
      </w:pPr>
    </w:lvl>
  </w:abstractNum>
  <w:abstractNum w:abstractNumId="12" w15:restartNumberingAfterBreak="0">
    <w:nsid w:val="5585E90F"/>
    <w:multiLevelType w:val="hybridMultilevel"/>
    <w:tmpl w:val="0DBC2A4C"/>
    <w:lvl w:ilvl="0" w:tplc="01E27396">
      <w:start w:val="1"/>
      <w:numFmt w:val="decimal"/>
      <w:lvlText w:val="%1."/>
      <w:lvlJc w:val="left"/>
      <w:pPr>
        <w:ind w:left="720" w:hanging="360"/>
      </w:pPr>
    </w:lvl>
    <w:lvl w:ilvl="1" w:tplc="AEE89ED8">
      <w:start w:val="1"/>
      <w:numFmt w:val="lowerLetter"/>
      <w:lvlText w:val="%2."/>
      <w:lvlJc w:val="left"/>
      <w:pPr>
        <w:ind w:left="1440" w:hanging="360"/>
      </w:pPr>
    </w:lvl>
    <w:lvl w:ilvl="2" w:tplc="5A88819C">
      <w:start w:val="1"/>
      <w:numFmt w:val="lowerRoman"/>
      <w:lvlText w:val="%3."/>
      <w:lvlJc w:val="right"/>
      <w:pPr>
        <w:ind w:left="2160" w:hanging="180"/>
      </w:pPr>
    </w:lvl>
    <w:lvl w:ilvl="3" w:tplc="CFDA6464">
      <w:start w:val="1"/>
      <w:numFmt w:val="decimal"/>
      <w:lvlText w:val="%4."/>
      <w:lvlJc w:val="left"/>
      <w:pPr>
        <w:ind w:left="2880" w:hanging="360"/>
      </w:pPr>
    </w:lvl>
    <w:lvl w:ilvl="4" w:tplc="E4CE45D2">
      <w:start w:val="1"/>
      <w:numFmt w:val="lowerLetter"/>
      <w:lvlText w:val="%5."/>
      <w:lvlJc w:val="left"/>
      <w:pPr>
        <w:ind w:left="3600" w:hanging="360"/>
      </w:pPr>
    </w:lvl>
    <w:lvl w:ilvl="5" w:tplc="1F486780">
      <w:start w:val="1"/>
      <w:numFmt w:val="lowerRoman"/>
      <w:lvlText w:val="%6."/>
      <w:lvlJc w:val="right"/>
      <w:pPr>
        <w:ind w:left="4320" w:hanging="180"/>
      </w:pPr>
    </w:lvl>
    <w:lvl w:ilvl="6" w:tplc="F0AA3462">
      <w:start w:val="1"/>
      <w:numFmt w:val="decimal"/>
      <w:lvlText w:val="%7."/>
      <w:lvlJc w:val="left"/>
      <w:pPr>
        <w:ind w:left="5040" w:hanging="360"/>
      </w:pPr>
    </w:lvl>
    <w:lvl w:ilvl="7" w:tplc="F3D6DB4C">
      <w:start w:val="1"/>
      <w:numFmt w:val="lowerLetter"/>
      <w:lvlText w:val="%8."/>
      <w:lvlJc w:val="left"/>
      <w:pPr>
        <w:ind w:left="5760" w:hanging="360"/>
      </w:pPr>
    </w:lvl>
    <w:lvl w:ilvl="8" w:tplc="A378ACB8">
      <w:start w:val="1"/>
      <w:numFmt w:val="lowerRoman"/>
      <w:lvlText w:val="%9."/>
      <w:lvlJc w:val="right"/>
      <w:pPr>
        <w:ind w:left="6480" w:hanging="180"/>
      </w:pPr>
    </w:lvl>
  </w:abstractNum>
  <w:abstractNum w:abstractNumId="13" w15:restartNumberingAfterBreak="0">
    <w:nsid w:val="5A9A8C55"/>
    <w:multiLevelType w:val="hybridMultilevel"/>
    <w:tmpl w:val="DAD6D016"/>
    <w:lvl w:ilvl="0" w:tplc="69F2FED8">
      <w:start w:val="1"/>
      <w:numFmt w:val="decimal"/>
      <w:lvlText w:val="%1."/>
      <w:lvlJc w:val="left"/>
      <w:pPr>
        <w:ind w:left="360" w:hanging="360"/>
      </w:pPr>
    </w:lvl>
    <w:lvl w:ilvl="1" w:tplc="585E5F0E">
      <w:start w:val="1"/>
      <w:numFmt w:val="lowerLetter"/>
      <w:lvlText w:val="%2."/>
      <w:lvlJc w:val="left"/>
      <w:pPr>
        <w:ind w:left="1080" w:hanging="360"/>
      </w:pPr>
    </w:lvl>
    <w:lvl w:ilvl="2" w:tplc="0E4CDF52">
      <w:start w:val="1"/>
      <w:numFmt w:val="lowerRoman"/>
      <w:lvlText w:val="%3."/>
      <w:lvlJc w:val="right"/>
      <w:pPr>
        <w:ind w:left="1800" w:hanging="180"/>
      </w:pPr>
    </w:lvl>
    <w:lvl w:ilvl="3" w:tplc="FE4EA8CC">
      <w:start w:val="1"/>
      <w:numFmt w:val="decimal"/>
      <w:lvlText w:val="%4."/>
      <w:lvlJc w:val="left"/>
      <w:pPr>
        <w:ind w:left="2520" w:hanging="360"/>
      </w:pPr>
    </w:lvl>
    <w:lvl w:ilvl="4" w:tplc="14B6CDEC">
      <w:start w:val="1"/>
      <w:numFmt w:val="lowerLetter"/>
      <w:lvlText w:val="%5."/>
      <w:lvlJc w:val="left"/>
      <w:pPr>
        <w:ind w:left="3240" w:hanging="360"/>
      </w:pPr>
    </w:lvl>
    <w:lvl w:ilvl="5" w:tplc="95345D66">
      <w:start w:val="1"/>
      <w:numFmt w:val="lowerRoman"/>
      <w:lvlText w:val="%6."/>
      <w:lvlJc w:val="right"/>
      <w:pPr>
        <w:ind w:left="3960" w:hanging="180"/>
      </w:pPr>
    </w:lvl>
    <w:lvl w:ilvl="6" w:tplc="83DAD28C">
      <w:start w:val="1"/>
      <w:numFmt w:val="decimal"/>
      <w:lvlText w:val="%7."/>
      <w:lvlJc w:val="left"/>
      <w:pPr>
        <w:ind w:left="4680" w:hanging="360"/>
      </w:pPr>
    </w:lvl>
    <w:lvl w:ilvl="7" w:tplc="0166DD5C">
      <w:start w:val="1"/>
      <w:numFmt w:val="lowerLetter"/>
      <w:lvlText w:val="%8."/>
      <w:lvlJc w:val="left"/>
      <w:pPr>
        <w:ind w:left="5400" w:hanging="360"/>
      </w:pPr>
    </w:lvl>
    <w:lvl w:ilvl="8" w:tplc="8E34ECAE">
      <w:start w:val="1"/>
      <w:numFmt w:val="lowerRoman"/>
      <w:lvlText w:val="%9."/>
      <w:lvlJc w:val="right"/>
      <w:pPr>
        <w:ind w:left="6120" w:hanging="180"/>
      </w:pPr>
    </w:lvl>
  </w:abstractNum>
  <w:abstractNum w:abstractNumId="14" w15:restartNumberingAfterBreak="0">
    <w:nsid w:val="6359D988"/>
    <w:multiLevelType w:val="hybridMultilevel"/>
    <w:tmpl w:val="9314CB76"/>
    <w:lvl w:ilvl="0" w:tplc="16FC1C24">
      <w:start w:val="1"/>
      <w:numFmt w:val="decimal"/>
      <w:lvlText w:val="%1."/>
      <w:lvlJc w:val="left"/>
      <w:pPr>
        <w:ind w:left="720" w:hanging="360"/>
      </w:pPr>
    </w:lvl>
    <w:lvl w:ilvl="1" w:tplc="18CC8BEC">
      <w:start w:val="1"/>
      <w:numFmt w:val="lowerLetter"/>
      <w:lvlText w:val="%2."/>
      <w:lvlJc w:val="left"/>
      <w:pPr>
        <w:ind w:left="1440" w:hanging="360"/>
      </w:pPr>
    </w:lvl>
    <w:lvl w:ilvl="2" w:tplc="5FA6DBFC">
      <w:start w:val="1"/>
      <w:numFmt w:val="lowerRoman"/>
      <w:lvlText w:val="%3."/>
      <w:lvlJc w:val="right"/>
      <w:pPr>
        <w:ind w:left="2160" w:hanging="180"/>
      </w:pPr>
    </w:lvl>
    <w:lvl w:ilvl="3" w:tplc="D5AEF306">
      <w:start w:val="1"/>
      <w:numFmt w:val="decimal"/>
      <w:lvlText w:val="%4."/>
      <w:lvlJc w:val="left"/>
      <w:pPr>
        <w:ind w:left="2880" w:hanging="360"/>
      </w:pPr>
    </w:lvl>
    <w:lvl w:ilvl="4" w:tplc="C6287338">
      <w:start w:val="1"/>
      <w:numFmt w:val="lowerLetter"/>
      <w:lvlText w:val="%5."/>
      <w:lvlJc w:val="left"/>
      <w:pPr>
        <w:ind w:left="3600" w:hanging="360"/>
      </w:pPr>
    </w:lvl>
    <w:lvl w:ilvl="5" w:tplc="8FBE0FCC">
      <w:start w:val="1"/>
      <w:numFmt w:val="lowerRoman"/>
      <w:lvlText w:val="%6."/>
      <w:lvlJc w:val="right"/>
      <w:pPr>
        <w:ind w:left="4320" w:hanging="180"/>
      </w:pPr>
    </w:lvl>
    <w:lvl w:ilvl="6" w:tplc="89A6079A">
      <w:start w:val="1"/>
      <w:numFmt w:val="decimal"/>
      <w:lvlText w:val="%7."/>
      <w:lvlJc w:val="left"/>
      <w:pPr>
        <w:ind w:left="5040" w:hanging="360"/>
      </w:pPr>
    </w:lvl>
    <w:lvl w:ilvl="7" w:tplc="FB72041A">
      <w:start w:val="1"/>
      <w:numFmt w:val="lowerLetter"/>
      <w:lvlText w:val="%8."/>
      <w:lvlJc w:val="left"/>
      <w:pPr>
        <w:ind w:left="5760" w:hanging="360"/>
      </w:pPr>
    </w:lvl>
    <w:lvl w:ilvl="8" w:tplc="D2BAC71A">
      <w:start w:val="1"/>
      <w:numFmt w:val="lowerRoman"/>
      <w:lvlText w:val="%9."/>
      <w:lvlJc w:val="right"/>
      <w:pPr>
        <w:ind w:left="6480" w:hanging="180"/>
      </w:pPr>
    </w:lvl>
  </w:abstractNum>
  <w:abstractNum w:abstractNumId="15" w15:restartNumberingAfterBreak="0">
    <w:nsid w:val="6EC74A07"/>
    <w:multiLevelType w:val="hybridMultilevel"/>
    <w:tmpl w:val="7E64658E"/>
    <w:lvl w:ilvl="0" w:tplc="597682B2">
      <w:start w:val="1"/>
      <w:numFmt w:val="bullet"/>
      <w:lvlText w:val=""/>
      <w:lvlJc w:val="left"/>
      <w:pPr>
        <w:ind w:left="1080" w:hanging="360"/>
      </w:pPr>
      <w:rPr>
        <w:rFonts w:ascii="Symbol" w:hAnsi="Symbol" w:hint="default"/>
      </w:rPr>
    </w:lvl>
    <w:lvl w:ilvl="1" w:tplc="5868FBF0">
      <w:start w:val="1"/>
      <w:numFmt w:val="bullet"/>
      <w:lvlText w:val="o"/>
      <w:lvlJc w:val="left"/>
      <w:pPr>
        <w:ind w:left="1800" w:hanging="360"/>
      </w:pPr>
      <w:rPr>
        <w:rFonts w:ascii="Courier New" w:hAnsi="Courier New" w:hint="default"/>
      </w:rPr>
    </w:lvl>
    <w:lvl w:ilvl="2" w:tplc="CDB66BBC">
      <w:start w:val="1"/>
      <w:numFmt w:val="bullet"/>
      <w:lvlText w:val=""/>
      <w:lvlJc w:val="left"/>
      <w:pPr>
        <w:ind w:left="2520" w:hanging="360"/>
      </w:pPr>
      <w:rPr>
        <w:rFonts w:ascii="Wingdings" w:hAnsi="Wingdings" w:hint="default"/>
      </w:rPr>
    </w:lvl>
    <w:lvl w:ilvl="3" w:tplc="93A83690">
      <w:start w:val="1"/>
      <w:numFmt w:val="bullet"/>
      <w:lvlText w:val=""/>
      <w:lvlJc w:val="left"/>
      <w:pPr>
        <w:ind w:left="3240" w:hanging="360"/>
      </w:pPr>
      <w:rPr>
        <w:rFonts w:ascii="Symbol" w:hAnsi="Symbol" w:hint="default"/>
      </w:rPr>
    </w:lvl>
    <w:lvl w:ilvl="4" w:tplc="A552B636">
      <w:start w:val="1"/>
      <w:numFmt w:val="bullet"/>
      <w:lvlText w:val="o"/>
      <w:lvlJc w:val="left"/>
      <w:pPr>
        <w:ind w:left="3960" w:hanging="360"/>
      </w:pPr>
      <w:rPr>
        <w:rFonts w:ascii="Courier New" w:hAnsi="Courier New" w:hint="default"/>
      </w:rPr>
    </w:lvl>
    <w:lvl w:ilvl="5" w:tplc="E4123B24">
      <w:start w:val="1"/>
      <w:numFmt w:val="bullet"/>
      <w:lvlText w:val=""/>
      <w:lvlJc w:val="left"/>
      <w:pPr>
        <w:ind w:left="4680" w:hanging="360"/>
      </w:pPr>
      <w:rPr>
        <w:rFonts w:ascii="Wingdings" w:hAnsi="Wingdings" w:hint="default"/>
      </w:rPr>
    </w:lvl>
    <w:lvl w:ilvl="6" w:tplc="51DA95FE">
      <w:start w:val="1"/>
      <w:numFmt w:val="bullet"/>
      <w:lvlText w:val=""/>
      <w:lvlJc w:val="left"/>
      <w:pPr>
        <w:ind w:left="5400" w:hanging="360"/>
      </w:pPr>
      <w:rPr>
        <w:rFonts w:ascii="Symbol" w:hAnsi="Symbol" w:hint="default"/>
      </w:rPr>
    </w:lvl>
    <w:lvl w:ilvl="7" w:tplc="D8106028">
      <w:start w:val="1"/>
      <w:numFmt w:val="bullet"/>
      <w:lvlText w:val="o"/>
      <w:lvlJc w:val="left"/>
      <w:pPr>
        <w:ind w:left="6120" w:hanging="360"/>
      </w:pPr>
      <w:rPr>
        <w:rFonts w:ascii="Courier New" w:hAnsi="Courier New" w:hint="default"/>
      </w:rPr>
    </w:lvl>
    <w:lvl w:ilvl="8" w:tplc="45D43D7A">
      <w:start w:val="1"/>
      <w:numFmt w:val="bullet"/>
      <w:lvlText w:val=""/>
      <w:lvlJc w:val="left"/>
      <w:pPr>
        <w:ind w:left="6840" w:hanging="360"/>
      </w:pPr>
      <w:rPr>
        <w:rFonts w:ascii="Wingdings" w:hAnsi="Wingdings" w:hint="default"/>
      </w:rPr>
    </w:lvl>
  </w:abstractNum>
  <w:abstractNum w:abstractNumId="16" w15:restartNumberingAfterBreak="0">
    <w:nsid w:val="6F9560DA"/>
    <w:multiLevelType w:val="hybridMultilevel"/>
    <w:tmpl w:val="87C06C18"/>
    <w:lvl w:ilvl="0" w:tplc="4424943A">
      <w:start w:val="1"/>
      <w:numFmt w:val="decimal"/>
      <w:lvlText w:val="%1."/>
      <w:lvlJc w:val="left"/>
      <w:pPr>
        <w:ind w:left="720" w:hanging="360"/>
      </w:pPr>
    </w:lvl>
    <w:lvl w:ilvl="1" w:tplc="E912F706">
      <w:start w:val="1"/>
      <w:numFmt w:val="lowerLetter"/>
      <w:lvlText w:val="%2."/>
      <w:lvlJc w:val="left"/>
      <w:pPr>
        <w:ind w:left="1440" w:hanging="360"/>
      </w:pPr>
    </w:lvl>
    <w:lvl w:ilvl="2" w:tplc="3B7EB95A">
      <w:start w:val="1"/>
      <w:numFmt w:val="lowerRoman"/>
      <w:lvlText w:val="%3."/>
      <w:lvlJc w:val="right"/>
      <w:pPr>
        <w:ind w:left="2160" w:hanging="180"/>
      </w:pPr>
    </w:lvl>
    <w:lvl w:ilvl="3" w:tplc="2BBE822E">
      <w:start w:val="1"/>
      <w:numFmt w:val="decimal"/>
      <w:lvlText w:val="%4."/>
      <w:lvlJc w:val="left"/>
      <w:pPr>
        <w:ind w:left="2880" w:hanging="360"/>
      </w:pPr>
    </w:lvl>
    <w:lvl w:ilvl="4" w:tplc="BB44A29E">
      <w:start w:val="1"/>
      <w:numFmt w:val="lowerLetter"/>
      <w:lvlText w:val="%5."/>
      <w:lvlJc w:val="left"/>
      <w:pPr>
        <w:ind w:left="3600" w:hanging="360"/>
      </w:pPr>
    </w:lvl>
    <w:lvl w:ilvl="5" w:tplc="FB6E2C88">
      <w:start w:val="1"/>
      <w:numFmt w:val="lowerRoman"/>
      <w:lvlText w:val="%6."/>
      <w:lvlJc w:val="right"/>
      <w:pPr>
        <w:ind w:left="4320" w:hanging="180"/>
      </w:pPr>
    </w:lvl>
    <w:lvl w:ilvl="6" w:tplc="AC74827E">
      <w:start w:val="1"/>
      <w:numFmt w:val="decimal"/>
      <w:lvlText w:val="%7."/>
      <w:lvlJc w:val="left"/>
      <w:pPr>
        <w:ind w:left="5040" w:hanging="360"/>
      </w:pPr>
    </w:lvl>
    <w:lvl w:ilvl="7" w:tplc="A0DCAB3C">
      <w:start w:val="1"/>
      <w:numFmt w:val="lowerLetter"/>
      <w:lvlText w:val="%8."/>
      <w:lvlJc w:val="left"/>
      <w:pPr>
        <w:ind w:left="5760" w:hanging="360"/>
      </w:pPr>
    </w:lvl>
    <w:lvl w:ilvl="8" w:tplc="C262DCBA">
      <w:start w:val="1"/>
      <w:numFmt w:val="lowerRoman"/>
      <w:lvlText w:val="%9."/>
      <w:lvlJc w:val="right"/>
      <w:pPr>
        <w:ind w:left="6480" w:hanging="180"/>
      </w:pPr>
    </w:lvl>
  </w:abstractNum>
  <w:abstractNum w:abstractNumId="17" w15:restartNumberingAfterBreak="0">
    <w:nsid w:val="776D55B7"/>
    <w:multiLevelType w:val="hybridMultilevel"/>
    <w:tmpl w:val="FCB2DFDC"/>
    <w:lvl w:ilvl="0" w:tplc="2C5E6BFC">
      <w:start w:val="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C744CC2"/>
    <w:multiLevelType w:val="hybridMultilevel"/>
    <w:tmpl w:val="1132F7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1"/>
  </w:num>
  <w:num w:numId="3">
    <w:abstractNumId w:val="12"/>
  </w:num>
  <w:num w:numId="4">
    <w:abstractNumId w:val="14"/>
  </w:num>
  <w:num w:numId="5">
    <w:abstractNumId w:val="2"/>
  </w:num>
  <w:num w:numId="6">
    <w:abstractNumId w:val="6"/>
  </w:num>
  <w:num w:numId="7">
    <w:abstractNumId w:val="13"/>
  </w:num>
  <w:num w:numId="8">
    <w:abstractNumId w:val="15"/>
  </w:num>
  <w:num w:numId="9">
    <w:abstractNumId w:val="0"/>
  </w:num>
  <w:num w:numId="10">
    <w:abstractNumId w:val="1"/>
  </w:num>
  <w:num w:numId="11">
    <w:abstractNumId w:val="4"/>
  </w:num>
  <w:num w:numId="12">
    <w:abstractNumId w:val="5"/>
  </w:num>
  <w:num w:numId="13">
    <w:abstractNumId w:val="9"/>
  </w:num>
  <w:num w:numId="14">
    <w:abstractNumId w:val="8"/>
  </w:num>
  <w:num w:numId="15">
    <w:abstractNumId w:val="17"/>
  </w:num>
  <w:num w:numId="16">
    <w:abstractNumId w:val="7"/>
  </w:num>
  <w:num w:numId="17">
    <w:abstractNumId w:val="3"/>
  </w:num>
  <w:num w:numId="18">
    <w:abstractNumId w:val="10"/>
  </w:num>
  <w:num w:numId="19">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gutterAtTop/>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CBB"/>
    <w:rsid w:val="00003382"/>
    <w:rsid w:val="00010C9F"/>
    <w:rsid w:val="00011634"/>
    <w:rsid w:val="00014361"/>
    <w:rsid w:val="00014B35"/>
    <w:rsid w:val="00016677"/>
    <w:rsid w:val="000208CA"/>
    <w:rsid w:val="00024714"/>
    <w:rsid w:val="00025C3E"/>
    <w:rsid w:val="00026257"/>
    <w:rsid w:val="00032BD4"/>
    <w:rsid w:val="00033251"/>
    <w:rsid w:val="00034471"/>
    <w:rsid w:val="00034B0F"/>
    <w:rsid w:val="00040AF2"/>
    <w:rsid w:val="00044580"/>
    <w:rsid w:val="0004759E"/>
    <w:rsid w:val="00047E05"/>
    <w:rsid w:val="000527CB"/>
    <w:rsid w:val="00054EFC"/>
    <w:rsid w:val="00060839"/>
    <w:rsid w:val="00061DA8"/>
    <w:rsid w:val="0006299C"/>
    <w:rsid w:val="000659B7"/>
    <w:rsid w:val="00066298"/>
    <w:rsid w:val="00067C93"/>
    <w:rsid w:val="00071752"/>
    <w:rsid w:val="000718B8"/>
    <w:rsid w:val="00073E1C"/>
    <w:rsid w:val="00075D12"/>
    <w:rsid w:val="000772DD"/>
    <w:rsid w:val="00077CBF"/>
    <w:rsid w:val="00081319"/>
    <w:rsid w:val="00082A75"/>
    <w:rsid w:val="00084640"/>
    <w:rsid w:val="00086E3F"/>
    <w:rsid w:val="00090F95"/>
    <w:rsid w:val="000916D0"/>
    <w:rsid w:val="0009182D"/>
    <w:rsid w:val="00092093"/>
    <w:rsid w:val="0009210A"/>
    <w:rsid w:val="00093D57"/>
    <w:rsid w:val="00094EE5"/>
    <w:rsid w:val="0009691D"/>
    <w:rsid w:val="00097F17"/>
    <w:rsid w:val="000A2714"/>
    <w:rsid w:val="000A27F6"/>
    <w:rsid w:val="000A37A9"/>
    <w:rsid w:val="000A6289"/>
    <w:rsid w:val="000B0E4B"/>
    <w:rsid w:val="000B0FD8"/>
    <w:rsid w:val="000B1540"/>
    <w:rsid w:val="000B27B4"/>
    <w:rsid w:val="000B496C"/>
    <w:rsid w:val="000B521D"/>
    <w:rsid w:val="000B696C"/>
    <w:rsid w:val="000B7367"/>
    <w:rsid w:val="000C4338"/>
    <w:rsid w:val="000C4A0E"/>
    <w:rsid w:val="000C5400"/>
    <w:rsid w:val="000C59A1"/>
    <w:rsid w:val="000D01B7"/>
    <w:rsid w:val="000D7F6A"/>
    <w:rsid w:val="000E0DD2"/>
    <w:rsid w:val="000E15F7"/>
    <w:rsid w:val="000E3176"/>
    <w:rsid w:val="000E44E2"/>
    <w:rsid w:val="000F0DD9"/>
    <w:rsid w:val="000F2E52"/>
    <w:rsid w:val="000F3865"/>
    <w:rsid w:val="000F39F6"/>
    <w:rsid w:val="000F413C"/>
    <w:rsid w:val="000F513A"/>
    <w:rsid w:val="000F53A9"/>
    <w:rsid w:val="000F6883"/>
    <w:rsid w:val="000F7938"/>
    <w:rsid w:val="00104347"/>
    <w:rsid w:val="001055ED"/>
    <w:rsid w:val="001106C7"/>
    <w:rsid w:val="0011141F"/>
    <w:rsid w:val="00113B9E"/>
    <w:rsid w:val="00114A58"/>
    <w:rsid w:val="001171B2"/>
    <w:rsid w:val="00121A77"/>
    <w:rsid w:val="001225E4"/>
    <w:rsid w:val="001250A2"/>
    <w:rsid w:val="00126DE5"/>
    <w:rsid w:val="001319E9"/>
    <w:rsid w:val="00132593"/>
    <w:rsid w:val="00133093"/>
    <w:rsid w:val="00133DE5"/>
    <w:rsid w:val="001409C8"/>
    <w:rsid w:val="00141681"/>
    <w:rsid w:val="00142178"/>
    <w:rsid w:val="00143F0D"/>
    <w:rsid w:val="0014477D"/>
    <w:rsid w:val="0016431C"/>
    <w:rsid w:val="00167C5F"/>
    <w:rsid w:val="001714E4"/>
    <w:rsid w:val="00173F64"/>
    <w:rsid w:val="00174B1F"/>
    <w:rsid w:val="001813B3"/>
    <w:rsid w:val="00186AE7"/>
    <w:rsid w:val="00186EA7"/>
    <w:rsid w:val="001877C6"/>
    <w:rsid w:val="00193E12"/>
    <w:rsid w:val="00194750"/>
    <w:rsid w:val="00195FB7"/>
    <w:rsid w:val="00196983"/>
    <w:rsid w:val="00197EF4"/>
    <w:rsid w:val="001A2880"/>
    <w:rsid w:val="001A3C49"/>
    <w:rsid w:val="001A3F5F"/>
    <w:rsid w:val="001A5B00"/>
    <w:rsid w:val="001A5C86"/>
    <w:rsid w:val="001A6568"/>
    <w:rsid w:val="001A744F"/>
    <w:rsid w:val="001A7A71"/>
    <w:rsid w:val="001B03AD"/>
    <w:rsid w:val="001B4FE7"/>
    <w:rsid w:val="001B6FC2"/>
    <w:rsid w:val="001B775D"/>
    <w:rsid w:val="001B7A01"/>
    <w:rsid w:val="001C32B9"/>
    <w:rsid w:val="001C7E63"/>
    <w:rsid w:val="001D7C5D"/>
    <w:rsid w:val="001E0BB7"/>
    <w:rsid w:val="001E34A8"/>
    <w:rsid w:val="001F0E8B"/>
    <w:rsid w:val="001F3098"/>
    <w:rsid w:val="001F498C"/>
    <w:rsid w:val="001F4C04"/>
    <w:rsid w:val="001F6D12"/>
    <w:rsid w:val="002045A3"/>
    <w:rsid w:val="00204927"/>
    <w:rsid w:val="00207849"/>
    <w:rsid w:val="00214C44"/>
    <w:rsid w:val="00220455"/>
    <w:rsid w:val="002218C6"/>
    <w:rsid w:val="002223F6"/>
    <w:rsid w:val="00222F26"/>
    <w:rsid w:val="00223FB2"/>
    <w:rsid w:val="00224BE6"/>
    <w:rsid w:val="00230B4D"/>
    <w:rsid w:val="002317E0"/>
    <w:rsid w:val="002348D5"/>
    <w:rsid w:val="00234E32"/>
    <w:rsid w:val="002350CF"/>
    <w:rsid w:val="00235AA3"/>
    <w:rsid w:val="00235D5D"/>
    <w:rsid w:val="002368DB"/>
    <w:rsid w:val="00244D74"/>
    <w:rsid w:val="00246027"/>
    <w:rsid w:val="0024704F"/>
    <w:rsid w:val="00250D78"/>
    <w:rsid w:val="00251BE8"/>
    <w:rsid w:val="00253F23"/>
    <w:rsid w:val="002551FA"/>
    <w:rsid w:val="00255754"/>
    <w:rsid w:val="00262AF2"/>
    <w:rsid w:val="00265903"/>
    <w:rsid w:val="00266A76"/>
    <w:rsid w:val="0027076A"/>
    <w:rsid w:val="00271919"/>
    <w:rsid w:val="00273B53"/>
    <w:rsid w:val="00277D71"/>
    <w:rsid w:val="002801F8"/>
    <w:rsid w:val="00284523"/>
    <w:rsid w:val="0028539E"/>
    <w:rsid w:val="00287D82"/>
    <w:rsid w:val="002922C5"/>
    <w:rsid w:val="00292699"/>
    <w:rsid w:val="00292A67"/>
    <w:rsid w:val="002975E6"/>
    <w:rsid w:val="002A2056"/>
    <w:rsid w:val="002A39AF"/>
    <w:rsid w:val="002A5A87"/>
    <w:rsid w:val="002A6910"/>
    <w:rsid w:val="002A6DB9"/>
    <w:rsid w:val="002B0CDE"/>
    <w:rsid w:val="002B11BD"/>
    <w:rsid w:val="002B16AE"/>
    <w:rsid w:val="002B2097"/>
    <w:rsid w:val="002B4649"/>
    <w:rsid w:val="002B5035"/>
    <w:rsid w:val="002B52D3"/>
    <w:rsid w:val="002B55CD"/>
    <w:rsid w:val="002B5830"/>
    <w:rsid w:val="002B5D72"/>
    <w:rsid w:val="002D064B"/>
    <w:rsid w:val="002D5143"/>
    <w:rsid w:val="002E15ED"/>
    <w:rsid w:val="002E2288"/>
    <w:rsid w:val="002E2322"/>
    <w:rsid w:val="002E243F"/>
    <w:rsid w:val="002E5F1C"/>
    <w:rsid w:val="002E6388"/>
    <w:rsid w:val="002E6EFF"/>
    <w:rsid w:val="002E79BF"/>
    <w:rsid w:val="002E7F28"/>
    <w:rsid w:val="002F06E8"/>
    <w:rsid w:val="002F0CDE"/>
    <w:rsid w:val="002F350E"/>
    <w:rsid w:val="002F4C12"/>
    <w:rsid w:val="002F55D7"/>
    <w:rsid w:val="00302643"/>
    <w:rsid w:val="00303A1A"/>
    <w:rsid w:val="00303A2A"/>
    <w:rsid w:val="00305241"/>
    <w:rsid w:val="0030735D"/>
    <w:rsid w:val="0031095E"/>
    <w:rsid w:val="00313721"/>
    <w:rsid w:val="00315ED5"/>
    <w:rsid w:val="003205FA"/>
    <w:rsid w:val="00324C5B"/>
    <w:rsid w:val="00332967"/>
    <w:rsid w:val="00335B2C"/>
    <w:rsid w:val="00337E12"/>
    <w:rsid w:val="00343D01"/>
    <w:rsid w:val="003451FF"/>
    <w:rsid w:val="0034615E"/>
    <w:rsid w:val="00347764"/>
    <w:rsid w:val="00351875"/>
    <w:rsid w:val="00356D82"/>
    <w:rsid w:val="0036123B"/>
    <w:rsid w:val="00365760"/>
    <w:rsid w:val="00371A7B"/>
    <w:rsid w:val="00372FDB"/>
    <w:rsid w:val="00376981"/>
    <w:rsid w:val="0038166D"/>
    <w:rsid w:val="003849D3"/>
    <w:rsid w:val="00391961"/>
    <w:rsid w:val="00392972"/>
    <w:rsid w:val="0039305D"/>
    <w:rsid w:val="00393573"/>
    <w:rsid w:val="00395D85"/>
    <w:rsid w:val="00396328"/>
    <w:rsid w:val="00397EC6"/>
    <w:rsid w:val="003A16C0"/>
    <w:rsid w:val="003A2854"/>
    <w:rsid w:val="003A5D72"/>
    <w:rsid w:val="003A7BB9"/>
    <w:rsid w:val="003A7C16"/>
    <w:rsid w:val="003B30D7"/>
    <w:rsid w:val="003B502A"/>
    <w:rsid w:val="003B5B65"/>
    <w:rsid w:val="003C3C85"/>
    <w:rsid w:val="003C4F06"/>
    <w:rsid w:val="003D3BAF"/>
    <w:rsid w:val="003D57FC"/>
    <w:rsid w:val="003D587F"/>
    <w:rsid w:val="003D6738"/>
    <w:rsid w:val="003D73AD"/>
    <w:rsid w:val="003D74C3"/>
    <w:rsid w:val="003E1492"/>
    <w:rsid w:val="003E2C25"/>
    <w:rsid w:val="003E3B37"/>
    <w:rsid w:val="003E5AE0"/>
    <w:rsid w:val="003E7CB3"/>
    <w:rsid w:val="003F52CD"/>
    <w:rsid w:val="00401880"/>
    <w:rsid w:val="00402BDF"/>
    <w:rsid w:val="00404230"/>
    <w:rsid w:val="00412E2C"/>
    <w:rsid w:val="004130BA"/>
    <w:rsid w:val="00413D61"/>
    <w:rsid w:val="00414FB7"/>
    <w:rsid w:val="004163C3"/>
    <w:rsid w:val="00416B10"/>
    <w:rsid w:val="0042244A"/>
    <w:rsid w:val="00423CF2"/>
    <w:rsid w:val="00425E6D"/>
    <w:rsid w:val="00434A3D"/>
    <w:rsid w:val="004369E5"/>
    <w:rsid w:val="00437CD4"/>
    <w:rsid w:val="00437E60"/>
    <w:rsid w:val="00447CF2"/>
    <w:rsid w:val="00450DD4"/>
    <w:rsid w:val="0045413F"/>
    <w:rsid w:val="00456E6B"/>
    <w:rsid w:val="00460C69"/>
    <w:rsid w:val="00473894"/>
    <w:rsid w:val="00476097"/>
    <w:rsid w:val="00480A95"/>
    <w:rsid w:val="004810B2"/>
    <w:rsid w:val="00483088"/>
    <w:rsid w:val="00483FDC"/>
    <w:rsid w:val="004851B2"/>
    <w:rsid w:val="00486BE3"/>
    <w:rsid w:val="00490E30"/>
    <w:rsid w:val="00491EDD"/>
    <w:rsid w:val="00495105"/>
    <w:rsid w:val="00497D62"/>
    <w:rsid w:val="004B51BA"/>
    <w:rsid w:val="004B6455"/>
    <w:rsid w:val="004B6BEF"/>
    <w:rsid w:val="004C0220"/>
    <w:rsid w:val="004C27C8"/>
    <w:rsid w:val="004C2863"/>
    <w:rsid w:val="004C2DA5"/>
    <w:rsid w:val="004C6490"/>
    <w:rsid w:val="004C66D7"/>
    <w:rsid w:val="004C6DB0"/>
    <w:rsid w:val="004C7629"/>
    <w:rsid w:val="004C7C79"/>
    <w:rsid w:val="004D2F47"/>
    <w:rsid w:val="004D302C"/>
    <w:rsid w:val="004D52AD"/>
    <w:rsid w:val="004D6647"/>
    <w:rsid w:val="004D7287"/>
    <w:rsid w:val="004D7F31"/>
    <w:rsid w:val="004E2A1D"/>
    <w:rsid w:val="004E2EDB"/>
    <w:rsid w:val="004E3F6B"/>
    <w:rsid w:val="004E73A4"/>
    <w:rsid w:val="004E7C9A"/>
    <w:rsid w:val="004F04B3"/>
    <w:rsid w:val="004F277A"/>
    <w:rsid w:val="004F30B6"/>
    <w:rsid w:val="004F79A5"/>
    <w:rsid w:val="00502E53"/>
    <w:rsid w:val="005123A1"/>
    <w:rsid w:val="005123EB"/>
    <w:rsid w:val="00514DED"/>
    <w:rsid w:val="0051510F"/>
    <w:rsid w:val="005153B6"/>
    <w:rsid w:val="00515615"/>
    <w:rsid w:val="00516FA0"/>
    <w:rsid w:val="00517987"/>
    <w:rsid w:val="00523AAE"/>
    <w:rsid w:val="00524096"/>
    <w:rsid w:val="00527756"/>
    <w:rsid w:val="00527918"/>
    <w:rsid w:val="00531715"/>
    <w:rsid w:val="00531E91"/>
    <w:rsid w:val="00533A5C"/>
    <w:rsid w:val="00536838"/>
    <w:rsid w:val="005435D7"/>
    <w:rsid w:val="00543B8F"/>
    <w:rsid w:val="005462B6"/>
    <w:rsid w:val="0054746E"/>
    <w:rsid w:val="00551FFD"/>
    <w:rsid w:val="00552A9E"/>
    <w:rsid w:val="00552CF9"/>
    <w:rsid w:val="005536A4"/>
    <w:rsid w:val="00553A4F"/>
    <w:rsid w:val="00556681"/>
    <w:rsid w:val="00556761"/>
    <w:rsid w:val="00557C70"/>
    <w:rsid w:val="00561A23"/>
    <w:rsid w:val="0056221E"/>
    <w:rsid w:val="0056549C"/>
    <w:rsid w:val="00572C60"/>
    <w:rsid w:val="005746F0"/>
    <w:rsid w:val="005748A4"/>
    <w:rsid w:val="00574F58"/>
    <w:rsid w:val="0057576C"/>
    <w:rsid w:val="0058184F"/>
    <w:rsid w:val="0058416A"/>
    <w:rsid w:val="00584584"/>
    <w:rsid w:val="00584F43"/>
    <w:rsid w:val="0058650F"/>
    <w:rsid w:val="00587009"/>
    <w:rsid w:val="00587105"/>
    <w:rsid w:val="005875E1"/>
    <w:rsid w:val="00587F24"/>
    <w:rsid w:val="005905A5"/>
    <w:rsid w:val="00590718"/>
    <w:rsid w:val="00590FBE"/>
    <w:rsid w:val="00592668"/>
    <w:rsid w:val="0059340C"/>
    <w:rsid w:val="0059392E"/>
    <w:rsid w:val="00596038"/>
    <w:rsid w:val="00596970"/>
    <w:rsid w:val="005A0821"/>
    <w:rsid w:val="005A0A66"/>
    <w:rsid w:val="005A0F40"/>
    <w:rsid w:val="005A31FB"/>
    <w:rsid w:val="005A6926"/>
    <w:rsid w:val="005A6AD0"/>
    <w:rsid w:val="005A7447"/>
    <w:rsid w:val="005B0918"/>
    <w:rsid w:val="005B5259"/>
    <w:rsid w:val="005B57E3"/>
    <w:rsid w:val="005B58B6"/>
    <w:rsid w:val="005B6C08"/>
    <w:rsid w:val="005B6DF6"/>
    <w:rsid w:val="005B7561"/>
    <w:rsid w:val="005B7651"/>
    <w:rsid w:val="005B7A24"/>
    <w:rsid w:val="005B7B57"/>
    <w:rsid w:val="005C0ECF"/>
    <w:rsid w:val="005C22A4"/>
    <w:rsid w:val="005C4E9C"/>
    <w:rsid w:val="005C525C"/>
    <w:rsid w:val="005C73C2"/>
    <w:rsid w:val="005D18A5"/>
    <w:rsid w:val="005D2A47"/>
    <w:rsid w:val="005D3DC9"/>
    <w:rsid w:val="005D3DFA"/>
    <w:rsid w:val="005D51FA"/>
    <w:rsid w:val="005D6761"/>
    <w:rsid w:val="005E160F"/>
    <w:rsid w:val="005E2C10"/>
    <w:rsid w:val="005E4C72"/>
    <w:rsid w:val="005E5864"/>
    <w:rsid w:val="005E69B5"/>
    <w:rsid w:val="006009B8"/>
    <w:rsid w:val="006018A3"/>
    <w:rsid w:val="00601E5B"/>
    <w:rsid w:val="00602D4E"/>
    <w:rsid w:val="006067C5"/>
    <w:rsid w:val="0061009C"/>
    <w:rsid w:val="006112B3"/>
    <w:rsid w:val="006115E2"/>
    <w:rsid w:val="006135E6"/>
    <w:rsid w:val="0061394D"/>
    <w:rsid w:val="006153C7"/>
    <w:rsid w:val="00615827"/>
    <w:rsid w:val="00615857"/>
    <w:rsid w:val="00616FF8"/>
    <w:rsid w:val="006206A7"/>
    <w:rsid w:val="00623778"/>
    <w:rsid w:val="006253CE"/>
    <w:rsid w:val="006320A8"/>
    <w:rsid w:val="00632D49"/>
    <w:rsid w:val="006341FC"/>
    <w:rsid w:val="00635B3F"/>
    <w:rsid w:val="00636B92"/>
    <w:rsid w:val="00637C2C"/>
    <w:rsid w:val="00641284"/>
    <w:rsid w:val="006427B2"/>
    <w:rsid w:val="006443A1"/>
    <w:rsid w:val="0064467B"/>
    <w:rsid w:val="006454E4"/>
    <w:rsid w:val="00646012"/>
    <w:rsid w:val="00646649"/>
    <w:rsid w:val="00646889"/>
    <w:rsid w:val="00646B53"/>
    <w:rsid w:val="00646F28"/>
    <w:rsid w:val="006513C1"/>
    <w:rsid w:val="0065266D"/>
    <w:rsid w:val="00654C5F"/>
    <w:rsid w:val="00654CB0"/>
    <w:rsid w:val="00655690"/>
    <w:rsid w:val="00657535"/>
    <w:rsid w:val="00657F26"/>
    <w:rsid w:val="0066096D"/>
    <w:rsid w:val="00660B05"/>
    <w:rsid w:val="00662999"/>
    <w:rsid w:val="0066586D"/>
    <w:rsid w:val="00667016"/>
    <w:rsid w:val="00667F6F"/>
    <w:rsid w:val="00672BAE"/>
    <w:rsid w:val="006769E6"/>
    <w:rsid w:val="00677E70"/>
    <w:rsid w:val="006820FC"/>
    <w:rsid w:val="00682B69"/>
    <w:rsid w:val="00683B39"/>
    <w:rsid w:val="00683FA7"/>
    <w:rsid w:val="006840BF"/>
    <w:rsid w:val="006842AF"/>
    <w:rsid w:val="00685314"/>
    <w:rsid w:val="006876F9"/>
    <w:rsid w:val="0069728E"/>
    <w:rsid w:val="00697381"/>
    <w:rsid w:val="006A1C8E"/>
    <w:rsid w:val="006A5F61"/>
    <w:rsid w:val="006C0324"/>
    <w:rsid w:val="006C2036"/>
    <w:rsid w:val="006C2064"/>
    <w:rsid w:val="006C2F6E"/>
    <w:rsid w:val="006C73BD"/>
    <w:rsid w:val="006C7D1D"/>
    <w:rsid w:val="006D4D5C"/>
    <w:rsid w:val="006D7C5C"/>
    <w:rsid w:val="006E05E4"/>
    <w:rsid w:val="006E3596"/>
    <w:rsid w:val="006E53D1"/>
    <w:rsid w:val="006E588F"/>
    <w:rsid w:val="006E6E0F"/>
    <w:rsid w:val="006E6F5D"/>
    <w:rsid w:val="006E6FB4"/>
    <w:rsid w:val="006F0C3C"/>
    <w:rsid w:val="006F16CA"/>
    <w:rsid w:val="006F5849"/>
    <w:rsid w:val="006F7706"/>
    <w:rsid w:val="00705AFE"/>
    <w:rsid w:val="007067FC"/>
    <w:rsid w:val="00716379"/>
    <w:rsid w:val="007209B7"/>
    <w:rsid w:val="0072179A"/>
    <w:rsid w:val="007217AA"/>
    <w:rsid w:val="00721B53"/>
    <w:rsid w:val="0072346A"/>
    <w:rsid w:val="007255B7"/>
    <w:rsid w:val="00725A80"/>
    <w:rsid w:val="0073119E"/>
    <w:rsid w:val="00732196"/>
    <w:rsid w:val="007334BE"/>
    <w:rsid w:val="007366CE"/>
    <w:rsid w:val="007431FF"/>
    <w:rsid w:val="00744834"/>
    <w:rsid w:val="00750AF6"/>
    <w:rsid w:val="00750ECA"/>
    <w:rsid w:val="00752D8C"/>
    <w:rsid w:val="0075449C"/>
    <w:rsid w:val="007576BA"/>
    <w:rsid w:val="007603B2"/>
    <w:rsid w:val="00761324"/>
    <w:rsid w:val="007613CD"/>
    <w:rsid w:val="00762473"/>
    <w:rsid w:val="00762C38"/>
    <w:rsid w:val="00765548"/>
    <w:rsid w:val="00765F94"/>
    <w:rsid w:val="007736A0"/>
    <w:rsid w:val="00773AC1"/>
    <w:rsid w:val="00774F09"/>
    <w:rsid w:val="00777DC6"/>
    <w:rsid w:val="00787DA6"/>
    <w:rsid w:val="0079034F"/>
    <w:rsid w:val="007951A5"/>
    <w:rsid w:val="00797B13"/>
    <w:rsid w:val="00797F54"/>
    <w:rsid w:val="007A349F"/>
    <w:rsid w:val="007A3574"/>
    <w:rsid w:val="007A5302"/>
    <w:rsid w:val="007A53D8"/>
    <w:rsid w:val="007B2544"/>
    <w:rsid w:val="007B2992"/>
    <w:rsid w:val="007B3603"/>
    <w:rsid w:val="007B66DC"/>
    <w:rsid w:val="007C0EAC"/>
    <w:rsid w:val="007C2B13"/>
    <w:rsid w:val="007C4542"/>
    <w:rsid w:val="007C60E2"/>
    <w:rsid w:val="007D11B5"/>
    <w:rsid w:val="007D17CA"/>
    <w:rsid w:val="007D2815"/>
    <w:rsid w:val="007D2B2D"/>
    <w:rsid w:val="007D4564"/>
    <w:rsid w:val="007D61EB"/>
    <w:rsid w:val="007E1577"/>
    <w:rsid w:val="007E2385"/>
    <w:rsid w:val="007E3426"/>
    <w:rsid w:val="007E4D48"/>
    <w:rsid w:val="007E6772"/>
    <w:rsid w:val="007F4FF9"/>
    <w:rsid w:val="007F56C3"/>
    <w:rsid w:val="007F6C75"/>
    <w:rsid w:val="007F7355"/>
    <w:rsid w:val="007F7377"/>
    <w:rsid w:val="00801739"/>
    <w:rsid w:val="008030D9"/>
    <w:rsid w:val="00804D38"/>
    <w:rsid w:val="00807059"/>
    <w:rsid w:val="00807AA3"/>
    <w:rsid w:val="00810263"/>
    <w:rsid w:val="008102B1"/>
    <w:rsid w:val="008125AE"/>
    <w:rsid w:val="00816C8D"/>
    <w:rsid w:val="00817D87"/>
    <w:rsid w:val="00817DB5"/>
    <w:rsid w:val="00817F16"/>
    <w:rsid w:val="008304B6"/>
    <w:rsid w:val="008310D8"/>
    <w:rsid w:val="0083334D"/>
    <w:rsid w:val="00834E6D"/>
    <w:rsid w:val="00835197"/>
    <w:rsid w:val="008411FB"/>
    <w:rsid w:val="00841227"/>
    <w:rsid w:val="00842E17"/>
    <w:rsid w:val="00843CBB"/>
    <w:rsid w:val="008445E4"/>
    <w:rsid w:val="008449D1"/>
    <w:rsid w:val="00855517"/>
    <w:rsid w:val="0086158D"/>
    <w:rsid w:val="0086173A"/>
    <w:rsid w:val="00867529"/>
    <w:rsid w:val="00872F47"/>
    <w:rsid w:val="00874DCF"/>
    <w:rsid w:val="00877650"/>
    <w:rsid w:val="00882A18"/>
    <w:rsid w:val="00884C82"/>
    <w:rsid w:val="0088504D"/>
    <w:rsid w:val="008901B2"/>
    <w:rsid w:val="008938DE"/>
    <w:rsid w:val="00895F6E"/>
    <w:rsid w:val="00897400"/>
    <w:rsid w:val="008974A5"/>
    <w:rsid w:val="008A0510"/>
    <w:rsid w:val="008A17F6"/>
    <w:rsid w:val="008A3676"/>
    <w:rsid w:val="008A3858"/>
    <w:rsid w:val="008A3CE5"/>
    <w:rsid w:val="008A4263"/>
    <w:rsid w:val="008A67E7"/>
    <w:rsid w:val="008B1018"/>
    <w:rsid w:val="008B1728"/>
    <w:rsid w:val="008C3CA3"/>
    <w:rsid w:val="008D555C"/>
    <w:rsid w:val="008D661E"/>
    <w:rsid w:val="008D7CE5"/>
    <w:rsid w:val="008E19D3"/>
    <w:rsid w:val="008E29F2"/>
    <w:rsid w:val="008E2DE2"/>
    <w:rsid w:val="008E3D7C"/>
    <w:rsid w:val="008E7363"/>
    <w:rsid w:val="008F016B"/>
    <w:rsid w:val="008F4703"/>
    <w:rsid w:val="008F4C9D"/>
    <w:rsid w:val="008F4DF9"/>
    <w:rsid w:val="008F7973"/>
    <w:rsid w:val="00901B71"/>
    <w:rsid w:val="00903A98"/>
    <w:rsid w:val="009045C0"/>
    <w:rsid w:val="0090680F"/>
    <w:rsid w:val="00915692"/>
    <w:rsid w:val="00916753"/>
    <w:rsid w:val="00921027"/>
    <w:rsid w:val="00922A15"/>
    <w:rsid w:val="00925466"/>
    <w:rsid w:val="0092834E"/>
    <w:rsid w:val="00931545"/>
    <w:rsid w:val="00934342"/>
    <w:rsid w:val="009347F7"/>
    <w:rsid w:val="00934C2D"/>
    <w:rsid w:val="00936804"/>
    <w:rsid w:val="00941B2C"/>
    <w:rsid w:val="00942DBC"/>
    <w:rsid w:val="00946489"/>
    <w:rsid w:val="009517D8"/>
    <w:rsid w:val="009519A0"/>
    <w:rsid w:val="0095257B"/>
    <w:rsid w:val="00956DDA"/>
    <w:rsid w:val="00964D79"/>
    <w:rsid w:val="009655E1"/>
    <w:rsid w:val="009748BB"/>
    <w:rsid w:val="00977F0F"/>
    <w:rsid w:val="00980E57"/>
    <w:rsid w:val="009825B6"/>
    <w:rsid w:val="009827F3"/>
    <w:rsid w:val="00982903"/>
    <w:rsid w:val="009831FC"/>
    <w:rsid w:val="00983402"/>
    <w:rsid w:val="00983F32"/>
    <w:rsid w:val="0098529E"/>
    <w:rsid w:val="009857E4"/>
    <w:rsid w:val="009872D8"/>
    <w:rsid w:val="0099197E"/>
    <w:rsid w:val="00995C64"/>
    <w:rsid w:val="009A1CC3"/>
    <w:rsid w:val="009A358F"/>
    <w:rsid w:val="009A3AF6"/>
    <w:rsid w:val="009A61A4"/>
    <w:rsid w:val="009A7022"/>
    <w:rsid w:val="009A7B9D"/>
    <w:rsid w:val="009B2698"/>
    <w:rsid w:val="009B2788"/>
    <w:rsid w:val="009B3644"/>
    <w:rsid w:val="009B61A2"/>
    <w:rsid w:val="009B76E7"/>
    <w:rsid w:val="009C30FD"/>
    <w:rsid w:val="009C55BC"/>
    <w:rsid w:val="009C579B"/>
    <w:rsid w:val="009C730B"/>
    <w:rsid w:val="009C780E"/>
    <w:rsid w:val="009D066A"/>
    <w:rsid w:val="009E0C12"/>
    <w:rsid w:val="009E35CA"/>
    <w:rsid w:val="009E577D"/>
    <w:rsid w:val="009E5E26"/>
    <w:rsid w:val="009F1A74"/>
    <w:rsid w:val="00A01C4C"/>
    <w:rsid w:val="00A01E68"/>
    <w:rsid w:val="00A0204C"/>
    <w:rsid w:val="00A0244A"/>
    <w:rsid w:val="00A0260D"/>
    <w:rsid w:val="00A079D9"/>
    <w:rsid w:val="00A07E9B"/>
    <w:rsid w:val="00A10D65"/>
    <w:rsid w:val="00A10FAF"/>
    <w:rsid w:val="00A11023"/>
    <w:rsid w:val="00A13770"/>
    <w:rsid w:val="00A138DE"/>
    <w:rsid w:val="00A165B0"/>
    <w:rsid w:val="00A17166"/>
    <w:rsid w:val="00A21AA2"/>
    <w:rsid w:val="00A25EF6"/>
    <w:rsid w:val="00A30C9B"/>
    <w:rsid w:val="00A33E86"/>
    <w:rsid w:val="00A342E2"/>
    <w:rsid w:val="00A350C3"/>
    <w:rsid w:val="00A36442"/>
    <w:rsid w:val="00A41502"/>
    <w:rsid w:val="00A42BA7"/>
    <w:rsid w:val="00A4304F"/>
    <w:rsid w:val="00A43ED8"/>
    <w:rsid w:val="00A461EA"/>
    <w:rsid w:val="00A469A0"/>
    <w:rsid w:val="00A47A87"/>
    <w:rsid w:val="00A52077"/>
    <w:rsid w:val="00A54363"/>
    <w:rsid w:val="00A56C56"/>
    <w:rsid w:val="00A6080C"/>
    <w:rsid w:val="00A623DC"/>
    <w:rsid w:val="00A63FB6"/>
    <w:rsid w:val="00A6479F"/>
    <w:rsid w:val="00A65494"/>
    <w:rsid w:val="00A667D5"/>
    <w:rsid w:val="00A66A9C"/>
    <w:rsid w:val="00A66D48"/>
    <w:rsid w:val="00A66EB8"/>
    <w:rsid w:val="00A674C5"/>
    <w:rsid w:val="00A727A5"/>
    <w:rsid w:val="00A76810"/>
    <w:rsid w:val="00A77958"/>
    <w:rsid w:val="00A83A81"/>
    <w:rsid w:val="00A86570"/>
    <w:rsid w:val="00A91830"/>
    <w:rsid w:val="00A93235"/>
    <w:rsid w:val="00AA1316"/>
    <w:rsid w:val="00AA2ADF"/>
    <w:rsid w:val="00AA6F7C"/>
    <w:rsid w:val="00AA7DA4"/>
    <w:rsid w:val="00AB2C44"/>
    <w:rsid w:val="00AB52FB"/>
    <w:rsid w:val="00AB5FF8"/>
    <w:rsid w:val="00AB67B2"/>
    <w:rsid w:val="00AB75F6"/>
    <w:rsid w:val="00AC071D"/>
    <w:rsid w:val="00AC314C"/>
    <w:rsid w:val="00AC45DF"/>
    <w:rsid w:val="00AC4B6E"/>
    <w:rsid w:val="00AC5CA8"/>
    <w:rsid w:val="00AC783B"/>
    <w:rsid w:val="00AC7B9C"/>
    <w:rsid w:val="00AD0206"/>
    <w:rsid w:val="00AD149F"/>
    <w:rsid w:val="00AD45A8"/>
    <w:rsid w:val="00AD543F"/>
    <w:rsid w:val="00AD642F"/>
    <w:rsid w:val="00AE1045"/>
    <w:rsid w:val="00AE4662"/>
    <w:rsid w:val="00AE4847"/>
    <w:rsid w:val="00AE6AA8"/>
    <w:rsid w:val="00AE715B"/>
    <w:rsid w:val="00AF0090"/>
    <w:rsid w:val="00AF0557"/>
    <w:rsid w:val="00AF449D"/>
    <w:rsid w:val="00AF5A93"/>
    <w:rsid w:val="00B011E2"/>
    <w:rsid w:val="00B01357"/>
    <w:rsid w:val="00B01D56"/>
    <w:rsid w:val="00B02C97"/>
    <w:rsid w:val="00B03FEE"/>
    <w:rsid w:val="00B04CD5"/>
    <w:rsid w:val="00B05918"/>
    <w:rsid w:val="00B06A87"/>
    <w:rsid w:val="00B0799F"/>
    <w:rsid w:val="00B07BC1"/>
    <w:rsid w:val="00B10354"/>
    <w:rsid w:val="00B115CC"/>
    <w:rsid w:val="00B1203C"/>
    <w:rsid w:val="00B12BE2"/>
    <w:rsid w:val="00B14DA1"/>
    <w:rsid w:val="00B21A37"/>
    <w:rsid w:val="00B235B5"/>
    <w:rsid w:val="00B2465E"/>
    <w:rsid w:val="00B25034"/>
    <w:rsid w:val="00B27A74"/>
    <w:rsid w:val="00B306C8"/>
    <w:rsid w:val="00B30CBB"/>
    <w:rsid w:val="00B310A4"/>
    <w:rsid w:val="00B31D37"/>
    <w:rsid w:val="00B339F7"/>
    <w:rsid w:val="00B34D87"/>
    <w:rsid w:val="00B36107"/>
    <w:rsid w:val="00B36535"/>
    <w:rsid w:val="00B36F00"/>
    <w:rsid w:val="00B401C9"/>
    <w:rsid w:val="00B424BD"/>
    <w:rsid w:val="00B44D78"/>
    <w:rsid w:val="00B461C0"/>
    <w:rsid w:val="00B47A30"/>
    <w:rsid w:val="00B526E3"/>
    <w:rsid w:val="00B5330C"/>
    <w:rsid w:val="00B55D7F"/>
    <w:rsid w:val="00B6188E"/>
    <w:rsid w:val="00B61A13"/>
    <w:rsid w:val="00B63DA4"/>
    <w:rsid w:val="00B63FB9"/>
    <w:rsid w:val="00B656A6"/>
    <w:rsid w:val="00B7099D"/>
    <w:rsid w:val="00B710C1"/>
    <w:rsid w:val="00B7213B"/>
    <w:rsid w:val="00B74CC8"/>
    <w:rsid w:val="00B77E89"/>
    <w:rsid w:val="00B82F6B"/>
    <w:rsid w:val="00B879C9"/>
    <w:rsid w:val="00B91BE8"/>
    <w:rsid w:val="00B91E6B"/>
    <w:rsid w:val="00B95F3A"/>
    <w:rsid w:val="00BA1713"/>
    <w:rsid w:val="00BA1C5E"/>
    <w:rsid w:val="00BA2EF6"/>
    <w:rsid w:val="00BA3CB8"/>
    <w:rsid w:val="00BA7124"/>
    <w:rsid w:val="00BB07E6"/>
    <w:rsid w:val="00BB1F61"/>
    <w:rsid w:val="00BB2BA8"/>
    <w:rsid w:val="00BB31F9"/>
    <w:rsid w:val="00BB4121"/>
    <w:rsid w:val="00BB550B"/>
    <w:rsid w:val="00BB614B"/>
    <w:rsid w:val="00BB6980"/>
    <w:rsid w:val="00BB7538"/>
    <w:rsid w:val="00BC2329"/>
    <w:rsid w:val="00BC419B"/>
    <w:rsid w:val="00BC48C6"/>
    <w:rsid w:val="00BC60EE"/>
    <w:rsid w:val="00BC75A6"/>
    <w:rsid w:val="00BD1919"/>
    <w:rsid w:val="00BD29DC"/>
    <w:rsid w:val="00BD2C2D"/>
    <w:rsid w:val="00BD4DB7"/>
    <w:rsid w:val="00BD70EC"/>
    <w:rsid w:val="00BE0C66"/>
    <w:rsid w:val="00BE4ECF"/>
    <w:rsid w:val="00BE5BD6"/>
    <w:rsid w:val="00BE5CED"/>
    <w:rsid w:val="00BF14D8"/>
    <w:rsid w:val="00BF20A6"/>
    <w:rsid w:val="00BF4748"/>
    <w:rsid w:val="00BF52AF"/>
    <w:rsid w:val="00C0095A"/>
    <w:rsid w:val="00C12C05"/>
    <w:rsid w:val="00C13AEA"/>
    <w:rsid w:val="00C16BCE"/>
    <w:rsid w:val="00C2262C"/>
    <w:rsid w:val="00C23CDC"/>
    <w:rsid w:val="00C25023"/>
    <w:rsid w:val="00C32FA8"/>
    <w:rsid w:val="00C33177"/>
    <w:rsid w:val="00C33191"/>
    <w:rsid w:val="00C33AA4"/>
    <w:rsid w:val="00C35CAB"/>
    <w:rsid w:val="00C35F37"/>
    <w:rsid w:val="00C371E4"/>
    <w:rsid w:val="00C37B0F"/>
    <w:rsid w:val="00C40032"/>
    <w:rsid w:val="00C47B76"/>
    <w:rsid w:val="00C53ED8"/>
    <w:rsid w:val="00C545E1"/>
    <w:rsid w:val="00C54921"/>
    <w:rsid w:val="00C558C6"/>
    <w:rsid w:val="00C62706"/>
    <w:rsid w:val="00C6276C"/>
    <w:rsid w:val="00C653C8"/>
    <w:rsid w:val="00C67949"/>
    <w:rsid w:val="00C70018"/>
    <w:rsid w:val="00C7053D"/>
    <w:rsid w:val="00C70D9E"/>
    <w:rsid w:val="00C70E3B"/>
    <w:rsid w:val="00C72199"/>
    <w:rsid w:val="00C72466"/>
    <w:rsid w:val="00C7484B"/>
    <w:rsid w:val="00C76A28"/>
    <w:rsid w:val="00C82D28"/>
    <w:rsid w:val="00C83770"/>
    <w:rsid w:val="00C84E68"/>
    <w:rsid w:val="00C9041D"/>
    <w:rsid w:val="00C93111"/>
    <w:rsid w:val="00C94B0D"/>
    <w:rsid w:val="00C959B4"/>
    <w:rsid w:val="00C95D50"/>
    <w:rsid w:val="00C9711B"/>
    <w:rsid w:val="00CA16D2"/>
    <w:rsid w:val="00CA198A"/>
    <w:rsid w:val="00CA5445"/>
    <w:rsid w:val="00CB0A4E"/>
    <w:rsid w:val="00CB13F6"/>
    <w:rsid w:val="00CB19B1"/>
    <w:rsid w:val="00CB21BB"/>
    <w:rsid w:val="00CB3050"/>
    <w:rsid w:val="00CB600C"/>
    <w:rsid w:val="00CC154F"/>
    <w:rsid w:val="00CC3E27"/>
    <w:rsid w:val="00CC6868"/>
    <w:rsid w:val="00CD0CD7"/>
    <w:rsid w:val="00CD5107"/>
    <w:rsid w:val="00CE0384"/>
    <w:rsid w:val="00CE0938"/>
    <w:rsid w:val="00CE30B4"/>
    <w:rsid w:val="00CE6630"/>
    <w:rsid w:val="00CF0631"/>
    <w:rsid w:val="00CF0C69"/>
    <w:rsid w:val="00CF1D9B"/>
    <w:rsid w:val="00CF3540"/>
    <w:rsid w:val="00CF55C6"/>
    <w:rsid w:val="00CF6081"/>
    <w:rsid w:val="00CF7CA5"/>
    <w:rsid w:val="00CF7E61"/>
    <w:rsid w:val="00D00373"/>
    <w:rsid w:val="00D012AA"/>
    <w:rsid w:val="00D01D4C"/>
    <w:rsid w:val="00D03844"/>
    <w:rsid w:val="00D05115"/>
    <w:rsid w:val="00D05CF0"/>
    <w:rsid w:val="00D1174E"/>
    <w:rsid w:val="00D117AC"/>
    <w:rsid w:val="00D129CC"/>
    <w:rsid w:val="00D1374C"/>
    <w:rsid w:val="00D14E01"/>
    <w:rsid w:val="00D15C3C"/>
    <w:rsid w:val="00D20DAC"/>
    <w:rsid w:val="00D268E9"/>
    <w:rsid w:val="00D26DAF"/>
    <w:rsid w:val="00D26DC2"/>
    <w:rsid w:val="00D3001F"/>
    <w:rsid w:val="00D300F0"/>
    <w:rsid w:val="00D3047F"/>
    <w:rsid w:val="00D3096C"/>
    <w:rsid w:val="00D322B2"/>
    <w:rsid w:val="00D3569A"/>
    <w:rsid w:val="00D37B00"/>
    <w:rsid w:val="00D402CE"/>
    <w:rsid w:val="00D440E9"/>
    <w:rsid w:val="00D468B1"/>
    <w:rsid w:val="00D51F53"/>
    <w:rsid w:val="00D525C4"/>
    <w:rsid w:val="00D52C83"/>
    <w:rsid w:val="00D542A6"/>
    <w:rsid w:val="00D556B6"/>
    <w:rsid w:val="00D60443"/>
    <w:rsid w:val="00D62903"/>
    <w:rsid w:val="00D64479"/>
    <w:rsid w:val="00D65DDB"/>
    <w:rsid w:val="00D67AD1"/>
    <w:rsid w:val="00D702EC"/>
    <w:rsid w:val="00D712F8"/>
    <w:rsid w:val="00D741B5"/>
    <w:rsid w:val="00D74E3A"/>
    <w:rsid w:val="00D8160B"/>
    <w:rsid w:val="00D8310E"/>
    <w:rsid w:val="00D84291"/>
    <w:rsid w:val="00D84B23"/>
    <w:rsid w:val="00D90EEF"/>
    <w:rsid w:val="00D9253D"/>
    <w:rsid w:val="00D92BEC"/>
    <w:rsid w:val="00D9462B"/>
    <w:rsid w:val="00D95908"/>
    <w:rsid w:val="00D96EBD"/>
    <w:rsid w:val="00DA0CE4"/>
    <w:rsid w:val="00DA2B40"/>
    <w:rsid w:val="00DA4A0E"/>
    <w:rsid w:val="00DA5137"/>
    <w:rsid w:val="00DA7234"/>
    <w:rsid w:val="00DB5678"/>
    <w:rsid w:val="00DB56F3"/>
    <w:rsid w:val="00DC1974"/>
    <w:rsid w:val="00DC3CB4"/>
    <w:rsid w:val="00DD5CAF"/>
    <w:rsid w:val="00DD5F15"/>
    <w:rsid w:val="00DE2D54"/>
    <w:rsid w:val="00DE37B1"/>
    <w:rsid w:val="00DE3EB4"/>
    <w:rsid w:val="00DE4988"/>
    <w:rsid w:val="00DF0F0E"/>
    <w:rsid w:val="00DF4608"/>
    <w:rsid w:val="00DF57B7"/>
    <w:rsid w:val="00DF5E51"/>
    <w:rsid w:val="00E02B4E"/>
    <w:rsid w:val="00E062E5"/>
    <w:rsid w:val="00E06998"/>
    <w:rsid w:val="00E06F2D"/>
    <w:rsid w:val="00E11A60"/>
    <w:rsid w:val="00E11DE4"/>
    <w:rsid w:val="00E159EC"/>
    <w:rsid w:val="00E15CD7"/>
    <w:rsid w:val="00E16DB9"/>
    <w:rsid w:val="00E17130"/>
    <w:rsid w:val="00E17CA4"/>
    <w:rsid w:val="00E21846"/>
    <w:rsid w:val="00E22AAF"/>
    <w:rsid w:val="00E2315B"/>
    <w:rsid w:val="00E239C0"/>
    <w:rsid w:val="00E2430E"/>
    <w:rsid w:val="00E2482C"/>
    <w:rsid w:val="00E25039"/>
    <w:rsid w:val="00E2739A"/>
    <w:rsid w:val="00E33659"/>
    <w:rsid w:val="00E3404F"/>
    <w:rsid w:val="00E34ADE"/>
    <w:rsid w:val="00E3629F"/>
    <w:rsid w:val="00E36827"/>
    <w:rsid w:val="00E36E16"/>
    <w:rsid w:val="00E37060"/>
    <w:rsid w:val="00E377AC"/>
    <w:rsid w:val="00E37B9E"/>
    <w:rsid w:val="00E41418"/>
    <w:rsid w:val="00E4228F"/>
    <w:rsid w:val="00E422C1"/>
    <w:rsid w:val="00E45642"/>
    <w:rsid w:val="00E4578A"/>
    <w:rsid w:val="00E4662B"/>
    <w:rsid w:val="00E524A4"/>
    <w:rsid w:val="00E54DF6"/>
    <w:rsid w:val="00E577A6"/>
    <w:rsid w:val="00E602DD"/>
    <w:rsid w:val="00E7315C"/>
    <w:rsid w:val="00E73ED3"/>
    <w:rsid w:val="00E7535B"/>
    <w:rsid w:val="00E7566F"/>
    <w:rsid w:val="00E757DA"/>
    <w:rsid w:val="00E75B51"/>
    <w:rsid w:val="00E75B71"/>
    <w:rsid w:val="00E80BF1"/>
    <w:rsid w:val="00E83D86"/>
    <w:rsid w:val="00E86AA3"/>
    <w:rsid w:val="00E90E55"/>
    <w:rsid w:val="00E90FAF"/>
    <w:rsid w:val="00E924F9"/>
    <w:rsid w:val="00E95852"/>
    <w:rsid w:val="00E95A7F"/>
    <w:rsid w:val="00E97C71"/>
    <w:rsid w:val="00EA04F6"/>
    <w:rsid w:val="00EA0D89"/>
    <w:rsid w:val="00EA2555"/>
    <w:rsid w:val="00EA4080"/>
    <w:rsid w:val="00EA5932"/>
    <w:rsid w:val="00EA5A2D"/>
    <w:rsid w:val="00EA6B54"/>
    <w:rsid w:val="00EA750C"/>
    <w:rsid w:val="00EB043E"/>
    <w:rsid w:val="00EC0132"/>
    <w:rsid w:val="00EC1221"/>
    <w:rsid w:val="00EC14E0"/>
    <w:rsid w:val="00EC28B8"/>
    <w:rsid w:val="00EC2A92"/>
    <w:rsid w:val="00EC65D4"/>
    <w:rsid w:val="00EC7023"/>
    <w:rsid w:val="00ED14B2"/>
    <w:rsid w:val="00ED330B"/>
    <w:rsid w:val="00ED4927"/>
    <w:rsid w:val="00ED6EDB"/>
    <w:rsid w:val="00ED7171"/>
    <w:rsid w:val="00ED72A0"/>
    <w:rsid w:val="00ED777C"/>
    <w:rsid w:val="00EE37A9"/>
    <w:rsid w:val="00EE3D92"/>
    <w:rsid w:val="00EE700F"/>
    <w:rsid w:val="00EE7286"/>
    <w:rsid w:val="00EE7E22"/>
    <w:rsid w:val="00EF09F2"/>
    <w:rsid w:val="00EF295B"/>
    <w:rsid w:val="00EF457F"/>
    <w:rsid w:val="00EF46A3"/>
    <w:rsid w:val="00EF46C8"/>
    <w:rsid w:val="00F0510C"/>
    <w:rsid w:val="00F12CD1"/>
    <w:rsid w:val="00F12E9D"/>
    <w:rsid w:val="00F14087"/>
    <w:rsid w:val="00F21FC0"/>
    <w:rsid w:val="00F25076"/>
    <w:rsid w:val="00F250EA"/>
    <w:rsid w:val="00F25E20"/>
    <w:rsid w:val="00F261BC"/>
    <w:rsid w:val="00F26652"/>
    <w:rsid w:val="00F32164"/>
    <w:rsid w:val="00F32348"/>
    <w:rsid w:val="00F3392D"/>
    <w:rsid w:val="00F3542C"/>
    <w:rsid w:val="00F3546F"/>
    <w:rsid w:val="00F36109"/>
    <w:rsid w:val="00F404B9"/>
    <w:rsid w:val="00F41023"/>
    <w:rsid w:val="00F46624"/>
    <w:rsid w:val="00F466EC"/>
    <w:rsid w:val="00F513F4"/>
    <w:rsid w:val="00F5486F"/>
    <w:rsid w:val="00F566AD"/>
    <w:rsid w:val="00F56C19"/>
    <w:rsid w:val="00F57909"/>
    <w:rsid w:val="00F64859"/>
    <w:rsid w:val="00F6596D"/>
    <w:rsid w:val="00F6658F"/>
    <w:rsid w:val="00F668EF"/>
    <w:rsid w:val="00F67C31"/>
    <w:rsid w:val="00F733A1"/>
    <w:rsid w:val="00F734FE"/>
    <w:rsid w:val="00F74092"/>
    <w:rsid w:val="00F77C89"/>
    <w:rsid w:val="00F82507"/>
    <w:rsid w:val="00F826FB"/>
    <w:rsid w:val="00F85629"/>
    <w:rsid w:val="00F858C9"/>
    <w:rsid w:val="00F86192"/>
    <w:rsid w:val="00F873A4"/>
    <w:rsid w:val="00F87B10"/>
    <w:rsid w:val="00F94284"/>
    <w:rsid w:val="00FA01B7"/>
    <w:rsid w:val="00FA1120"/>
    <w:rsid w:val="00FA137F"/>
    <w:rsid w:val="00FA34B6"/>
    <w:rsid w:val="00FA6968"/>
    <w:rsid w:val="00FA6D6B"/>
    <w:rsid w:val="00FB015C"/>
    <w:rsid w:val="00FB264A"/>
    <w:rsid w:val="00FB4085"/>
    <w:rsid w:val="00FB47E4"/>
    <w:rsid w:val="00FB4E6A"/>
    <w:rsid w:val="00FB5746"/>
    <w:rsid w:val="00FC078E"/>
    <w:rsid w:val="00FC1069"/>
    <w:rsid w:val="00FC6F42"/>
    <w:rsid w:val="00FD2C65"/>
    <w:rsid w:val="00FD31AF"/>
    <w:rsid w:val="00FD36AE"/>
    <w:rsid w:val="00FD50BF"/>
    <w:rsid w:val="00FD5ED1"/>
    <w:rsid w:val="00FE1924"/>
    <w:rsid w:val="00FE21D1"/>
    <w:rsid w:val="00FE3418"/>
    <w:rsid w:val="00FE4728"/>
    <w:rsid w:val="00FE7582"/>
    <w:rsid w:val="00FE7758"/>
    <w:rsid w:val="00FF035B"/>
    <w:rsid w:val="00FF2CA2"/>
    <w:rsid w:val="00FF2F34"/>
    <w:rsid w:val="00FF422A"/>
    <w:rsid w:val="00FF489F"/>
    <w:rsid w:val="01528A29"/>
    <w:rsid w:val="02CB0F00"/>
    <w:rsid w:val="02FE0D5C"/>
    <w:rsid w:val="0470C525"/>
    <w:rsid w:val="04A4BEA6"/>
    <w:rsid w:val="04B6F138"/>
    <w:rsid w:val="04C0CFCD"/>
    <w:rsid w:val="04E78A86"/>
    <w:rsid w:val="04FC29F4"/>
    <w:rsid w:val="05E4EA41"/>
    <w:rsid w:val="060C9586"/>
    <w:rsid w:val="06303FFD"/>
    <w:rsid w:val="066A328A"/>
    <w:rsid w:val="072F1C63"/>
    <w:rsid w:val="07946DB7"/>
    <w:rsid w:val="07B3DE5B"/>
    <w:rsid w:val="07DEC7E0"/>
    <w:rsid w:val="07FC4560"/>
    <w:rsid w:val="0877C9E5"/>
    <w:rsid w:val="08846CD6"/>
    <w:rsid w:val="089478BD"/>
    <w:rsid w:val="09278DA9"/>
    <w:rsid w:val="09C19FB5"/>
    <w:rsid w:val="09DEE931"/>
    <w:rsid w:val="0A9E23BA"/>
    <w:rsid w:val="0B39C4FD"/>
    <w:rsid w:val="0EA2C439"/>
    <w:rsid w:val="0EAC99D0"/>
    <w:rsid w:val="0FCB3A24"/>
    <w:rsid w:val="10D30951"/>
    <w:rsid w:val="11406FDA"/>
    <w:rsid w:val="12434889"/>
    <w:rsid w:val="131237EE"/>
    <w:rsid w:val="139ACC8F"/>
    <w:rsid w:val="13D1F5CD"/>
    <w:rsid w:val="14FDAE50"/>
    <w:rsid w:val="163D8A74"/>
    <w:rsid w:val="1716B9AC"/>
    <w:rsid w:val="181C26B5"/>
    <w:rsid w:val="18459342"/>
    <w:rsid w:val="18B28A0D"/>
    <w:rsid w:val="195103F5"/>
    <w:rsid w:val="1A34F4A8"/>
    <w:rsid w:val="1BB7F98D"/>
    <w:rsid w:val="1C7F38A5"/>
    <w:rsid w:val="1CEF97D8"/>
    <w:rsid w:val="1D923341"/>
    <w:rsid w:val="1E0CC15F"/>
    <w:rsid w:val="1EE387A5"/>
    <w:rsid w:val="221B2867"/>
    <w:rsid w:val="2288DAE2"/>
    <w:rsid w:val="22C4C154"/>
    <w:rsid w:val="22E03303"/>
    <w:rsid w:val="24529C4F"/>
    <w:rsid w:val="25F6DAA2"/>
    <w:rsid w:val="260AF9A4"/>
    <w:rsid w:val="262153E7"/>
    <w:rsid w:val="27285780"/>
    <w:rsid w:val="27BD2448"/>
    <w:rsid w:val="27E2BFE5"/>
    <w:rsid w:val="27EF7E9F"/>
    <w:rsid w:val="282190F5"/>
    <w:rsid w:val="29CD6E38"/>
    <w:rsid w:val="2B2F8C47"/>
    <w:rsid w:val="2BBBECAC"/>
    <w:rsid w:val="2C3E9CD2"/>
    <w:rsid w:val="2C3EE101"/>
    <w:rsid w:val="2CDAE92F"/>
    <w:rsid w:val="2CE313D0"/>
    <w:rsid w:val="2D303222"/>
    <w:rsid w:val="2EA188AC"/>
    <w:rsid w:val="2F6F41E0"/>
    <w:rsid w:val="2F7793A5"/>
    <w:rsid w:val="2FEECA8F"/>
    <w:rsid w:val="30027E0A"/>
    <w:rsid w:val="302F6C8E"/>
    <w:rsid w:val="338B82B0"/>
    <w:rsid w:val="34A3B9CA"/>
    <w:rsid w:val="357D8C61"/>
    <w:rsid w:val="3595B89F"/>
    <w:rsid w:val="35F355A3"/>
    <w:rsid w:val="36867BA2"/>
    <w:rsid w:val="36AD42FD"/>
    <w:rsid w:val="36CE4A48"/>
    <w:rsid w:val="388F9ADF"/>
    <w:rsid w:val="38A87B3B"/>
    <w:rsid w:val="391511DC"/>
    <w:rsid w:val="3A89A732"/>
    <w:rsid w:val="3B4530B1"/>
    <w:rsid w:val="3B4B506F"/>
    <w:rsid w:val="3CCD2FD2"/>
    <w:rsid w:val="3D2D99C1"/>
    <w:rsid w:val="3DA81F97"/>
    <w:rsid w:val="3E6168D7"/>
    <w:rsid w:val="3F9A37E9"/>
    <w:rsid w:val="3FEA69CF"/>
    <w:rsid w:val="40A29A4A"/>
    <w:rsid w:val="42742812"/>
    <w:rsid w:val="4546581C"/>
    <w:rsid w:val="45C6AD8D"/>
    <w:rsid w:val="4711DBCE"/>
    <w:rsid w:val="49660433"/>
    <w:rsid w:val="49A16F22"/>
    <w:rsid w:val="4A80F653"/>
    <w:rsid w:val="4B598B14"/>
    <w:rsid w:val="4C0BD416"/>
    <w:rsid w:val="4C35EF11"/>
    <w:rsid w:val="4CFAEE1A"/>
    <w:rsid w:val="4D155398"/>
    <w:rsid w:val="4D2D042C"/>
    <w:rsid w:val="4D76BB4E"/>
    <w:rsid w:val="4F03C556"/>
    <w:rsid w:val="4F4DB0A9"/>
    <w:rsid w:val="4F5C47AB"/>
    <w:rsid w:val="5015B20C"/>
    <w:rsid w:val="51969C7E"/>
    <w:rsid w:val="52CED418"/>
    <w:rsid w:val="52E7FC75"/>
    <w:rsid w:val="53D73679"/>
    <w:rsid w:val="5483CCD6"/>
    <w:rsid w:val="54E7A20B"/>
    <w:rsid w:val="551912A2"/>
    <w:rsid w:val="552147D8"/>
    <w:rsid w:val="5677BCA3"/>
    <w:rsid w:val="56AA2CC2"/>
    <w:rsid w:val="56F492F7"/>
    <w:rsid w:val="583FC03D"/>
    <w:rsid w:val="5844E0A4"/>
    <w:rsid w:val="586C64AB"/>
    <w:rsid w:val="58B5A625"/>
    <w:rsid w:val="58B5BE0E"/>
    <w:rsid w:val="59147219"/>
    <w:rsid w:val="595008A4"/>
    <w:rsid w:val="59DB909E"/>
    <w:rsid w:val="59E72B11"/>
    <w:rsid w:val="5A2A2F07"/>
    <w:rsid w:val="5AAC1EC3"/>
    <w:rsid w:val="5BCC6B57"/>
    <w:rsid w:val="5BCDA8F0"/>
    <w:rsid w:val="5C204449"/>
    <w:rsid w:val="5E1ED031"/>
    <w:rsid w:val="5EB9DBBF"/>
    <w:rsid w:val="5EFFA4DC"/>
    <w:rsid w:val="5F24514F"/>
    <w:rsid w:val="5F782512"/>
    <w:rsid w:val="5FCD05B8"/>
    <w:rsid w:val="605E4E33"/>
    <w:rsid w:val="6116DEE0"/>
    <w:rsid w:val="61704AC5"/>
    <w:rsid w:val="61E6A283"/>
    <w:rsid w:val="62A22C02"/>
    <w:rsid w:val="62AFC5D4"/>
    <w:rsid w:val="63454CD5"/>
    <w:rsid w:val="63ABCE38"/>
    <w:rsid w:val="65748B36"/>
    <w:rsid w:val="65837332"/>
    <w:rsid w:val="6654D218"/>
    <w:rsid w:val="6668F009"/>
    <w:rsid w:val="670C11C8"/>
    <w:rsid w:val="6718491D"/>
    <w:rsid w:val="68411D50"/>
    <w:rsid w:val="68AC2BF8"/>
    <w:rsid w:val="691DCE34"/>
    <w:rsid w:val="6986C68E"/>
    <w:rsid w:val="699BDD82"/>
    <w:rsid w:val="6A264FF9"/>
    <w:rsid w:val="6CCEE251"/>
    <w:rsid w:val="6D19FF63"/>
    <w:rsid w:val="6F235B02"/>
    <w:rsid w:val="70068313"/>
    <w:rsid w:val="7068E372"/>
    <w:rsid w:val="706CE8EB"/>
    <w:rsid w:val="71246CF1"/>
    <w:rsid w:val="713478D8"/>
    <w:rsid w:val="71AE6567"/>
    <w:rsid w:val="72D04939"/>
    <w:rsid w:val="734A35C8"/>
    <w:rsid w:val="736366A2"/>
    <w:rsid w:val="7483A435"/>
    <w:rsid w:val="754688D1"/>
    <w:rsid w:val="75797429"/>
    <w:rsid w:val="7594BC02"/>
    <w:rsid w:val="7681D68A"/>
    <w:rsid w:val="76883A19"/>
    <w:rsid w:val="77176ACB"/>
    <w:rsid w:val="77A94490"/>
    <w:rsid w:val="780DF418"/>
    <w:rsid w:val="790D2DB3"/>
    <w:rsid w:val="7912CAA4"/>
    <w:rsid w:val="795074FD"/>
    <w:rsid w:val="798A017F"/>
    <w:rsid w:val="79D07502"/>
    <w:rsid w:val="7A006FF1"/>
    <w:rsid w:val="7A0A196C"/>
    <w:rsid w:val="7A0E3221"/>
    <w:rsid w:val="7AFCE040"/>
    <w:rsid w:val="7B38BAB9"/>
    <w:rsid w:val="7B3F4FF6"/>
    <w:rsid w:val="7BBF122A"/>
    <w:rsid w:val="7C7F1905"/>
    <w:rsid w:val="7C8B0192"/>
    <w:rsid w:val="7DE98A33"/>
    <w:rsid w:val="7ED3E114"/>
    <w:rsid w:val="7F012FE5"/>
    <w:rsid w:val="7F397ECC"/>
    <w:rsid w:val="7F832C3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F0917"/>
  <w15:chartTrackingRefBased/>
  <w15:docId w15:val="{B91FA974-D7A5-482D-8576-2544FF44D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4087"/>
    <w:pPr>
      <w:bidi/>
      <w:spacing w:after="0" w:line="240" w:lineRule="auto"/>
    </w:pPr>
    <w:rPr>
      <w:rFonts w:ascii="Calibri" w:eastAsia="David" w:hAnsi="Calibri" w:cs="David"/>
      <w:sz w:val="24"/>
      <w:szCs w:val="24"/>
    </w:rPr>
  </w:style>
  <w:style w:type="paragraph" w:styleId="Heading1">
    <w:name w:val="heading 1"/>
    <w:aliases w:val="תאריך"/>
    <w:basedOn w:val="Normal"/>
    <w:next w:val="Normal"/>
    <w:link w:val="Heading1Char"/>
    <w:uiPriority w:val="9"/>
    <w:qFormat/>
    <w:rsid w:val="00716379"/>
    <w:pPr>
      <w:keepNext/>
      <w:keepLines/>
      <w:spacing w:before="240"/>
      <w:outlineLvl w:val="0"/>
    </w:pPr>
    <w:rPr>
      <w:rFonts w:asciiTheme="majorHAnsi" w:eastAsiaTheme="majorEastAsia" w:hAnsiTheme="majorHAnsi"/>
      <w:bCs/>
      <w:color w:val="2F5496" w:themeColor="accent1" w:themeShade="BF"/>
      <w:sz w:val="32"/>
      <w:u w:val="single"/>
    </w:rPr>
  </w:style>
  <w:style w:type="paragraph" w:styleId="Heading2">
    <w:name w:val="heading 2"/>
    <w:basedOn w:val="Normal"/>
    <w:next w:val="NoSpacing"/>
    <w:link w:val="Heading2Char"/>
    <w:uiPriority w:val="9"/>
    <w:unhideWhenUsed/>
    <w:qFormat/>
    <w:rsid w:val="00716379"/>
    <w:pPr>
      <w:keepNext/>
      <w:keepLines/>
      <w:spacing w:before="40"/>
      <w:outlineLvl w:val="1"/>
    </w:pPr>
    <w:rPr>
      <w:rFonts w:eastAsiaTheme="majorEastAsia"/>
      <w:b/>
      <w:bCs/>
      <w:color w:val="2F5496" w:themeColor="accent1" w:themeShade="BF"/>
      <w:sz w:val="36"/>
      <w:szCs w:val="52"/>
      <w:u w:val="single"/>
    </w:rPr>
  </w:style>
  <w:style w:type="paragraph" w:styleId="Heading3">
    <w:name w:val="heading 3"/>
    <w:basedOn w:val="Normal"/>
    <w:next w:val="NoSpacing"/>
    <w:link w:val="Heading3Char"/>
    <w:uiPriority w:val="9"/>
    <w:unhideWhenUsed/>
    <w:qFormat/>
    <w:rsid w:val="00716379"/>
    <w:pPr>
      <w:keepNext/>
      <w:keepLines/>
      <w:spacing w:before="40"/>
      <w:outlineLvl w:val="2"/>
    </w:pPr>
    <w:rPr>
      <w:rFonts w:eastAsiaTheme="majorEastAsia" w:cs="Times New Roman"/>
      <w:b/>
      <w:bCs/>
      <w:color w:val="2C4E8C"/>
      <w:sz w:val="32"/>
      <w:szCs w:val="40"/>
    </w:rPr>
  </w:style>
  <w:style w:type="paragraph" w:styleId="Heading4">
    <w:name w:val="heading 4"/>
    <w:basedOn w:val="Normal"/>
    <w:next w:val="NoSpacing"/>
    <w:link w:val="Heading4Char"/>
    <w:uiPriority w:val="9"/>
    <w:semiHidden/>
    <w:unhideWhenUsed/>
    <w:qFormat/>
    <w:rsid w:val="00716379"/>
    <w:pPr>
      <w:keepNext/>
      <w:keepLines/>
      <w:spacing w:before="40"/>
      <w:outlineLvl w:val="3"/>
    </w:pPr>
    <w:rPr>
      <w:rFonts w:eastAsiaTheme="majorEastAsia" w:cs="Times New Roman"/>
      <w:i/>
      <w:iCs/>
      <w:color w:val="2F5496" w:themeColor="accent1" w:themeShade="BF"/>
      <w:sz w:val="28"/>
      <w:szCs w:val="34"/>
    </w:rPr>
  </w:style>
  <w:style w:type="paragraph" w:styleId="Heading5">
    <w:name w:val="heading 5"/>
    <w:basedOn w:val="Normal"/>
    <w:next w:val="NoSpacing"/>
    <w:link w:val="Heading5Char"/>
    <w:uiPriority w:val="9"/>
    <w:semiHidden/>
    <w:unhideWhenUsed/>
    <w:qFormat/>
    <w:rsid w:val="00716379"/>
    <w:pPr>
      <w:keepNext/>
      <w:keepLines/>
      <w:spacing w:before="40"/>
      <w:outlineLvl w:val="4"/>
    </w:pPr>
    <w:rPr>
      <w:rFonts w:ascii="Calibri Light" w:eastAsiaTheme="majorEastAsia" w:hAnsi="Calibri Light" w:cs="Times New Roman"/>
      <w:b/>
      <w:bCs/>
      <w:color w:val="4A76C6"/>
    </w:rPr>
  </w:style>
  <w:style w:type="paragraph" w:styleId="Heading6">
    <w:name w:val="heading 6"/>
    <w:basedOn w:val="Normal"/>
    <w:next w:val="NoSpacing"/>
    <w:link w:val="Heading6Char"/>
    <w:uiPriority w:val="9"/>
    <w:semiHidden/>
    <w:unhideWhenUsed/>
    <w:qFormat/>
    <w:rsid w:val="00716379"/>
    <w:pPr>
      <w:keepNext/>
      <w:keepLines/>
      <w:spacing w:before="40"/>
      <w:outlineLvl w:val="5"/>
    </w:pPr>
    <w:rPr>
      <w:rFonts w:asciiTheme="majorHAnsi" w:eastAsiaTheme="majorEastAsia" w:hAnsiTheme="majorHAnsi" w:cstheme="majorBidi"/>
      <w:color w:val="7698D4"/>
    </w:rPr>
  </w:style>
  <w:style w:type="paragraph" w:styleId="Heading7">
    <w:name w:val="heading 7"/>
    <w:basedOn w:val="Normal"/>
    <w:next w:val="NoSpacing"/>
    <w:link w:val="Heading7Char"/>
    <w:uiPriority w:val="9"/>
    <w:semiHidden/>
    <w:unhideWhenUsed/>
    <w:qFormat/>
    <w:rsid w:val="00716379"/>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Spacing"/>
    <w:link w:val="Heading8Char"/>
    <w:uiPriority w:val="9"/>
    <w:semiHidden/>
    <w:unhideWhenUsed/>
    <w:qFormat/>
    <w:rsid w:val="00716379"/>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9"/>
    <w:rsid w:val="00716379"/>
    <w:rPr>
      <w:rFonts w:asciiTheme="majorHAnsi" w:eastAsiaTheme="majorEastAsia" w:hAnsiTheme="majorHAnsi" w:cs="David"/>
      <w:bCs/>
      <w:color w:val="2F5496" w:themeColor="accent1" w:themeShade="BF"/>
      <w:sz w:val="32"/>
      <w:szCs w:val="24"/>
      <w:u w:val="single"/>
    </w:rPr>
  </w:style>
  <w:style w:type="character" w:customStyle="1" w:styleId="Heading2Char">
    <w:name w:val="Heading 2 Char"/>
    <w:basedOn w:val="DefaultParagraphFont"/>
    <w:link w:val="Heading2"/>
    <w:uiPriority w:val="9"/>
    <w:rsid w:val="00716379"/>
    <w:rPr>
      <w:rFonts w:ascii="Calibri" w:eastAsiaTheme="majorEastAsia" w:hAnsi="Calibri" w:cs="David"/>
      <w:b/>
      <w:bCs/>
      <w:color w:val="2F5496" w:themeColor="accent1" w:themeShade="BF"/>
      <w:sz w:val="36"/>
      <w:szCs w:val="52"/>
      <w:u w:val="single"/>
    </w:rPr>
  </w:style>
  <w:style w:type="paragraph" w:styleId="NoSpacing">
    <w:name w:val="No Spacing"/>
    <w:basedOn w:val="Normal"/>
    <w:link w:val="NoSpacingChar"/>
    <w:uiPriority w:val="1"/>
    <w:qFormat/>
    <w:rsid w:val="00716379"/>
  </w:style>
  <w:style w:type="character" w:customStyle="1" w:styleId="Heading3Char">
    <w:name w:val="Heading 3 Char"/>
    <w:basedOn w:val="DefaultParagraphFont"/>
    <w:link w:val="Heading3"/>
    <w:uiPriority w:val="9"/>
    <w:rsid w:val="00716379"/>
    <w:rPr>
      <w:rFonts w:ascii="Calibri" w:eastAsiaTheme="majorEastAsia" w:hAnsi="Calibri" w:cs="Times New Roman"/>
      <w:b/>
      <w:bCs/>
      <w:color w:val="2C4E8C"/>
      <w:sz w:val="32"/>
      <w:szCs w:val="40"/>
    </w:rPr>
  </w:style>
  <w:style w:type="character" w:customStyle="1" w:styleId="Heading4Char">
    <w:name w:val="Heading 4 Char"/>
    <w:basedOn w:val="DefaultParagraphFont"/>
    <w:link w:val="Heading4"/>
    <w:uiPriority w:val="9"/>
    <w:semiHidden/>
    <w:rsid w:val="00716379"/>
    <w:rPr>
      <w:rFonts w:ascii="Calibri" w:eastAsiaTheme="majorEastAsia" w:hAnsi="Calibri" w:cs="Times New Roman"/>
      <w:i/>
      <w:iCs/>
      <w:color w:val="2F5496" w:themeColor="accent1" w:themeShade="BF"/>
      <w:sz w:val="28"/>
      <w:szCs w:val="34"/>
    </w:rPr>
  </w:style>
  <w:style w:type="character" w:customStyle="1" w:styleId="Heading5Char">
    <w:name w:val="Heading 5 Char"/>
    <w:basedOn w:val="DefaultParagraphFont"/>
    <w:link w:val="Heading5"/>
    <w:uiPriority w:val="9"/>
    <w:semiHidden/>
    <w:rsid w:val="00716379"/>
    <w:rPr>
      <w:rFonts w:ascii="Calibri Light" w:eastAsiaTheme="majorEastAsia" w:hAnsi="Calibri Light" w:cs="Times New Roman"/>
      <w:b/>
      <w:bCs/>
      <w:color w:val="4A76C6"/>
      <w:sz w:val="24"/>
      <w:szCs w:val="24"/>
    </w:rPr>
  </w:style>
  <w:style w:type="character" w:customStyle="1" w:styleId="Heading6Char">
    <w:name w:val="Heading 6 Char"/>
    <w:basedOn w:val="DefaultParagraphFont"/>
    <w:link w:val="Heading6"/>
    <w:uiPriority w:val="9"/>
    <w:semiHidden/>
    <w:rsid w:val="00716379"/>
    <w:rPr>
      <w:rFonts w:asciiTheme="majorHAnsi" w:eastAsiaTheme="majorEastAsia" w:hAnsiTheme="majorHAnsi" w:cstheme="majorBidi"/>
      <w:color w:val="7698D4"/>
      <w:sz w:val="24"/>
      <w:szCs w:val="24"/>
    </w:rPr>
  </w:style>
  <w:style w:type="character" w:customStyle="1" w:styleId="Heading7Char">
    <w:name w:val="Heading 7 Char"/>
    <w:basedOn w:val="DefaultParagraphFont"/>
    <w:link w:val="Heading7"/>
    <w:uiPriority w:val="9"/>
    <w:semiHidden/>
    <w:rsid w:val="0071637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716379"/>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7163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3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637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6379"/>
    <w:rPr>
      <w:rFonts w:ascii="Calibri" w:eastAsiaTheme="minorEastAsia" w:hAnsi="Calibri" w:cs="David"/>
      <w:color w:val="5A5A5A" w:themeColor="text1" w:themeTint="A5"/>
      <w:spacing w:val="15"/>
      <w:sz w:val="24"/>
      <w:szCs w:val="24"/>
    </w:rPr>
  </w:style>
  <w:style w:type="character" w:customStyle="1" w:styleId="NoSpacingChar">
    <w:name w:val="No Spacing Char"/>
    <w:basedOn w:val="DefaultParagraphFont"/>
    <w:link w:val="NoSpacing"/>
    <w:uiPriority w:val="1"/>
    <w:rsid w:val="00716379"/>
    <w:rPr>
      <w:rFonts w:ascii="Calibri" w:eastAsia="David" w:hAnsi="Calibri" w:cs="David"/>
      <w:sz w:val="24"/>
      <w:szCs w:val="24"/>
    </w:rPr>
  </w:style>
  <w:style w:type="paragraph" w:styleId="ListParagraph">
    <w:name w:val="List Paragraph"/>
    <w:basedOn w:val="Normal"/>
    <w:uiPriority w:val="34"/>
    <w:qFormat/>
    <w:rsid w:val="00716379"/>
    <w:pPr>
      <w:ind w:left="720"/>
      <w:contextualSpacing/>
    </w:pPr>
  </w:style>
  <w:style w:type="paragraph" w:styleId="BalloonText">
    <w:name w:val="Balloon Text"/>
    <w:basedOn w:val="Normal"/>
    <w:link w:val="BalloonTextChar"/>
    <w:uiPriority w:val="99"/>
    <w:semiHidden/>
    <w:unhideWhenUsed/>
    <w:rsid w:val="009315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1545"/>
    <w:rPr>
      <w:rFonts w:ascii="Segoe UI" w:eastAsia="David" w:hAnsi="Segoe UI" w:cs="Segoe UI"/>
      <w:sz w:val="18"/>
      <w:szCs w:val="18"/>
    </w:rPr>
  </w:style>
  <w:style w:type="character" w:styleId="Hyperlink">
    <w:name w:val="Hyperlink"/>
    <w:basedOn w:val="DefaultParagraphFont"/>
    <w:uiPriority w:val="99"/>
    <w:unhideWhenUsed/>
    <w:rsid w:val="00CF7E61"/>
    <w:rPr>
      <w:color w:val="0563C1" w:themeColor="hyperlink"/>
      <w:u w:val="single"/>
    </w:rPr>
  </w:style>
  <w:style w:type="character" w:customStyle="1" w:styleId="UnresolvedMention1">
    <w:name w:val="Unresolved Mention1"/>
    <w:basedOn w:val="DefaultParagraphFont"/>
    <w:uiPriority w:val="99"/>
    <w:semiHidden/>
    <w:unhideWhenUsed/>
    <w:rsid w:val="00CF7E61"/>
    <w:rPr>
      <w:color w:val="605E5C"/>
      <w:shd w:val="clear" w:color="auto" w:fill="E1DFDD"/>
    </w:rPr>
  </w:style>
  <w:style w:type="character" w:customStyle="1" w:styleId="UnresolvedMention2">
    <w:name w:val="Unresolved Mention2"/>
    <w:basedOn w:val="DefaultParagraphFont"/>
    <w:uiPriority w:val="99"/>
    <w:semiHidden/>
    <w:unhideWhenUsed/>
    <w:rsid w:val="009C730B"/>
    <w:rPr>
      <w:color w:val="605E5C"/>
      <w:shd w:val="clear" w:color="auto" w:fill="E1DFDD"/>
    </w:rPr>
  </w:style>
  <w:style w:type="character" w:customStyle="1" w:styleId="UnresolvedMention3">
    <w:name w:val="Unresolved Mention3"/>
    <w:basedOn w:val="DefaultParagraphFont"/>
    <w:uiPriority w:val="99"/>
    <w:semiHidden/>
    <w:unhideWhenUsed/>
    <w:rsid w:val="00287D82"/>
    <w:rPr>
      <w:color w:val="605E5C"/>
      <w:shd w:val="clear" w:color="auto" w:fill="E1DFDD"/>
    </w:rPr>
  </w:style>
  <w:style w:type="character" w:styleId="FollowedHyperlink">
    <w:name w:val="FollowedHyperlink"/>
    <w:basedOn w:val="DefaultParagraphFont"/>
    <w:uiPriority w:val="99"/>
    <w:semiHidden/>
    <w:unhideWhenUsed/>
    <w:rsid w:val="003D3BAF"/>
    <w:rPr>
      <w:color w:val="954F72" w:themeColor="followedHyperlink"/>
      <w:u w:val="single"/>
    </w:rPr>
  </w:style>
  <w:style w:type="character" w:customStyle="1" w:styleId="UnresolvedMention4">
    <w:name w:val="Unresolved Mention4"/>
    <w:basedOn w:val="DefaultParagraphFont"/>
    <w:uiPriority w:val="99"/>
    <w:semiHidden/>
    <w:unhideWhenUsed/>
    <w:rsid w:val="007E4D48"/>
    <w:rPr>
      <w:color w:val="605E5C"/>
      <w:shd w:val="clear" w:color="auto" w:fill="E1DFDD"/>
    </w:rPr>
  </w:style>
  <w:style w:type="character" w:styleId="CommentReference">
    <w:name w:val="annotation reference"/>
    <w:basedOn w:val="DefaultParagraphFont"/>
    <w:uiPriority w:val="99"/>
    <w:semiHidden/>
    <w:unhideWhenUsed/>
    <w:rsid w:val="00B91E6B"/>
    <w:rPr>
      <w:sz w:val="16"/>
      <w:szCs w:val="16"/>
    </w:rPr>
  </w:style>
  <w:style w:type="paragraph" w:styleId="CommentText">
    <w:name w:val="annotation text"/>
    <w:basedOn w:val="Normal"/>
    <w:link w:val="CommentTextChar"/>
    <w:uiPriority w:val="99"/>
    <w:semiHidden/>
    <w:unhideWhenUsed/>
    <w:rsid w:val="00B91E6B"/>
    <w:rPr>
      <w:sz w:val="20"/>
      <w:szCs w:val="20"/>
    </w:rPr>
  </w:style>
  <w:style w:type="character" w:customStyle="1" w:styleId="CommentTextChar">
    <w:name w:val="Comment Text Char"/>
    <w:basedOn w:val="DefaultParagraphFont"/>
    <w:link w:val="CommentText"/>
    <w:uiPriority w:val="99"/>
    <w:semiHidden/>
    <w:rsid w:val="00B91E6B"/>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B91E6B"/>
    <w:rPr>
      <w:b/>
      <w:bCs/>
    </w:rPr>
  </w:style>
  <w:style w:type="character" w:customStyle="1" w:styleId="CommentSubjectChar">
    <w:name w:val="Comment Subject Char"/>
    <w:basedOn w:val="CommentTextChar"/>
    <w:link w:val="CommentSubject"/>
    <w:uiPriority w:val="99"/>
    <w:semiHidden/>
    <w:rsid w:val="00B91E6B"/>
    <w:rPr>
      <w:rFonts w:ascii="Calibri" w:eastAsia="David" w:hAnsi="Calibri" w:cs="David"/>
      <w:b/>
      <w:bCs/>
      <w:sz w:val="20"/>
      <w:szCs w:val="20"/>
    </w:rPr>
  </w:style>
  <w:style w:type="character" w:customStyle="1" w:styleId="UnresolvedMention">
    <w:name w:val="Unresolved Mention"/>
    <w:basedOn w:val="DefaultParagraphFont"/>
    <w:uiPriority w:val="99"/>
    <w:semiHidden/>
    <w:unhideWhenUsed/>
    <w:rsid w:val="00817F16"/>
    <w:rPr>
      <w:color w:val="605E5C"/>
      <w:shd w:val="clear" w:color="auto" w:fill="E1DFDD"/>
    </w:rPr>
  </w:style>
  <w:style w:type="table" w:styleId="TableGrid">
    <w:name w:val="Table Grid"/>
    <w:basedOn w:val="TableNormal"/>
    <w:uiPriority w:val="39"/>
    <w:rsid w:val="00490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2065">
      <w:bodyDiv w:val="1"/>
      <w:marLeft w:val="0"/>
      <w:marRight w:val="0"/>
      <w:marTop w:val="0"/>
      <w:marBottom w:val="0"/>
      <w:divBdr>
        <w:top w:val="none" w:sz="0" w:space="0" w:color="auto"/>
        <w:left w:val="none" w:sz="0" w:space="0" w:color="auto"/>
        <w:bottom w:val="none" w:sz="0" w:space="0" w:color="auto"/>
        <w:right w:val="none" w:sz="0" w:space="0" w:color="auto"/>
      </w:divBdr>
    </w:div>
    <w:div w:id="492721742">
      <w:bodyDiv w:val="1"/>
      <w:marLeft w:val="0"/>
      <w:marRight w:val="0"/>
      <w:marTop w:val="0"/>
      <w:marBottom w:val="0"/>
      <w:divBdr>
        <w:top w:val="none" w:sz="0" w:space="0" w:color="auto"/>
        <w:left w:val="none" w:sz="0" w:space="0" w:color="auto"/>
        <w:bottom w:val="none" w:sz="0" w:space="0" w:color="auto"/>
        <w:right w:val="none" w:sz="0" w:space="0" w:color="auto"/>
      </w:divBdr>
    </w:div>
    <w:div w:id="623731425">
      <w:bodyDiv w:val="1"/>
      <w:marLeft w:val="0"/>
      <w:marRight w:val="0"/>
      <w:marTop w:val="0"/>
      <w:marBottom w:val="0"/>
      <w:divBdr>
        <w:top w:val="none" w:sz="0" w:space="0" w:color="auto"/>
        <w:left w:val="none" w:sz="0" w:space="0" w:color="auto"/>
        <w:bottom w:val="none" w:sz="0" w:space="0" w:color="auto"/>
        <w:right w:val="none" w:sz="0" w:space="0" w:color="auto"/>
      </w:divBdr>
    </w:div>
    <w:div w:id="1750468921">
      <w:bodyDiv w:val="1"/>
      <w:marLeft w:val="0"/>
      <w:marRight w:val="0"/>
      <w:marTop w:val="0"/>
      <w:marBottom w:val="0"/>
      <w:divBdr>
        <w:top w:val="none" w:sz="0" w:space="0" w:color="auto"/>
        <w:left w:val="none" w:sz="0" w:space="0" w:color="auto"/>
        <w:bottom w:val="none" w:sz="0" w:space="0" w:color="auto"/>
        <w:right w:val="none" w:sz="0" w:space="0" w:color="auto"/>
      </w:divBdr>
      <w:divsChild>
        <w:div w:id="287588773">
          <w:marLeft w:val="480"/>
          <w:marRight w:val="0"/>
          <w:marTop w:val="0"/>
          <w:marBottom w:val="0"/>
          <w:divBdr>
            <w:top w:val="none" w:sz="0" w:space="0" w:color="auto"/>
            <w:left w:val="none" w:sz="0" w:space="0" w:color="auto"/>
            <w:bottom w:val="none" w:sz="0" w:space="0" w:color="auto"/>
            <w:right w:val="none" w:sz="0" w:space="0" w:color="auto"/>
          </w:divBdr>
          <w:divsChild>
            <w:div w:id="18449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7770">
      <w:bodyDiv w:val="1"/>
      <w:marLeft w:val="0"/>
      <w:marRight w:val="0"/>
      <w:marTop w:val="0"/>
      <w:marBottom w:val="0"/>
      <w:divBdr>
        <w:top w:val="none" w:sz="0" w:space="0" w:color="auto"/>
        <w:left w:val="none" w:sz="0" w:space="0" w:color="auto"/>
        <w:bottom w:val="none" w:sz="0" w:space="0" w:color="auto"/>
        <w:right w:val="none" w:sz="0" w:space="0" w:color="auto"/>
      </w:divBdr>
    </w:div>
    <w:div w:id="197776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www.glyphrstudio.com/online/"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glyphrstudio.com/online/" TargetMode="External"/><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242F3-BA66-4FE2-852D-B65632AEE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3</Pages>
  <Words>6405</Words>
  <Characters>36515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user</cp:lastModifiedBy>
  <cp:revision>738</cp:revision>
  <dcterms:created xsi:type="dcterms:W3CDTF">2020-11-05T07:58:00Z</dcterms:created>
  <dcterms:modified xsi:type="dcterms:W3CDTF">2023-07-26T13:46:00Z</dcterms:modified>
</cp:coreProperties>
</file>